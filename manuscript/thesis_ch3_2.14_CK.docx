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B9B55" w14:textId="5E1BADD8" w:rsidR="00EF6948" w:rsidRPr="001B472C" w:rsidRDefault="00387939" w:rsidP="00BD4EF1">
      <w:pPr>
        <w:spacing w:line="480" w:lineRule="auto"/>
        <w:rPr>
          <w:i/>
          <w:iCs/>
          <w:lang w:val="en-CA"/>
        </w:rPr>
      </w:pPr>
      <w:r w:rsidRPr="001B472C">
        <w:rPr>
          <w:i/>
          <w:iCs/>
          <w:lang w:val="en-CA"/>
        </w:rPr>
        <w:t xml:space="preserve">Estimating </w:t>
      </w:r>
      <w:r w:rsidR="00A74DAA">
        <w:rPr>
          <w:i/>
          <w:iCs/>
          <w:lang w:val="en-CA"/>
        </w:rPr>
        <w:t xml:space="preserve">the ecological drivers </w:t>
      </w:r>
      <w:r w:rsidRPr="001B472C">
        <w:rPr>
          <w:i/>
          <w:iCs/>
          <w:lang w:val="en-CA"/>
        </w:rPr>
        <w:t xml:space="preserve">of insect abundance when detection is </w:t>
      </w:r>
      <w:r w:rsidR="00E306B0" w:rsidRPr="001B472C">
        <w:rPr>
          <w:i/>
          <w:iCs/>
          <w:lang w:val="en-CA"/>
        </w:rPr>
        <w:t>imperfect</w:t>
      </w:r>
      <w:r w:rsidR="00BD4EF1">
        <w:rPr>
          <w:i/>
          <w:iCs/>
          <w:lang w:val="en-CA"/>
        </w:rPr>
        <w:t>.</w:t>
      </w:r>
      <w:r w:rsidR="00D608EE">
        <w:rPr>
          <w:i/>
          <w:iCs/>
          <w:lang w:val="en-CA"/>
        </w:rPr>
        <w:t xml:space="preserve"> </w:t>
      </w:r>
    </w:p>
    <w:p w14:paraId="3F4E567B" w14:textId="6FD34D30" w:rsidR="00EF6948" w:rsidRDefault="00EF6948" w:rsidP="00B9052B">
      <w:pPr>
        <w:spacing w:line="480" w:lineRule="auto"/>
        <w:rPr>
          <w:b/>
          <w:bCs/>
          <w:lang w:val="en-CA"/>
        </w:rPr>
      </w:pPr>
      <w:r>
        <w:rPr>
          <w:b/>
          <w:bCs/>
          <w:lang w:val="en-CA"/>
        </w:rPr>
        <w:t>Abstract</w:t>
      </w:r>
    </w:p>
    <w:p w14:paraId="39C3BE02" w14:textId="316D31EE" w:rsidR="000E2F2C" w:rsidRDefault="00987958" w:rsidP="000E2F2C">
      <w:pPr>
        <w:spacing w:line="480" w:lineRule="auto"/>
        <w:ind w:firstLine="720"/>
        <w:rPr>
          <w:lang w:val="en-CA"/>
        </w:rPr>
      </w:pPr>
      <w:r>
        <w:rPr>
          <w:lang w:val="en-CA"/>
        </w:rPr>
        <w:t>B</w:t>
      </w:r>
      <w:r w:rsidR="00AA6216">
        <w:rPr>
          <w:lang w:val="en-CA"/>
        </w:rPr>
        <w:t xml:space="preserve">iodiversity conservation hinges on </w:t>
      </w:r>
      <w:r w:rsidR="000E2F2C">
        <w:rPr>
          <w:lang w:val="en-CA"/>
        </w:rPr>
        <w:t xml:space="preserve">a clear </w:t>
      </w:r>
      <w:r w:rsidR="00AA6216">
        <w:rPr>
          <w:lang w:val="en-CA"/>
        </w:rPr>
        <w:t>understanding</w:t>
      </w:r>
      <w:r w:rsidR="000E2F2C">
        <w:rPr>
          <w:lang w:val="en-CA"/>
        </w:rPr>
        <w:t xml:space="preserve"> of</w:t>
      </w:r>
      <w:r w:rsidR="00AA6216">
        <w:rPr>
          <w:lang w:val="en-CA"/>
        </w:rPr>
        <w:t xml:space="preserve"> </w:t>
      </w:r>
      <w:r w:rsidR="00266541">
        <w:rPr>
          <w:lang w:val="en-CA"/>
        </w:rPr>
        <w:t>the</w:t>
      </w:r>
      <w:r>
        <w:rPr>
          <w:lang w:val="en-CA"/>
        </w:rPr>
        <w:t xml:space="preserve"> ecological</w:t>
      </w:r>
      <w:r w:rsidR="00266541">
        <w:rPr>
          <w:lang w:val="en-CA"/>
        </w:rPr>
        <w:t xml:space="preserve"> drivers of </w:t>
      </w:r>
      <w:r w:rsidR="004A79EE">
        <w:rPr>
          <w:lang w:val="en-CA"/>
        </w:rPr>
        <w:t xml:space="preserve">species </w:t>
      </w:r>
      <w:r w:rsidR="00266541">
        <w:rPr>
          <w:lang w:val="en-CA"/>
        </w:rPr>
        <w:t>abundance.</w:t>
      </w:r>
      <w:r w:rsidR="00CD1A5A">
        <w:rPr>
          <w:lang w:val="en-CA"/>
        </w:rPr>
        <w:t xml:space="preserve"> </w:t>
      </w:r>
      <w:r>
        <w:rPr>
          <w:lang w:val="en-CA"/>
        </w:rPr>
        <w:t xml:space="preserve">In studies of insect </w:t>
      </w:r>
      <w:r w:rsidR="00F92D5A">
        <w:rPr>
          <w:lang w:val="en-CA"/>
        </w:rPr>
        <w:t>abundance</w:t>
      </w:r>
      <w:r>
        <w:rPr>
          <w:lang w:val="en-CA"/>
        </w:rPr>
        <w:t>,</w:t>
      </w:r>
      <w:r w:rsidR="00C67C1B">
        <w:rPr>
          <w:lang w:val="en-CA"/>
        </w:rPr>
        <w:t xml:space="preserve"> researchers typically </w:t>
      </w:r>
      <w:r w:rsidR="00A149D8">
        <w:rPr>
          <w:lang w:val="en-CA"/>
        </w:rPr>
        <w:t>estimate effects of hypothesized abundance</w:t>
      </w:r>
      <w:r>
        <w:rPr>
          <w:lang w:val="en-CA"/>
        </w:rPr>
        <w:t xml:space="preserve"> drivers by </w:t>
      </w:r>
      <w:r w:rsidR="00A149D8">
        <w:rPr>
          <w:lang w:val="en-CA"/>
        </w:rPr>
        <w:t xml:space="preserve">applying generalized linear models (GLMs) to </w:t>
      </w:r>
      <w:r w:rsidR="00C67C1B">
        <w:rPr>
          <w:lang w:val="en-CA"/>
        </w:rPr>
        <w:t>count data from field surveys</w:t>
      </w:r>
      <w:r w:rsidR="007B5BD0">
        <w:rPr>
          <w:lang w:val="en-CA"/>
        </w:rPr>
        <w:t>. However,</w:t>
      </w:r>
      <w:r w:rsidR="00CD1A5A">
        <w:rPr>
          <w:lang w:val="en-CA"/>
        </w:rPr>
        <w:t xml:space="preserve"> </w:t>
      </w:r>
      <w:r>
        <w:rPr>
          <w:lang w:val="en-CA"/>
        </w:rPr>
        <w:t xml:space="preserve">a significant issue with </w:t>
      </w:r>
      <w:r w:rsidR="00C67C1B">
        <w:rPr>
          <w:lang w:val="en-CA"/>
        </w:rPr>
        <w:t xml:space="preserve">conventional </w:t>
      </w:r>
      <w:r w:rsidR="007B5BD0">
        <w:rPr>
          <w:lang w:val="en-CA"/>
        </w:rPr>
        <w:t>GLMs</w:t>
      </w:r>
      <w:r>
        <w:rPr>
          <w:lang w:val="en-CA"/>
        </w:rPr>
        <w:t xml:space="preserve"> is that they</w:t>
      </w:r>
      <w:r w:rsidR="007B5BD0">
        <w:rPr>
          <w:lang w:val="en-CA"/>
        </w:rPr>
        <w:t xml:space="preserve"> </w:t>
      </w:r>
      <w:r>
        <w:rPr>
          <w:lang w:val="en-CA"/>
        </w:rPr>
        <w:t>cannot</w:t>
      </w:r>
      <w:r w:rsidR="007B5BD0">
        <w:rPr>
          <w:lang w:val="en-CA"/>
        </w:rPr>
        <w:t xml:space="preserve"> account </w:t>
      </w:r>
      <w:r w:rsidR="009D15F7">
        <w:rPr>
          <w:lang w:val="en-CA"/>
        </w:rPr>
        <w:t xml:space="preserve">for </w:t>
      </w:r>
      <w:r w:rsidR="000B5691">
        <w:rPr>
          <w:lang w:val="en-CA"/>
        </w:rPr>
        <w:t>the failure to detect some individuals that are present</w:t>
      </w:r>
      <w:r w:rsidR="00AA6216">
        <w:rPr>
          <w:lang w:val="en-CA"/>
        </w:rPr>
        <w:t xml:space="preserve"> in </w:t>
      </w:r>
      <w:r w:rsidR="00C70CFD">
        <w:rPr>
          <w:lang w:val="en-CA"/>
        </w:rPr>
        <w:t xml:space="preserve">study </w:t>
      </w:r>
      <w:r w:rsidR="00AA6216">
        <w:rPr>
          <w:lang w:val="en-CA"/>
        </w:rPr>
        <w:t>landscapes</w:t>
      </w:r>
      <w:r w:rsidR="00231DF0">
        <w:rPr>
          <w:lang w:val="en-CA"/>
        </w:rPr>
        <w:t xml:space="preserve"> (‘</w:t>
      </w:r>
      <w:r w:rsidR="00132FF3">
        <w:rPr>
          <w:lang w:val="en-CA"/>
        </w:rPr>
        <w:t xml:space="preserve">imperfect </w:t>
      </w:r>
      <w:r w:rsidR="00231DF0">
        <w:rPr>
          <w:lang w:val="en-CA"/>
        </w:rPr>
        <w:t>detection</w:t>
      </w:r>
      <w:r w:rsidR="00132FF3">
        <w:rPr>
          <w:lang w:val="en-CA"/>
        </w:rPr>
        <w:t>’</w:t>
      </w:r>
      <w:r w:rsidR="00231DF0">
        <w:rPr>
          <w:lang w:val="en-CA"/>
        </w:rPr>
        <w:t>)</w:t>
      </w:r>
      <w:r w:rsidR="00A149D8">
        <w:rPr>
          <w:lang w:val="en-CA"/>
        </w:rPr>
        <w:t xml:space="preserve">, which </w:t>
      </w:r>
      <w:r w:rsidR="00512C8F">
        <w:rPr>
          <w:lang w:val="en-CA"/>
        </w:rPr>
        <w:t>could</w:t>
      </w:r>
      <w:r w:rsidR="007B5BD0">
        <w:rPr>
          <w:lang w:val="en-CA"/>
        </w:rPr>
        <w:t xml:space="preserve"> bi</w:t>
      </w:r>
      <w:r w:rsidR="00512C8F">
        <w:rPr>
          <w:lang w:val="en-CA"/>
        </w:rPr>
        <w:t>a</w:t>
      </w:r>
      <w:r w:rsidR="007B5BD0">
        <w:rPr>
          <w:lang w:val="en-CA"/>
        </w:rPr>
        <w:t xml:space="preserve">s </w:t>
      </w:r>
      <w:r w:rsidR="00C67C1B">
        <w:rPr>
          <w:lang w:val="en-CA"/>
        </w:rPr>
        <w:t xml:space="preserve">model </w:t>
      </w:r>
      <w:r w:rsidR="007B5BD0">
        <w:rPr>
          <w:lang w:val="en-CA"/>
        </w:rPr>
        <w:t xml:space="preserve">estimates. </w:t>
      </w:r>
      <w:r w:rsidR="00512C8F">
        <w:rPr>
          <w:lang w:val="en-CA"/>
        </w:rPr>
        <w:t xml:space="preserve">To alleviate this issue, some researchers </w:t>
      </w:r>
      <w:r w:rsidR="003015F8">
        <w:rPr>
          <w:lang w:val="en-CA"/>
        </w:rPr>
        <w:t>have</w:t>
      </w:r>
      <w:r w:rsidR="00C71307">
        <w:rPr>
          <w:lang w:val="en-CA"/>
        </w:rPr>
        <w:t xml:space="preserve"> adopt</w:t>
      </w:r>
      <w:r w:rsidR="003015F8">
        <w:rPr>
          <w:lang w:val="en-CA"/>
        </w:rPr>
        <w:t>ed</w:t>
      </w:r>
      <w:r w:rsidR="00512C8F">
        <w:rPr>
          <w:lang w:val="en-CA"/>
        </w:rPr>
        <w:t xml:space="preserve"> </w:t>
      </w:r>
      <w:r w:rsidR="00C71307">
        <w:rPr>
          <w:lang w:val="en-CA"/>
        </w:rPr>
        <w:t>approaches</w:t>
      </w:r>
      <w:r w:rsidR="00512C8F">
        <w:rPr>
          <w:lang w:val="en-CA"/>
        </w:rPr>
        <w:t xml:space="preserve"> that account for </w:t>
      </w:r>
      <w:r w:rsidR="00C67C1B">
        <w:rPr>
          <w:lang w:val="en-CA"/>
        </w:rPr>
        <w:t>imperfect</w:t>
      </w:r>
      <w:r w:rsidR="00512C8F">
        <w:rPr>
          <w:lang w:val="en-CA"/>
        </w:rPr>
        <w:t xml:space="preserve"> detection</w:t>
      </w:r>
      <w:r w:rsidR="00A16908">
        <w:rPr>
          <w:lang w:val="en-CA"/>
        </w:rPr>
        <w:t>. These approaches</w:t>
      </w:r>
      <w:r w:rsidR="00C71307">
        <w:rPr>
          <w:lang w:val="en-CA"/>
        </w:rPr>
        <w:t xml:space="preserve"> </w:t>
      </w:r>
      <w:r w:rsidR="00B54D39">
        <w:rPr>
          <w:lang w:val="en-CA"/>
        </w:rPr>
        <w:t>includ</w:t>
      </w:r>
      <w:r w:rsidR="00A16908">
        <w:rPr>
          <w:lang w:val="en-CA"/>
        </w:rPr>
        <w:t>e</w:t>
      </w:r>
      <w:r w:rsidR="00B54D39">
        <w:rPr>
          <w:lang w:val="en-CA"/>
        </w:rPr>
        <w:t xml:space="preserve"> the </w:t>
      </w:r>
      <w:r w:rsidR="00C71307">
        <w:rPr>
          <w:lang w:val="en-CA"/>
        </w:rPr>
        <w:t xml:space="preserve">application of </w:t>
      </w:r>
      <w:r w:rsidR="00512C8F">
        <w:rPr>
          <w:lang w:val="en-CA"/>
        </w:rPr>
        <w:t xml:space="preserve">multinomial N-mixture </w:t>
      </w:r>
      <w:r w:rsidR="00D76998">
        <w:rPr>
          <w:lang w:val="en-CA"/>
        </w:rPr>
        <w:t>(</w:t>
      </w:r>
      <w:proofErr w:type="spellStart"/>
      <w:r w:rsidR="00D76998">
        <w:rPr>
          <w:lang w:val="en-CA"/>
        </w:rPr>
        <w:t>multimix</w:t>
      </w:r>
      <w:proofErr w:type="spellEnd"/>
      <w:r w:rsidR="00D76998">
        <w:rPr>
          <w:lang w:val="en-CA"/>
        </w:rPr>
        <w:t xml:space="preserve">) </w:t>
      </w:r>
      <w:r w:rsidR="00512C8F">
        <w:rPr>
          <w:lang w:val="en-CA"/>
        </w:rPr>
        <w:t xml:space="preserve">models </w:t>
      </w:r>
      <w:r w:rsidR="003B6EE5">
        <w:rPr>
          <w:lang w:val="en-CA"/>
        </w:rPr>
        <w:t>to</w:t>
      </w:r>
      <w:r w:rsidR="00512C8F">
        <w:rPr>
          <w:lang w:val="en-CA"/>
        </w:rPr>
        <w:t xml:space="preserve"> mark-recapture data</w:t>
      </w:r>
      <w:r w:rsidR="00A16908">
        <w:rPr>
          <w:lang w:val="en-CA"/>
        </w:rPr>
        <w:t xml:space="preserve"> and b</w:t>
      </w:r>
      <w:r w:rsidR="003B6EE5">
        <w:rPr>
          <w:lang w:val="en-CA"/>
        </w:rPr>
        <w:t xml:space="preserve">inomial N-mixture </w:t>
      </w:r>
      <w:r w:rsidR="00D76998">
        <w:rPr>
          <w:lang w:val="en-CA"/>
        </w:rPr>
        <w:t>(</w:t>
      </w:r>
      <w:proofErr w:type="spellStart"/>
      <w:r w:rsidR="00D76998">
        <w:rPr>
          <w:lang w:val="en-CA"/>
        </w:rPr>
        <w:t>binmix</w:t>
      </w:r>
      <w:proofErr w:type="spellEnd"/>
      <w:r w:rsidR="00D76998">
        <w:rPr>
          <w:lang w:val="en-CA"/>
        </w:rPr>
        <w:t xml:space="preserve">) </w:t>
      </w:r>
      <w:r w:rsidR="003B6EE5">
        <w:rPr>
          <w:lang w:val="en-CA"/>
        </w:rPr>
        <w:t xml:space="preserve">models </w:t>
      </w:r>
      <w:r w:rsidR="00A16908">
        <w:rPr>
          <w:lang w:val="en-CA"/>
        </w:rPr>
        <w:t>for repeat</w:t>
      </w:r>
      <w:r w:rsidR="000E2F2C">
        <w:rPr>
          <w:lang w:val="en-CA"/>
        </w:rPr>
        <w:t>ed</w:t>
      </w:r>
      <w:r w:rsidR="00A16908">
        <w:rPr>
          <w:lang w:val="en-CA"/>
        </w:rPr>
        <w:t xml:space="preserve"> count</w:t>
      </w:r>
      <w:r w:rsidR="00231DF0">
        <w:rPr>
          <w:lang w:val="en-CA"/>
        </w:rPr>
        <w:t xml:space="preserve"> data</w:t>
      </w:r>
      <w:r w:rsidR="00A16908">
        <w:rPr>
          <w:lang w:val="en-CA"/>
        </w:rPr>
        <w:t xml:space="preserve">. At the same time, these approaches </w:t>
      </w:r>
      <w:r w:rsidR="00F92D5A">
        <w:rPr>
          <w:lang w:val="en-CA"/>
        </w:rPr>
        <w:t>can be</w:t>
      </w:r>
      <w:r w:rsidR="00EA1A17">
        <w:rPr>
          <w:lang w:val="en-CA"/>
        </w:rPr>
        <w:t xml:space="preserve"> more</w:t>
      </w:r>
      <w:r w:rsidR="00A16908">
        <w:rPr>
          <w:lang w:val="en-CA"/>
        </w:rPr>
        <w:t xml:space="preserve"> </w:t>
      </w:r>
      <w:r w:rsidR="00DD2B73">
        <w:rPr>
          <w:lang w:val="en-CA"/>
        </w:rPr>
        <w:t>difficult</w:t>
      </w:r>
      <w:r w:rsidR="00EA1A17">
        <w:rPr>
          <w:lang w:val="en-CA"/>
        </w:rPr>
        <w:t xml:space="preserve"> to implement</w:t>
      </w:r>
      <w:r w:rsidR="00D76998">
        <w:rPr>
          <w:lang w:val="en-CA"/>
        </w:rPr>
        <w:t xml:space="preserve">. </w:t>
      </w:r>
      <w:r w:rsidR="009D15F7">
        <w:rPr>
          <w:lang w:val="en-CA"/>
        </w:rPr>
        <w:t>Currently</w:t>
      </w:r>
      <w:r w:rsidR="00C67C1B">
        <w:rPr>
          <w:lang w:val="en-CA"/>
        </w:rPr>
        <w:t xml:space="preserve">, </w:t>
      </w:r>
      <w:r w:rsidR="00EF57B8">
        <w:rPr>
          <w:lang w:val="en-CA"/>
        </w:rPr>
        <w:t>we lack</w:t>
      </w:r>
      <w:r w:rsidR="00C67C1B">
        <w:rPr>
          <w:lang w:val="en-CA"/>
        </w:rPr>
        <w:t xml:space="preserve"> side-by-side comparison</w:t>
      </w:r>
      <w:r w:rsidR="009D15F7">
        <w:rPr>
          <w:lang w:val="en-CA"/>
        </w:rPr>
        <w:t>s</w:t>
      </w:r>
      <w:r w:rsidR="00C67C1B">
        <w:rPr>
          <w:lang w:val="en-CA"/>
        </w:rPr>
        <w:t xml:space="preserve"> </w:t>
      </w:r>
      <w:r w:rsidR="00DD2B73">
        <w:rPr>
          <w:lang w:val="en-CA"/>
        </w:rPr>
        <w:t xml:space="preserve">to </w:t>
      </w:r>
      <w:r w:rsidR="00C75387">
        <w:rPr>
          <w:lang w:val="en-CA"/>
        </w:rPr>
        <w:t xml:space="preserve">determine </w:t>
      </w:r>
      <w:r w:rsidR="00EA1A17">
        <w:rPr>
          <w:lang w:val="en-CA"/>
        </w:rPr>
        <w:t xml:space="preserve">when </w:t>
      </w:r>
      <w:r w:rsidR="00A16908">
        <w:rPr>
          <w:lang w:val="en-CA"/>
        </w:rPr>
        <w:t>these</w:t>
      </w:r>
      <w:r w:rsidR="00C75387">
        <w:rPr>
          <w:lang w:val="en-CA"/>
        </w:rPr>
        <w:t xml:space="preserve"> </w:t>
      </w:r>
      <w:r w:rsidR="00A16908">
        <w:rPr>
          <w:lang w:val="en-CA"/>
        </w:rPr>
        <w:t xml:space="preserve">more </w:t>
      </w:r>
      <w:r w:rsidR="00DD2B73">
        <w:rPr>
          <w:lang w:val="en-CA"/>
        </w:rPr>
        <w:t xml:space="preserve">cumbersome </w:t>
      </w:r>
      <w:r w:rsidR="00D53E22">
        <w:rPr>
          <w:lang w:val="en-CA"/>
        </w:rPr>
        <w:t>approaches</w:t>
      </w:r>
      <w:r w:rsidR="00C67C1B">
        <w:rPr>
          <w:lang w:val="en-CA"/>
        </w:rPr>
        <w:t xml:space="preserve"> </w:t>
      </w:r>
      <w:r w:rsidR="00C75387">
        <w:rPr>
          <w:lang w:val="en-CA"/>
        </w:rPr>
        <w:t xml:space="preserve">are </w:t>
      </w:r>
      <w:r w:rsidR="00D53E22">
        <w:rPr>
          <w:lang w:val="en-CA"/>
        </w:rPr>
        <w:t xml:space="preserve">needed </w:t>
      </w:r>
      <w:commentRangeStart w:id="0"/>
      <w:r w:rsidR="00D53E22">
        <w:rPr>
          <w:lang w:val="en-CA"/>
        </w:rPr>
        <w:t>to</w:t>
      </w:r>
      <w:r w:rsidR="00C75387">
        <w:rPr>
          <w:lang w:val="en-CA"/>
        </w:rPr>
        <w:t xml:space="preserve"> </w:t>
      </w:r>
      <w:r w:rsidR="00A3171E">
        <w:rPr>
          <w:lang w:val="en-CA"/>
        </w:rPr>
        <w:t xml:space="preserve">accurately </w:t>
      </w:r>
      <w:r w:rsidR="006C5518">
        <w:rPr>
          <w:lang w:val="en-CA"/>
        </w:rPr>
        <w:t>estimat</w:t>
      </w:r>
      <w:r w:rsidR="00D53E22">
        <w:rPr>
          <w:lang w:val="en-CA"/>
        </w:rPr>
        <w:t>e</w:t>
      </w:r>
      <w:commentRangeEnd w:id="0"/>
      <w:r w:rsidR="0096076D">
        <w:rPr>
          <w:rStyle w:val="CommentReference"/>
        </w:rPr>
        <w:commentReference w:id="0"/>
      </w:r>
      <w:r w:rsidR="00D53E22">
        <w:rPr>
          <w:lang w:val="en-CA"/>
        </w:rPr>
        <w:t xml:space="preserve"> </w:t>
      </w:r>
      <w:r w:rsidR="00AA6216">
        <w:rPr>
          <w:lang w:val="en-CA"/>
        </w:rPr>
        <w:t xml:space="preserve">insect </w:t>
      </w:r>
      <w:r w:rsidR="003015F8">
        <w:rPr>
          <w:lang w:val="en-CA"/>
        </w:rPr>
        <w:t>abundance</w:t>
      </w:r>
      <w:r w:rsidR="00D53E22">
        <w:rPr>
          <w:lang w:val="en-CA"/>
        </w:rPr>
        <w:t xml:space="preserve"> drivers</w:t>
      </w:r>
      <w:r w:rsidR="009D15F7">
        <w:rPr>
          <w:lang w:val="en-CA"/>
        </w:rPr>
        <w:t>.</w:t>
      </w:r>
      <w:r w:rsidR="00A16908">
        <w:rPr>
          <w:lang w:val="en-CA"/>
        </w:rPr>
        <w:t xml:space="preserve"> In this study</w:t>
      </w:r>
      <w:r w:rsidR="00F92D5A">
        <w:rPr>
          <w:lang w:val="en-CA"/>
        </w:rPr>
        <w:t>,</w:t>
      </w:r>
      <w:r w:rsidR="00A16908">
        <w:rPr>
          <w:lang w:val="en-CA"/>
        </w:rPr>
        <w:t xml:space="preserve"> we collected abundance data </w:t>
      </w:r>
      <w:r w:rsidR="000E2F2C">
        <w:rPr>
          <w:lang w:val="en-CA"/>
        </w:rPr>
        <w:t>for wild bees in</w:t>
      </w:r>
      <w:r w:rsidR="00EA1A17">
        <w:rPr>
          <w:lang w:val="en-CA"/>
        </w:rPr>
        <w:t xml:space="preserve"> a natural experiment designed to compare</w:t>
      </w:r>
      <w:r w:rsidR="000E2F2C">
        <w:rPr>
          <w:lang w:val="en-CA"/>
        </w:rPr>
        <w:t xml:space="preserve"> </w:t>
      </w:r>
      <w:r w:rsidR="00F92D5A">
        <w:rPr>
          <w:lang w:val="en-CA"/>
        </w:rPr>
        <w:t>unrestored urban</w:t>
      </w:r>
      <w:r w:rsidR="000E2F2C">
        <w:rPr>
          <w:lang w:val="en-CA"/>
        </w:rPr>
        <w:t xml:space="preserve"> parks</w:t>
      </w:r>
      <w:r w:rsidR="004258B1">
        <w:rPr>
          <w:lang w:val="en-CA"/>
        </w:rPr>
        <w:t xml:space="preserve"> to restored parks, which had more flowers and taller vegetation. </w:t>
      </w:r>
      <w:r w:rsidR="000E2F2C">
        <w:rPr>
          <w:lang w:val="en-CA"/>
        </w:rPr>
        <w:t xml:space="preserve"> </w:t>
      </w:r>
      <w:r w:rsidR="005E1F29">
        <w:rPr>
          <w:lang w:val="en-CA"/>
        </w:rPr>
        <w:t>We</w:t>
      </w:r>
      <w:r w:rsidR="000E2F2C">
        <w:rPr>
          <w:lang w:val="en-CA"/>
        </w:rPr>
        <w:t xml:space="preserve"> applied all three model</w:t>
      </w:r>
      <w:r w:rsidR="005E1F29">
        <w:rPr>
          <w:lang w:val="en-CA"/>
        </w:rPr>
        <w:t>ling</w:t>
      </w:r>
      <w:r w:rsidR="000E2F2C">
        <w:rPr>
          <w:lang w:val="en-CA"/>
        </w:rPr>
        <w:t xml:space="preserve"> approaches</w:t>
      </w:r>
      <w:r w:rsidR="005E1F29">
        <w:rPr>
          <w:lang w:val="en-CA"/>
        </w:rPr>
        <w:t xml:space="preserve"> to these data</w:t>
      </w:r>
      <w:r w:rsidR="000E2F2C">
        <w:rPr>
          <w:lang w:val="en-CA"/>
        </w:rPr>
        <w:t>, either using the mark-recapture data (</w:t>
      </w:r>
      <w:proofErr w:type="spellStart"/>
      <w:r w:rsidR="000E2F2C">
        <w:rPr>
          <w:lang w:val="en-CA"/>
        </w:rPr>
        <w:t>multimix</w:t>
      </w:r>
      <w:proofErr w:type="spellEnd"/>
      <w:r w:rsidR="000E2F2C">
        <w:rPr>
          <w:lang w:val="en-CA"/>
        </w:rPr>
        <w:t xml:space="preserve"> approach) or ignoring whether individuals were marked and treating the data as counts (</w:t>
      </w:r>
      <w:proofErr w:type="spellStart"/>
      <w:r w:rsidR="000E2F2C">
        <w:rPr>
          <w:lang w:val="en-CA"/>
        </w:rPr>
        <w:t>binmix</w:t>
      </w:r>
      <w:proofErr w:type="spellEnd"/>
      <w:r w:rsidR="000E2F2C">
        <w:rPr>
          <w:lang w:val="en-CA"/>
        </w:rPr>
        <w:t xml:space="preserve"> and GLM approaches).</w:t>
      </w:r>
      <w:r w:rsidR="009D15F7">
        <w:rPr>
          <w:lang w:val="en-CA"/>
        </w:rPr>
        <w:t xml:space="preserve"> </w:t>
      </w:r>
      <w:r w:rsidR="00A16908">
        <w:rPr>
          <w:lang w:val="en-CA"/>
        </w:rPr>
        <w:t>Our model</w:t>
      </w:r>
      <w:r w:rsidR="000E2F2C">
        <w:rPr>
          <w:lang w:val="en-CA"/>
        </w:rPr>
        <w:t>s</w:t>
      </w:r>
      <w:r w:rsidR="00A16908">
        <w:rPr>
          <w:lang w:val="en-CA"/>
        </w:rPr>
        <w:t xml:space="preserve"> </w:t>
      </w:r>
      <w:r w:rsidR="00EA1A17">
        <w:rPr>
          <w:lang w:val="en-CA"/>
        </w:rPr>
        <w:t>indicate</w:t>
      </w:r>
      <w:r>
        <w:rPr>
          <w:lang w:val="en-CA"/>
        </w:rPr>
        <w:t xml:space="preserve"> </w:t>
      </w:r>
      <w:r w:rsidR="003015F8">
        <w:rPr>
          <w:lang w:val="en-CA"/>
        </w:rPr>
        <w:t xml:space="preserve">that individual bees </w:t>
      </w:r>
      <w:r w:rsidR="00132FF3">
        <w:rPr>
          <w:lang w:val="en-CA"/>
        </w:rPr>
        <w:t>were detected</w:t>
      </w:r>
      <w:r w:rsidR="00C70CFD">
        <w:rPr>
          <w:lang w:val="en-CA"/>
        </w:rPr>
        <w:t xml:space="preserve"> </w:t>
      </w:r>
      <w:r w:rsidR="00A16908">
        <w:rPr>
          <w:lang w:val="en-CA"/>
        </w:rPr>
        <w:t xml:space="preserve">less than </w:t>
      </w:r>
      <w:r w:rsidR="00C70CFD">
        <w:rPr>
          <w:lang w:val="en-CA"/>
        </w:rPr>
        <w:t>~</w:t>
      </w:r>
      <w:r w:rsidR="003015F8">
        <w:rPr>
          <w:lang w:val="en-CA"/>
        </w:rPr>
        <w:t>5%</w:t>
      </w:r>
      <w:r w:rsidR="00A16908">
        <w:rPr>
          <w:lang w:val="en-CA"/>
        </w:rPr>
        <w:t xml:space="preserve"> </w:t>
      </w:r>
      <w:r w:rsidR="00132FF3">
        <w:rPr>
          <w:lang w:val="en-CA"/>
        </w:rPr>
        <w:t>of the time</w:t>
      </w:r>
      <w:r w:rsidR="00A16908">
        <w:rPr>
          <w:lang w:val="en-CA"/>
        </w:rPr>
        <w:t xml:space="preserve">. We </w:t>
      </w:r>
      <w:r w:rsidR="000E2F2C">
        <w:rPr>
          <w:lang w:val="en-CA"/>
        </w:rPr>
        <w:t xml:space="preserve">also </w:t>
      </w:r>
      <w:r w:rsidR="00A16908">
        <w:rPr>
          <w:lang w:val="en-CA"/>
        </w:rPr>
        <w:t xml:space="preserve">found </w:t>
      </w:r>
      <w:r w:rsidR="00132FF3">
        <w:rPr>
          <w:lang w:val="en-CA"/>
        </w:rPr>
        <w:t>that bees were</w:t>
      </w:r>
      <w:r w:rsidR="004258B1">
        <w:rPr>
          <w:lang w:val="en-CA"/>
        </w:rPr>
        <w:t xml:space="preserve"> ~1.6 fold</w:t>
      </w:r>
      <w:r w:rsidR="00474CA8">
        <w:rPr>
          <w:lang w:val="en-CA"/>
        </w:rPr>
        <w:t xml:space="preserve"> </w:t>
      </w:r>
      <w:r w:rsidR="00132FF3">
        <w:rPr>
          <w:lang w:val="en-CA"/>
        </w:rPr>
        <w:t>more likely to be</w:t>
      </w:r>
      <w:r w:rsidR="004258B1">
        <w:rPr>
          <w:lang w:val="en-CA"/>
        </w:rPr>
        <w:t xml:space="preserve"> detect</w:t>
      </w:r>
      <w:r w:rsidR="00132FF3">
        <w:rPr>
          <w:lang w:val="en-CA"/>
        </w:rPr>
        <w:t>ed</w:t>
      </w:r>
      <w:r w:rsidR="004258B1">
        <w:rPr>
          <w:lang w:val="en-CA"/>
        </w:rPr>
        <w:t xml:space="preserve"> in</w:t>
      </w:r>
      <w:r w:rsidR="00474CA8">
        <w:rPr>
          <w:lang w:val="en-CA"/>
        </w:rPr>
        <w:t xml:space="preserve"> </w:t>
      </w:r>
      <w:r w:rsidR="00A16908">
        <w:rPr>
          <w:lang w:val="en-CA"/>
        </w:rPr>
        <w:t xml:space="preserve">restored </w:t>
      </w:r>
      <w:r w:rsidR="00F8644B">
        <w:rPr>
          <w:lang w:val="en-CA"/>
        </w:rPr>
        <w:t>habitats</w:t>
      </w:r>
      <w:r w:rsidR="00A3171E">
        <w:rPr>
          <w:lang w:val="en-CA"/>
        </w:rPr>
        <w:t xml:space="preserve">. </w:t>
      </w:r>
      <w:del w:id="1" w:author="Kremen, Claire" w:date="2025-02-19T16:34:00Z" w16du:dateUtc="2025-02-20T00:34:00Z">
        <w:r w:rsidR="00930D0E" w:rsidDel="00605322">
          <w:rPr>
            <w:lang w:val="en-CA"/>
          </w:rPr>
          <w:delText>Applied to the same dataset</w:delText>
        </w:r>
      </w:del>
      <w:proofErr w:type="gramStart"/>
      <w:ins w:id="2" w:author="Kremen, Claire" w:date="2025-02-19T16:34:00Z" w16du:dateUtc="2025-02-20T00:34:00Z">
        <w:r w:rsidR="00605322">
          <w:rPr>
            <w:lang w:val="en-CA"/>
          </w:rPr>
          <w:t>Thus?</w:t>
        </w:r>
      </w:ins>
      <w:r w:rsidR="00930D0E">
        <w:rPr>
          <w:lang w:val="en-CA"/>
        </w:rPr>
        <w:t>,</w:t>
      </w:r>
      <w:proofErr w:type="gramEnd"/>
      <w:r w:rsidR="00930D0E">
        <w:rPr>
          <w:lang w:val="en-CA"/>
        </w:rPr>
        <w:t xml:space="preserve"> GLMs that did not account for this detection </w:t>
      </w:r>
      <w:r w:rsidR="002E490B">
        <w:rPr>
          <w:lang w:val="en-CA"/>
        </w:rPr>
        <w:t xml:space="preserve">bias </w:t>
      </w:r>
      <w:r w:rsidR="00930D0E">
        <w:rPr>
          <w:lang w:val="en-CA"/>
        </w:rPr>
        <w:t xml:space="preserve">overestimated the effects of restoration on bee abundance. </w:t>
      </w:r>
      <w:r w:rsidR="000E2F2C">
        <w:rPr>
          <w:lang w:val="en-CA"/>
        </w:rPr>
        <w:t>Our result</w:t>
      </w:r>
      <w:r w:rsidR="0085183A">
        <w:rPr>
          <w:lang w:val="en-CA"/>
        </w:rPr>
        <w:t>s</w:t>
      </w:r>
      <w:r w:rsidR="000E2F2C">
        <w:rPr>
          <w:lang w:val="en-CA"/>
        </w:rPr>
        <w:t xml:space="preserve"> emphasize that </w:t>
      </w:r>
      <w:r w:rsidR="005B1442">
        <w:rPr>
          <w:lang w:val="en-CA"/>
        </w:rPr>
        <w:t>environment</w:t>
      </w:r>
      <w:r w:rsidR="002E490B">
        <w:rPr>
          <w:lang w:val="en-CA"/>
        </w:rPr>
        <w:t>al factors</w:t>
      </w:r>
      <w:r w:rsidR="005B1442">
        <w:rPr>
          <w:lang w:val="en-CA"/>
        </w:rPr>
        <w:t xml:space="preserve"> can influence our ability to </w:t>
      </w:r>
      <w:r w:rsidR="002E490B">
        <w:rPr>
          <w:lang w:val="en-CA"/>
        </w:rPr>
        <w:t xml:space="preserve">detect </w:t>
      </w:r>
      <w:r w:rsidR="005B1442">
        <w:rPr>
          <w:lang w:val="en-CA"/>
        </w:rPr>
        <w:t>insects</w:t>
      </w:r>
      <w:r w:rsidR="002E490B">
        <w:rPr>
          <w:lang w:val="en-CA"/>
        </w:rPr>
        <w:t xml:space="preserve"> in field studies</w:t>
      </w:r>
      <w:r w:rsidR="005B1442">
        <w:rPr>
          <w:lang w:val="en-CA"/>
        </w:rPr>
        <w:t xml:space="preserve">. Consequently, </w:t>
      </w:r>
      <w:r w:rsidR="000E2F2C">
        <w:rPr>
          <w:lang w:val="en-CA"/>
        </w:rPr>
        <w:t>effect size</w:t>
      </w:r>
      <w:r w:rsidR="0085183A">
        <w:rPr>
          <w:lang w:val="en-CA"/>
        </w:rPr>
        <w:t>s</w:t>
      </w:r>
      <w:r w:rsidR="000E2F2C">
        <w:rPr>
          <w:lang w:val="en-CA"/>
        </w:rPr>
        <w:t xml:space="preserve"> </w:t>
      </w:r>
      <w:r w:rsidR="005B1442">
        <w:rPr>
          <w:lang w:val="en-CA"/>
        </w:rPr>
        <w:t xml:space="preserve">from studies </w:t>
      </w:r>
      <w:r w:rsidR="002E490B">
        <w:rPr>
          <w:lang w:val="en-CA"/>
        </w:rPr>
        <w:t xml:space="preserve">that use </w:t>
      </w:r>
      <w:r w:rsidR="005B1442">
        <w:rPr>
          <w:lang w:val="en-CA"/>
        </w:rPr>
        <w:t xml:space="preserve">conventional GLMs for count data </w:t>
      </w:r>
      <w:r w:rsidR="000E2F2C">
        <w:rPr>
          <w:lang w:val="en-CA"/>
        </w:rPr>
        <w:t>should be interpreted with caution. Using simulation</w:t>
      </w:r>
      <w:r w:rsidR="002E490B">
        <w:rPr>
          <w:lang w:val="en-CA"/>
        </w:rPr>
        <w:t>,</w:t>
      </w:r>
      <w:r w:rsidR="000E2F2C">
        <w:rPr>
          <w:lang w:val="en-CA"/>
        </w:rPr>
        <w:t xml:space="preserve"> we found that </w:t>
      </w:r>
      <w:proofErr w:type="spellStart"/>
      <w:r w:rsidR="000E2F2C">
        <w:rPr>
          <w:lang w:val="en-CA"/>
        </w:rPr>
        <w:t>multimix</w:t>
      </w:r>
      <w:proofErr w:type="spellEnd"/>
      <w:r w:rsidR="000E2F2C">
        <w:rPr>
          <w:lang w:val="en-CA"/>
        </w:rPr>
        <w:t xml:space="preserve"> mark-recapture models were the most robust </w:t>
      </w:r>
      <w:r w:rsidR="000E2F2C">
        <w:rPr>
          <w:lang w:val="en-CA"/>
        </w:rPr>
        <w:lastRenderedPageBreak/>
        <w:t>and precise approach</w:t>
      </w:r>
      <w:ins w:id="3" w:author="Kremen, Claire" w:date="2025-02-19T16:34:00Z" w16du:dateUtc="2025-02-20T00:34:00Z">
        <w:r w:rsidR="0065516F">
          <w:rPr>
            <w:lang w:val="en-CA"/>
          </w:rPr>
          <w:t>;</w:t>
        </w:r>
      </w:ins>
      <w:del w:id="4" w:author="Kremen, Claire" w:date="2025-02-19T16:34:00Z" w16du:dateUtc="2025-02-20T00:34:00Z">
        <w:r w:rsidR="000E2F2C" w:rsidDel="0065516F">
          <w:rPr>
            <w:lang w:val="en-CA"/>
          </w:rPr>
          <w:delText>,</w:delText>
        </w:r>
      </w:del>
      <w:r w:rsidR="000E2F2C">
        <w:rPr>
          <w:lang w:val="en-CA"/>
        </w:rPr>
        <w:t xml:space="preserve"> however, we also found that increasing</w:t>
      </w:r>
      <w:r w:rsidR="002E490B">
        <w:rPr>
          <w:lang w:val="en-CA"/>
        </w:rPr>
        <w:t xml:space="preserve"> the</w:t>
      </w:r>
      <w:r w:rsidR="000E2F2C">
        <w:rPr>
          <w:lang w:val="en-CA"/>
        </w:rPr>
        <w:t xml:space="preserve"> baseline detection rate minimized the impacts of detection </w:t>
      </w:r>
      <w:r w:rsidR="002E490B">
        <w:rPr>
          <w:lang w:val="en-CA"/>
        </w:rPr>
        <w:t xml:space="preserve">bias </w:t>
      </w:r>
      <w:r w:rsidR="000E2F2C">
        <w:rPr>
          <w:lang w:val="en-CA"/>
        </w:rPr>
        <w:t xml:space="preserve">on GLM </w:t>
      </w:r>
      <w:r w:rsidR="002E490B">
        <w:rPr>
          <w:lang w:val="en-CA"/>
        </w:rPr>
        <w:t>estimates</w:t>
      </w:r>
      <w:r w:rsidR="000E2F2C">
        <w:rPr>
          <w:lang w:val="en-CA"/>
        </w:rPr>
        <w:t xml:space="preserve">. </w:t>
      </w:r>
      <w:commentRangeStart w:id="5"/>
      <w:r w:rsidR="002E490B">
        <w:rPr>
          <w:lang w:val="en-CA"/>
        </w:rPr>
        <w:t>We recommend that s</w:t>
      </w:r>
      <w:r w:rsidR="000E2F2C">
        <w:rPr>
          <w:lang w:val="en-CA"/>
        </w:rPr>
        <w:t xml:space="preserve">tudies </w:t>
      </w:r>
      <w:r w:rsidR="00930D0E">
        <w:rPr>
          <w:lang w:val="en-CA"/>
        </w:rPr>
        <w:t xml:space="preserve">planning to apply GLMs to count data </w:t>
      </w:r>
      <w:r w:rsidR="002E490B">
        <w:rPr>
          <w:lang w:val="en-CA"/>
        </w:rPr>
        <w:t>prioritize methods that maximize</w:t>
      </w:r>
      <w:r w:rsidR="000E2F2C">
        <w:rPr>
          <w:lang w:val="en-CA"/>
        </w:rPr>
        <w:t xml:space="preserve"> </w:t>
      </w:r>
      <w:r w:rsidR="00596D97">
        <w:rPr>
          <w:lang w:val="en-CA"/>
        </w:rPr>
        <w:t xml:space="preserve">improved </w:t>
      </w:r>
      <w:r w:rsidR="000E2F2C">
        <w:rPr>
          <w:lang w:val="en-CA"/>
        </w:rPr>
        <w:t xml:space="preserve">detection over other aspects of study design such as </w:t>
      </w:r>
      <w:r w:rsidR="002E490B">
        <w:rPr>
          <w:lang w:val="en-CA"/>
        </w:rPr>
        <w:t xml:space="preserve">the </w:t>
      </w:r>
      <w:r w:rsidR="000E2F2C">
        <w:rPr>
          <w:lang w:val="en-CA"/>
        </w:rPr>
        <w:t>number of</w:t>
      </w:r>
      <w:r w:rsidR="00596D97">
        <w:rPr>
          <w:lang w:val="en-CA"/>
        </w:rPr>
        <w:t xml:space="preserve"> study</w:t>
      </w:r>
      <w:r w:rsidR="000E2F2C">
        <w:rPr>
          <w:lang w:val="en-CA"/>
        </w:rPr>
        <w:t xml:space="preserve"> sites.</w:t>
      </w:r>
      <w:r w:rsidR="003065A4" w:rsidRPr="003065A4">
        <w:rPr>
          <w:lang w:val="en-CA"/>
        </w:rPr>
        <w:t xml:space="preserve"> </w:t>
      </w:r>
      <w:commentRangeEnd w:id="5"/>
      <w:r w:rsidR="0065516F">
        <w:rPr>
          <w:rStyle w:val="CommentReference"/>
        </w:rPr>
        <w:commentReference w:id="5"/>
      </w:r>
      <w:r w:rsidR="003065A4">
        <w:rPr>
          <w:lang w:val="en-CA"/>
        </w:rPr>
        <w:t xml:space="preserve">Together, </w:t>
      </w:r>
      <w:r w:rsidR="003B2ADA">
        <w:rPr>
          <w:lang w:val="en-CA"/>
        </w:rPr>
        <w:t xml:space="preserve">our </w:t>
      </w:r>
      <w:r w:rsidR="003065A4">
        <w:rPr>
          <w:lang w:val="en-CA"/>
        </w:rPr>
        <w:t xml:space="preserve">results provide needed guidance on how to design </w:t>
      </w:r>
      <w:r w:rsidR="00930D0E">
        <w:rPr>
          <w:lang w:val="en-CA"/>
        </w:rPr>
        <w:t xml:space="preserve">and implement </w:t>
      </w:r>
      <w:r w:rsidR="003065A4">
        <w:rPr>
          <w:lang w:val="en-CA"/>
        </w:rPr>
        <w:t>studies that</w:t>
      </w:r>
      <w:r w:rsidR="00F92D5A">
        <w:rPr>
          <w:lang w:val="en-CA"/>
        </w:rPr>
        <w:t xml:space="preserve"> accurately</w:t>
      </w:r>
      <w:r w:rsidR="003065A4">
        <w:rPr>
          <w:lang w:val="en-CA"/>
        </w:rPr>
        <w:t xml:space="preserve"> quantify the ecological drivers of insect abundance.  </w:t>
      </w:r>
    </w:p>
    <w:p w14:paraId="78DCE78B" w14:textId="24B5D0E5" w:rsidR="008C4499" w:rsidRPr="008C4499" w:rsidRDefault="00EF6948" w:rsidP="00B9052B">
      <w:pPr>
        <w:spacing w:line="480" w:lineRule="auto"/>
        <w:rPr>
          <w:b/>
          <w:bCs/>
          <w:lang w:val="en-CA"/>
        </w:rPr>
      </w:pPr>
      <w:r>
        <w:rPr>
          <w:b/>
          <w:bCs/>
          <w:lang w:val="en-CA"/>
        </w:rPr>
        <w:t xml:space="preserve">1. </w:t>
      </w:r>
      <w:r w:rsidR="008C4499" w:rsidRPr="008C4499">
        <w:rPr>
          <w:b/>
          <w:bCs/>
          <w:lang w:val="en-CA"/>
        </w:rPr>
        <w:t>Introduction</w:t>
      </w:r>
    </w:p>
    <w:p w14:paraId="52878E0A" w14:textId="775BE1C3" w:rsidR="00AA6216" w:rsidRDefault="002E5BD8" w:rsidP="00A6188A">
      <w:pPr>
        <w:spacing w:line="480" w:lineRule="auto"/>
        <w:ind w:firstLine="720"/>
        <w:rPr>
          <w:lang w:val="en-CA"/>
        </w:rPr>
      </w:pPr>
      <w:r>
        <w:rPr>
          <w:lang w:val="en-CA"/>
        </w:rPr>
        <w:t xml:space="preserve">Insects provide </w:t>
      </w:r>
      <w:r w:rsidR="00A6188A">
        <w:rPr>
          <w:lang w:val="en-CA"/>
        </w:rPr>
        <w:t>crucial ecosystem services</w:t>
      </w:r>
      <w:r w:rsidR="00481C9E">
        <w:rPr>
          <w:lang w:val="en-CA"/>
        </w:rPr>
        <w:t xml:space="preserve"> including pollination, decomposition</w:t>
      </w:r>
      <w:r w:rsidR="00B47E01">
        <w:rPr>
          <w:lang w:val="en-CA"/>
        </w:rPr>
        <w:t>,</w:t>
      </w:r>
      <w:r w:rsidR="00481C9E">
        <w:rPr>
          <w:lang w:val="en-CA"/>
        </w:rPr>
        <w:t xml:space="preserve"> and biological control</w:t>
      </w:r>
      <w:r w:rsidR="00A6188A">
        <w:rPr>
          <w:lang w:val="en-CA"/>
        </w:rPr>
        <w:t xml:space="preserve"> </w:t>
      </w:r>
      <w:r w:rsidR="00A6188A">
        <w:rPr>
          <w:lang w:val="en-CA"/>
        </w:rPr>
        <w:fldChar w:fldCharType="begin" w:fldLock="1"/>
      </w:r>
      <w:r w:rsidR="00CA7A41">
        <w:rPr>
          <w:lang w:val="en-CA"/>
        </w:rPr>
        <w:instrText>ADDIN CSL_CITATION {"citationItems":[{"id":"ITEM-1","itemData":{"DOI":"10.1016/J.BAAE.2017.09.011","ISSN":"1439-1791","abstract":"Natural ecosystems provide a variety of services on which humans, and other organisms, depend for survival and well-being. These ecosystem services can be categorized as provisioning (production of food, fiber, water and other resources), cultural (non-material benefits, such as recreation, spiritual and other aesthetic values), supporting (primary production, pollination, decomposition and soil formation necessary for resource production) and regulating (biological control and other feedback mechanisms that maintain relatively consistent delivery of services). Ecosystems also have been viewed as producing “disservices” such as pests, litter, biological hazards such as diseases, animal attacks, allergenic and poisonous organisms, and geophysical hazards such as floods and storms. Many of these disservices are induced by management practices such as deforestation and concentration of agricultural crops. Insects affect ecosystem services in a variety of ways, positively and negatively. The papers in this special issue are focused on managing insects and ecosystems, and their interactions, in ways that ensure sustainability of ecosystem services and that minimize induction of disservices.","author":[{"dropping-particle":"","family":"Schowalter","given":"T. D.","non-dropping-particle":"","parse-names":false,"suffix":""},{"dropping-particle":"","family":"Noriega","given":"J. A.","non-dropping-particle":"","parse-names":false,"suffix":""},{"dropping-particle":"","family":"Tscharntke","given":"T.","non-dropping-particle":"","parse-names":false,"suffix":""}],"container-title":"Basic and Applied Ecology","id":"ITEM-1","issued":{"date-parts":[["2018","2","1"]]},"page":"1-7","publisher":"Urban &amp; Fischer","title":"Insect effects on ecosystem services—Introduction","type":"article-journal","volume":"26"},"uris":["http://www.mendeley.com/documents/?uuid=e8df9613-383d-39ac-bc73-a449b2a535b0"]}],"mendeley":{"formattedCitation":"(Schowalter, Noriega, and Tscharntke 2018)","plainTextFormattedCitation":"(Schowalter, Noriega, and Tscharntke 2018)","previouslyFormattedCitation":"(Schowalter, Noriega, and Tscharntke 2018)"},"properties":{"noteIndex":0},"schema":"https://github.com/citation-style-language/schema/raw/master/csl-citation.json"}</w:instrText>
      </w:r>
      <w:r w:rsidR="00A6188A">
        <w:rPr>
          <w:lang w:val="en-CA"/>
        </w:rPr>
        <w:fldChar w:fldCharType="separate"/>
      </w:r>
      <w:r w:rsidR="00A6188A" w:rsidRPr="00A6188A">
        <w:rPr>
          <w:noProof/>
          <w:lang w:val="en-CA"/>
        </w:rPr>
        <w:t>(Schowalter, Noriega, and Tscharntke 2018)</w:t>
      </w:r>
      <w:r w:rsidR="00A6188A">
        <w:rPr>
          <w:lang w:val="en-CA"/>
        </w:rPr>
        <w:fldChar w:fldCharType="end"/>
      </w:r>
      <w:r w:rsidR="00A6188A">
        <w:rPr>
          <w:lang w:val="en-CA"/>
        </w:rPr>
        <w:t>. At the same time,</w:t>
      </w:r>
      <w:r>
        <w:rPr>
          <w:lang w:val="en-CA"/>
        </w:rPr>
        <w:t xml:space="preserve"> </w:t>
      </w:r>
      <w:r w:rsidR="00A6188A">
        <w:rPr>
          <w:lang w:val="en-CA"/>
        </w:rPr>
        <w:t xml:space="preserve">many insects </w:t>
      </w:r>
      <w:r>
        <w:rPr>
          <w:lang w:val="en-CA"/>
        </w:rPr>
        <w:t>are facing widespread declines</w:t>
      </w:r>
      <w:r w:rsidR="00596D97">
        <w:rPr>
          <w:lang w:val="en-CA"/>
        </w:rPr>
        <w:t xml:space="preserve"> </w:t>
      </w:r>
      <w:r w:rsidR="00596D97">
        <w:rPr>
          <w:lang w:val="en-CA"/>
        </w:rPr>
        <w:fldChar w:fldCharType="begin" w:fldLock="1"/>
      </w:r>
      <w:r w:rsidR="00540122">
        <w:rPr>
          <w:lang w:val="en-CA"/>
        </w:rPr>
        <w:instrText>ADDIN CSL_CITATION {"citationItems":[{"id":"ITEM-1","itemData":{"DOI":"10.1126/science.1127863","ISSN":"00368075","PMID":"16857940","abstract":"Despite widespread concern about declines in pollination services, little is known about the patterns of change in most pollinator assemblages. By studying bee and hoverfly assemblages in Britain and the Netherlands, we found evidence of declines (pre- versus post-1980) in local bee diversity in both countries; however, divergent trends were observed in hoverflies. Depending on the assemblage and location, pollinator declines were most frequent in habitat and flower specialists, in univoltine species, and/or in nonmigrants. In conjunction with this evidence, outcrossing plant species that are reliant on the declining pollinators have themselves declined relative to other plant species. Taken together, these findings strongly suggest a causal connection between local extinctions of functionally linked plant and pollinator species.","author":[{"dropping-particle":"","family":"Biesmeijer","given":"J. C.","non-dropping-particle":"","parse-names":false,"suffix":""},{"dropping-particle":"","family":"Roberts","given":"S. P.M.","non-dropping-particle":"","parse-names":false,"suffix":""},{"dropping-particle":"","family":"Reemer","given":"M.","non-dropping-particle":"","parse-names":false,"suffix":""},{"dropping-particle":"","family":"Ohlemüller","given":"R.","non-dropping-particle":"","parse-names":false,"suffix":""},{"dropping-particle":"","family":"Edwards","given":"M.","non-dropping-particle":"","parse-names":false,"suffix":""},{"dropping-particle":"","family":"Peeters","given":"T.","non-dropping-particle":"","parse-names":false,"suffix":""},{"dropping-particle":"","family":"Schaffers","given":"A. P.","non-dropping-particle":"","parse-names":false,"suffix":""},{"dropping-particle":"","family":"Potts","given":"S. G.","non-dropping-particle":"","parse-names":false,"suffix":""},{"dropping-particle":"","family":"Kleukers","given":"R.","non-dropping-particle":"","parse-names":false,"suffix":""},{"dropping-particle":"","family":"Thomas","given":"C. D.","non-dropping-particle":"","parse-names":false,"suffix":""},{"dropping-particle":"","family":"Settele","given":"J.","non-dropping-particle":"","parse-names":false,"suffix":""},{"dropping-particle":"","family":"Kunin","given":"W. E.","non-dropping-particle":"","parse-names":false,"suffix":""}],"container-title":"Science","id":"ITEM-1","issue":"5785","issued":{"date-parts":[["2006"]]},"page":"351-354","title":"Parallel declines in pollinators and insect-pollinated plants in Britain and the Netherlands","type":"article-journal","volume":"313"},"uris":["http://www.mendeley.com/documents/?uuid=21b1455c-92d7-4a44-802f-82cd32c768ff"]},{"id":"ITEM-2","itemData":{"DOI":"10.1073/pnas.1517685113","ISSN":"10916490","PMID":"26699460","abstract":"Wild bees are highly valuable pollinators. Along with managed honey bees, they provide a critical ecosystem service by ensuring stable pollination to agriculture and wild plant communities. Increasing concern about the welfare of both wild and managed pollinators, however, has prompted recent calls for national evaluation and action. Here, for the first time to our knowledge, we assess the status and trends ofwild bees and their potential impacts on pollination services across the coterminous United States. We use a spatial habitat model, national land-cover data, and carefully quantified expert knowledge to estimate wild bee abundance and associated uncertainty. Between 2008 and 2013, modeled bee abundance declined across 23% of US land area. This decline was generally associated with conversion of natural habitats to row crops. We identify 139 counties where low bee abundances correspond to large areas of pollinator-dependent crops. These areas of mismatch between supply (wild bee abundance) and demand (cultivated area) for pollination comprise 39% of the pollinator-dependent crop area in the United States. Further, we find that the crops most highly dependent on pollinators tend to experience more severe mismatches between declining supply and increasing demand. These trends, should they continue, may increase costs for US farmers and may even destabilize crop production over time. National assessments such as this can help focus both scientific and political efforts to understand and sustain wild bees. As new information becomes available, repeated assessments can update findings, revise priorities, and track progress toward sustainable management of our nation's pollinators.","author":[{"dropping-particle":"","family":"Koh","given":"I.","non-dropping-particle":"","parse-names":false,"suffix":""},{"dropping-particle":"","family":"Lonsdorf","given":"E.","non-dropping-particle":"","parse-names":false,"suffix":""},{"dropping-particle":"","family":"Williams","given":"N.","non-dropping-particle":"","parse-names":false,"suffix":""},{"dropping-particle":"","family":"Brittain","given":"C.","non-dropping-particle":"","parse-names":false,"suffix":""},{"dropping-particle":"","family":"Isaacs","given":"R.","non-dropping-particle":"","parse-names":false,"suffix":""},{"dropping-particle":"","family":"Gibbs","given":"J.","non-dropping-particle":"","parse-names":false,"suffix":""},{"dropping-particle":"","family":"Ricketts","given":"T.","non-dropping-particle":"","parse-names":false,"suffix":""}],"container-title":"PNAS","id":"ITEM-2","issue":"1","issued":{"date-parts":[["2016"]]},"page":"140-145","title":"Modeling the status, trends, and impacts of wild bee abundance in the United States","type":"article-journal","volume":"113"},"uris":["http://www.mendeley.com/documents/?uuid=9d682db5-9279-49e5-bafa-6b2b4e9c43a6"]},{"id":"ITEM-3","itemData":{"DOI":"10.1016/J.BIOCON.2019.01.020","ISSN":"0006-3207","abstract":"Biodiversity of insects is threatened worldwide. Here, we present a comprehensive review of 73 historical reports of insect declines from across the globe, and systematically assess the underlying drivers. Our work reveals dramatic rates of decline that may lead to the extinction of 40% of the world's insect species over the next few decades. In terrestrial ecosystems, Lepidoptera, Hymenoptera and dung beetles (Coleoptera) appear to be the taxa most affected, whereas four major aquatic taxa (Odonata, Plecoptera, Trichoptera and Ephemeroptera) have already lost a considerable proportion of species. Affected insect groups not only include specialists that occupy particular ecological niches, but also many common and generalist species. Concurrently, the abundance of a small number of species is increasing; these are all adaptable, generalist species that are occupying the vacant niches left by the ones declining. Among aquatic insects, habitat and dietary generalists, and pollutant-tolerant species are replacing the large biodiversity losses experienced in waters within agricultural and urban settings. The main drivers of species declines appear to be in order of importance: i) habitat loss and conversion to intensive agriculture and urbanisation; ii) pollution, mainly that by synthetic pesticides and fertilisers; iii) biological factors, including pathogens and introduced species; and iv) climate change. The latter factor is particularly important in tropical regions, but only affects a minority of species in colder climes and mountain settings of temperate zones. A rethinking of current agricultural practices, in particular a serious reduction in pesticide usage and its substitution with more sustainable, ecologically-based practices, is urgently needed to slow or reverse current trends, allow the recovery of declining insect populations and safeguard the vital ecosystem services they provide. In addition, effective remediation technologies should be applied to clean polluted waters in both agricultural and urban environments.","author":[{"dropping-particle":"","family":"Sánchez-Bayo","given":"Francisco","non-dropping-particle":"","parse-names":false,"suffix":""},{"dropping-particle":"","family":"Wyckhuys","given":"Kris A.G.","non-dropping-particle":"","parse-names":false,"suffix":""}],"container-title":"Biological Conservation","id":"ITEM-3","issued":{"date-parts":[["2019","4","1"]]},"page":"8-27","publisher":"Elsevier","title":"Worldwide decline of the entomofauna: A review of its drivers","type":"article-journal","volume":"232"},"uris":["http://www.mendeley.com/documents/?uuid=898a67a2-dca2-3178-bfc4-d54d0d1ac06b"]}],"mendeley":{"formattedCitation":"(Biesmeijer et al. 2006; Koh et al. 2016; Sánchez-Bayo and Wyckhuys 2019)","plainTextFormattedCitation":"(Biesmeijer et al. 2006; Koh et al. 2016; Sánchez-Bayo and Wyckhuys 2019)","previouslyFormattedCitation":"(Biesmeijer et al. 2006; Koh et al. 2016; Sánchez-Bayo and Wyckhuys 2019)"},"properties":{"noteIndex":0},"schema":"https://github.com/citation-style-language/schema/raw/master/csl-citation.json"}</w:instrText>
      </w:r>
      <w:r w:rsidR="00596D97">
        <w:rPr>
          <w:lang w:val="en-CA"/>
        </w:rPr>
        <w:fldChar w:fldCharType="separate"/>
      </w:r>
      <w:r w:rsidR="00596D97" w:rsidRPr="00596D97">
        <w:rPr>
          <w:noProof/>
          <w:lang w:val="en-CA"/>
        </w:rPr>
        <w:t>(Biesmeijer et al. 2006; Koh et al. 2016; Sánchez-Bayo and Wyckhuys 2019)</w:t>
      </w:r>
      <w:r w:rsidR="00596D97">
        <w:rPr>
          <w:lang w:val="en-CA"/>
        </w:rPr>
        <w:fldChar w:fldCharType="end"/>
      </w:r>
      <w:r>
        <w:rPr>
          <w:lang w:val="en-CA"/>
        </w:rPr>
        <w:t xml:space="preserve">. Evidence-based strategies for mitigating or reversing insect declines require a clear understanding of the environmental pressures that drive </w:t>
      </w:r>
      <w:r w:rsidR="004A79EE">
        <w:rPr>
          <w:lang w:val="en-CA"/>
        </w:rPr>
        <w:t>species</w:t>
      </w:r>
      <w:r>
        <w:rPr>
          <w:lang w:val="en-CA"/>
        </w:rPr>
        <w:t xml:space="preserve"> abundance patterns </w:t>
      </w:r>
      <w:r>
        <w:rPr>
          <w:lang w:val="en-CA"/>
        </w:rPr>
        <w:fldChar w:fldCharType="begin" w:fldLock="1"/>
      </w:r>
      <w:r>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sidR="004A79EE">
        <w:rPr>
          <w:lang w:val="en-CA"/>
        </w:rPr>
        <w:t xml:space="preserve">. </w:t>
      </w:r>
      <w:r w:rsidR="00A6188A">
        <w:rPr>
          <w:lang w:val="en-CA"/>
        </w:rPr>
        <w:t>Q</w:t>
      </w:r>
      <w:r w:rsidR="000C4AB8">
        <w:rPr>
          <w:lang w:val="en-CA"/>
        </w:rPr>
        <w:t>uantifying</w:t>
      </w:r>
      <w:r w:rsidR="00C508B4">
        <w:rPr>
          <w:lang w:val="en-CA"/>
        </w:rPr>
        <w:t xml:space="preserve"> the</w:t>
      </w:r>
      <w:r w:rsidR="00080D25">
        <w:rPr>
          <w:lang w:val="en-CA"/>
        </w:rPr>
        <w:t xml:space="preserve"> ecological</w:t>
      </w:r>
      <w:r w:rsidR="00C508B4">
        <w:rPr>
          <w:lang w:val="en-CA"/>
        </w:rPr>
        <w:t xml:space="preserve"> drivers of</w:t>
      </w:r>
      <w:r w:rsidR="00347802">
        <w:rPr>
          <w:lang w:val="en-CA"/>
        </w:rPr>
        <w:t xml:space="preserve"> </w:t>
      </w:r>
      <w:r w:rsidR="00D33DAF">
        <w:rPr>
          <w:lang w:val="en-CA"/>
        </w:rPr>
        <w:t xml:space="preserve">species </w:t>
      </w:r>
      <w:r w:rsidR="00347802">
        <w:rPr>
          <w:lang w:val="en-CA"/>
        </w:rPr>
        <w:t xml:space="preserve">abundance </w:t>
      </w:r>
      <w:r w:rsidR="00C508B4">
        <w:rPr>
          <w:lang w:val="en-CA"/>
        </w:rPr>
        <w:t>allows us to</w:t>
      </w:r>
      <w:r w:rsidR="007A23D3">
        <w:rPr>
          <w:lang w:val="en-CA"/>
        </w:rPr>
        <w:t xml:space="preserve"> assess population trends, </w:t>
      </w:r>
      <w:r w:rsidR="00347802">
        <w:rPr>
          <w:lang w:val="en-CA"/>
        </w:rPr>
        <w:t>identify population threats</w:t>
      </w:r>
      <w:r w:rsidR="007A23D3">
        <w:rPr>
          <w:lang w:val="en-CA"/>
        </w:rPr>
        <w:t xml:space="preserve">, </w:t>
      </w:r>
      <w:r w:rsidR="00080D25">
        <w:rPr>
          <w:lang w:val="en-CA"/>
        </w:rPr>
        <w:t>and/</w:t>
      </w:r>
      <w:r w:rsidR="00347802">
        <w:rPr>
          <w:lang w:val="en-CA"/>
        </w:rPr>
        <w:t xml:space="preserve">or </w:t>
      </w:r>
      <w:r w:rsidR="00C508B4">
        <w:rPr>
          <w:lang w:val="en-CA"/>
        </w:rPr>
        <w:t>evaluate</w:t>
      </w:r>
      <w:r w:rsidR="00347802">
        <w:rPr>
          <w:lang w:val="en-CA"/>
        </w:rPr>
        <w:t xml:space="preserve"> the </w:t>
      </w:r>
      <w:r w:rsidR="00C508B4">
        <w:rPr>
          <w:lang w:val="en-CA"/>
        </w:rPr>
        <w:t>success</w:t>
      </w:r>
      <w:r w:rsidR="00347802">
        <w:rPr>
          <w:lang w:val="en-CA"/>
        </w:rPr>
        <w:t xml:space="preserve"> of</w:t>
      </w:r>
      <w:r w:rsidR="000D0274">
        <w:rPr>
          <w:lang w:val="en-CA"/>
        </w:rPr>
        <w:t xml:space="preserve"> </w:t>
      </w:r>
      <w:r w:rsidR="00347802">
        <w:rPr>
          <w:lang w:val="en-CA"/>
        </w:rPr>
        <w:t>management intervention</w:t>
      </w:r>
      <w:r w:rsidR="009D15F7">
        <w:rPr>
          <w:lang w:val="en-CA"/>
        </w:rPr>
        <w:t>s</w:t>
      </w:r>
      <w:r w:rsidR="0048082C">
        <w:rPr>
          <w:lang w:val="en-CA"/>
        </w:rPr>
        <w:t xml:space="preserve"> </w:t>
      </w:r>
      <w:r w:rsidR="0048082C">
        <w:rPr>
          <w:lang w:val="en-CA"/>
        </w:rPr>
        <w:fldChar w:fldCharType="begin" w:fldLock="1"/>
      </w:r>
      <w:r w:rsidR="00B17310">
        <w:rPr>
          <w:lang w:val="en-CA"/>
        </w:rPr>
        <w:instrText>ADDIN CSL_CITATION {"citationItems":[{"id":"ITEM-1","itemData":{"DOI":"10.1046/J.1523-1739.2003.02141.X","ISSN":"1523-1739","abstract":"The U. S. Endangered Species Act (ESA) requires that recovery plans establish \"objective, measurable\" criteria on which to base listing decisions. Recovery plans are more effective if these criteria are clearly linked to the biology of species of interest. We reviewed recovery plans for 27 listed insect species. Recovery criteria for threatened and endangered insects were poorly linked to species biology. We used population viability analysis to develop quantitative recovery criteria for insects whose population sizes can be estimated, and applied this framework in the context of a recently listed butterfly, the Fender's blue (Icaricia icarioides fenderi). We used a simple diffusion-approximation approach developed to estimate extinction risk from count-based census data. The method assumes that future trends can be predicted based on current conditions and that observer error is minimal. Of 12 sites we surveyed for at least 8 years, only one population had a high likelihood of persistence. Given observed variation in population growth rate (σ 2 = 0.79) and an initial population size of 300 butterflies, a minimum average growth rate (λ) of 1.83 would be needed for there to be a 95% probability that a population would survive 100 years. As the number of independent sites increased, the minimum λ required to have a 95% probability that at least a population at one site would survive 100 years declined. For downlisting, we recommend that three independent sites be maintained or restored in each region of the Fender's blue, with minimum average growth rates of at least λ = 1.55 over 10 years. Given that 41 insect species are listed under the ESA, development of quantitative recovery criteria would be useful and feasible for at-risk insect species whose population sizes can be estimated.","author":[{"dropping-particle":"","family":"Schultz","given":"C.","non-dropping-particle":"","parse-names":false,"suffix":""},{"dropping-particle":"","family":"Hammond","given":"P.","non-dropping-particle":"","parse-names":false,"suffix":""}],"container-title":"Conservation Biology","id":"ITEM-1","issue":"5","issued":{"date-parts":[["2003","10","1"]]},"page":"1372-1385","publisher":"John Wiley &amp; Sons, Ltd","title":"Using Population Viability Analysis to Develop Recovery Criteria for Endangered Insects: Case Study of the Fender's Blue Butterfly","type":"article-journal","volume":"17"},"uris":["http://www.mendeley.com/documents/?uuid=0bddb0fa-cdb7-331f-a4b0-45209d011696"]},{"id":"ITEM-2","itemData":{"DOI":"10.1111/J.1061-2971.2004.00262.X","ISSN":"1526-100X","abstract":"Few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Response","type":"article-journal","volume":"12"},"uris":["http://www.mendeley.com/documents/?uuid=86547663-64dc-3d58-a4e7-1c07b40d50df"]},{"id":"ITEM-3","itemData":{"DOI":"10.1111/1365-2664.12257","ISSN":"13652664","abstract":"Summary: Pollination services from wild insects contribute to crop productivity around the world, but are at risk of decline in agricultural landscapes. Using highbush blueberry as a model system, we tested whether wildflower plantings established adjacent to crop fields would increase the abundance of wild pollinators during crop bloom and enhance pollination and yield. Plantings were seeded in 2009 with a mix of 15 perennial wildflower species that provided season-long bloom and increased plant density and floral area during the subsequent 3 years. Honeybees visiting blueberry flowers had similar abundance in enhanced and control fields in all 4 years of this study, whereas wild bee and syrphid abundance increased annually in the fields adjacent to wildflower plantings. Crop pollination parameters including percentage fruit set, berry weight and mature seeds per berry were significantly greater in fields adjacent to wildflower plantings 3 and 4 years after seeding, leading to higher crop yields and with the associated revenue exceeding the cost of wildflower establishment and maintenance. Synthesis and applications. We suggest that provision of forage habitat for bees adjacent to pollinator-dependent crops can conserve wild pollinators in otherwise resource-poor agricultural landscapes. Over time, these plantings can support higher crop yields and bring a return on the initial investment in wildflower seed and planting establishment, also insuring against loss of managed pollinators. Further understanding of the importance of planting size, location and landscape context will be required to effectively implement this practice to support crop pollination. © 2014 British Ecological Society.","author":[{"dropping-particle":"","family":"Blaauw","given":"B.","non-dropping-particle":"","parse-names":false,"suffix":""},{"dropping-particle":"","family":"Isaacs","given":"R.","non-dropping-particle":"","parse-names":false,"suffix":""}],"container-title":"Journal of Applied Ecology","id":"ITEM-3","issue":"4","issued":{"date-parts":[["2014"]]},"page":"890-898","title":"Flower plantings increase wild bee abundance and the pollination services provided to a pollination-dependent crop","type":"article-journal","volume":"51"},"uris":["http://www.mendeley.com/documents/?uuid=715aee90-7554-46df-8f2e-fe9c21b9e9a7"]},{"id":"ITEM-4","itemData":{"DOI":"10.1038/nature14420","ISSN":"14764687","PMID":"25901681","abstract":"Understanding the effects of neonicotinoid insecticides on bees is vital because of reported declines in bee diversity and distribution and the crucial role bees have as pollinators in ecosystems and agriculture. Neonicotinoids are suspected to pose an unacceptable risk to bees, partly because of their systemic uptake in plants, and the European Union has therefore introduced a moratorium on three neonicotinoids as seed coatings in flowering crops that attract bees. The moratorium has been criticized for being based on weak evidence, particularly because effects have mostly been measured on bees that have been artificially fed neonicotinoids. Thus, the key question is how neonicotinoids influence bees, and wild bees in particular, in real-world agricultural landscapes. Here we show that a commonly used insecticide seed coating in a flowering crop can have serious consequences for wild bees. In a study with replicated and matched landscapes, we found that seed coating with Elado, an insecticide containing a combination of the neonicotinoid clothianidin and the non-systemic pyrethroid β-cyfluthrin, applied to oilseed rape seeds, reduced wild bee density, solitary bee nesting, and bumblebee colony growth and reproduction under field conditions. Hence, such insecticidal use can pose a substantial risk to wild bees in agricultural landscapes, and the contribution of pesticides to the global decline of wild bees may have been underestimated. The lack of a significant response in honeybee colonies suggests that reported pesticide effects on honeybees cannot always be extrapolated to wild bees.","author":[{"dropping-particle":"","family":"Rundlöf","given":"Maj","non-dropping-particle":"","parse-names":false,"suffix":""},{"dropping-particle":"","family":"Andersson","given":"Georg K.S.","non-dropping-particle":"","parse-names":false,"suffix":""},{"dropping-particle":"","family":"Bommarco","given":"Riccardo","non-dropping-particle":"","parse-names":false,"suffix":""},{"dropping-particle":"","family":"Fries","given":"Ingemar","non-dropping-particle":"","parse-names":false,"suffix":""},{"dropping-particle":"","family":"Hederström","given":"Veronica","non-dropping-particle":"","parse-names":false,"suffix":""},{"dropping-particle":"","family":"Herbertsson","given":"Lina","non-dropping-particle":"","parse-names":false,"suffix":""},{"dropping-particle":"","family":"Jonsson","given":"Ove","non-dropping-particle":"","parse-names":false,"suffix":""},{"dropping-particle":"","family":"Klatt","given":"Björn K.","non-dropping-particle":"","parse-names":false,"suffix":""},{"dropping-particle":"","family":"Pedersen","given":"Thorsten R.","non-dropping-particle":"","parse-names":false,"suffix":""},{"dropping-particle":"","family":"Yourstone","given":"Johanna","non-dropping-particle":"","parse-names":false,"suffix":""},{"dropping-particle":"","family":"Smith","given":"Henrik G.","non-dropping-particle":"","parse-names":false,"suffix":""}],"container-title":"Nature","id":"ITEM-4","issue":"7550","issued":{"date-parts":[["2015"]]},"page":"77-80","title":"Seed coating with a neonicotinoid insecticide negatively affects wild bees","type":"article-journal","volume":"521"},"uris":["http://www.mendeley.com/documents/?uuid=9cd27e54-8b6a-455c-9bfb-1be8105432f8"]}],"mendeley":{"formattedCitation":"(Schultz and Hammond 2003; Waltz and Covington 2004; Blaauw and Isaacs 2014; Rundlöf et al. 2015)","plainTextFormattedCitation":"(Schultz and Hammond 2003; Waltz and Covington 2004; Blaauw and Isaacs 2014; Rundlöf et al. 2015)","previouslyFormattedCitation":"(Schultz and Hammond 2003; Waltz and Covington 2004; Blaauw and Isaacs 2014; Rundlöf et al. 2015)"},"properties":{"noteIndex":0},"schema":"https://github.com/citation-style-language/schema/raw/master/csl-citation.json"}</w:instrText>
      </w:r>
      <w:r w:rsidR="0048082C">
        <w:rPr>
          <w:lang w:val="en-CA"/>
        </w:rPr>
        <w:fldChar w:fldCharType="separate"/>
      </w:r>
      <w:r w:rsidR="0048082C" w:rsidRPr="0048082C">
        <w:rPr>
          <w:noProof/>
          <w:lang w:val="en-CA"/>
        </w:rPr>
        <w:t>(Schultz and Hammond 2003; Waltz and Covington 2004; Blaauw and Isaacs 2014; Rundlöf et al. 2015)</w:t>
      </w:r>
      <w:r w:rsidR="0048082C">
        <w:rPr>
          <w:lang w:val="en-CA"/>
        </w:rPr>
        <w:fldChar w:fldCharType="end"/>
      </w:r>
      <w:r w:rsidR="0060326F">
        <w:rPr>
          <w:lang w:val="en-CA"/>
        </w:rPr>
        <w:t>.</w:t>
      </w:r>
      <w:r w:rsidR="004B283D">
        <w:rPr>
          <w:lang w:val="en-CA"/>
        </w:rPr>
        <w:t xml:space="preserve"> </w:t>
      </w:r>
    </w:p>
    <w:p w14:paraId="76CB12CD" w14:textId="4DCB6886" w:rsidR="007F396D" w:rsidRDefault="00A6188A" w:rsidP="000C4AB8">
      <w:pPr>
        <w:spacing w:line="480" w:lineRule="auto"/>
        <w:ind w:firstLine="720"/>
        <w:rPr>
          <w:lang w:val="en-CA"/>
        </w:rPr>
      </w:pPr>
      <w:r>
        <w:rPr>
          <w:lang w:val="en-CA"/>
        </w:rPr>
        <w:t>However</w:t>
      </w:r>
      <w:r w:rsidR="00AA6216">
        <w:rPr>
          <w:lang w:val="en-CA"/>
        </w:rPr>
        <w:t>,</w:t>
      </w:r>
      <w:r w:rsidR="00570871">
        <w:rPr>
          <w:lang w:val="en-CA"/>
        </w:rPr>
        <w:t xml:space="preserve"> </w:t>
      </w:r>
      <w:r w:rsidR="00B41B1E">
        <w:rPr>
          <w:lang w:val="en-CA"/>
        </w:rPr>
        <w:t xml:space="preserve">accurately </w:t>
      </w:r>
      <w:r w:rsidR="005158F5">
        <w:rPr>
          <w:lang w:val="en-CA"/>
        </w:rPr>
        <w:t>estimating</w:t>
      </w:r>
      <w:r w:rsidR="00857DFA">
        <w:rPr>
          <w:lang w:val="en-CA"/>
        </w:rPr>
        <w:t xml:space="preserve"> </w:t>
      </w:r>
      <w:r w:rsidR="00080D25">
        <w:rPr>
          <w:lang w:val="en-CA"/>
        </w:rPr>
        <w:t xml:space="preserve">the </w:t>
      </w:r>
      <w:r w:rsidR="00857DFA">
        <w:rPr>
          <w:lang w:val="en-CA"/>
        </w:rPr>
        <w:t>driver</w:t>
      </w:r>
      <w:r w:rsidR="006051C9">
        <w:rPr>
          <w:lang w:val="en-CA"/>
        </w:rPr>
        <w:t>s</w:t>
      </w:r>
      <w:r w:rsidR="00080D25">
        <w:rPr>
          <w:lang w:val="en-CA"/>
        </w:rPr>
        <w:t xml:space="preserve"> of abundance</w:t>
      </w:r>
      <w:r w:rsidR="00857DFA">
        <w:rPr>
          <w:lang w:val="en-CA"/>
        </w:rPr>
        <w:t xml:space="preserve"> is challenging because abundance</w:t>
      </w:r>
      <w:r w:rsidR="00A20EC5">
        <w:rPr>
          <w:lang w:val="en-CA"/>
        </w:rPr>
        <w:t xml:space="preserve"> itself</w:t>
      </w:r>
      <w:r w:rsidR="00CD1F12">
        <w:rPr>
          <w:lang w:val="en-CA"/>
        </w:rPr>
        <w:t xml:space="preserve"> </w:t>
      </w:r>
      <w:r w:rsidR="00857DFA">
        <w:rPr>
          <w:lang w:val="en-CA"/>
        </w:rPr>
        <w:t>is difficult to measure</w:t>
      </w:r>
      <w:r w:rsidR="00C04A47">
        <w:rPr>
          <w:lang w:val="en-CA"/>
        </w:rPr>
        <w:t xml:space="preserve"> in natural environments</w:t>
      </w:r>
      <w:r w:rsidR="00857DFA">
        <w:rPr>
          <w:lang w:val="en-CA"/>
        </w:rPr>
        <w:t>. For i</w:t>
      </w:r>
      <w:r w:rsidR="00D33BCB">
        <w:rPr>
          <w:lang w:val="en-CA"/>
        </w:rPr>
        <w:t>nsect</w:t>
      </w:r>
      <w:r w:rsidR="00857DFA">
        <w:rPr>
          <w:lang w:val="en-CA"/>
        </w:rPr>
        <w:t>s, abundance</w:t>
      </w:r>
      <w:r w:rsidR="00D33BCB">
        <w:rPr>
          <w:lang w:val="en-CA"/>
        </w:rPr>
        <w:t xml:space="preserve"> </w:t>
      </w:r>
      <w:r w:rsidR="005158F5">
        <w:rPr>
          <w:lang w:val="en-CA"/>
        </w:rPr>
        <w:t>data</w:t>
      </w:r>
      <w:r w:rsidR="001B7FB0">
        <w:rPr>
          <w:lang w:val="en-CA"/>
        </w:rPr>
        <w:t xml:space="preserve"> </w:t>
      </w:r>
      <w:r w:rsidR="00A61E63">
        <w:rPr>
          <w:lang w:val="en-CA"/>
        </w:rPr>
        <w:t xml:space="preserve">are often </w:t>
      </w:r>
      <w:r w:rsidR="005158F5">
        <w:rPr>
          <w:lang w:val="en-CA"/>
        </w:rPr>
        <w:t>collected</w:t>
      </w:r>
      <w:r w:rsidR="00A61E63">
        <w:rPr>
          <w:lang w:val="en-CA"/>
        </w:rPr>
        <w:t xml:space="preserve"> </w:t>
      </w:r>
      <w:r w:rsidR="005158F5">
        <w:rPr>
          <w:lang w:val="en-CA"/>
        </w:rPr>
        <w:t xml:space="preserve">as counts from </w:t>
      </w:r>
      <w:r w:rsidR="00D33BCB">
        <w:rPr>
          <w:lang w:val="en-CA"/>
        </w:rPr>
        <w:t>net</w:t>
      </w:r>
      <w:r w:rsidR="005158F5">
        <w:rPr>
          <w:lang w:val="en-CA"/>
        </w:rPr>
        <w:t>s</w:t>
      </w:r>
      <w:r w:rsidR="001B7FB0">
        <w:rPr>
          <w:lang w:val="en-CA"/>
        </w:rPr>
        <w:t xml:space="preserve">, </w:t>
      </w:r>
      <w:r w:rsidR="00D33BCB">
        <w:rPr>
          <w:lang w:val="en-CA"/>
        </w:rPr>
        <w:t>trap</w:t>
      </w:r>
      <w:r w:rsidR="005158F5">
        <w:rPr>
          <w:lang w:val="en-CA"/>
        </w:rPr>
        <w:t>s</w:t>
      </w:r>
      <w:r w:rsidR="00857DFA">
        <w:rPr>
          <w:lang w:val="en-CA"/>
        </w:rPr>
        <w:t xml:space="preserve"> </w:t>
      </w:r>
      <w:r w:rsidR="00D33BCB">
        <w:rPr>
          <w:lang w:val="en-CA"/>
        </w:rPr>
        <w:t>or visual assessments</w:t>
      </w:r>
      <w:r w:rsidR="008768BD">
        <w:rPr>
          <w:lang w:val="en-CA"/>
        </w:rPr>
        <w:t xml:space="preserve"> </w:t>
      </w:r>
      <w:r w:rsidR="008768BD">
        <w:rPr>
          <w:lang w:val="en-CA"/>
        </w:rPr>
        <w:fldChar w:fldCharType="begin" w:fldLock="1"/>
      </w:r>
      <w:r w:rsidR="00B17310">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768BD">
        <w:rPr>
          <w:lang w:val="en-CA"/>
        </w:rPr>
        <w:fldChar w:fldCharType="separate"/>
      </w:r>
      <w:r w:rsidR="008768BD" w:rsidRPr="008768BD">
        <w:rPr>
          <w:noProof/>
          <w:lang w:val="en-CA"/>
        </w:rPr>
        <w:t>(Mccravy 2018)</w:t>
      </w:r>
      <w:r w:rsidR="008768BD">
        <w:rPr>
          <w:lang w:val="en-CA"/>
        </w:rPr>
        <w:fldChar w:fldCharType="end"/>
      </w:r>
      <w:r w:rsidR="00D33BCB">
        <w:rPr>
          <w:lang w:val="en-CA"/>
        </w:rPr>
        <w:t>.</w:t>
      </w:r>
      <w:r w:rsidR="00251950">
        <w:rPr>
          <w:lang w:val="en-CA"/>
        </w:rPr>
        <w:t xml:space="preserve"> </w:t>
      </w:r>
      <w:r w:rsidR="00481C9E">
        <w:rPr>
          <w:lang w:val="en-CA"/>
        </w:rPr>
        <w:t>Because many insect species are small, elusive, and/or mobile</w:t>
      </w:r>
      <w:ins w:id="6" w:author="Kremen, Claire" w:date="2025-02-19T16:36:00Z" w16du:dateUtc="2025-02-20T00:36:00Z">
        <w:r w:rsidR="00513F21">
          <w:rPr>
            <w:lang w:val="en-CA"/>
          </w:rPr>
          <w:t>,</w:t>
        </w:r>
      </w:ins>
      <w:r w:rsidR="00481C9E">
        <w:rPr>
          <w:lang w:val="en-CA"/>
        </w:rPr>
        <w:t xml:space="preserve"> these counts undoubtedly overlook some individual</w:t>
      </w:r>
      <w:ins w:id="7" w:author="Kremen, Claire" w:date="2025-02-19T16:36:00Z" w16du:dateUtc="2025-02-20T00:36:00Z">
        <w:r w:rsidR="00513F21">
          <w:rPr>
            <w:lang w:val="en-CA"/>
          </w:rPr>
          <w:t>s</w:t>
        </w:r>
      </w:ins>
      <w:r w:rsidR="00481C9E">
        <w:rPr>
          <w:lang w:val="en-CA"/>
        </w:rPr>
        <w:t xml:space="preserve"> </w:t>
      </w:r>
      <w:del w:id="8" w:author="Kremen, Claire" w:date="2025-02-19T16:36:00Z" w16du:dateUtc="2025-02-20T00:36:00Z">
        <w:r w:rsidR="00481C9E" w:rsidDel="00513F21">
          <w:rPr>
            <w:lang w:val="en-CA"/>
          </w:rPr>
          <w:delText xml:space="preserve">insects </w:delText>
        </w:r>
      </w:del>
      <w:r w:rsidR="00857DFA">
        <w:rPr>
          <w:lang w:val="en-CA"/>
        </w:rPr>
        <w:fldChar w:fldCharType="begin" w:fldLock="1"/>
      </w:r>
      <w:r w:rsidR="00B17310">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non-dropping-particle":"","parse-names":false,"suffix":""},{"dropping-particle":"","family":"Settele","given":"J.","non-dropping-particle":"","parse-names":false,"suffix":""},{"dropping-particle":"","family":"Henry","given":"P.","non-dropping-particle":"","parse-names":false,"suffix":""},{"dropping-particle":"","family":"Woyciechowski","given":"M.","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America","id":"ITEM-3","issue":"5","issued":{"date-parts":[["2020"]]},"page":"337-342","title":"The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Methods","type":"article-journal","volume":"113"},"uris":["http://www.mendeley.com/documents/?uuid=fbde4e46-ffa3-301c-9229-b36cb99ceb11"]}],"mendeley":{"formattedCitation":"(Nowicki et al. 2008; Taron and Ries 2015; Portman, Bruninga-Socolar, and Cariveau 2020)","plainTextFormattedCitation":"(Nowicki et al. 2008; Taron and Ries 2015; Portman, Bruninga-Socolar, and Cariveau 2020)","previouslyFormattedCitation":"(Nowicki et al. 2008; Taron and Ries 2015; Portman, Bruninga-Socolar, and Cariveau 2020)"},"properties":{"noteIndex":0},"schema":"https://github.com/citation-style-language/schema/raw/master/csl-citation.json"}</w:instrText>
      </w:r>
      <w:r w:rsidR="00857DFA">
        <w:rPr>
          <w:lang w:val="en-CA"/>
        </w:rPr>
        <w:fldChar w:fldCharType="separate"/>
      </w:r>
      <w:r w:rsidR="00857DFA" w:rsidRPr="00CD0949">
        <w:rPr>
          <w:noProof/>
          <w:lang w:val="en-CA"/>
        </w:rPr>
        <w:t>(Nowicki et al. 2008; Taron and Ries 2015; Portman, Bruninga-Socolar, and Cariveau 2020)</w:t>
      </w:r>
      <w:r w:rsidR="00857DFA">
        <w:rPr>
          <w:lang w:val="en-CA"/>
        </w:rPr>
        <w:fldChar w:fldCharType="end"/>
      </w:r>
      <w:r w:rsidR="00D33BCB">
        <w:rPr>
          <w:lang w:val="en-CA"/>
        </w:rPr>
        <w:t xml:space="preserve">. </w:t>
      </w:r>
      <w:r w:rsidR="000C4AB8">
        <w:rPr>
          <w:lang w:val="en-CA"/>
        </w:rPr>
        <w:t>T</w:t>
      </w:r>
      <w:r w:rsidR="001B7FB0">
        <w:rPr>
          <w:lang w:val="en-CA"/>
        </w:rPr>
        <w:t xml:space="preserve">o </w:t>
      </w:r>
      <w:r w:rsidR="00D33DAF">
        <w:rPr>
          <w:lang w:val="en-CA"/>
        </w:rPr>
        <w:t>quantify</w:t>
      </w:r>
      <w:r w:rsidR="001B7FB0">
        <w:rPr>
          <w:lang w:val="en-CA"/>
        </w:rPr>
        <w:t xml:space="preserve"> </w:t>
      </w:r>
      <w:r w:rsidR="00C04A47">
        <w:rPr>
          <w:lang w:val="en-CA"/>
        </w:rPr>
        <w:t xml:space="preserve">the ecological </w:t>
      </w:r>
      <w:r w:rsidR="00944478">
        <w:rPr>
          <w:lang w:val="en-CA"/>
        </w:rPr>
        <w:t>drivers of</w:t>
      </w:r>
      <w:r w:rsidR="00D33DAF">
        <w:rPr>
          <w:lang w:val="en-CA"/>
        </w:rPr>
        <w:t xml:space="preserve"> abundance</w:t>
      </w:r>
      <w:r w:rsidR="001B7FB0">
        <w:rPr>
          <w:lang w:val="en-CA"/>
        </w:rPr>
        <w:t xml:space="preserve">, researchers typically apply </w:t>
      </w:r>
      <w:r w:rsidR="00944478">
        <w:rPr>
          <w:lang w:val="en-CA"/>
        </w:rPr>
        <w:t xml:space="preserve">generalized linear models </w:t>
      </w:r>
      <w:r w:rsidR="001B7FB0">
        <w:rPr>
          <w:lang w:val="en-CA"/>
        </w:rPr>
        <w:t>(GLMs)</w:t>
      </w:r>
      <w:r w:rsidR="00D176F0">
        <w:rPr>
          <w:lang w:val="en-CA"/>
        </w:rPr>
        <w:t xml:space="preserve"> </w:t>
      </w:r>
      <w:r w:rsidR="001B7FB0">
        <w:rPr>
          <w:lang w:val="en-CA"/>
        </w:rPr>
        <w:t>to these imperfect</w:t>
      </w:r>
      <w:r w:rsidR="00044736">
        <w:rPr>
          <w:lang w:val="en-CA"/>
        </w:rPr>
        <w:t xml:space="preserve"> </w:t>
      </w:r>
      <w:r w:rsidR="001B7FB0">
        <w:rPr>
          <w:lang w:val="en-CA"/>
        </w:rPr>
        <w:t>counts</w:t>
      </w:r>
      <w:r w:rsidR="007F396D">
        <w:rPr>
          <w:lang w:val="en-CA"/>
        </w:rPr>
        <w:t xml:space="preserve"> </w:t>
      </w:r>
      <w:r w:rsidR="007F396D">
        <w:rPr>
          <w:lang w:val="en-CA"/>
        </w:rPr>
        <w:fldChar w:fldCharType="begin" w:fldLock="1"/>
      </w:r>
      <w:r w:rsidR="00540122">
        <w:rPr>
          <w:lang w:val="en-CA"/>
        </w:rPr>
        <w:instrText>ADDIN CSL_CITATION {"citationItems":[{"id":"ITEM-1","itemData":{"DOI":"10.1016/J.TREE.2008.10.008","ISSN":"01695347","PMID":"19185386","abstract":"How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non-dropping-particle":"","parse-names":false,"suffix":""},{"dropping-particle":"","family":"Brooks","given":"M.","non-dropping-particle":"","parse-names":false,"suffix":""},{"dropping-particle":"","family":"Clark","given":"C.","non-dropping-particle":"","parse-names":false,"suffix":""},{"dropping-particle":"","family":"Geange","given":"S.","non-dropping-particle":"","parse-names":false,"suffix":""},{"dropping-particle":"","family":"Poulsen","given":"J.","non-dropping-particle":"","parse-names":false,"suffix":""},{"dropping-particle":"","family":"Stevens","given":"M.","non-dropping-particle":"","parse-names":false,"suffix":""},{"dropping-particle":"","family":"White","given":"J.","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2009)","previouslyFormattedCitation":"(Bolker et al. 2009)"},"properties":{"noteIndex":0},"schema":"https://github.com/citation-style-language/schema/raw/master/csl-citation.json"}</w:instrText>
      </w:r>
      <w:r w:rsidR="007F396D">
        <w:rPr>
          <w:lang w:val="en-CA"/>
        </w:rPr>
        <w:fldChar w:fldCharType="separate"/>
      </w:r>
      <w:r w:rsidR="007F396D" w:rsidRPr="00DF13D4">
        <w:rPr>
          <w:noProof/>
          <w:lang w:val="en-CA"/>
        </w:rPr>
        <w:t>(Bolker et al. 2009)</w:t>
      </w:r>
      <w:r w:rsidR="007F396D">
        <w:rPr>
          <w:lang w:val="en-CA"/>
        </w:rPr>
        <w:fldChar w:fldCharType="end"/>
      </w:r>
      <w:r w:rsidR="00D176F0">
        <w:rPr>
          <w:lang w:val="en-CA"/>
        </w:rPr>
        <w:t xml:space="preserve">. </w:t>
      </w:r>
      <w:r w:rsidR="001B7FB0">
        <w:rPr>
          <w:lang w:val="en-CA"/>
        </w:rPr>
        <w:t xml:space="preserve">Crucially, GLMs </w:t>
      </w:r>
      <w:r w:rsidR="001B7FB0">
        <w:rPr>
          <w:lang w:val="en-CA"/>
        </w:rPr>
        <w:lastRenderedPageBreak/>
        <w:t xml:space="preserve">rely on the assumption that the relationship between </w:t>
      </w:r>
      <w:r w:rsidR="007F396D">
        <w:rPr>
          <w:lang w:val="en-CA"/>
        </w:rPr>
        <w:t>imperfect</w:t>
      </w:r>
      <w:r w:rsidR="00044736">
        <w:rPr>
          <w:lang w:val="en-CA"/>
        </w:rPr>
        <w:t>ly detected</w:t>
      </w:r>
      <w:r w:rsidR="001B7FB0">
        <w:rPr>
          <w:lang w:val="en-CA"/>
        </w:rPr>
        <w:t xml:space="preserve"> counts and </w:t>
      </w:r>
      <w:r w:rsidR="005158F5">
        <w:rPr>
          <w:lang w:val="en-CA"/>
        </w:rPr>
        <w:t xml:space="preserve">the </w:t>
      </w:r>
      <w:r w:rsidR="001B7FB0">
        <w:rPr>
          <w:lang w:val="en-CA"/>
        </w:rPr>
        <w:t>true abundance</w:t>
      </w:r>
      <w:r w:rsidR="005158F5">
        <w:rPr>
          <w:lang w:val="en-CA"/>
        </w:rPr>
        <w:t xml:space="preserve"> of insects</w:t>
      </w:r>
      <w:r w:rsidR="001B7FB0">
        <w:rPr>
          <w:lang w:val="en-CA"/>
        </w:rPr>
        <w:t xml:space="preserve"> is constant across space, time, and species</w:t>
      </w:r>
      <w:r w:rsidR="00A432E4">
        <w:rPr>
          <w:lang w:val="en-CA"/>
        </w:rPr>
        <w:t xml:space="preserve">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sidR="001B7FB0">
        <w:rPr>
          <w:lang w:val="en-CA"/>
        </w:rPr>
        <w:t xml:space="preserve">. </w:t>
      </w:r>
      <w:r w:rsidR="007F396D">
        <w:rPr>
          <w:lang w:val="en-CA"/>
        </w:rPr>
        <w:t xml:space="preserve">Systematic variation in </w:t>
      </w:r>
      <w:r w:rsidR="00B41B1E">
        <w:rPr>
          <w:lang w:val="en-CA"/>
        </w:rPr>
        <w:t xml:space="preserve">the ability to </w:t>
      </w:r>
      <w:r w:rsidR="007F396D">
        <w:rPr>
          <w:lang w:val="en-CA"/>
        </w:rPr>
        <w:t xml:space="preserve">detect </w:t>
      </w:r>
      <w:r w:rsidR="00B41B1E">
        <w:rPr>
          <w:lang w:val="en-CA"/>
        </w:rPr>
        <w:t>individuals</w:t>
      </w:r>
      <w:r w:rsidR="007F396D">
        <w:rPr>
          <w:lang w:val="en-CA"/>
        </w:rPr>
        <w:t xml:space="preserve"> </w:t>
      </w:r>
      <w:r w:rsidR="002818D3">
        <w:rPr>
          <w:lang w:val="en-CA"/>
        </w:rPr>
        <w:t xml:space="preserve">causes variation in this relationship and, </w:t>
      </w:r>
      <w:r w:rsidR="005158F5">
        <w:rPr>
          <w:lang w:val="en-CA"/>
        </w:rPr>
        <w:t>consequently</w:t>
      </w:r>
      <w:r w:rsidR="002818D3">
        <w:rPr>
          <w:lang w:val="en-CA"/>
        </w:rPr>
        <w:t xml:space="preserve">, can </w:t>
      </w:r>
      <w:r w:rsidR="007F396D">
        <w:rPr>
          <w:lang w:val="en-CA"/>
        </w:rPr>
        <w:t xml:space="preserve">bias </w:t>
      </w:r>
      <w:r w:rsidR="00D176F0">
        <w:rPr>
          <w:lang w:val="en-CA"/>
        </w:rPr>
        <w:t xml:space="preserve">GLM estimates of abundance drivers </w:t>
      </w:r>
      <w:r w:rsidR="004B72C9">
        <w:rPr>
          <w:lang w:val="en-CA"/>
        </w:rPr>
        <w:t xml:space="preserve">(Figure 1)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sidR="00D176F0">
        <w:rPr>
          <w:lang w:val="en-CA"/>
        </w:rPr>
        <w:t>.</w:t>
      </w:r>
      <w:r w:rsidR="001B7FB0">
        <w:rPr>
          <w:lang w:val="en-CA"/>
        </w:rPr>
        <w:t xml:space="preserve"> </w:t>
      </w:r>
      <w:r w:rsidR="00D33DAF">
        <w:rPr>
          <w:lang w:val="en-CA"/>
        </w:rPr>
        <w:t xml:space="preserve">For example, researchers </w:t>
      </w:r>
      <w:r w:rsidR="007F396D">
        <w:rPr>
          <w:lang w:val="en-CA"/>
        </w:rPr>
        <w:t>argue</w:t>
      </w:r>
      <w:r w:rsidR="00D33DAF">
        <w:rPr>
          <w:lang w:val="en-CA"/>
        </w:rPr>
        <w:t xml:space="preserve"> that </w:t>
      </w:r>
      <w:r w:rsidR="00080D25">
        <w:rPr>
          <w:lang w:val="en-CA"/>
        </w:rPr>
        <w:t xml:space="preserve">a </w:t>
      </w:r>
      <w:r w:rsidR="00D33DAF">
        <w:rPr>
          <w:lang w:val="en-CA"/>
        </w:rPr>
        <w:t xml:space="preserve">concentration of food resources </w:t>
      </w:r>
      <w:r w:rsidR="00221A04">
        <w:rPr>
          <w:lang w:val="en-CA"/>
        </w:rPr>
        <w:t>and</w:t>
      </w:r>
      <w:r w:rsidR="005158F5">
        <w:rPr>
          <w:lang w:val="en-CA"/>
        </w:rPr>
        <w:t>/or</w:t>
      </w:r>
      <w:r w:rsidR="00D33DAF">
        <w:rPr>
          <w:lang w:val="en-CA"/>
        </w:rPr>
        <w:t xml:space="preserve"> </w:t>
      </w:r>
      <w:r w:rsidR="005158F5">
        <w:rPr>
          <w:lang w:val="en-CA"/>
        </w:rPr>
        <w:t>habitat</w:t>
      </w:r>
      <w:r w:rsidR="00D33DAF">
        <w:rPr>
          <w:lang w:val="en-CA"/>
        </w:rPr>
        <w:t xml:space="preserve"> complexity</w:t>
      </w:r>
      <w:r w:rsidR="00044736">
        <w:rPr>
          <w:lang w:val="en-CA"/>
        </w:rPr>
        <w:t xml:space="preserve"> </w:t>
      </w:r>
      <w:r w:rsidR="00080D25">
        <w:rPr>
          <w:lang w:val="en-CA"/>
        </w:rPr>
        <w:t xml:space="preserve">can </w:t>
      </w:r>
      <w:r w:rsidR="00D33DAF">
        <w:rPr>
          <w:lang w:val="en-CA"/>
        </w:rPr>
        <w:t xml:space="preserve">impact the </w:t>
      </w:r>
      <w:r w:rsidR="00A61E63">
        <w:rPr>
          <w:lang w:val="en-CA"/>
        </w:rPr>
        <w:t xml:space="preserve">ability to </w:t>
      </w:r>
      <w:r w:rsidR="00481C9E">
        <w:rPr>
          <w:lang w:val="en-CA"/>
        </w:rPr>
        <w:t xml:space="preserve">capture </w:t>
      </w:r>
      <w:r w:rsidR="00A61E63">
        <w:rPr>
          <w:lang w:val="en-CA"/>
        </w:rPr>
        <w:t xml:space="preserve">insects with </w:t>
      </w:r>
      <w:r w:rsidR="007F396D">
        <w:rPr>
          <w:lang w:val="en-CA"/>
        </w:rPr>
        <w:t>net</w:t>
      </w:r>
      <w:r w:rsidR="00A61E63">
        <w:rPr>
          <w:lang w:val="en-CA"/>
        </w:rPr>
        <w:t>s</w:t>
      </w:r>
      <w:r w:rsidR="007F396D">
        <w:rPr>
          <w:lang w:val="en-CA"/>
        </w:rPr>
        <w:t xml:space="preserve"> </w:t>
      </w:r>
      <w:r w:rsidR="00221A04">
        <w:rPr>
          <w:lang w:val="en-CA"/>
        </w:rPr>
        <w:t>or</w:t>
      </w:r>
      <w:r w:rsidR="007F396D">
        <w:rPr>
          <w:lang w:val="en-CA"/>
        </w:rPr>
        <w:t xml:space="preserve"> </w:t>
      </w:r>
      <w:r w:rsidR="00D33DAF">
        <w:rPr>
          <w:lang w:val="en-CA"/>
        </w:rPr>
        <w:t>trap</w:t>
      </w:r>
      <w:r w:rsidR="00A61E63">
        <w:rPr>
          <w:lang w:val="en-CA"/>
        </w:rPr>
        <w:t>s</w:t>
      </w:r>
      <w:r w:rsidR="00D33DAF">
        <w:rPr>
          <w:lang w:val="en-CA"/>
        </w:rPr>
        <w:t xml:space="preserve"> </w:t>
      </w:r>
      <w:r w:rsidR="00D33DAF">
        <w:rPr>
          <w:lang w:val="en-CA"/>
        </w:rPr>
        <w:fldChar w:fldCharType="begin" w:fldLock="1"/>
      </w:r>
      <w:r w:rsidR="00B17310">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D33DAF">
        <w:rPr>
          <w:lang w:val="en-CA"/>
        </w:rPr>
        <w:fldChar w:fldCharType="separate"/>
      </w:r>
      <w:r w:rsidR="00D33DAF" w:rsidRPr="00CD0949">
        <w:rPr>
          <w:noProof/>
          <w:lang w:val="en-CA"/>
        </w:rPr>
        <w:t>(Portman, Bruninga-Socolar, and Cariveau 2020)</w:t>
      </w:r>
      <w:r w:rsidR="00D33DAF">
        <w:rPr>
          <w:lang w:val="en-CA"/>
        </w:rPr>
        <w:fldChar w:fldCharType="end"/>
      </w:r>
      <w:r w:rsidR="00D33DAF">
        <w:rPr>
          <w:lang w:val="en-CA"/>
        </w:rPr>
        <w:t xml:space="preserve">. </w:t>
      </w:r>
      <w:r w:rsidR="00481C9E">
        <w:rPr>
          <w:lang w:val="en-CA"/>
        </w:rPr>
        <w:t>T</w:t>
      </w:r>
      <w:r w:rsidR="005158F5">
        <w:rPr>
          <w:lang w:val="en-CA"/>
        </w:rPr>
        <w:t>h</w:t>
      </w:r>
      <w:r w:rsidR="00412BFC">
        <w:rPr>
          <w:lang w:val="en-CA"/>
        </w:rPr>
        <w:t>ese</w:t>
      </w:r>
      <w:r w:rsidR="004B72C9">
        <w:rPr>
          <w:lang w:val="en-CA"/>
        </w:rPr>
        <w:t xml:space="preserve"> </w:t>
      </w:r>
      <w:r w:rsidR="001C43EE">
        <w:rPr>
          <w:lang w:val="en-CA"/>
        </w:rPr>
        <w:t>potentia</w:t>
      </w:r>
      <w:r w:rsidR="004B72C9">
        <w:rPr>
          <w:lang w:val="en-CA"/>
        </w:rPr>
        <w:t>l</w:t>
      </w:r>
      <w:r w:rsidR="007F396D">
        <w:rPr>
          <w:lang w:val="en-CA"/>
        </w:rPr>
        <w:t xml:space="preserve"> </w:t>
      </w:r>
      <w:r w:rsidR="00481C9E">
        <w:rPr>
          <w:lang w:val="en-CA"/>
        </w:rPr>
        <w:t xml:space="preserve">effects </w:t>
      </w:r>
      <w:r w:rsidR="000C4AB8">
        <w:rPr>
          <w:lang w:val="en-CA"/>
        </w:rPr>
        <w:t xml:space="preserve">on insect detection </w:t>
      </w:r>
      <w:r w:rsidR="00080D25">
        <w:rPr>
          <w:lang w:val="en-CA"/>
        </w:rPr>
        <w:t xml:space="preserve">could </w:t>
      </w:r>
      <w:r w:rsidR="000C4AB8">
        <w:rPr>
          <w:lang w:val="en-CA"/>
        </w:rPr>
        <w:t xml:space="preserve">confound </w:t>
      </w:r>
      <w:r w:rsidR="00481C9E">
        <w:rPr>
          <w:lang w:val="en-CA"/>
        </w:rPr>
        <w:t>GLM estimates</w:t>
      </w:r>
      <w:r w:rsidR="000C4AB8">
        <w:rPr>
          <w:lang w:val="en-CA"/>
        </w:rPr>
        <w:t xml:space="preserve"> </w:t>
      </w:r>
      <w:r w:rsidR="007F396D" w:rsidRPr="000F0A14">
        <w:rPr>
          <w:lang w:val="en-CA"/>
        </w:rPr>
        <w:fldChar w:fldCharType="begin" w:fldLock="1"/>
      </w:r>
      <w:r w:rsidR="0054012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2020)","manualFormatting":"(Kery and Royle 2020)","plainTextFormattedCitation":"(Kery and Royle 2020)","previouslyFormattedCitation":"(Kery and Royle 2020)"},"properties":{"noteIndex":0},"schema":"https://github.com/citation-style-language/schema/raw/master/csl-citation.json"}</w:instrText>
      </w:r>
      <w:r w:rsidR="007F396D" w:rsidRPr="000F0A14">
        <w:rPr>
          <w:lang w:val="en-CA"/>
        </w:rPr>
        <w:fldChar w:fldCharType="separate"/>
      </w:r>
      <w:r w:rsidR="004142EE" w:rsidRPr="004142EE">
        <w:rPr>
          <w:noProof/>
          <w:lang w:val="en-CA"/>
        </w:rPr>
        <w:t>(Kery and Royle 2020)</w:t>
      </w:r>
      <w:r w:rsidR="007F396D" w:rsidRPr="000F0A14">
        <w:rPr>
          <w:lang w:val="en-CA"/>
        </w:rPr>
        <w:fldChar w:fldCharType="end"/>
      </w:r>
      <w:r w:rsidR="007F396D">
        <w:rPr>
          <w:lang w:val="en-CA"/>
        </w:rPr>
        <w:t>.</w:t>
      </w:r>
    </w:p>
    <w:p w14:paraId="3BEAD433" w14:textId="188E1323" w:rsidR="00427370" w:rsidRDefault="00B47E68" w:rsidP="00C745EA">
      <w:pPr>
        <w:spacing w:line="480" w:lineRule="auto"/>
        <w:ind w:firstLine="720"/>
        <w:rPr>
          <w:lang w:val="en-CA"/>
        </w:rPr>
      </w:pPr>
      <w:r>
        <w:rPr>
          <w:lang w:val="en-CA"/>
        </w:rPr>
        <w:t xml:space="preserve">Mark-recapture </w:t>
      </w:r>
      <w:r w:rsidR="00C04A47">
        <w:rPr>
          <w:lang w:val="en-CA"/>
        </w:rPr>
        <w:t xml:space="preserve">is </w:t>
      </w:r>
      <w:r>
        <w:rPr>
          <w:lang w:val="en-CA"/>
        </w:rPr>
        <w:t xml:space="preserve">an alternative </w:t>
      </w:r>
      <w:r w:rsidR="004D47E3">
        <w:rPr>
          <w:lang w:val="en-CA"/>
        </w:rPr>
        <w:t xml:space="preserve">approach </w:t>
      </w:r>
      <w:r>
        <w:rPr>
          <w:lang w:val="en-CA"/>
        </w:rPr>
        <w:t xml:space="preserve">that </w:t>
      </w:r>
      <w:r w:rsidR="004D47E3">
        <w:rPr>
          <w:lang w:val="en-CA"/>
        </w:rPr>
        <w:t xml:space="preserve">estimates and </w:t>
      </w:r>
      <w:r>
        <w:rPr>
          <w:lang w:val="en-CA"/>
        </w:rPr>
        <w:t xml:space="preserve">accounts for imperfect detection. </w:t>
      </w:r>
      <w:r w:rsidR="00B41B1E">
        <w:rPr>
          <w:lang w:val="en-CA"/>
        </w:rPr>
        <w:t>M</w:t>
      </w:r>
      <w:r>
        <w:rPr>
          <w:lang w:val="en-CA"/>
        </w:rPr>
        <w:t xml:space="preserve">ark-recapture </w:t>
      </w:r>
      <w:r w:rsidR="004D47E3">
        <w:rPr>
          <w:lang w:val="en-CA"/>
        </w:rPr>
        <w:t>methods quantify</w:t>
      </w:r>
      <w:r w:rsidR="00C04A47">
        <w:rPr>
          <w:lang w:val="en-CA"/>
        </w:rPr>
        <w:t xml:space="preserve"> the</w:t>
      </w:r>
      <w:r w:rsidR="00221A04">
        <w:rPr>
          <w:lang w:val="en-CA"/>
        </w:rPr>
        <w:t xml:space="preserve"> detection</w:t>
      </w:r>
      <w:r w:rsidR="004D47E3">
        <w:rPr>
          <w:lang w:val="en-CA"/>
        </w:rPr>
        <w:t xml:space="preserve"> rate</w:t>
      </w:r>
      <w:r w:rsidR="00B41B1E">
        <w:rPr>
          <w:lang w:val="en-CA"/>
        </w:rPr>
        <w:t xml:space="preserve"> using information about the odds of resighting </w:t>
      </w:r>
      <w:r w:rsidR="004D47E3">
        <w:rPr>
          <w:lang w:val="en-CA"/>
        </w:rPr>
        <w:t xml:space="preserve">marked or tagged </w:t>
      </w:r>
      <w:r w:rsidR="00B41B1E">
        <w:rPr>
          <w:lang w:val="en-CA"/>
        </w:rPr>
        <w:t>individuals across successive sampling events</w:t>
      </w:r>
      <w:r w:rsidR="00C745EA">
        <w:rPr>
          <w:lang w:val="en-CA"/>
        </w:rPr>
        <w:t xml:space="preserve"> (Figure 1)</w:t>
      </w:r>
      <w:r w:rsidR="00A432E4" w:rsidRPr="00A432E4">
        <w:rPr>
          <w:lang w:val="en-CA"/>
        </w:rPr>
        <w:t xml:space="preserve"> </w:t>
      </w:r>
      <w:r w:rsidR="00A432E4">
        <w:rPr>
          <w:lang w:val="en-CA"/>
        </w:rPr>
        <w:fldChar w:fldCharType="begin" w:fldLock="1"/>
      </w:r>
      <w:r w:rsidR="00A432E4">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Nichols, and Conroy 2002)","plainTextFormattedCitation":"(Williams, Nichols, and Conroy 2002)","previouslyFormattedCitation":"(Williams, Nichols, and Conroy 2002)"},"properties":{"noteIndex":0},"schema":"https://github.com/citation-style-language/schema/raw/master/csl-citation.json"}</w:instrText>
      </w:r>
      <w:r w:rsidR="00A432E4">
        <w:rPr>
          <w:lang w:val="en-CA"/>
        </w:rPr>
        <w:fldChar w:fldCharType="separate"/>
      </w:r>
      <w:r w:rsidR="00A432E4" w:rsidRPr="00A432E4">
        <w:rPr>
          <w:noProof/>
          <w:lang w:val="en-CA"/>
        </w:rPr>
        <w:t>(Williams, Nichols, and Conroy 2002)</w:t>
      </w:r>
      <w:r w:rsidR="00A432E4">
        <w:rPr>
          <w:lang w:val="en-CA"/>
        </w:rPr>
        <w:fldChar w:fldCharType="end"/>
      </w:r>
      <w:r>
        <w:rPr>
          <w:lang w:val="en-CA"/>
        </w:rPr>
        <w:t>.</w:t>
      </w:r>
      <w:r w:rsidR="006051C9">
        <w:rPr>
          <w:lang w:val="en-CA"/>
        </w:rPr>
        <w:t xml:space="preserve"> Essentially, researchers </w:t>
      </w:r>
      <w:r w:rsidR="006051C9" w:rsidRPr="006051C9">
        <w:rPr>
          <w:lang w:val="en-CA"/>
        </w:rPr>
        <w:t xml:space="preserve">capture as many insects within a prescribed location and </w:t>
      </w:r>
      <w:r w:rsidR="00474CA8">
        <w:rPr>
          <w:lang w:val="en-CA"/>
        </w:rPr>
        <w:t xml:space="preserve">time </w:t>
      </w:r>
      <w:r w:rsidR="00474CA8" w:rsidRPr="006051C9">
        <w:rPr>
          <w:lang w:val="en-CA"/>
        </w:rPr>
        <w:t>period</w:t>
      </w:r>
      <w:r w:rsidR="006051C9" w:rsidRPr="006051C9">
        <w:rPr>
          <w:lang w:val="en-CA"/>
        </w:rPr>
        <w:t xml:space="preserve"> as possible</w:t>
      </w:r>
      <w:r w:rsidR="00092CA5">
        <w:rPr>
          <w:lang w:val="en-CA"/>
        </w:rPr>
        <w:t>. Researchers</w:t>
      </w:r>
      <w:r w:rsidR="006051C9" w:rsidRPr="006051C9">
        <w:rPr>
          <w:lang w:val="en-CA"/>
        </w:rPr>
        <w:t xml:space="preserve"> mark </w:t>
      </w:r>
      <w:r w:rsidR="00092CA5">
        <w:rPr>
          <w:lang w:val="en-CA"/>
        </w:rPr>
        <w:t xml:space="preserve">the captured individuals </w:t>
      </w:r>
      <w:r w:rsidR="006051C9" w:rsidRPr="006051C9">
        <w:rPr>
          <w:lang w:val="en-CA"/>
        </w:rPr>
        <w:t xml:space="preserve">with </w:t>
      </w:r>
      <w:r w:rsidR="00092CA5">
        <w:rPr>
          <w:lang w:val="en-CA"/>
        </w:rPr>
        <w:t xml:space="preserve">identifiable </w:t>
      </w:r>
      <w:r w:rsidR="006051C9" w:rsidRPr="006051C9">
        <w:rPr>
          <w:lang w:val="en-CA"/>
        </w:rPr>
        <w:t>labels</w:t>
      </w:r>
      <w:r w:rsidR="00092CA5">
        <w:rPr>
          <w:lang w:val="en-CA"/>
        </w:rPr>
        <w:t xml:space="preserve"> or markers and then release them</w:t>
      </w:r>
      <w:r w:rsidR="006051C9" w:rsidRPr="006051C9">
        <w:rPr>
          <w:lang w:val="en-CA"/>
        </w:rPr>
        <w:t>.</w:t>
      </w:r>
      <w:r w:rsidR="00A149D8">
        <w:rPr>
          <w:lang w:val="en-CA"/>
        </w:rPr>
        <w:t xml:space="preserve"> A</w:t>
      </w:r>
      <w:r w:rsidR="00092CA5">
        <w:rPr>
          <w:lang w:val="en-CA"/>
        </w:rPr>
        <w:t>fter</w:t>
      </w:r>
      <w:r w:rsidR="006051C9" w:rsidRPr="006051C9">
        <w:rPr>
          <w:lang w:val="en-CA"/>
        </w:rPr>
        <w:t xml:space="preserve"> a set period </w:t>
      </w:r>
      <w:ins w:id="9" w:author="Kremen, Claire" w:date="2025-02-19T16:37:00Z" w16du:dateUtc="2025-02-20T00:37:00Z">
        <w:r w:rsidR="004E6F3C">
          <w:rPr>
            <w:lang w:val="en-CA"/>
          </w:rPr>
          <w:t xml:space="preserve">of </w:t>
        </w:r>
      </w:ins>
      <w:r w:rsidR="006051C9" w:rsidRPr="006051C9">
        <w:rPr>
          <w:lang w:val="en-CA"/>
        </w:rPr>
        <w:t xml:space="preserve">time, the research team returns, and </w:t>
      </w:r>
      <w:del w:id="10" w:author="Kremen, Claire" w:date="2025-02-19T16:38:00Z" w16du:dateUtc="2025-02-20T00:38:00Z">
        <w:r w:rsidR="006051C9" w:rsidRPr="006051C9" w:rsidDel="004E6F3C">
          <w:rPr>
            <w:lang w:val="en-CA"/>
          </w:rPr>
          <w:delText>sets up</w:delText>
        </w:r>
      </w:del>
      <w:ins w:id="11" w:author="Kremen, Claire" w:date="2025-02-19T16:38:00Z" w16du:dateUtc="2025-02-20T00:38:00Z">
        <w:r w:rsidR="004E6F3C">
          <w:rPr>
            <w:lang w:val="en-CA"/>
          </w:rPr>
          <w:t>conducts</w:t>
        </w:r>
      </w:ins>
      <w:r w:rsidR="006051C9" w:rsidRPr="006051C9">
        <w:rPr>
          <w:lang w:val="en-CA"/>
        </w:rPr>
        <w:t xml:space="preserve"> the recapture</w:t>
      </w:r>
      <w:ins w:id="12" w:author="Kremen, Claire" w:date="2025-02-19T16:38:00Z" w16du:dateUtc="2025-02-20T00:38:00Z">
        <w:r w:rsidR="004E6F3C">
          <w:rPr>
            <w:lang w:val="en-CA"/>
          </w:rPr>
          <w:t xml:space="preserve"> sample</w:t>
        </w:r>
      </w:ins>
      <w:r w:rsidR="006051C9" w:rsidRPr="006051C9">
        <w:rPr>
          <w:lang w:val="en-CA"/>
        </w:rPr>
        <w:t xml:space="preserve">, capturing as many insects again and noting how many </w:t>
      </w:r>
      <w:r w:rsidR="00474CA8">
        <w:rPr>
          <w:lang w:val="en-CA"/>
        </w:rPr>
        <w:t xml:space="preserve">individuals </w:t>
      </w:r>
      <w:r w:rsidR="006051C9" w:rsidRPr="006051C9">
        <w:rPr>
          <w:lang w:val="en-CA"/>
        </w:rPr>
        <w:t>are recapture</w:t>
      </w:r>
      <w:ins w:id="13" w:author="Kremen, Claire" w:date="2025-02-19T16:38:00Z" w16du:dateUtc="2025-02-20T00:38:00Z">
        <w:r w:rsidR="004E6F3C">
          <w:rPr>
            <w:lang w:val="en-CA"/>
          </w:rPr>
          <w:t>d</w:t>
        </w:r>
      </w:ins>
      <w:del w:id="14" w:author="Kremen, Claire" w:date="2025-02-19T16:38:00Z" w16du:dateUtc="2025-02-20T00:38:00Z">
        <w:r w:rsidR="006051C9" w:rsidRPr="006051C9" w:rsidDel="004E6F3C">
          <w:rPr>
            <w:lang w:val="en-CA"/>
          </w:rPr>
          <w:delText>s</w:delText>
        </w:r>
      </w:del>
      <w:r w:rsidR="006051C9" w:rsidRPr="006051C9">
        <w:rPr>
          <w:lang w:val="en-CA"/>
        </w:rPr>
        <w:t xml:space="preserve"> relative to newly captured</w:t>
      </w:r>
      <w:r w:rsidR="006051C9">
        <w:rPr>
          <w:lang w:val="en-CA"/>
        </w:rPr>
        <w:t>.</w:t>
      </w:r>
      <w:r w:rsidR="00092CA5">
        <w:rPr>
          <w:lang w:val="en-CA"/>
        </w:rPr>
        <w:t xml:space="preserve"> </w:t>
      </w:r>
      <w:commentRangeStart w:id="15"/>
      <w:r w:rsidR="00092CA5">
        <w:rPr>
          <w:lang w:val="en-CA"/>
        </w:rPr>
        <w:t>Researchers can continue to repeat recapture surveys to gather additional information about insect detection rates</w:t>
      </w:r>
      <w:commentRangeEnd w:id="15"/>
      <w:r w:rsidR="009F2648">
        <w:rPr>
          <w:rStyle w:val="CommentReference"/>
        </w:rPr>
        <w:commentReference w:id="15"/>
      </w:r>
      <w:r w:rsidR="00092CA5">
        <w:rPr>
          <w:lang w:val="en-CA"/>
        </w:rPr>
        <w:t>.</w:t>
      </w:r>
      <w:r>
        <w:rPr>
          <w:lang w:val="en-CA"/>
        </w:rPr>
        <w:t xml:space="preserve"> </w:t>
      </w:r>
      <w:r w:rsidR="00481C9E">
        <w:rPr>
          <w:lang w:val="en-CA"/>
        </w:rPr>
        <w:t>Researchers have used m</w:t>
      </w:r>
      <w:r>
        <w:rPr>
          <w:lang w:val="en-CA"/>
        </w:rPr>
        <w:t xml:space="preserve">ark-recapture methods for decades </w:t>
      </w:r>
      <w:r>
        <w:rPr>
          <w:lang w:val="en-CA"/>
        </w:rPr>
        <w:fldChar w:fldCharType="begin" w:fldLock="1"/>
      </w:r>
      <w:r>
        <w:rPr>
          <w:lang w:val="en-CA"/>
        </w:rPr>
        <w:instrText>ADDIN CSL_CITATION {"citationItems":[{"id":"ITEM-1","itemData":{"author":[{"dropping-particle":"","family":"Lincoln","given":"F. C.","non-dropping-particle":"","parse-names":false,"suffix":""}],"id":"ITEM-1","issued":{"date-parts":[["1930"]]},"number-of-pages":"Circular 118","publisher-place":"Washington DC","title":"Calculating waterfowl abundance on the basis of banding returns","type":"report"},"uris":["http://www.mendeley.com/documents/?uuid=9585001d-7782-4d33-8e17-94e17f890ab0"]}],"mendeley":{"formattedCitation":"(Lincoln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Pr>
          <w:lang w:val="en-CA"/>
        </w:rPr>
        <w:fldChar w:fldCharType="separate"/>
      </w:r>
      <w:r w:rsidRPr="004C5BB9">
        <w:rPr>
          <w:noProof/>
          <w:lang w:val="en-CA"/>
        </w:rPr>
        <w:t>(Lincoln 1930)</w:t>
      </w:r>
      <w:r>
        <w:rPr>
          <w:lang w:val="en-CA"/>
        </w:rPr>
        <w:fldChar w:fldCharType="end"/>
      </w:r>
      <w:r>
        <w:rPr>
          <w:lang w:val="en-CA"/>
        </w:rPr>
        <w:t>, including for insects such as butterflies and bees</w:t>
      </w:r>
      <w:r w:rsidR="00D74154">
        <w:rPr>
          <w:lang w:val="en-CA"/>
        </w:rPr>
        <w:t xml:space="preserve"> </w:t>
      </w:r>
      <w:r w:rsidR="00D74154">
        <w:rPr>
          <w:lang w:val="en-CA"/>
        </w:rPr>
        <w:fldChar w:fldCharType="begin" w:fldLock="1"/>
      </w:r>
      <w:r w:rsidR="00540122">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-2","issue":"1","issued":{"date-parts":[["2022"]]},"page":"10","title":"Estimating bee abundance: can mark-recapture methods validate common sampling protocols?","type":"article-journal","volume":"53"},"uris":["http://www.mendeley.com/documents/?uuid=dc7623db-e320-3c70-896f-622c8108e5be"]}],"mendeley":{"formattedCitation":"(Haddad et al. 2008; Briggs et al. 2022)","plainTextFormattedCitation":"(Haddad et al. 2008; Briggs et al. 2022)","previouslyFormattedCitation":"(Haddad et al. 2008; Briggs et al. 2022)"},"properties":{"noteIndex":0},"schema":"https://github.com/citation-style-language/schema/raw/master/csl-citation.json"}</w:instrText>
      </w:r>
      <w:r w:rsidR="00D74154">
        <w:rPr>
          <w:lang w:val="en-CA"/>
        </w:rPr>
        <w:fldChar w:fldCharType="separate"/>
      </w:r>
      <w:r w:rsidR="00D74154" w:rsidRPr="00D74154">
        <w:rPr>
          <w:noProof/>
          <w:lang w:val="en-CA"/>
        </w:rPr>
        <w:t>(Haddad et al. 2008; Briggs et al. 2022)</w:t>
      </w:r>
      <w:r w:rsidR="00D74154">
        <w:rPr>
          <w:lang w:val="en-CA"/>
        </w:rPr>
        <w:fldChar w:fldCharType="end"/>
      </w:r>
      <w:r w:rsidR="00EC23FF">
        <w:rPr>
          <w:lang w:val="en-CA"/>
        </w:rPr>
        <w:t>.</w:t>
      </w:r>
      <w:r>
        <w:rPr>
          <w:lang w:val="en-CA"/>
        </w:rPr>
        <w:t xml:space="preserve"> </w:t>
      </w:r>
      <w:r w:rsidR="001559FC">
        <w:rPr>
          <w:lang w:val="en-CA"/>
        </w:rPr>
        <w:t>Building on classic mark-recapture</w:t>
      </w:r>
      <w:r w:rsidR="003773C0">
        <w:rPr>
          <w:lang w:val="en-CA"/>
        </w:rPr>
        <w:t xml:space="preserve"> </w:t>
      </w:r>
      <w:r w:rsidR="00E97454">
        <w:rPr>
          <w:lang w:val="en-CA"/>
        </w:rPr>
        <w:t>approaches</w:t>
      </w:r>
      <w:r w:rsidR="001559FC">
        <w:rPr>
          <w:lang w:val="en-CA"/>
        </w:rPr>
        <w:t xml:space="preserve">, </w:t>
      </w:r>
      <w:r w:rsidR="00B41B1E">
        <w:rPr>
          <w:lang w:val="en-CA"/>
        </w:rPr>
        <w:t xml:space="preserve">hierarchical </w:t>
      </w:r>
      <w:r w:rsidR="003773C0">
        <w:rPr>
          <w:lang w:val="en-CA"/>
        </w:rPr>
        <w:t xml:space="preserve">multinomial N-mixture </w:t>
      </w:r>
      <w:r w:rsidR="00D74154">
        <w:rPr>
          <w:lang w:val="en-CA"/>
        </w:rPr>
        <w:t xml:space="preserve">models </w:t>
      </w:r>
      <w:r w:rsidR="003773C0">
        <w:rPr>
          <w:lang w:val="en-CA"/>
        </w:rPr>
        <w:t>(hereafter, “</w:t>
      </w:r>
      <w:proofErr w:type="spellStart"/>
      <w:r w:rsidR="003773C0">
        <w:rPr>
          <w:lang w:val="en-CA"/>
        </w:rPr>
        <w:t>multimix</w:t>
      </w:r>
      <w:proofErr w:type="spellEnd"/>
      <w:r w:rsidR="00690360">
        <w:rPr>
          <w:lang w:val="en-CA"/>
        </w:rPr>
        <w:t>”</w:t>
      </w:r>
      <w:r w:rsidR="00D74154">
        <w:rPr>
          <w:lang w:val="en-CA"/>
        </w:rPr>
        <w:t xml:space="preserve"> models</w:t>
      </w:r>
      <w:r w:rsidR="003773C0">
        <w:rPr>
          <w:lang w:val="en-CA"/>
        </w:rPr>
        <w:t>)</w:t>
      </w:r>
      <w:r w:rsidR="00B41B1E">
        <w:rPr>
          <w:lang w:val="en-CA"/>
        </w:rPr>
        <w:t xml:space="preserve"> </w:t>
      </w:r>
      <w:r w:rsidR="00D74154">
        <w:rPr>
          <w:lang w:val="en-CA"/>
        </w:rPr>
        <w:t>allow researchers to pool mark-recapture data across multiple sites</w:t>
      </w:r>
      <w:r w:rsidR="000A4FC1">
        <w:rPr>
          <w:lang w:val="en-CA"/>
        </w:rPr>
        <w:t xml:space="preserve"> </w:t>
      </w:r>
      <w:r w:rsidR="000A4FC1">
        <w:rPr>
          <w:lang w:val="en-CA"/>
        </w:rPr>
        <w:fldChar w:fldCharType="begin" w:fldLock="1"/>
      </w:r>
      <w:r w:rsidR="00540122">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2010)","manualFormatting":"(Kery and Royle 2010)","plainTextFormattedCitation":"(Kery and Royle 2010)","previouslyFormattedCitation":"(Kery and Royle 2010)"},"properties":{"noteIndex":0},"schema":"https://github.com/citation-style-language/schema/raw/master/csl-citation.json"}</w:instrText>
      </w:r>
      <w:r w:rsidR="000A4FC1">
        <w:rPr>
          <w:lang w:val="en-CA"/>
        </w:rPr>
        <w:fldChar w:fldCharType="separate"/>
      </w:r>
      <w:r w:rsidR="000A4FC1" w:rsidRPr="004142EE">
        <w:rPr>
          <w:noProof/>
          <w:lang w:val="en-CA"/>
        </w:rPr>
        <w:t>(Kery and Royle 2010)</w:t>
      </w:r>
      <w:r w:rsidR="000A4FC1">
        <w:rPr>
          <w:lang w:val="en-CA"/>
        </w:rPr>
        <w:fldChar w:fldCharType="end"/>
      </w:r>
      <w:r w:rsidR="00D74154">
        <w:rPr>
          <w:lang w:val="en-CA"/>
        </w:rPr>
        <w:t xml:space="preserve">. </w:t>
      </w:r>
      <w:commentRangeStart w:id="16"/>
      <w:r w:rsidR="00D74154">
        <w:rPr>
          <w:lang w:val="en-CA"/>
        </w:rPr>
        <w:t>Compared to classic mark-recapture, this enables more precise estimat</w:t>
      </w:r>
      <w:r w:rsidR="004D47E3">
        <w:rPr>
          <w:lang w:val="en-CA"/>
        </w:rPr>
        <w:t>ion</w:t>
      </w:r>
      <w:r w:rsidR="00D74154">
        <w:rPr>
          <w:lang w:val="en-CA"/>
        </w:rPr>
        <w:t xml:space="preserve"> of detection rate and </w:t>
      </w:r>
      <w:commentRangeEnd w:id="16"/>
      <w:r w:rsidR="00CC564E">
        <w:rPr>
          <w:rStyle w:val="CommentReference"/>
        </w:rPr>
        <w:commentReference w:id="16"/>
      </w:r>
      <w:r w:rsidR="004D47E3">
        <w:rPr>
          <w:lang w:val="en-CA"/>
        </w:rPr>
        <w:t xml:space="preserve">true abundance as well as </w:t>
      </w:r>
      <w:r w:rsidR="00D74154">
        <w:rPr>
          <w:lang w:val="en-CA"/>
        </w:rPr>
        <w:t xml:space="preserve">more straightforward </w:t>
      </w:r>
      <w:r w:rsidR="004D47E3">
        <w:rPr>
          <w:lang w:val="en-CA"/>
        </w:rPr>
        <w:t>inclusion</w:t>
      </w:r>
      <w:r w:rsidR="00D74154">
        <w:rPr>
          <w:lang w:val="en-CA"/>
        </w:rPr>
        <w:t xml:space="preserve"> of abundance </w:t>
      </w:r>
      <w:r w:rsidR="004D47E3">
        <w:rPr>
          <w:lang w:val="en-CA"/>
        </w:rPr>
        <w:t xml:space="preserve">and detection </w:t>
      </w:r>
      <w:r w:rsidR="00D74154">
        <w:rPr>
          <w:lang w:val="en-CA"/>
        </w:rPr>
        <w:t>covariates such as site habitat quality</w:t>
      </w:r>
      <w:r w:rsidR="000C4AB8">
        <w:rPr>
          <w:lang w:val="en-CA"/>
        </w:rPr>
        <w:t xml:space="preserve">. </w:t>
      </w:r>
      <w:r w:rsidR="00092CA5">
        <w:rPr>
          <w:lang w:val="en-CA"/>
        </w:rPr>
        <w:t>Extensions of t</w:t>
      </w:r>
      <w:r w:rsidR="000C4AB8">
        <w:rPr>
          <w:lang w:val="en-CA"/>
        </w:rPr>
        <w:t xml:space="preserve">his approach can also be applied to communities of species simultaneously, rather </w:t>
      </w:r>
      <w:r w:rsidR="000C4AB8">
        <w:rPr>
          <w:lang w:val="en-CA"/>
        </w:rPr>
        <w:lastRenderedPageBreak/>
        <w:t>than single species individually</w:t>
      </w:r>
      <w:r w:rsidR="007D674C">
        <w:rPr>
          <w:lang w:val="en-CA"/>
        </w:rPr>
        <w:t>.</w:t>
      </w:r>
      <w:r w:rsidR="00B41B1E">
        <w:rPr>
          <w:lang w:val="en-CA"/>
        </w:rPr>
        <w:t xml:space="preserve"> </w:t>
      </w:r>
      <w:proofErr w:type="spellStart"/>
      <w:r w:rsidR="00B41B1E">
        <w:rPr>
          <w:lang w:val="en-CA"/>
        </w:rPr>
        <w:t>Mult</w:t>
      </w:r>
      <w:r w:rsidR="004D47E3">
        <w:rPr>
          <w:lang w:val="en-CA"/>
        </w:rPr>
        <w:t>i</w:t>
      </w:r>
      <w:r w:rsidR="00B41B1E">
        <w:rPr>
          <w:lang w:val="en-CA"/>
        </w:rPr>
        <w:t>mix</w:t>
      </w:r>
      <w:proofErr w:type="spellEnd"/>
      <w:r w:rsidR="00B41B1E">
        <w:rPr>
          <w:lang w:val="en-CA"/>
        </w:rPr>
        <w:t xml:space="preserve"> </w:t>
      </w:r>
      <w:r w:rsidR="00A20EC5">
        <w:rPr>
          <w:lang w:val="en-CA"/>
        </w:rPr>
        <w:t>mark-recapture approaches</w:t>
      </w:r>
      <w:r w:rsidR="00B41B1E">
        <w:rPr>
          <w:lang w:val="en-CA"/>
        </w:rPr>
        <w:t xml:space="preserve"> are increasingly popular for studies of </w:t>
      </w:r>
      <w:r w:rsidR="00D74154">
        <w:rPr>
          <w:lang w:val="en-CA"/>
        </w:rPr>
        <w:t xml:space="preserve">birds and other vertebrates, but they have not </w:t>
      </w:r>
      <w:r w:rsidR="004B72C9">
        <w:rPr>
          <w:lang w:val="en-CA"/>
        </w:rPr>
        <w:t xml:space="preserve">yet </w:t>
      </w:r>
      <w:r w:rsidR="00D74154">
        <w:rPr>
          <w:lang w:val="en-CA"/>
        </w:rPr>
        <w:t xml:space="preserve">been widely </w:t>
      </w:r>
      <w:r w:rsidR="004D47E3">
        <w:rPr>
          <w:lang w:val="en-CA"/>
        </w:rPr>
        <w:t>adopted</w:t>
      </w:r>
      <w:r w:rsidR="00D74154">
        <w:rPr>
          <w:lang w:val="en-CA"/>
        </w:rPr>
        <w:t xml:space="preserve"> </w:t>
      </w:r>
      <w:r w:rsidR="004D47E3">
        <w:rPr>
          <w:lang w:val="en-CA"/>
        </w:rPr>
        <w:t>for</w:t>
      </w:r>
      <w:r w:rsidR="00D74154">
        <w:rPr>
          <w:lang w:val="en-CA"/>
        </w:rPr>
        <w:t xml:space="preserve"> </w:t>
      </w:r>
      <w:r w:rsidR="00481C9E">
        <w:rPr>
          <w:lang w:val="en-CA"/>
        </w:rPr>
        <w:t xml:space="preserve">studies of </w:t>
      </w:r>
      <w:r w:rsidR="00D74154">
        <w:rPr>
          <w:lang w:val="en-CA"/>
        </w:rPr>
        <w:t>insect</w:t>
      </w:r>
      <w:r w:rsidR="00481C9E">
        <w:rPr>
          <w:lang w:val="en-CA"/>
        </w:rPr>
        <w:t>s</w:t>
      </w:r>
      <w:r w:rsidR="000A4FC1">
        <w:rPr>
          <w:lang w:val="en-CA"/>
        </w:rPr>
        <w:t xml:space="preserve"> </w:t>
      </w:r>
      <w:r w:rsidR="000A4FC1">
        <w:rPr>
          <w:lang w:val="en-CA"/>
        </w:rPr>
        <w:fldChar w:fldCharType="begin" w:fldLock="1"/>
      </w:r>
      <w:r w:rsidR="00540122">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2010)","manualFormatting":"(Kery and Royle 2010)","plainTextFormattedCitation":"(Kery and Royle 2010)","previouslyFormattedCitation":"(Kery and Royle 2010)"},"properties":{"noteIndex":0},"schema":"https://github.com/citation-style-language/schema/raw/master/csl-citation.json"}</w:instrText>
      </w:r>
      <w:r w:rsidR="000A4FC1">
        <w:rPr>
          <w:lang w:val="en-CA"/>
        </w:rPr>
        <w:fldChar w:fldCharType="separate"/>
      </w:r>
      <w:r w:rsidR="000A4FC1" w:rsidRPr="004142EE">
        <w:rPr>
          <w:noProof/>
          <w:lang w:val="en-CA"/>
        </w:rPr>
        <w:t>(Kery and Royle 2010)</w:t>
      </w:r>
      <w:r w:rsidR="000A4FC1">
        <w:rPr>
          <w:lang w:val="en-CA"/>
        </w:rPr>
        <w:fldChar w:fldCharType="end"/>
      </w:r>
      <w:r w:rsidR="00D74154">
        <w:rPr>
          <w:lang w:val="en-CA"/>
        </w:rPr>
        <w:t>.</w:t>
      </w:r>
      <w:r w:rsidR="004D47E3">
        <w:rPr>
          <w:lang w:val="en-CA"/>
        </w:rPr>
        <w:t xml:space="preserve"> </w:t>
      </w:r>
    </w:p>
    <w:p w14:paraId="6180EDCD" w14:textId="1C3C57AB" w:rsidR="00C745EA" w:rsidRDefault="00A20EC5" w:rsidP="00C745EA">
      <w:pPr>
        <w:spacing w:line="480" w:lineRule="auto"/>
        <w:ind w:firstLine="720"/>
        <w:rPr>
          <w:lang w:val="en-CA"/>
        </w:rPr>
      </w:pPr>
      <w:r>
        <w:rPr>
          <w:lang w:val="en-CA"/>
        </w:rPr>
        <w:t xml:space="preserve">While mark-recapture methods are </w:t>
      </w:r>
      <w:r w:rsidR="00EC23FF">
        <w:rPr>
          <w:lang w:val="en-CA"/>
        </w:rPr>
        <w:t xml:space="preserve">considered the most rigorous </w:t>
      </w:r>
      <w:r w:rsidR="004B72C9">
        <w:rPr>
          <w:lang w:val="en-CA"/>
        </w:rPr>
        <w:t>way to</w:t>
      </w:r>
      <w:r w:rsidR="00EC23FF">
        <w:rPr>
          <w:lang w:val="en-CA"/>
        </w:rPr>
        <w:t xml:space="preserve"> estimat</w:t>
      </w:r>
      <w:r w:rsidR="004B72C9">
        <w:rPr>
          <w:lang w:val="en-CA"/>
        </w:rPr>
        <w:t>e drivers of</w:t>
      </w:r>
      <w:r w:rsidR="00EC23FF">
        <w:rPr>
          <w:lang w:val="en-CA"/>
        </w:rPr>
        <w:t xml:space="preserve"> </w:t>
      </w:r>
      <w:r w:rsidR="000C4AB8">
        <w:rPr>
          <w:lang w:val="en-CA"/>
        </w:rPr>
        <w:t xml:space="preserve">insect </w:t>
      </w:r>
      <w:r w:rsidR="00EC23FF">
        <w:rPr>
          <w:lang w:val="en-CA"/>
        </w:rPr>
        <w:t>abundance</w:t>
      </w:r>
      <w:r>
        <w:rPr>
          <w:lang w:val="en-CA"/>
        </w:rPr>
        <w:t xml:space="preserve">, they </w:t>
      </w:r>
      <w:r w:rsidR="004D47E3">
        <w:rPr>
          <w:lang w:val="en-CA"/>
        </w:rPr>
        <w:t>also have</w:t>
      </w:r>
      <w:r>
        <w:rPr>
          <w:lang w:val="en-CA"/>
        </w:rPr>
        <w:t xml:space="preserve"> limitations</w:t>
      </w:r>
      <w:r w:rsidR="004D47E3">
        <w:rPr>
          <w:lang w:val="en-CA"/>
        </w:rPr>
        <w:t xml:space="preserve">. In particular, mark-recapture data can be difficult and time consuming to collect </w:t>
      </w:r>
      <w:r w:rsidR="004D47E3">
        <w:rPr>
          <w:lang w:val="en-CA"/>
        </w:rPr>
        <w:fldChar w:fldCharType="begin" w:fldLock="1"/>
      </w:r>
      <w:r w:rsidR="00540122">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author":[{"dropping-particle":"","family":"Taron","given":"D.","non-dropping-particle":"","parse-names":false,"suffix":""},{"dropping-particle":"","family":"Ries","given":"L.","non-dropping-particle":"","parse-names":false,"suffix":""}],"container-title":"Butterfly conservation in North America: efforts to help save our charismatic microfauna","id":"ITEM-2","issued":{"date-parts":[["2015"]]},"page":"35-57","publisher":"Dordrecht: Springer Netherlands","title":"Butterfly monitoring for conservation","type":"chapter"},"uris":["http://www.mendeley.com/documents/?uuid=c96301b4-b363-4e66-8bf7-e853213bd9c2"]},{"id":"ITEM-3","itemData":{"DOI":"10.1007/s13592-022-00919-4","ISBN":"0123456789","abstract":"Wild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-3","issue":"1","issued":{"date-parts":[["2022"]]},"page":"10","title":"Estimating bee abundance: can mark-recapture methods validate common sampling protocols?","type":"article-journal","volume":"53"},"uris":["http://www.mendeley.com/documents/?uuid=dc7623db-e320-3c70-896f-622c8108e5be"]}],"mendeley":{"formattedCitation":"(Haddad et al. 2008; Taron and Ries 2015; Briggs et al. 2022)","plainTextFormattedCitation":"(Haddad et al. 2008; Taron and Ries 2015; Briggs et al. 2022)","previouslyFormattedCitation":"(Haddad et al. 2008; Taron and Ries 2015; Briggs et al. 2022)"},"properties":{"noteIndex":0},"schema":"https://github.com/citation-style-language/schema/raw/master/csl-citation.json"}</w:instrText>
      </w:r>
      <w:r w:rsidR="004D47E3">
        <w:rPr>
          <w:lang w:val="en-CA"/>
        </w:rPr>
        <w:fldChar w:fldCharType="separate"/>
      </w:r>
      <w:r w:rsidR="004D47E3" w:rsidRPr="00A20EC5">
        <w:rPr>
          <w:noProof/>
          <w:lang w:val="en-CA"/>
        </w:rPr>
        <w:t>(Haddad et al. 2008; Taron and Ries 2015; Briggs et al. 2022)</w:t>
      </w:r>
      <w:r w:rsidR="004D47E3">
        <w:rPr>
          <w:lang w:val="en-CA"/>
        </w:rPr>
        <w:fldChar w:fldCharType="end"/>
      </w:r>
      <w:r w:rsidR="004D47E3">
        <w:rPr>
          <w:lang w:val="en-CA"/>
        </w:rPr>
        <w:t>. Additionally, placing marks could damage or harm insects</w:t>
      </w:r>
      <w:r w:rsidR="00226C9F">
        <w:rPr>
          <w:lang w:val="en-CA"/>
        </w:rPr>
        <w:t xml:space="preserve"> </w:t>
      </w:r>
      <w:r w:rsidR="00A432E4">
        <w:rPr>
          <w:lang w:val="en-CA"/>
        </w:rPr>
        <w:fldChar w:fldCharType="begin" w:fldLock="1"/>
      </w:r>
      <w:r w:rsidR="002D46EE">
        <w:rPr>
          <w:lang w:val="en-CA"/>
        </w:rPr>
        <w:instrText>ADDIN CSL_CITATION {"citationItems":[{"id":"ITEM-1","itemData":{"DOI":"10.1007/BF00377143","ISSN":"00298549","abstract":"As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butterflies","type":"article-journal","volume":"53"},"uris":["http://www.mendeley.com/documents/?uuid=112a99b5-af65-38e8-b567-5f530c37d655"]}],"mendeley":{"formattedCitation":"(Morton 1982)","plainTextFormattedCitation":"(Morton 1982)","previouslyFormattedCitation":"(Morton 1982)"},"properties":{"noteIndex":0},"schema":"https://github.com/citation-style-language/schema/raw/master/csl-citation.json"}</w:instrText>
      </w:r>
      <w:r w:rsidR="00A432E4">
        <w:rPr>
          <w:lang w:val="en-CA"/>
        </w:rPr>
        <w:fldChar w:fldCharType="separate"/>
      </w:r>
      <w:r w:rsidR="00A432E4" w:rsidRPr="00A432E4">
        <w:rPr>
          <w:noProof/>
          <w:lang w:val="en-CA"/>
        </w:rPr>
        <w:t>(Morton 1982)</w:t>
      </w:r>
      <w:r w:rsidR="00A432E4">
        <w:rPr>
          <w:lang w:val="en-CA"/>
        </w:rPr>
        <w:fldChar w:fldCharType="end"/>
      </w:r>
      <w:r w:rsidR="004D47E3">
        <w:rPr>
          <w:lang w:val="en-CA"/>
        </w:rPr>
        <w:t>.</w:t>
      </w:r>
      <w:r w:rsidR="004D47E3" w:rsidRPr="004D47E3">
        <w:rPr>
          <w:lang w:val="en-CA"/>
        </w:rPr>
        <w:t xml:space="preserve"> </w:t>
      </w:r>
      <w:r w:rsidR="00C745EA">
        <w:rPr>
          <w:lang w:val="en-CA"/>
        </w:rPr>
        <w:t xml:space="preserve">Further, </w:t>
      </w:r>
      <w:proofErr w:type="spellStart"/>
      <w:r w:rsidR="00481C9E">
        <w:rPr>
          <w:lang w:val="en-CA"/>
        </w:rPr>
        <w:t>multimix</w:t>
      </w:r>
      <w:proofErr w:type="spellEnd"/>
      <w:r w:rsidR="00481C9E">
        <w:rPr>
          <w:lang w:val="en-CA"/>
        </w:rPr>
        <w:t xml:space="preserve"> models </w:t>
      </w:r>
      <w:r w:rsidR="00474CA8">
        <w:rPr>
          <w:lang w:val="en-CA"/>
        </w:rPr>
        <w:t xml:space="preserve">for mark-recapture data </w:t>
      </w:r>
      <w:r w:rsidR="00481C9E">
        <w:rPr>
          <w:lang w:val="en-CA"/>
        </w:rPr>
        <w:t>can require custom-tailored code and large computational resources</w:t>
      </w:r>
      <w:r w:rsidR="00C745EA">
        <w:rPr>
          <w:lang w:val="en-CA"/>
        </w:rPr>
        <w:t xml:space="preserve"> </w:t>
      </w:r>
      <w:r w:rsidR="00C745EA">
        <w:rPr>
          <w:lang w:val="en-CA"/>
        </w:rPr>
        <w:fldChar w:fldCharType="begin" w:fldLock="1"/>
      </w:r>
      <w:r w:rsidR="0054012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2020)","manualFormatting":"(Kery and Royle 2020)","plainTextFormattedCitation":"(Kery and Royle 2020)","previouslyFormattedCitation":"(Kery and Royle 2020)"},"properties":{"noteIndex":0},"schema":"https://github.com/citation-style-language/schema/raw/master/csl-citation.json"}</w:instrText>
      </w:r>
      <w:r w:rsidR="00C745EA">
        <w:rPr>
          <w:lang w:val="en-CA"/>
        </w:rPr>
        <w:fldChar w:fldCharType="separate"/>
      </w:r>
      <w:r w:rsidR="004142EE" w:rsidRPr="004142EE">
        <w:rPr>
          <w:noProof/>
          <w:lang w:val="en-CA"/>
        </w:rPr>
        <w:t>(Kery and Royle 2020)</w:t>
      </w:r>
      <w:r w:rsidR="00C745EA">
        <w:rPr>
          <w:lang w:val="en-CA"/>
        </w:rPr>
        <w:fldChar w:fldCharType="end"/>
      </w:r>
      <w:r w:rsidR="00C745EA">
        <w:rPr>
          <w:lang w:val="en-CA"/>
        </w:rPr>
        <w:t>.</w:t>
      </w:r>
      <w:r w:rsidR="00A61E63">
        <w:rPr>
          <w:lang w:val="en-CA"/>
        </w:rPr>
        <w:t xml:space="preserve"> Therefore, it is important to </w:t>
      </w:r>
      <w:r w:rsidR="00FF0FBC">
        <w:rPr>
          <w:lang w:val="en-CA"/>
        </w:rPr>
        <w:t>have clarity about</w:t>
      </w:r>
      <w:r w:rsidR="00A61E63">
        <w:rPr>
          <w:lang w:val="en-CA"/>
        </w:rPr>
        <w:t xml:space="preserve"> when </w:t>
      </w:r>
      <w:r w:rsidR="004B72C9">
        <w:rPr>
          <w:lang w:val="en-CA"/>
        </w:rPr>
        <w:t>using this</w:t>
      </w:r>
      <w:r w:rsidR="00A61E63">
        <w:rPr>
          <w:lang w:val="en-CA"/>
        </w:rPr>
        <w:t xml:space="preserve"> laborious method will be worthwhile. </w:t>
      </w:r>
    </w:p>
    <w:p w14:paraId="73199678" w14:textId="56AA204B" w:rsidR="00427370" w:rsidRDefault="00C745EA" w:rsidP="006D752E">
      <w:pPr>
        <w:spacing w:line="480" w:lineRule="auto"/>
        <w:ind w:firstLine="720"/>
        <w:rPr>
          <w:lang w:val="en-CA"/>
        </w:rPr>
      </w:pPr>
      <w:r>
        <w:rPr>
          <w:lang w:val="en-CA"/>
        </w:rPr>
        <w:t>Binomial N-mixture models (“</w:t>
      </w:r>
      <w:proofErr w:type="spellStart"/>
      <w:r>
        <w:rPr>
          <w:lang w:val="en-CA"/>
        </w:rPr>
        <w:t>binmix</w:t>
      </w:r>
      <w:proofErr w:type="spellEnd"/>
      <w:r w:rsidR="00690360">
        <w:rPr>
          <w:lang w:val="en-CA"/>
        </w:rPr>
        <w:t>”</w:t>
      </w:r>
      <w:r>
        <w:rPr>
          <w:lang w:val="en-CA"/>
        </w:rPr>
        <w:t xml:space="preserve"> models) </w:t>
      </w:r>
      <w:r w:rsidR="000A4FC1">
        <w:rPr>
          <w:lang w:val="en-CA"/>
        </w:rPr>
        <w:t>provide</w:t>
      </w:r>
      <w:r>
        <w:rPr>
          <w:lang w:val="en-CA"/>
        </w:rPr>
        <w:t xml:space="preserve"> </w:t>
      </w:r>
      <w:r w:rsidR="000A4FC1">
        <w:rPr>
          <w:lang w:val="en-CA"/>
        </w:rPr>
        <w:t xml:space="preserve">a second </w:t>
      </w:r>
      <w:r>
        <w:rPr>
          <w:lang w:val="en-CA"/>
        </w:rPr>
        <w:t xml:space="preserve">alternative </w:t>
      </w:r>
      <w:r w:rsidR="000A4FC1">
        <w:rPr>
          <w:lang w:val="en-CA"/>
        </w:rPr>
        <w:t xml:space="preserve">approach </w:t>
      </w:r>
      <w:r>
        <w:rPr>
          <w:lang w:val="en-CA"/>
        </w:rPr>
        <w:t>that also accounts for imperfect detection.</w:t>
      </w:r>
      <w:r w:rsidR="00E97454">
        <w:rPr>
          <w:lang w:val="en-CA"/>
        </w:rPr>
        <w:t xml:space="preserve"> Like </w:t>
      </w:r>
      <w:proofErr w:type="spellStart"/>
      <w:r w:rsidR="00E97454">
        <w:rPr>
          <w:lang w:val="en-CA"/>
        </w:rPr>
        <w:t>multimix</w:t>
      </w:r>
      <w:proofErr w:type="spellEnd"/>
      <w:r w:rsidR="00E97454">
        <w:rPr>
          <w:lang w:val="en-CA"/>
        </w:rPr>
        <w:t xml:space="preserve"> models for mark-recapture data,</w:t>
      </w:r>
      <w:r>
        <w:rPr>
          <w:lang w:val="en-CA"/>
        </w:rPr>
        <w:t xml:space="preserve"> </w:t>
      </w:r>
      <w:proofErr w:type="spellStart"/>
      <w:r w:rsidR="00E97454">
        <w:rPr>
          <w:lang w:val="en-CA"/>
        </w:rPr>
        <w:t>binmix</w:t>
      </w:r>
      <w:proofErr w:type="spellEnd"/>
      <w:r w:rsidR="00E97454">
        <w:rPr>
          <w:lang w:val="en-CA"/>
        </w:rPr>
        <w:t xml:space="preserve"> models </w:t>
      </w:r>
      <w:r w:rsidR="00FE7C05">
        <w:rPr>
          <w:lang w:val="en-CA"/>
        </w:rPr>
        <w:t xml:space="preserve">tend to be less </w:t>
      </w:r>
      <w:r w:rsidR="00E97454">
        <w:rPr>
          <w:lang w:val="en-CA"/>
        </w:rPr>
        <w:t xml:space="preserve">accessible </w:t>
      </w:r>
      <w:r w:rsidR="00A432E4">
        <w:rPr>
          <w:lang w:val="en-CA"/>
        </w:rPr>
        <w:t xml:space="preserve">than GLMs </w:t>
      </w:r>
      <w:r w:rsidR="00E97454">
        <w:rPr>
          <w:lang w:val="en-CA"/>
        </w:rPr>
        <w:t xml:space="preserve">because </w:t>
      </w:r>
      <w:r w:rsidR="000C4AB8">
        <w:rPr>
          <w:lang w:val="en-CA"/>
        </w:rPr>
        <w:t xml:space="preserve">their </w:t>
      </w:r>
      <w:r w:rsidR="00B943FE">
        <w:rPr>
          <w:lang w:val="en-CA"/>
        </w:rPr>
        <w:t>implementation</w:t>
      </w:r>
      <w:r w:rsidR="00E97454">
        <w:rPr>
          <w:lang w:val="en-CA"/>
        </w:rPr>
        <w:t xml:space="preserve"> </w:t>
      </w:r>
      <w:r w:rsidR="00A432E4">
        <w:rPr>
          <w:lang w:val="en-CA"/>
        </w:rPr>
        <w:t>can</w:t>
      </w:r>
      <w:r w:rsidR="00B943FE">
        <w:rPr>
          <w:lang w:val="en-CA"/>
        </w:rPr>
        <w:t xml:space="preserve"> </w:t>
      </w:r>
      <w:r w:rsidR="00E97454">
        <w:rPr>
          <w:lang w:val="en-CA"/>
        </w:rPr>
        <w:t xml:space="preserve">require </w:t>
      </w:r>
      <w:r w:rsidR="00B943FE">
        <w:rPr>
          <w:lang w:val="en-CA"/>
        </w:rPr>
        <w:t xml:space="preserve">heavy </w:t>
      </w:r>
      <w:r w:rsidR="00E97454">
        <w:rPr>
          <w:lang w:val="en-CA"/>
        </w:rPr>
        <w:t xml:space="preserve">computational resources </w:t>
      </w:r>
      <w:r w:rsidR="00481C9E">
        <w:rPr>
          <w:lang w:val="en-CA"/>
        </w:rPr>
        <w:t>and</w:t>
      </w:r>
      <w:r w:rsidR="00E97454">
        <w:rPr>
          <w:lang w:val="en-CA"/>
        </w:rPr>
        <w:t xml:space="preserve"> </w:t>
      </w:r>
      <w:r w:rsidR="00690360">
        <w:rPr>
          <w:lang w:val="en-CA"/>
        </w:rPr>
        <w:t xml:space="preserve">coding </w:t>
      </w:r>
      <w:r w:rsidR="008E3C0E">
        <w:rPr>
          <w:lang w:val="en-CA"/>
        </w:rPr>
        <w:t>skills</w:t>
      </w:r>
      <w:r w:rsidR="00E97454">
        <w:rPr>
          <w:lang w:val="en-CA"/>
        </w:rPr>
        <w:t xml:space="preserve">. However, </w:t>
      </w:r>
      <w:proofErr w:type="spellStart"/>
      <w:r w:rsidR="00E97454">
        <w:rPr>
          <w:lang w:val="en-CA"/>
        </w:rPr>
        <w:t>b</w:t>
      </w:r>
      <w:r>
        <w:rPr>
          <w:lang w:val="en-CA"/>
        </w:rPr>
        <w:t>inmix</w:t>
      </w:r>
      <w:proofErr w:type="spellEnd"/>
      <w:r>
        <w:rPr>
          <w:lang w:val="en-CA"/>
        </w:rPr>
        <w:t xml:space="preserve"> models </w:t>
      </w:r>
      <w:r w:rsidR="00B943FE">
        <w:rPr>
          <w:lang w:val="en-CA"/>
        </w:rPr>
        <w:t>may be</w:t>
      </w:r>
      <w:r>
        <w:rPr>
          <w:lang w:val="en-CA"/>
        </w:rPr>
        <w:t xml:space="preserve"> </w:t>
      </w:r>
      <w:r w:rsidR="00E97454">
        <w:rPr>
          <w:lang w:val="en-CA"/>
        </w:rPr>
        <w:t xml:space="preserve">more </w:t>
      </w:r>
      <w:r>
        <w:rPr>
          <w:lang w:val="en-CA"/>
        </w:rPr>
        <w:t xml:space="preserve">attractive </w:t>
      </w:r>
      <w:r w:rsidR="00226C9F">
        <w:rPr>
          <w:lang w:val="en-CA"/>
        </w:rPr>
        <w:t xml:space="preserve">than </w:t>
      </w:r>
      <w:proofErr w:type="spellStart"/>
      <w:r w:rsidR="00226C9F">
        <w:rPr>
          <w:lang w:val="en-CA"/>
        </w:rPr>
        <w:t>multimix</w:t>
      </w:r>
      <w:proofErr w:type="spellEnd"/>
      <w:r w:rsidR="00226C9F">
        <w:rPr>
          <w:lang w:val="en-CA"/>
        </w:rPr>
        <w:t xml:space="preserve"> mark-recapture </w:t>
      </w:r>
      <w:r w:rsidR="00690360">
        <w:rPr>
          <w:lang w:val="en-CA"/>
        </w:rPr>
        <w:t xml:space="preserve">models </w:t>
      </w:r>
      <w:r>
        <w:rPr>
          <w:lang w:val="en-CA"/>
        </w:rPr>
        <w:t xml:space="preserve">because they can be applied to the </w:t>
      </w:r>
      <w:r w:rsidR="008E3C0E">
        <w:rPr>
          <w:lang w:val="en-CA"/>
        </w:rPr>
        <w:t xml:space="preserve">same </w:t>
      </w:r>
      <w:r>
        <w:rPr>
          <w:lang w:val="en-CA"/>
        </w:rPr>
        <w:t>count data used for GLMs</w:t>
      </w:r>
      <w:r w:rsidR="00092CA5">
        <w:rPr>
          <w:lang w:val="en-CA"/>
        </w:rPr>
        <w:t xml:space="preserve">, provided that counts are repeated for </w:t>
      </w:r>
      <w:r w:rsidR="00412BFC">
        <w:rPr>
          <w:lang w:val="en-CA"/>
        </w:rPr>
        <w:t xml:space="preserve">at least </w:t>
      </w:r>
      <w:r w:rsidR="00092CA5">
        <w:rPr>
          <w:lang w:val="en-CA"/>
        </w:rPr>
        <w:t xml:space="preserve">some sites </w:t>
      </w:r>
      <w:r w:rsidR="00EE319C">
        <w:rPr>
          <w:lang w:val="en-CA"/>
        </w:rPr>
        <w:fldChar w:fldCharType="begin" w:fldLock="1"/>
      </w:r>
      <w:r w:rsidR="00B17310">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models","type":"article-journal","volume":"15"},"uris":["http://www.mendeley.com/documents/?uuid=b82c9be2-4b83-3843-9c13-9b3877f1a8bb"]}],"mendeley":{"formattedCitation":"(Royle 2004; Madsen and Royle 2023)","manualFormatting":"(Royle 2004; Madsen and Royle 2023)","plainTextFormattedCitation":"(Royle 2004; Madsen and Royle 2023)","previouslyFormattedCitation":"(Royle 2004; Madsen and Royle 2023)"},"properties":{"noteIndex":0},"schema":"https://github.com/citation-style-language/schema/raw/master/csl-citation.json"}</w:instrText>
      </w:r>
      <w:r w:rsidR="00EE319C">
        <w:rPr>
          <w:lang w:val="en-CA"/>
        </w:rPr>
        <w:fldChar w:fldCharType="separate"/>
      </w:r>
      <w:r w:rsidR="00A432E4" w:rsidRPr="00A432E4">
        <w:rPr>
          <w:noProof/>
          <w:lang w:val="en-CA"/>
        </w:rPr>
        <w:t>(Royle 2004; Madsen and Royle 2023)</w:t>
      </w:r>
      <w:r w:rsidR="00EE319C">
        <w:rPr>
          <w:lang w:val="en-CA"/>
        </w:rPr>
        <w:fldChar w:fldCharType="end"/>
      </w:r>
      <w:r w:rsidR="00690360">
        <w:rPr>
          <w:lang w:val="en-CA"/>
        </w:rPr>
        <w:t xml:space="preserve">. </w:t>
      </w:r>
      <w:proofErr w:type="gramStart"/>
      <w:r w:rsidR="001C43EE">
        <w:rPr>
          <w:lang w:val="en-CA"/>
        </w:rPr>
        <w:t>T</w:t>
      </w:r>
      <w:r w:rsidR="00B943FE">
        <w:rPr>
          <w:lang w:val="en-CA"/>
        </w:rPr>
        <w:t xml:space="preserve">his </w:t>
      </w:r>
      <w:ins w:id="17" w:author="Kremen, Claire" w:date="2025-02-19T16:42:00Z" w16du:dateUtc="2025-02-20T00:42:00Z">
        <w:r w:rsidR="00D329BA">
          <w:rPr>
            <w:lang w:val="en-CA"/>
          </w:rPr>
          <w:t xml:space="preserve"> fact</w:t>
        </w:r>
        <w:proofErr w:type="gramEnd"/>
        <w:r w:rsidR="00D329BA">
          <w:rPr>
            <w:lang w:val="en-CA"/>
          </w:rPr>
          <w:t xml:space="preserve"> </w:t>
        </w:r>
      </w:ins>
      <w:r w:rsidR="00B943FE">
        <w:rPr>
          <w:lang w:val="en-CA"/>
        </w:rPr>
        <w:t>means that</w:t>
      </w:r>
      <w:r w:rsidR="001C43EE">
        <w:rPr>
          <w:lang w:val="en-CA"/>
        </w:rPr>
        <w:t xml:space="preserve"> </w:t>
      </w:r>
      <w:proofErr w:type="spellStart"/>
      <w:r w:rsidR="001C43EE">
        <w:rPr>
          <w:lang w:val="en-CA"/>
        </w:rPr>
        <w:t>binmix</w:t>
      </w:r>
      <w:proofErr w:type="spellEnd"/>
      <w:r w:rsidR="001C43EE">
        <w:rPr>
          <w:lang w:val="en-CA"/>
        </w:rPr>
        <w:t xml:space="preserve"> models might provide </w:t>
      </w:r>
      <w:r w:rsidR="005D1A9C">
        <w:rPr>
          <w:lang w:val="en-CA"/>
        </w:rPr>
        <w:t>unbiased</w:t>
      </w:r>
      <w:r w:rsidR="001C43EE">
        <w:rPr>
          <w:lang w:val="en-CA"/>
        </w:rPr>
        <w:t xml:space="preserve"> estimates of abundance drivers without requiring the laborious effort of marking individual insects. </w:t>
      </w:r>
      <w:proofErr w:type="spellStart"/>
      <w:r>
        <w:rPr>
          <w:lang w:val="en-CA"/>
        </w:rPr>
        <w:t>Binmix</w:t>
      </w:r>
      <w:proofErr w:type="spellEnd"/>
      <w:r>
        <w:rPr>
          <w:lang w:val="en-CA"/>
        </w:rPr>
        <w:t xml:space="preserve"> models </w:t>
      </w:r>
      <w:r w:rsidR="000C4AB8">
        <w:rPr>
          <w:lang w:val="en-CA"/>
        </w:rPr>
        <w:t>account for imperfect detection by</w:t>
      </w:r>
      <w:r w:rsidR="001C43EE">
        <w:rPr>
          <w:lang w:val="en-CA"/>
        </w:rPr>
        <w:t xml:space="preserve"> </w:t>
      </w:r>
      <w:r>
        <w:rPr>
          <w:lang w:val="en-CA"/>
        </w:rPr>
        <w:t>leverag</w:t>
      </w:r>
      <w:r w:rsidR="001C43EE">
        <w:rPr>
          <w:lang w:val="en-CA"/>
        </w:rPr>
        <w:t>ing</w:t>
      </w:r>
      <w:r>
        <w:rPr>
          <w:lang w:val="en-CA"/>
        </w:rPr>
        <w:t xml:space="preserve"> information </w:t>
      </w:r>
      <w:r w:rsidR="009009D3">
        <w:rPr>
          <w:lang w:val="en-CA"/>
        </w:rPr>
        <w:t>about</w:t>
      </w:r>
      <w:r w:rsidR="00020649">
        <w:rPr>
          <w:lang w:val="en-CA"/>
        </w:rPr>
        <w:t xml:space="preserve"> the</w:t>
      </w:r>
      <w:r>
        <w:rPr>
          <w:lang w:val="en-CA"/>
        </w:rPr>
        <w:t xml:space="preserve"> </w:t>
      </w:r>
      <w:r w:rsidR="004B72C9">
        <w:rPr>
          <w:lang w:val="en-CA"/>
        </w:rPr>
        <w:t>variation</w:t>
      </w:r>
      <w:r>
        <w:rPr>
          <w:lang w:val="en-CA"/>
        </w:rPr>
        <w:t xml:space="preserve"> </w:t>
      </w:r>
      <w:r w:rsidR="004B72C9">
        <w:rPr>
          <w:lang w:val="en-CA"/>
        </w:rPr>
        <w:t>in the size of</w:t>
      </w:r>
      <w:r>
        <w:rPr>
          <w:lang w:val="en-CA"/>
        </w:rPr>
        <w:t xml:space="preserve"> </w:t>
      </w:r>
      <w:r w:rsidR="004B72C9">
        <w:rPr>
          <w:lang w:val="en-CA"/>
        </w:rPr>
        <w:t>counts</w:t>
      </w:r>
      <w:r>
        <w:rPr>
          <w:lang w:val="en-CA"/>
        </w:rPr>
        <w:t xml:space="preserve"> </w:t>
      </w:r>
      <w:r w:rsidR="00226C9F">
        <w:rPr>
          <w:lang w:val="en-CA"/>
        </w:rPr>
        <w:t xml:space="preserve">that are </w:t>
      </w:r>
      <w:r w:rsidR="004B72C9">
        <w:rPr>
          <w:lang w:val="en-CA"/>
        </w:rPr>
        <w:t>collected</w:t>
      </w:r>
      <w:r>
        <w:rPr>
          <w:lang w:val="en-CA"/>
        </w:rPr>
        <w:t xml:space="preserve"> across repeat surveys</w:t>
      </w:r>
      <w:r w:rsidR="00092CA5">
        <w:rPr>
          <w:lang w:val="en-CA"/>
        </w:rPr>
        <w:t xml:space="preserve"> </w:t>
      </w:r>
      <w:r>
        <w:rPr>
          <w:lang w:val="en-CA"/>
        </w:rPr>
        <w:t>(Figure 1)</w:t>
      </w:r>
      <w:r w:rsidR="00EE319C">
        <w:rPr>
          <w:lang w:val="en-CA"/>
        </w:rPr>
        <w:t xml:space="preserve"> </w:t>
      </w:r>
      <w:r w:rsidR="00EE319C">
        <w:rPr>
          <w:lang w:val="en-CA"/>
        </w:rPr>
        <w:fldChar w:fldCharType="begin" w:fldLock="1"/>
      </w:r>
      <w:r w:rsidR="00B17310">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EE319C">
        <w:rPr>
          <w:lang w:val="en-CA"/>
        </w:rPr>
        <w:fldChar w:fldCharType="separate"/>
      </w:r>
      <w:r w:rsidR="00EE319C" w:rsidRPr="00EE319C">
        <w:rPr>
          <w:noProof/>
          <w:lang w:val="en-CA"/>
        </w:rPr>
        <w:t>(Royle 2004)</w:t>
      </w:r>
      <w:r w:rsidR="00EE319C">
        <w:rPr>
          <w:lang w:val="en-CA"/>
        </w:rPr>
        <w:fldChar w:fldCharType="end"/>
      </w:r>
      <w:r>
        <w:rPr>
          <w:lang w:val="en-CA"/>
        </w:rPr>
        <w:t>.</w:t>
      </w:r>
      <w:r w:rsidR="009009D3">
        <w:rPr>
          <w:lang w:val="en-CA"/>
        </w:rPr>
        <w:t xml:space="preserve"> </w:t>
      </w:r>
      <w:proofErr w:type="spellStart"/>
      <w:r w:rsidR="004B72C9">
        <w:rPr>
          <w:lang w:val="en-CA"/>
        </w:rPr>
        <w:t>B</w:t>
      </w:r>
      <w:r w:rsidR="009009D3">
        <w:rPr>
          <w:lang w:val="en-CA"/>
        </w:rPr>
        <w:t>inmix</w:t>
      </w:r>
      <w:proofErr w:type="spellEnd"/>
      <w:r w:rsidR="009009D3">
        <w:rPr>
          <w:lang w:val="en-CA"/>
        </w:rPr>
        <w:t xml:space="preserve"> </w:t>
      </w:r>
      <w:r w:rsidR="00133AA8">
        <w:rPr>
          <w:lang w:val="en-CA"/>
        </w:rPr>
        <w:t>models</w:t>
      </w:r>
      <w:r w:rsidR="009009D3">
        <w:rPr>
          <w:lang w:val="en-CA"/>
        </w:rPr>
        <w:t xml:space="preserve"> are </w:t>
      </w:r>
      <w:r w:rsidR="00133AA8">
        <w:rPr>
          <w:lang w:val="en-CA"/>
        </w:rPr>
        <w:t>increasingly</w:t>
      </w:r>
      <w:r w:rsidR="009009D3">
        <w:rPr>
          <w:lang w:val="en-CA"/>
        </w:rPr>
        <w:t xml:space="preserve"> </w:t>
      </w:r>
      <w:r w:rsidR="00133AA8">
        <w:rPr>
          <w:lang w:val="en-CA"/>
        </w:rPr>
        <w:t>utilized</w:t>
      </w:r>
      <w:r w:rsidR="004B72C9">
        <w:rPr>
          <w:lang w:val="en-CA"/>
        </w:rPr>
        <w:t xml:space="preserve"> for insect abundance studies</w:t>
      </w:r>
      <w:r w:rsidR="007E58AE">
        <w:rPr>
          <w:lang w:val="en-CA"/>
        </w:rPr>
        <w:t xml:space="preserve"> </w:t>
      </w:r>
      <w:r w:rsidR="007E58AE">
        <w:rPr>
          <w:lang w:val="en-CA"/>
        </w:rPr>
        <w:fldChar w:fldCharType="begin" w:fldLock="1"/>
      </w:r>
      <w:r w:rsidR="00B17310">
        <w:rPr>
          <w:lang w:val="en-CA"/>
        </w:rPr>
        <w:instrText>ADDIN CSL_CITATION {"citationItems":[{"id":"ITEM-1","itemData":{"DOI":"10.1007/978-3-031-43098-5_10","ISBN":"9783031430985","author":[{"dropping-particle":"","family":"Mimnagh","given":"N.","non-dropping-particle":"","parse-names":false,"suffix":""},{"dropping-particle":"","family":"Parnell","given":"A.","non-dropping-particle":"","parse-names":false,"suffix":""},{"dropping-particle":"","family":"Prado","given":"E.","non-dropping-particle":"","parse-names":false,"suffix":""}],"container-title":"Modelling Insect Populations in Agricultural Landscapes","id":"ITEM-1","issued":{"date-parts":[["2023"]]},"page":"185-210","publisher":"Springer International Publishing","title":"Bayesian N-Mixture Models Applied to Estimating Insect Abundance","type":"chapter"},"uris":["http://www.mendeley.com/documents/?uuid=6560b516-cd69-4c57-85e1-d600b257ba53"]}],"mendeley":{"formattedCitation":"(Mimnagh, Parnell, and Prado 2023)","plainTextFormattedCitation":"(Mimnagh, Parnell, and Prado 2023)","previouslyFormattedCitation":"(Mimnagh, Parnell, and Prado 2023)"},"properties":{"noteIndex":0},"schema":"https://github.com/citation-style-language/schema/raw/master/csl-citation.json"}</w:instrText>
      </w:r>
      <w:r w:rsidR="007E58AE">
        <w:rPr>
          <w:lang w:val="en-CA"/>
        </w:rPr>
        <w:fldChar w:fldCharType="separate"/>
      </w:r>
      <w:r w:rsidR="007E58AE" w:rsidRPr="007E58AE">
        <w:rPr>
          <w:noProof/>
          <w:lang w:val="en-CA"/>
        </w:rPr>
        <w:t>(Mimnagh, Parnell, and Prado 2023)</w:t>
      </w:r>
      <w:r w:rsidR="007E58AE">
        <w:rPr>
          <w:lang w:val="en-CA"/>
        </w:rPr>
        <w:fldChar w:fldCharType="end"/>
      </w:r>
      <w:r w:rsidR="009009D3">
        <w:rPr>
          <w:lang w:val="en-CA"/>
        </w:rPr>
        <w:t xml:space="preserve">. </w:t>
      </w:r>
      <w:r w:rsidR="00020649">
        <w:rPr>
          <w:lang w:val="en-CA"/>
        </w:rPr>
        <w:t>Recently</w:t>
      </w:r>
      <w:r w:rsidR="009009D3">
        <w:rPr>
          <w:lang w:val="en-CA"/>
        </w:rPr>
        <w:t xml:space="preserve">, </w:t>
      </w:r>
      <w:r w:rsidR="00412BFC">
        <w:rPr>
          <w:lang w:val="en-CA"/>
        </w:rPr>
        <w:t>researchers</w:t>
      </w:r>
      <w:r w:rsidR="00690360">
        <w:rPr>
          <w:lang w:val="en-CA"/>
        </w:rPr>
        <w:t xml:space="preserve"> have</w:t>
      </w:r>
      <w:r w:rsidR="009009D3">
        <w:rPr>
          <w:lang w:val="en-CA"/>
        </w:rPr>
        <w:t xml:space="preserve"> used</w:t>
      </w:r>
      <w:r w:rsidR="00690360">
        <w:rPr>
          <w:lang w:val="en-CA"/>
        </w:rPr>
        <w:t xml:space="preserve"> them</w:t>
      </w:r>
      <w:r w:rsidR="009009D3">
        <w:rPr>
          <w:lang w:val="en-CA"/>
        </w:rPr>
        <w:t xml:space="preserve"> to </w:t>
      </w:r>
      <w:r w:rsidR="00690360">
        <w:rPr>
          <w:lang w:val="en-CA"/>
        </w:rPr>
        <w:t>determine</w:t>
      </w:r>
      <w:r w:rsidR="009009D3">
        <w:rPr>
          <w:lang w:val="en-CA"/>
        </w:rPr>
        <w:t xml:space="preserve"> the effects of urban land use on mosquito abundance, the impacts of flower resource density on wild bee abundance, and the effects of seasonality </w:t>
      </w:r>
      <w:r w:rsidR="004B72C9">
        <w:rPr>
          <w:lang w:val="en-CA"/>
        </w:rPr>
        <w:t>on</w:t>
      </w:r>
      <w:r w:rsidR="009009D3">
        <w:rPr>
          <w:lang w:val="en-CA"/>
        </w:rPr>
        <w:t xml:space="preserve"> </w:t>
      </w:r>
      <w:r w:rsidR="00E97454">
        <w:rPr>
          <w:lang w:val="en-CA"/>
        </w:rPr>
        <w:t>butterfly</w:t>
      </w:r>
      <w:r w:rsidR="009009D3">
        <w:rPr>
          <w:lang w:val="en-CA"/>
        </w:rPr>
        <w:t xml:space="preserve"> abundance </w:t>
      </w:r>
      <w:r w:rsidR="00B91F9A">
        <w:rPr>
          <w:lang w:val="en-CA"/>
        </w:rPr>
        <w:fldChar w:fldCharType="begin" w:fldLock="1"/>
      </w:r>
      <w:r w:rsidR="00B1731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data","type":"article-journal","volume":"56"},"uris":["http://www.mendeley.com/documents/?uuid=eb1f844a-25b8-397a-a28f-443e931e5072"]},{"id":"ITEM-2","itemData":{"DOI":"10.1007/s11252-019-00909-y","abstract":"Wild bees provide pollination services and are currently declining at the global scale. A potential cause for this decline is competitive interactions with domestic honey bees. Urban beekeeping, a fairly new activity, is rapidly gaining popularity. In contrast with agricultural and natural areas, the extent of competition between honey bees and wild bees in urban areas is unclear. The objectives of this study were to quantify the impact of honey bees, urbanization, and the availability of floral resources on wild bee communities. We hypothesized that honey bees exert negative impacts on wild bees, that floral resources favor wild bee communities and mitigate the negative impacts of competition with honey bees, and that the influence of heat islands, used as a proxy for urbanization, varies between wild bees with their functional traits (nesting behavior). We tested these hypotheses with a data set of 19,077 wild bee specimens collected using colored pan-traps at 25 urban sites in 2012 and 2013. We investigated community and population patterns after accounting for imperfect detection probability. We found no evidence of competition between wild and domesticated bees. Our analyses indicate mixed effects of urban heat islands across species and positive effects of floral resources. We conclude that cities can allow the coexistence of urban beekeeping and wild bees under moderate hive densities. However, it will remain crucial to further investigate the competitive interactions between wild and honey bees to determine the threshold of hive densities beyond which competition could occur.","author":[{"dropping-particle":"","family":"Mccune","given":"F.","non-dropping-particle":"","parse-names":false,"suffix":""},{"dropping-particle":"","family":"Normandin","given":"É.","non-dropping-particle":"","parse-names":false,"suffix":""},{"dropping-particle":"","family":"Mazerolle","given":"M.","non-dropping-particle":"","parse-names":false,"suffix":""},{"dropping-particle":"","family":"Fournier","given":"V.","non-dropping-particle":"","parse-names":false,"suffix":""}],"container-title":"Urban Ecosystems","id":"ITEM-2","issued":{"date-parts":[["2020"]]},"page":"39-54","title":"Response of wild bee communities to beekeeping, urbanization, and flower availability","type":"article-journal","volume":"23"},"uris":["http://www.mendeley.com/documents/?uuid=ef5d74b0-2863-3e95-bc88-b265769d4143"]},{"id":"ITEM-3","itemData":{"DOI":"10.1002/ECS2.3101","ISSN":"2150-8925","abstract":"Estimating distribution and abundance of species depends on the probability at which individuals are detected. Butterflies are of conservation interest worldwide, but data collected with Pollard walks—the standard for national monitoring schemes—are often analyzed assuming that changes in detectability are negligible within recommended sampling criteria. The implications of this practice remain poorly understood. Here, we evaluated the effects of sampling conditions on butterfly counts from Pollard walks using the Arctic fritillary, a common but cryptic butterfly in boreal forests of Alberta, Canada. We used an open population binomial N-mixture model to disentangle the effects of habitat suitability and phenology on abundance of Arctic fritillaries, and its detectability by sampling different conditions of temperature, wind, cloud cover, and hour of the day. Detectability varied by one order of magnitude within the criteria recommended for Pollard walks (P varying between 0.04 and 0.45), and simulations show how sampling in suboptimal conditions increases substantially the risk of false-absence records (e.g., false-absences are twice as likely than true-presences when sampling 10 Arctic fritillaries at P = 0.04). Our results suggest that the risk of false-absences is highest for species that are poorly detectable, low in abundance, and with short flight periods. Analysis with open population binomial N-mixture models could improve estimates of abundance and distribution for rare species of conservation interest, while providing a powerful method for assessing butterfly phenology, abundance, and behavior using counts from Pollard walks, but require more intensive sampling than conventional monitoring schemes.","author":[{"dropping-particle":"","family":"Riva","given":"F.","non-dropping-particle":"","parse-names":false,"suffix":""},{"dropping-particle":"","family":"Gentile","given":"G.","non-dropping-particle":"","parse-names":false,"suffix":""},{"dropping-particle":"","family":"Bonelli","given":"S.","non-dropping-particle":"","parse-names":false,"suffix":""},{"dropping-particle":"","family":"Acorn","given":"J.","non-dropping-particle":"","parse-names":false,"suffix":""},{"dropping-particle":"","family":"Denes","given":"F.","non-dropping-particle":"","parse-names":false,"suffix":""},{"dropping-particle":"","family":"Crosby","given":"A.","non-dropping-particle":"","parse-names":false,"suffix":""},{"dropping-particle":"","family":"Nielsen","given":"S.","non-dropping-particle":"","parse-names":false,"suffix":""}],"container-title":"Ecosphere","id":"ITEM-3","issue":"4","issued":{"date-parts":[["2020","4","1"]]},"page":"e03101","publisher":"John Wiley &amp; Sons, Ltd","title":"Of detectability and camouflage: evaluating Pollard Walk rules using a common, cryptic butterfly","type":"article-journal","volume":"11"},"uris":["http://www.mendeley.com/documents/?uuid=71589bde-bc6a-3542-ad05-d4e63ef0d343"]}],"mendeley":{"formattedCitation":"(Manica et al. 2019; Mccune et al. 2020; Riva et al. 2020)","plainTextFormattedCitation":"(Manica et al. 2019; Mccune et al. 2020; Riva et al. 2020)","previouslyFormattedCitation":"(Manica et al. 2019; Mccune et al. 2020; Riva et al. 2020)"},"properties":{"noteIndex":0},"schema":"https://github.com/citation-style-language/schema/raw/master/csl-citation.json"}</w:instrText>
      </w:r>
      <w:r w:rsidR="00B91F9A">
        <w:rPr>
          <w:lang w:val="en-CA"/>
        </w:rPr>
        <w:fldChar w:fldCharType="separate"/>
      </w:r>
      <w:r w:rsidR="00B91F9A" w:rsidRPr="00B91F9A">
        <w:rPr>
          <w:noProof/>
          <w:lang w:val="en-CA"/>
        </w:rPr>
        <w:t>(Manica et al. 2019; Mccune et al. 2020; Riva et al. 2020)</w:t>
      </w:r>
      <w:r w:rsidR="00B91F9A">
        <w:rPr>
          <w:lang w:val="en-CA"/>
        </w:rPr>
        <w:fldChar w:fldCharType="end"/>
      </w:r>
      <w:r w:rsidR="00B91F9A">
        <w:rPr>
          <w:lang w:val="en-CA"/>
        </w:rPr>
        <w:t>.</w:t>
      </w:r>
      <w:r w:rsidR="006D752E">
        <w:rPr>
          <w:lang w:val="en-CA"/>
        </w:rPr>
        <w:t xml:space="preserve"> </w:t>
      </w:r>
    </w:p>
    <w:p w14:paraId="58564F42" w14:textId="38AC8330" w:rsidR="00AD43F8" w:rsidRDefault="006D752E" w:rsidP="006D752E">
      <w:pPr>
        <w:spacing w:line="480" w:lineRule="auto"/>
        <w:ind w:firstLine="720"/>
        <w:rPr>
          <w:lang w:val="en-CA"/>
        </w:rPr>
      </w:pPr>
      <w:r>
        <w:rPr>
          <w:lang w:val="en-CA"/>
        </w:rPr>
        <w:lastRenderedPageBreak/>
        <w:t xml:space="preserve">While </w:t>
      </w:r>
      <w:proofErr w:type="spellStart"/>
      <w:r>
        <w:rPr>
          <w:lang w:val="en-CA"/>
        </w:rPr>
        <w:t>b</w:t>
      </w:r>
      <w:r w:rsidR="00162913" w:rsidRPr="00AD43F8">
        <w:rPr>
          <w:lang w:val="en-CA"/>
        </w:rPr>
        <w:t>inmix</w:t>
      </w:r>
      <w:proofErr w:type="spellEnd"/>
      <w:r w:rsidR="00162913" w:rsidRPr="00AD43F8">
        <w:rPr>
          <w:lang w:val="en-CA"/>
        </w:rPr>
        <w:t xml:space="preserve"> </w:t>
      </w:r>
      <w:r w:rsidR="004B72C9">
        <w:rPr>
          <w:lang w:val="en-CA"/>
        </w:rPr>
        <w:t>approaches provide</w:t>
      </w:r>
      <w:r w:rsidR="00157A88">
        <w:rPr>
          <w:lang w:val="en-CA"/>
        </w:rPr>
        <w:t xml:space="preserve"> a</w:t>
      </w:r>
      <w:r w:rsidR="004B72C9">
        <w:rPr>
          <w:lang w:val="en-CA"/>
        </w:rPr>
        <w:t>n</w:t>
      </w:r>
      <w:r w:rsidR="00157A88">
        <w:rPr>
          <w:lang w:val="en-CA"/>
        </w:rPr>
        <w:t xml:space="preserve"> </w:t>
      </w:r>
      <w:r w:rsidR="004B72C9">
        <w:rPr>
          <w:lang w:val="en-CA"/>
        </w:rPr>
        <w:t>easier way to account</w:t>
      </w:r>
      <w:r w:rsidR="001C43EE" w:rsidRPr="00AD43F8">
        <w:rPr>
          <w:lang w:val="en-CA"/>
        </w:rPr>
        <w:t xml:space="preserve"> for detection </w:t>
      </w:r>
      <w:r w:rsidR="00DC70C7" w:rsidRPr="00AD43F8">
        <w:rPr>
          <w:lang w:val="en-CA"/>
        </w:rPr>
        <w:t>bias</w:t>
      </w:r>
      <w:r>
        <w:rPr>
          <w:lang w:val="en-CA"/>
        </w:rPr>
        <w:t>es,</w:t>
      </w:r>
      <w:r w:rsidR="000F4CA3" w:rsidRPr="00AD43F8">
        <w:rPr>
          <w:lang w:val="en-CA"/>
        </w:rPr>
        <w:t xml:space="preserve"> </w:t>
      </w:r>
      <w:r w:rsidR="00AC1753">
        <w:rPr>
          <w:lang w:val="en-CA"/>
        </w:rPr>
        <w:t>they are not without controversy</w:t>
      </w:r>
      <w:r w:rsidR="00A432E4">
        <w:rPr>
          <w:lang w:val="en-CA"/>
        </w:rPr>
        <w:t xml:space="preserve"> </w:t>
      </w:r>
      <w:r w:rsidR="00A432E4">
        <w:rPr>
          <w:lang w:val="en-CA"/>
        </w:rPr>
        <w:fldChar w:fldCharType="begin" w:fldLock="1"/>
      </w:r>
      <w:r w:rsidR="00B17310">
        <w:rPr>
          <w:lang w:val="en-CA"/>
        </w:rPr>
        <w:instrText>ADDIN CSL_CITATION {"citationItems":[{"id":"ITEM-1","itemData":{"DOI":"10.1111/BIOM.12734","ISSN":"1541-0420","PMID":"28672424","abstract":"N-mixture models describe count data replicated in time and across sites in terms of abundance N and detectability p. They are popular because they allow inference about N while controlling for factors that influence p without the need for marking animals. Using a capture–recapture perspective, we show that the loss of information that results from not marking animals is critical, making reliable statistical modeling of N and p problematic using just count data. One cannot reliably fit a model in which the detection probabilities are distinct among repeat visits as this model is overspecified. This makes uncontrolled variation in p problematic. By counter example, we show that even if p is constant after adjusting for covariate effects (the “constant p” assumption) scientifically plausible alternative models in which N (or its expectation) is non-identifiable or does not even exist as a parameter, lead to data that are practically indistinguishable from data generated under an N-mixture model. This is particularly the case for sparse data as is commonly seen in applications. We conclude that under the constant p assumption reliable inference is only possible for relative abundance in the absence of questionable and/or untestable assumptions or with better quality data than seen in typical applications. Relative abundance models for counts can be readily fitted using Poisson regression in standard software such as R and are sufficiently flexible to allow controlling for p through the use covariates while simultaneously modeling variation in relative abundance. If users require estimates of absolute abundance, they should collect auxiliary data that help with estimation of p.","author":[{"dropping-particle":"","family":"Barker","given":"R.","non-dropping-particle":"","parse-names":false,"suffix":""},{"dropping-particle":"","family":"Schofield","given":"M.","non-dropping-particle":"","parse-names":false,"suffix":""},{"dropping-particle":"","family":"Link","given":"W.","non-dropping-particle":"","parse-names":false,"suffix":""},{"dropping-particle":"","family":"Sauer","given":"J.","non-dropping-particle":"","parse-names":false,"suffix":""}],"container-title":"Biometrics","id":"ITEM-1","issue":"1","issued":{"date-parts":[["2018","3","1"]]},"page":"369-377","publisher":"John Wiley &amp; Sons, Ltd","title":"On the reliability of N-mixture models for count data","type":"article-journal","volume":"74"},"uris":["http://www.mendeley.com/documents/?uuid=53731124-b66c-3d46-a980-aec37989de10"]},{"id":"ITEM-2","itemData":{"DOI":"10.1002/WICS.1625","ISSN":"1939-0068","abstract":"N-mixture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models","type":"article-journal","volume":"15"},"uris":["http://www.mendeley.com/documents/?uuid=b82c9be2-4b83-3843-9c13-9b3877f1a8bb"]}],"mendeley":{"formattedCitation":"(Barker et al. 2018; Madsen and Royle 2023)","plainTextFormattedCitation":"(Barker et al. 2018; Madsen and Royle 2023)","previouslyFormattedCitation":"(Barker et al. 2018; Madsen and Royle 2023)"},"properties":{"noteIndex":0},"schema":"https://github.com/citation-style-language/schema/raw/master/csl-citation.json"}</w:instrText>
      </w:r>
      <w:r w:rsidR="00A432E4">
        <w:rPr>
          <w:lang w:val="en-CA"/>
        </w:rPr>
        <w:fldChar w:fldCharType="separate"/>
      </w:r>
      <w:r w:rsidR="00B91F9A" w:rsidRPr="00B91F9A">
        <w:rPr>
          <w:noProof/>
          <w:lang w:val="en-CA"/>
        </w:rPr>
        <w:t>(Barker et al. 2018; Madsen and Royle 2023)</w:t>
      </w:r>
      <w:r w:rsidR="00A432E4">
        <w:rPr>
          <w:lang w:val="en-CA"/>
        </w:rPr>
        <w:fldChar w:fldCharType="end"/>
      </w:r>
      <w:r w:rsidR="00133AA8">
        <w:rPr>
          <w:lang w:val="en-CA"/>
        </w:rPr>
        <w:t xml:space="preserve">. </w:t>
      </w:r>
      <w:r w:rsidR="004B72C9">
        <w:rPr>
          <w:lang w:val="en-CA"/>
        </w:rPr>
        <w:t xml:space="preserve">In particular, </w:t>
      </w:r>
      <w:proofErr w:type="spellStart"/>
      <w:r w:rsidR="004B72C9">
        <w:rPr>
          <w:lang w:val="en-CA"/>
        </w:rPr>
        <w:t>b</w:t>
      </w:r>
      <w:r w:rsidR="00133AA8">
        <w:rPr>
          <w:lang w:val="en-CA"/>
        </w:rPr>
        <w:t>inmix</w:t>
      </w:r>
      <w:proofErr w:type="spellEnd"/>
      <w:r w:rsidR="00133AA8">
        <w:rPr>
          <w:lang w:val="en-CA"/>
        </w:rPr>
        <w:t xml:space="preserve"> models assume that </w:t>
      </w:r>
      <w:commentRangeStart w:id="18"/>
      <w:r w:rsidR="00133AA8">
        <w:rPr>
          <w:lang w:val="en-CA"/>
        </w:rPr>
        <w:t>populations are “closed”</w:t>
      </w:r>
      <w:r w:rsidR="00F46D1C">
        <w:rPr>
          <w:lang w:val="en-CA"/>
        </w:rPr>
        <w:t>, i.e., that population</w:t>
      </w:r>
      <w:r w:rsidR="004B72C9">
        <w:rPr>
          <w:lang w:val="en-CA"/>
        </w:rPr>
        <w:t>s</w:t>
      </w:r>
      <w:r w:rsidR="00F46D1C">
        <w:rPr>
          <w:lang w:val="en-CA"/>
        </w:rPr>
        <w:t xml:space="preserve"> do not change across repeat survey events</w:t>
      </w:r>
      <w:r w:rsidR="00133AA8">
        <w:rPr>
          <w:lang w:val="en-CA"/>
        </w:rPr>
        <w:t>. Births and deaths or immigration and emigration from sites violate</w:t>
      </w:r>
      <w:r w:rsidR="00AC1753">
        <w:rPr>
          <w:lang w:val="en-CA"/>
        </w:rPr>
        <w:t>s</w:t>
      </w:r>
      <w:r w:rsidR="00133AA8">
        <w:rPr>
          <w:lang w:val="en-CA"/>
        </w:rPr>
        <w:t xml:space="preserve"> this assumption</w:t>
      </w:r>
      <w:r w:rsidR="00F46D1C">
        <w:rPr>
          <w:lang w:val="en-CA"/>
        </w:rPr>
        <w:t xml:space="preserve"> of closure</w:t>
      </w:r>
      <w:r w:rsidR="00B91F9A">
        <w:rPr>
          <w:lang w:val="en-CA"/>
        </w:rPr>
        <w:t xml:space="preserve"> </w:t>
      </w:r>
      <w:r w:rsidR="00B91F9A">
        <w:rPr>
          <w:lang w:val="en-CA"/>
        </w:rPr>
        <w:fldChar w:fldCharType="begin" w:fldLock="1"/>
      </w:r>
      <w:r w:rsidR="00540122">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2018)","plainTextFormattedCitation":"(Link et al. 2018)","previouslyFormattedCitation":"(Link et al. 2018)"},"properties":{"noteIndex":0},"schema":"https://github.com/citation-style-language/schema/raw/master/csl-citation.json"}</w:instrText>
      </w:r>
      <w:r w:rsidR="00B91F9A">
        <w:rPr>
          <w:lang w:val="en-CA"/>
        </w:rPr>
        <w:fldChar w:fldCharType="separate"/>
      </w:r>
      <w:r w:rsidR="00B91F9A" w:rsidRPr="00B91F9A">
        <w:rPr>
          <w:noProof/>
          <w:lang w:val="en-CA"/>
        </w:rPr>
        <w:t>(Link et al. 2018)</w:t>
      </w:r>
      <w:r w:rsidR="00B91F9A">
        <w:rPr>
          <w:lang w:val="en-CA"/>
        </w:rPr>
        <w:fldChar w:fldCharType="end"/>
      </w:r>
      <w:r w:rsidR="001C43EE" w:rsidRPr="00AD43F8">
        <w:rPr>
          <w:lang w:val="en-CA"/>
        </w:rPr>
        <w:t xml:space="preserve">. </w:t>
      </w:r>
      <w:r w:rsidR="00092CA5">
        <w:rPr>
          <w:lang w:val="en-CA"/>
        </w:rPr>
        <w:t>P</w:t>
      </w:r>
      <w:r w:rsidR="00133AA8">
        <w:rPr>
          <w:lang w:val="en-CA"/>
        </w:rPr>
        <w:t xml:space="preserve">revious </w:t>
      </w:r>
      <w:commentRangeEnd w:id="18"/>
      <w:r w:rsidR="00D5397D">
        <w:rPr>
          <w:rStyle w:val="CommentReference"/>
        </w:rPr>
        <w:commentReference w:id="18"/>
      </w:r>
      <w:r w:rsidR="00133AA8">
        <w:rPr>
          <w:lang w:val="en-CA"/>
        </w:rPr>
        <w:t>studies show that</w:t>
      </w:r>
      <w:r w:rsidR="00427370">
        <w:rPr>
          <w:lang w:val="en-CA"/>
        </w:rPr>
        <w:t xml:space="preserve"> </w:t>
      </w:r>
      <w:proofErr w:type="spellStart"/>
      <w:r w:rsidR="00427370">
        <w:rPr>
          <w:lang w:val="en-CA"/>
        </w:rPr>
        <w:t>binmix</w:t>
      </w:r>
      <w:proofErr w:type="spellEnd"/>
      <w:r w:rsidR="00427370">
        <w:rPr>
          <w:lang w:val="en-CA"/>
        </w:rPr>
        <w:t xml:space="preserve"> estimates </w:t>
      </w:r>
      <w:r w:rsidR="004B72C9">
        <w:rPr>
          <w:lang w:val="en-CA"/>
        </w:rPr>
        <w:t>for</w:t>
      </w:r>
      <w:r w:rsidR="00427370">
        <w:rPr>
          <w:lang w:val="en-CA"/>
        </w:rPr>
        <w:t xml:space="preserve"> </w:t>
      </w:r>
      <w:r w:rsidR="00F46D1C">
        <w:rPr>
          <w:lang w:val="en-CA"/>
        </w:rPr>
        <w:t>total</w:t>
      </w:r>
      <w:r w:rsidR="00427370">
        <w:rPr>
          <w:lang w:val="en-CA"/>
        </w:rPr>
        <w:t xml:space="preserve"> abundance </w:t>
      </w:r>
      <w:r w:rsidR="007526ED">
        <w:rPr>
          <w:lang w:val="en-CA"/>
        </w:rPr>
        <w:t xml:space="preserve">(i.e., the size of a population) </w:t>
      </w:r>
      <w:r w:rsidR="00427370">
        <w:rPr>
          <w:lang w:val="en-CA"/>
        </w:rPr>
        <w:t>are highly sensitive to</w:t>
      </w:r>
      <w:r w:rsidR="00133AA8">
        <w:rPr>
          <w:lang w:val="en-CA"/>
        </w:rPr>
        <w:t xml:space="preserve"> </w:t>
      </w:r>
      <w:r w:rsidR="000C4AB8">
        <w:rPr>
          <w:lang w:val="en-CA"/>
        </w:rPr>
        <w:t>violations of this assumption</w:t>
      </w:r>
      <w:r>
        <w:rPr>
          <w:lang w:val="en-CA"/>
        </w:rPr>
        <w:t xml:space="preserve"> </w:t>
      </w:r>
      <w:r w:rsidR="00B91F9A">
        <w:rPr>
          <w:lang w:val="en-CA"/>
        </w:rPr>
        <w:fldChar w:fldCharType="begin" w:fldLock="1"/>
      </w:r>
      <w:r w:rsidR="00540122">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models","type":"article-journal","volume":"99"},"uris":["http://www.mendeley.com/documents/?uuid=c8a72555-266d-36e7-9959-f0234ab701c1"]}],"mendeley":{"formattedCitation":"(Link et al. 2018)","plainTextFormattedCitation":"(Link et al. 2018)","previouslyFormattedCitation":"(Link et al. 2018)"},"properties":{"noteIndex":0},"schema":"https://github.com/citation-style-language/schema/raw/master/csl-citation.json"}</w:instrText>
      </w:r>
      <w:r w:rsidR="00B91F9A">
        <w:rPr>
          <w:lang w:val="en-CA"/>
        </w:rPr>
        <w:fldChar w:fldCharType="separate"/>
      </w:r>
      <w:r w:rsidR="00B91F9A" w:rsidRPr="00B91F9A">
        <w:rPr>
          <w:noProof/>
          <w:lang w:val="en-CA"/>
        </w:rPr>
        <w:t>(Link et al. 2018)</w:t>
      </w:r>
      <w:r w:rsidR="00B91F9A">
        <w:rPr>
          <w:lang w:val="en-CA"/>
        </w:rPr>
        <w:fldChar w:fldCharType="end"/>
      </w:r>
      <w:r w:rsidR="00AD43F8">
        <w:rPr>
          <w:lang w:val="en-CA"/>
        </w:rPr>
        <w:t xml:space="preserve">. </w:t>
      </w:r>
      <w:r>
        <w:rPr>
          <w:lang w:val="en-CA"/>
        </w:rPr>
        <w:t xml:space="preserve">Currently, however, there is limited information on </w:t>
      </w:r>
      <w:r w:rsidR="00226C9F">
        <w:rPr>
          <w:lang w:val="en-CA"/>
        </w:rPr>
        <w:t>how</w:t>
      </w:r>
      <w:r>
        <w:rPr>
          <w:lang w:val="en-CA"/>
        </w:rPr>
        <w:t xml:space="preserve"> these violations impact the ability of </w:t>
      </w:r>
      <w:proofErr w:type="spellStart"/>
      <w:r>
        <w:rPr>
          <w:lang w:val="en-CA"/>
        </w:rPr>
        <w:t>binmix</w:t>
      </w:r>
      <w:proofErr w:type="spellEnd"/>
      <w:r>
        <w:rPr>
          <w:lang w:val="en-CA"/>
        </w:rPr>
        <w:t xml:space="preserve"> models to estimate</w:t>
      </w:r>
      <w:r w:rsidR="00412BFC">
        <w:rPr>
          <w:lang w:val="en-CA"/>
        </w:rPr>
        <w:t xml:space="preserve"> effects of</w:t>
      </w:r>
      <w:r>
        <w:rPr>
          <w:lang w:val="en-CA"/>
        </w:rPr>
        <w:t xml:space="preserve"> </w:t>
      </w:r>
      <w:r w:rsidR="00412BFC">
        <w:rPr>
          <w:lang w:val="en-CA"/>
        </w:rPr>
        <w:t>environmental covariates that are hypothesized to drive abundance</w:t>
      </w:r>
      <w:r w:rsidR="000C4AB8">
        <w:rPr>
          <w:lang w:val="en-CA"/>
        </w:rPr>
        <w:t xml:space="preserve"> </w:t>
      </w:r>
      <w:r w:rsidR="006510B9">
        <w:rPr>
          <w:lang w:val="en-CA"/>
        </w:rPr>
        <w:fldChar w:fldCharType="begin" w:fldLock="1"/>
      </w:r>
      <w:r w:rsidR="00540122">
        <w:rPr>
          <w:lang w:val="en-CA"/>
        </w:rPr>
        <w:instrText>ADDIN CSL_CITATION {"citationItems":[{"id":"ITEM-1","itemData":{"DOI":"10.1016/J.ECOLIND.2021.108170","ISSN":"1470-160X","abstract":"The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Indicators","id":"ITEM-1","issued":{"date-parts":[["2021","11","1"]]},"page":"108170","publisher":"Elsevier","title":"Bias in estimated breeding-bird abundance from closure-assumption violations","type":"article-journal","volume":"131"},"uris":["http://www.mendeley.com/documents/?uuid=501d0873-2939-360e-8ddf-ea2a31d544b8"]}],"mendeley":{"formattedCitation":"(Fogarty and Fleishman 2021)","plainTextFormattedCitation":"(Fogarty and Fleishman 2021)","previouslyFormattedCitation":"(Fogarty and Fleishman 2021)"},"properties":{"noteIndex":0},"schema":"https://github.com/citation-style-language/schema/raw/master/csl-citation.json"}</w:instrText>
      </w:r>
      <w:r w:rsidR="006510B9">
        <w:rPr>
          <w:lang w:val="en-CA"/>
        </w:rPr>
        <w:fldChar w:fldCharType="separate"/>
      </w:r>
      <w:r w:rsidR="006510B9" w:rsidRPr="006510B9">
        <w:rPr>
          <w:noProof/>
          <w:lang w:val="en-CA"/>
        </w:rPr>
        <w:t>(Fogarty and Fleishman 2021)</w:t>
      </w:r>
      <w:r w:rsidR="006510B9">
        <w:rPr>
          <w:lang w:val="en-CA"/>
        </w:rPr>
        <w:fldChar w:fldCharType="end"/>
      </w:r>
      <w:r w:rsidR="000C4AB8">
        <w:rPr>
          <w:lang w:val="en-CA"/>
        </w:rPr>
        <w:t xml:space="preserve">, which is often the </w:t>
      </w:r>
      <w:r w:rsidR="00AC1753">
        <w:rPr>
          <w:lang w:val="en-CA"/>
        </w:rPr>
        <w:t xml:space="preserve">primary </w:t>
      </w:r>
      <w:r w:rsidR="000C4AB8">
        <w:rPr>
          <w:lang w:val="en-CA"/>
        </w:rPr>
        <w:t xml:space="preserve">goal of insect </w:t>
      </w:r>
      <w:r w:rsidR="00412BFC">
        <w:rPr>
          <w:lang w:val="en-CA"/>
        </w:rPr>
        <w:t xml:space="preserve">ecology </w:t>
      </w:r>
      <w:r w:rsidR="000C4AB8">
        <w:rPr>
          <w:lang w:val="en-CA"/>
        </w:rPr>
        <w:t xml:space="preserve">studies </w:t>
      </w:r>
      <w:r w:rsidR="000C4AB8">
        <w:rPr>
          <w:lang w:val="en-CA"/>
        </w:rPr>
        <w:fldChar w:fldCharType="begin" w:fldLock="1"/>
      </w:r>
      <w:r w:rsidR="004142EE">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0C4AB8">
        <w:rPr>
          <w:lang w:val="en-CA"/>
        </w:rPr>
        <w:fldChar w:fldCharType="separate"/>
      </w:r>
      <w:r w:rsidR="000C4AB8" w:rsidRPr="000C4AB8">
        <w:rPr>
          <w:noProof/>
          <w:lang w:val="en-CA"/>
        </w:rPr>
        <w:t>(Taron and Ries 2015)</w:t>
      </w:r>
      <w:r w:rsidR="000C4AB8">
        <w:rPr>
          <w:lang w:val="en-CA"/>
        </w:rPr>
        <w:fldChar w:fldCharType="end"/>
      </w:r>
      <w:r w:rsidR="00E97454">
        <w:rPr>
          <w:lang w:val="en-CA"/>
        </w:rPr>
        <w:t xml:space="preserve">. </w:t>
      </w:r>
      <w:r w:rsidR="00A61E63">
        <w:rPr>
          <w:lang w:val="en-CA"/>
        </w:rPr>
        <w:t xml:space="preserve">To guide field study designs that balance effort and </w:t>
      </w:r>
      <w:r w:rsidR="006510B9">
        <w:rPr>
          <w:lang w:val="en-CA"/>
        </w:rPr>
        <w:t>rigour</w:t>
      </w:r>
      <w:r w:rsidR="00A61E63">
        <w:rPr>
          <w:lang w:val="en-CA"/>
        </w:rPr>
        <w:t>, w</w:t>
      </w:r>
      <w:r>
        <w:rPr>
          <w:lang w:val="en-CA"/>
        </w:rPr>
        <w:t xml:space="preserve">e need more information </w:t>
      </w:r>
      <w:r w:rsidR="00A61E63">
        <w:rPr>
          <w:lang w:val="en-CA"/>
        </w:rPr>
        <w:t xml:space="preserve">about </w:t>
      </w:r>
      <w:r w:rsidR="006510B9">
        <w:rPr>
          <w:lang w:val="en-CA"/>
        </w:rPr>
        <w:t xml:space="preserve">the reliability of </w:t>
      </w:r>
      <w:proofErr w:type="spellStart"/>
      <w:r w:rsidR="006510B9">
        <w:rPr>
          <w:lang w:val="en-CA"/>
        </w:rPr>
        <w:t>binmix</w:t>
      </w:r>
      <w:proofErr w:type="spellEnd"/>
      <w:r w:rsidR="006510B9">
        <w:rPr>
          <w:lang w:val="en-CA"/>
        </w:rPr>
        <w:t xml:space="preserve"> models</w:t>
      </w:r>
      <w:r w:rsidR="00020649">
        <w:rPr>
          <w:lang w:val="en-CA"/>
        </w:rPr>
        <w:t xml:space="preserve"> in different scenarios</w:t>
      </w:r>
      <w:r w:rsidR="00157A88">
        <w:rPr>
          <w:lang w:val="en-CA"/>
        </w:rPr>
        <w:t>.</w:t>
      </w:r>
    </w:p>
    <w:p w14:paraId="2EA97AA6" w14:textId="5ADCE687" w:rsidR="005D1A9C" w:rsidRDefault="000A4FC1" w:rsidP="00325556">
      <w:pPr>
        <w:spacing w:line="480" w:lineRule="auto"/>
        <w:ind w:firstLine="720"/>
        <w:rPr>
          <w:lang w:val="en-CA"/>
        </w:rPr>
      </w:pPr>
      <w:r>
        <w:rPr>
          <w:lang w:val="en-CA"/>
        </w:rPr>
        <w:t>Generalized linear models</w:t>
      </w:r>
      <w:r w:rsidR="00BF1DB1" w:rsidRPr="00427370">
        <w:rPr>
          <w:lang w:val="en-CA"/>
        </w:rPr>
        <w:t xml:space="preserve">, </w:t>
      </w:r>
      <w:proofErr w:type="spellStart"/>
      <w:r w:rsidR="00BF1DB1" w:rsidRPr="00427370">
        <w:rPr>
          <w:lang w:val="en-CA"/>
        </w:rPr>
        <w:t>binmix</w:t>
      </w:r>
      <w:proofErr w:type="spellEnd"/>
      <w:r w:rsidR="00690360">
        <w:rPr>
          <w:lang w:val="en-CA"/>
        </w:rPr>
        <w:t xml:space="preserve"> models</w:t>
      </w:r>
      <w:r w:rsidR="00BF1DB1" w:rsidRPr="00427370">
        <w:rPr>
          <w:lang w:val="en-CA"/>
        </w:rPr>
        <w:t xml:space="preserve">, and </w:t>
      </w:r>
      <w:proofErr w:type="spellStart"/>
      <w:r w:rsidR="00BF1DB1" w:rsidRPr="00427370">
        <w:rPr>
          <w:lang w:val="en-CA"/>
        </w:rPr>
        <w:t>multimix</w:t>
      </w:r>
      <w:proofErr w:type="spellEnd"/>
      <w:r w:rsidR="00BF1DB1" w:rsidRPr="00427370">
        <w:rPr>
          <w:lang w:val="en-CA"/>
        </w:rPr>
        <w:t xml:space="preserve"> </w:t>
      </w:r>
      <w:r w:rsidR="007A0239">
        <w:rPr>
          <w:lang w:val="en-CA"/>
        </w:rPr>
        <w:t>mark-recapture approaches</w:t>
      </w:r>
      <w:r w:rsidR="00AF035C">
        <w:rPr>
          <w:lang w:val="en-CA"/>
        </w:rPr>
        <w:t xml:space="preserve"> all</w:t>
      </w:r>
      <w:r w:rsidR="00BF1DB1" w:rsidRPr="00427370">
        <w:rPr>
          <w:lang w:val="en-CA"/>
        </w:rPr>
        <w:t xml:space="preserve"> </w:t>
      </w:r>
      <w:r w:rsidR="00E106FF">
        <w:rPr>
          <w:lang w:val="en-CA"/>
        </w:rPr>
        <w:t xml:space="preserve">have trade-offs in terms of </w:t>
      </w:r>
      <w:r w:rsidR="00CB5843">
        <w:rPr>
          <w:lang w:val="en-CA"/>
        </w:rPr>
        <w:t xml:space="preserve">required </w:t>
      </w:r>
      <w:r w:rsidR="00AC1753">
        <w:rPr>
          <w:lang w:val="en-CA"/>
        </w:rPr>
        <w:t>effort</w:t>
      </w:r>
      <w:r w:rsidR="00E106FF">
        <w:rPr>
          <w:lang w:val="en-CA"/>
        </w:rPr>
        <w:t xml:space="preserve"> and performance</w:t>
      </w:r>
      <w:r w:rsidR="00BF1DB1" w:rsidRPr="00427370">
        <w:rPr>
          <w:lang w:val="en-CA"/>
        </w:rPr>
        <w:t xml:space="preserve">. </w:t>
      </w:r>
      <w:r w:rsidR="005D1A9C">
        <w:rPr>
          <w:lang w:val="en-CA"/>
        </w:rPr>
        <w:t>Researchers</w:t>
      </w:r>
      <w:r w:rsidR="00BF1DB1" w:rsidRPr="00427370">
        <w:rPr>
          <w:lang w:val="en-CA"/>
        </w:rPr>
        <w:t xml:space="preserve"> may wish to implement the simplest approach that accurately and precisely estimates drivers of insect abundance.</w:t>
      </w:r>
      <w:r w:rsidR="00BF1DB1">
        <w:rPr>
          <w:lang w:val="en-CA"/>
        </w:rPr>
        <w:t xml:space="preserve"> </w:t>
      </w:r>
      <w:r w:rsidR="007A0239">
        <w:rPr>
          <w:lang w:val="en-CA"/>
        </w:rPr>
        <w:t>Determining the appropriate mode</w:t>
      </w:r>
      <w:r w:rsidR="006510B9">
        <w:rPr>
          <w:lang w:val="en-CA"/>
        </w:rPr>
        <w:t>l</w:t>
      </w:r>
      <w:r w:rsidR="007A0239">
        <w:rPr>
          <w:lang w:val="en-CA"/>
        </w:rPr>
        <w:t>ling approach for the task at hand requires clear knowledge of the ecological and study design conditions that cause</w:t>
      </w:r>
      <w:r w:rsidR="00AF035C">
        <w:rPr>
          <w:lang w:val="en-CA"/>
        </w:rPr>
        <w:t xml:space="preserve"> divergence in</w:t>
      </w:r>
      <w:r w:rsidR="007A0239">
        <w:rPr>
          <w:lang w:val="en-CA"/>
        </w:rPr>
        <w:t xml:space="preserve"> the conclusions </w:t>
      </w:r>
      <w:r w:rsidR="00AF035C">
        <w:rPr>
          <w:lang w:val="en-CA"/>
        </w:rPr>
        <w:t>from</w:t>
      </w:r>
      <w:r w:rsidR="007A0239">
        <w:rPr>
          <w:lang w:val="en-CA"/>
        </w:rPr>
        <w:t xml:space="preserve"> the different methods.</w:t>
      </w:r>
      <w:r w:rsidR="00226C9F">
        <w:rPr>
          <w:lang w:val="en-CA"/>
        </w:rPr>
        <w:t xml:space="preserve"> </w:t>
      </w:r>
      <w:r w:rsidR="00AF035C">
        <w:rPr>
          <w:lang w:val="en-CA"/>
        </w:rPr>
        <w:t xml:space="preserve">To address </w:t>
      </w:r>
      <w:commentRangeStart w:id="19"/>
      <w:r w:rsidR="00AF035C">
        <w:rPr>
          <w:lang w:val="en-CA"/>
        </w:rPr>
        <w:t>this</w:t>
      </w:r>
      <w:commentRangeEnd w:id="19"/>
      <w:r w:rsidR="00DD7A6E">
        <w:rPr>
          <w:rStyle w:val="CommentReference"/>
        </w:rPr>
        <w:commentReference w:id="19"/>
      </w:r>
      <w:r w:rsidR="00A76FDE">
        <w:rPr>
          <w:lang w:val="en-CA"/>
        </w:rPr>
        <w:t xml:space="preserve">, </w:t>
      </w:r>
      <w:r w:rsidR="006A561E">
        <w:rPr>
          <w:lang w:val="en-CA"/>
        </w:rPr>
        <w:t xml:space="preserve">we </w:t>
      </w:r>
      <w:r w:rsidR="00E106FF">
        <w:rPr>
          <w:lang w:val="en-CA"/>
        </w:rPr>
        <w:t xml:space="preserve">first </w:t>
      </w:r>
      <w:r w:rsidR="00CB5843">
        <w:rPr>
          <w:lang w:val="en-CA"/>
        </w:rPr>
        <w:t>conducted a field study to</w:t>
      </w:r>
      <w:r w:rsidR="006A561E">
        <w:rPr>
          <w:lang w:val="en-CA"/>
        </w:rPr>
        <w:t xml:space="preserve"> assess the effects of an e</w:t>
      </w:r>
      <w:r w:rsidR="00B307BE">
        <w:rPr>
          <w:lang w:val="en-CA"/>
        </w:rPr>
        <w:t xml:space="preserve">nvironmental covariate on the abundance </w:t>
      </w:r>
      <w:r w:rsidR="005D1A9C">
        <w:rPr>
          <w:lang w:val="en-CA"/>
        </w:rPr>
        <w:t xml:space="preserve">and detectability </w:t>
      </w:r>
      <w:r w:rsidR="00B307BE">
        <w:rPr>
          <w:lang w:val="en-CA"/>
        </w:rPr>
        <w:t>of wild bees</w:t>
      </w:r>
      <w:r w:rsidR="00AC1753">
        <w:rPr>
          <w:lang w:val="en-CA"/>
        </w:rPr>
        <w:t xml:space="preserve"> in an urban ecosystem</w:t>
      </w:r>
      <w:r w:rsidR="00B307BE">
        <w:rPr>
          <w:lang w:val="en-CA"/>
        </w:rPr>
        <w:t xml:space="preserve">. Specifically, </w:t>
      </w:r>
      <w:r w:rsidR="00A76FDE">
        <w:rPr>
          <w:lang w:val="en-CA"/>
        </w:rPr>
        <w:t xml:space="preserve">we </w:t>
      </w:r>
      <w:r w:rsidR="00A64303">
        <w:rPr>
          <w:lang w:val="en-CA"/>
        </w:rPr>
        <w:t>used net collection methods to obtain</w:t>
      </w:r>
      <w:r w:rsidR="00A76FDE">
        <w:rPr>
          <w:lang w:val="en-CA"/>
        </w:rPr>
        <w:t xml:space="preserve"> </w:t>
      </w:r>
      <w:r w:rsidR="00BD1D22">
        <w:rPr>
          <w:lang w:val="en-CA"/>
        </w:rPr>
        <w:t xml:space="preserve">mark-recapture </w:t>
      </w:r>
      <w:r w:rsidR="00B774A2">
        <w:rPr>
          <w:lang w:val="en-CA"/>
        </w:rPr>
        <w:t xml:space="preserve">abundance </w:t>
      </w:r>
      <w:r w:rsidR="00BD1D22">
        <w:rPr>
          <w:lang w:val="en-CA"/>
        </w:rPr>
        <w:t>data</w:t>
      </w:r>
      <w:r w:rsidR="00A76FDE">
        <w:rPr>
          <w:lang w:val="en-CA"/>
        </w:rPr>
        <w:t xml:space="preserve"> </w:t>
      </w:r>
      <w:r w:rsidR="00BD1D22">
        <w:rPr>
          <w:lang w:val="en-CA"/>
        </w:rPr>
        <w:t>for</w:t>
      </w:r>
      <w:r w:rsidR="00A76FDE">
        <w:rPr>
          <w:lang w:val="en-CA"/>
        </w:rPr>
        <w:t xml:space="preserve"> eight wild bee species </w:t>
      </w:r>
      <w:r w:rsidR="00C37A6C">
        <w:rPr>
          <w:lang w:val="en-CA"/>
        </w:rPr>
        <w:t>in</w:t>
      </w:r>
      <w:r w:rsidR="00A76FDE">
        <w:rPr>
          <w:lang w:val="en-CA"/>
        </w:rPr>
        <w:t xml:space="preserve"> five urban parks with habitat restorations and</w:t>
      </w:r>
      <w:r w:rsidR="00C37A6C">
        <w:rPr>
          <w:lang w:val="en-CA"/>
        </w:rPr>
        <w:t xml:space="preserve"> in</w:t>
      </w:r>
      <w:r w:rsidR="00A76FDE">
        <w:rPr>
          <w:lang w:val="en-CA"/>
        </w:rPr>
        <w:t xml:space="preserve"> five control parks that were not restored</w:t>
      </w:r>
      <w:r>
        <w:rPr>
          <w:lang w:val="en-CA"/>
        </w:rPr>
        <w:t>, with surveys repeated across two sampling years</w:t>
      </w:r>
      <w:r w:rsidR="00A76FDE">
        <w:rPr>
          <w:lang w:val="en-CA"/>
        </w:rPr>
        <w:t>. Restored parks had taller</w:t>
      </w:r>
      <w:r w:rsidR="005158F5">
        <w:rPr>
          <w:lang w:val="en-CA"/>
        </w:rPr>
        <w:t>,</w:t>
      </w:r>
      <w:r w:rsidR="00A76FDE">
        <w:rPr>
          <w:lang w:val="en-CA"/>
        </w:rPr>
        <w:t xml:space="preserve"> </w:t>
      </w:r>
      <w:proofErr w:type="spellStart"/>
      <w:r w:rsidR="00A76FDE">
        <w:rPr>
          <w:lang w:val="en-CA"/>
        </w:rPr>
        <w:t>unmowed</w:t>
      </w:r>
      <w:proofErr w:type="spellEnd"/>
      <w:r w:rsidR="00A76FDE">
        <w:rPr>
          <w:lang w:val="en-CA"/>
        </w:rPr>
        <w:t xml:space="preserve"> vegetation and more </w:t>
      </w:r>
      <w:r w:rsidR="00AF035C">
        <w:rPr>
          <w:lang w:val="en-CA"/>
        </w:rPr>
        <w:t xml:space="preserve">floral </w:t>
      </w:r>
      <w:r w:rsidR="00A76FDE">
        <w:rPr>
          <w:lang w:val="en-CA"/>
        </w:rPr>
        <w:t xml:space="preserve">resources </w:t>
      </w:r>
      <w:r w:rsidR="00B774A2">
        <w:rPr>
          <w:lang w:val="en-CA"/>
        </w:rPr>
        <w:t>that provide</w:t>
      </w:r>
      <w:r w:rsidR="00226C9F">
        <w:rPr>
          <w:lang w:val="en-CA"/>
        </w:rPr>
        <w:t xml:space="preserve"> </w:t>
      </w:r>
      <w:r w:rsidR="00A76FDE">
        <w:rPr>
          <w:lang w:val="en-CA"/>
        </w:rPr>
        <w:t xml:space="preserve">food </w:t>
      </w:r>
      <w:r w:rsidR="005158F5">
        <w:rPr>
          <w:lang w:val="en-CA"/>
        </w:rPr>
        <w:t>for bees</w:t>
      </w:r>
      <w:r w:rsidR="00A76FDE">
        <w:rPr>
          <w:lang w:val="en-CA"/>
        </w:rPr>
        <w:t xml:space="preserve">. </w:t>
      </w:r>
      <w:r w:rsidR="005D1A9C">
        <w:rPr>
          <w:lang w:val="en-CA"/>
        </w:rPr>
        <w:t xml:space="preserve">While numerous studies argue that habitats with more flowers or taller vegetation impact bee detection rates, we currently lack </w:t>
      </w:r>
      <w:r w:rsidR="00E106FF">
        <w:rPr>
          <w:lang w:val="en-CA"/>
        </w:rPr>
        <w:t>studies that quantify</w:t>
      </w:r>
      <w:r w:rsidR="005D1A9C">
        <w:rPr>
          <w:lang w:val="en-CA"/>
        </w:rPr>
        <w:t xml:space="preserve"> these </w:t>
      </w:r>
      <w:r w:rsidR="00465ED3">
        <w:rPr>
          <w:lang w:val="en-CA"/>
        </w:rPr>
        <w:t>effects</w:t>
      </w:r>
      <w:r w:rsidR="005D1A9C">
        <w:rPr>
          <w:lang w:val="en-CA"/>
        </w:rPr>
        <w:t xml:space="preserve"> </w:t>
      </w:r>
      <w:r w:rsidR="005D1A9C">
        <w:rPr>
          <w:lang w:val="en-CA"/>
        </w:rPr>
        <w:fldChar w:fldCharType="begin" w:fldLock="1"/>
      </w:r>
      <w:r w:rsidR="00B17310">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5D1A9C">
        <w:rPr>
          <w:lang w:val="en-CA"/>
        </w:rPr>
        <w:fldChar w:fldCharType="separate"/>
      </w:r>
      <w:r w:rsidR="005D1A9C" w:rsidRPr="00A64303">
        <w:rPr>
          <w:noProof/>
          <w:lang w:val="en-CA"/>
        </w:rPr>
        <w:t>(Portman, Bruninga-Socolar, and Cariveau 2020)</w:t>
      </w:r>
      <w:r w:rsidR="005D1A9C">
        <w:rPr>
          <w:lang w:val="en-CA"/>
        </w:rPr>
        <w:fldChar w:fldCharType="end"/>
      </w:r>
      <w:r w:rsidR="005D1A9C">
        <w:rPr>
          <w:lang w:val="en-CA"/>
        </w:rPr>
        <w:t>. W</w:t>
      </w:r>
      <w:r w:rsidR="00A76FDE">
        <w:rPr>
          <w:lang w:val="en-CA"/>
        </w:rPr>
        <w:t>e</w:t>
      </w:r>
      <w:r w:rsidR="00226C9F">
        <w:rPr>
          <w:lang w:val="en-CA"/>
        </w:rPr>
        <w:t xml:space="preserve"> </w:t>
      </w:r>
      <w:r w:rsidR="00A76FDE">
        <w:rPr>
          <w:lang w:val="en-CA"/>
        </w:rPr>
        <w:t xml:space="preserve">fit </w:t>
      </w:r>
      <w:r w:rsidR="00226C9F">
        <w:rPr>
          <w:lang w:val="en-CA"/>
        </w:rPr>
        <w:t>a</w:t>
      </w:r>
      <w:r w:rsidR="00C81BAC">
        <w:rPr>
          <w:lang w:val="en-CA"/>
        </w:rPr>
        <w:t xml:space="preserve"> </w:t>
      </w:r>
      <w:proofErr w:type="spellStart"/>
      <w:r w:rsidR="00A76FDE">
        <w:rPr>
          <w:lang w:val="en-CA"/>
        </w:rPr>
        <w:t>multimix</w:t>
      </w:r>
      <w:proofErr w:type="spellEnd"/>
      <w:r w:rsidR="00A76FDE">
        <w:rPr>
          <w:lang w:val="en-CA"/>
        </w:rPr>
        <w:t xml:space="preserve"> </w:t>
      </w:r>
      <w:r w:rsidR="00A76FDE">
        <w:rPr>
          <w:lang w:val="en-CA"/>
        </w:rPr>
        <w:lastRenderedPageBreak/>
        <w:t xml:space="preserve">model to the </w:t>
      </w:r>
      <w:r w:rsidR="00325556">
        <w:rPr>
          <w:lang w:val="en-CA"/>
        </w:rPr>
        <w:t xml:space="preserve">mark-recapture </w:t>
      </w:r>
      <w:r w:rsidR="005D1A9C">
        <w:rPr>
          <w:lang w:val="en-CA"/>
        </w:rPr>
        <w:t xml:space="preserve">data to quantify effects of restoration on bee abundance while simultaneously </w:t>
      </w:r>
      <w:r w:rsidR="00B774A2">
        <w:rPr>
          <w:lang w:val="en-CA"/>
        </w:rPr>
        <w:t>estimating</w:t>
      </w:r>
      <w:r w:rsidR="005D1A9C">
        <w:rPr>
          <w:lang w:val="en-CA"/>
        </w:rPr>
        <w:t xml:space="preserve"> and accounting for </w:t>
      </w:r>
      <w:r w:rsidR="002F0837">
        <w:rPr>
          <w:lang w:val="en-CA"/>
        </w:rPr>
        <w:t>impacts</w:t>
      </w:r>
      <w:r w:rsidR="005D1A9C">
        <w:rPr>
          <w:lang w:val="en-CA"/>
        </w:rPr>
        <w:t xml:space="preserve"> </w:t>
      </w:r>
      <w:r w:rsidR="00B774A2">
        <w:rPr>
          <w:lang w:val="en-CA"/>
        </w:rPr>
        <w:t xml:space="preserve">of restoration </w:t>
      </w:r>
      <w:r w:rsidR="005D1A9C">
        <w:rPr>
          <w:lang w:val="en-CA"/>
        </w:rPr>
        <w:t>on bee detectability.</w:t>
      </w:r>
      <w:r w:rsidR="005158F5">
        <w:rPr>
          <w:lang w:val="en-CA"/>
        </w:rPr>
        <w:t xml:space="preserve"> </w:t>
      </w:r>
      <w:r w:rsidR="00AF035C">
        <w:rPr>
          <w:lang w:val="en-CA"/>
        </w:rPr>
        <w:t>Then, in a second approach</w:t>
      </w:r>
      <w:r w:rsidR="00A76FDE">
        <w:rPr>
          <w:lang w:val="en-CA"/>
        </w:rPr>
        <w:t xml:space="preserve">, </w:t>
      </w:r>
      <w:r w:rsidR="005158F5">
        <w:rPr>
          <w:lang w:val="en-CA"/>
        </w:rPr>
        <w:t xml:space="preserve">we </w:t>
      </w:r>
      <w:r w:rsidR="00BD1D22">
        <w:rPr>
          <w:lang w:val="en-CA"/>
        </w:rPr>
        <w:t xml:space="preserve">ignored </w:t>
      </w:r>
      <w:r w:rsidR="00AF035C">
        <w:rPr>
          <w:lang w:val="en-CA"/>
        </w:rPr>
        <w:t xml:space="preserve">the </w:t>
      </w:r>
      <w:r w:rsidR="005158F5">
        <w:rPr>
          <w:lang w:val="en-CA"/>
        </w:rPr>
        <w:t xml:space="preserve">individual </w:t>
      </w:r>
      <w:r w:rsidR="00BD1D22">
        <w:rPr>
          <w:lang w:val="en-CA"/>
        </w:rPr>
        <w:t>mark</w:t>
      </w:r>
      <w:r w:rsidR="005158F5">
        <w:rPr>
          <w:lang w:val="en-CA"/>
        </w:rPr>
        <w:t>s</w:t>
      </w:r>
      <w:r w:rsidR="00BD1D22">
        <w:rPr>
          <w:lang w:val="en-CA"/>
        </w:rPr>
        <w:t xml:space="preserve"> and </w:t>
      </w:r>
      <w:r w:rsidR="00A76FDE">
        <w:rPr>
          <w:lang w:val="en-CA"/>
        </w:rPr>
        <w:t>treated our data as</w:t>
      </w:r>
      <w:r w:rsidR="00AF035C">
        <w:rPr>
          <w:lang w:val="en-CA"/>
        </w:rPr>
        <w:t xml:space="preserve"> if they were</w:t>
      </w:r>
      <w:r w:rsidR="00A76FDE">
        <w:rPr>
          <w:lang w:val="en-CA"/>
        </w:rPr>
        <w:t xml:space="preserve"> simple </w:t>
      </w:r>
      <w:r w:rsidR="00690360">
        <w:rPr>
          <w:lang w:val="en-CA"/>
        </w:rPr>
        <w:t xml:space="preserve">repeated </w:t>
      </w:r>
      <w:r w:rsidR="00A76FDE">
        <w:rPr>
          <w:lang w:val="en-CA"/>
        </w:rPr>
        <w:t xml:space="preserve">counts for </w:t>
      </w:r>
      <w:r w:rsidR="00C81BAC">
        <w:rPr>
          <w:lang w:val="en-CA"/>
        </w:rPr>
        <w:t xml:space="preserve">a </w:t>
      </w:r>
      <w:r w:rsidR="00A76FDE">
        <w:rPr>
          <w:lang w:val="en-CA"/>
        </w:rPr>
        <w:t xml:space="preserve">GLM </w:t>
      </w:r>
      <w:r w:rsidR="00C81BAC">
        <w:rPr>
          <w:lang w:val="en-CA"/>
        </w:rPr>
        <w:t>or</w:t>
      </w:r>
      <w:r w:rsidR="00226C9F">
        <w:rPr>
          <w:lang w:val="en-CA"/>
        </w:rPr>
        <w:t xml:space="preserve"> </w:t>
      </w:r>
      <w:proofErr w:type="spellStart"/>
      <w:r w:rsidR="00A76FDE">
        <w:rPr>
          <w:lang w:val="en-CA"/>
        </w:rPr>
        <w:t>binmix</w:t>
      </w:r>
      <w:proofErr w:type="spellEnd"/>
      <w:r w:rsidR="00A76FDE">
        <w:rPr>
          <w:lang w:val="en-CA"/>
        </w:rPr>
        <w:t xml:space="preserve"> model. </w:t>
      </w:r>
      <w:r w:rsidR="005D1A9C">
        <w:rPr>
          <w:lang w:val="en-CA"/>
        </w:rPr>
        <w:t xml:space="preserve">We compared </w:t>
      </w:r>
      <w:r w:rsidR="00CB5843">
        <w:rPr>
          <w:lang w:val="en-CA"/>
        </w:rPr>
        <w:t xml:space="preserve">results from the </w:t>
      </w:r>
      <w:proofErr w:type="spellStart"/>
      <w:r w:rsidR="00E106FF">
        <w:rPr>
          <w:lang w:val="en-CA"/>
        </w:rPr>
        <w:t>multimix</w:t>
      </w:r>
      <w:proofErr w:type="spellEnd"/>
      <w:r w:rsidR="00E106FF">
        <w:rPr>
          <w:lang w:val="en-CA"/>
        </w:rPr>
        <w:t xml:space="preserve"> model against</w:t>
      </w:r>
      <w:r w:rsidR="005D1A9C">
        <w:rPr>
          <w:lang w:val="en-CA"/>
        </w:rPr>
        <w:t xml:space="preserve"> </w:t>
      </w:r>
      <w:r w:rsidR="00CB5843">
        <w:rPr>
          <w:lang w:val="en-CA"/>
        </w:rPr>
        <w:t xml:space="preserve">a </w:t>
      </w:r>
      <w:r w:rsidR="005D1A9C">
        <w:rPr>
          <w:lang w:val="en-CA"/>
        </w:rPr>
        <w:t>GLM, which do</w:t>
      </w:r>
      <w:r w:rsidR="00CB5843">
        <w:rPr>
          <w:lang w:val="en-CA"/>
        </w:rPr>
        <w:t>es</w:t>
      </w:r>
      <w:r w:rsidR="005D1A9C">
        <w:rPr>
          <w:lang w:val="en-CA"/>
        </w:rPr>
        <w:t xml:space="preserve"> not account for imperfect detection, and against </w:t>
      </w:r>
      <w:r w:rsidR="00CB5843">
        <w:rPr>
          <w:lang w:val="en-CA"/>
        </w:rPr>
        <w:t xml:space="preserve">a </w:t>
      </w:r>
      <w:proofErr w:type="spellStart"/>
      <w:r w:rsidR="005D1A9C">
        <w:rPr>
          <w:lang w:val="en-CA"/>
        </w:rPr>
        <w:t>binmix</w:t>
      </w:r>
      <w:proofErr w:type="spellEnd"/>
      <w:r w:rsidR="005D1A9C">
        <w:rPr>
          <w:lang w:val="en-CA"/>
        </w:rPr>
        <w:t xml:space="preserve"> model, which account</w:t>
      </w:r>
      <w:r w:rsidR="00CB5843">
        <w:rPr>
          <w:lang w:val="en-CA"/>
        </w:rPr>
        <w:t>s</w:t>
      </w:r>
      <w:r w:rsidR="005D1A9C">
        <w:rPr>
          <w:lang w:val="en-CA"/>
        </w:rPr>
        <w:t xml:space="preserve"> for imperfect detection using</w:t>
      </w:r>
      <w:r w:rsidR="00E106FF">
        <w:rPr>
          <w:lang w:val="en-CA"/>
        </w:rPr>
        <w:t xml:space="preserve"> </w:t>
      </w:r>
      <w:r w:rsidR="00CB5843">
        <w:rPr>
          <w:lang w:val="en-CA"/>
        </w:rPr>
        <w:t xml:space="preserve">information about </w:t>
      </w:r>
      <w:r w:rsidR="00E106FF">
        <w:rPr>
          <w:lang w:val="en-CA"/>
        </w:rPr>
        <w:t>count size variation rather than</w:t>
      </w:r>
      <w:r w:rsidR="005D1A9C">
        <w:rPr>
          <w:lang w:val="en-CA"/>
        </w:rPr>
        <w:t xml:space="preserve"> mark</w:t>
      </w:r>
      <w:r w:rsidR="00E106FF">
        <w:rPr>
          <w:lang w:val="en-CA"/>
        </w:rPr>
        <w:t>-recapture detection</w:t>
      </w:r>
      <w:r w:rsidR="005D1A9C">
        <w:rPr>
          <w:lang w:val="en-CA"/>
        </w:rPr>
        <w:t xml:space="preserve"> </w:t>
      </w:r>
      <w:r w:rsidR="002F0837">
        <w:rPr>
          <w:lang w:val="en-CA"/>
        </w:rPr>
        <w:t>histories. Th</w:t>
      </w:r>
      <w:r w:rsidR="00465ED3">
        <w:rPr>
          <w:lang w:val="en-CA"/>
        </w:rPr>
        <w:t>ese</w:t>
      </w:r>
      <w:r w:rsidR="002F0837">
        <w:rPr>
          <w:lang w:val="en-CA"/>
        </w:rPr>
        <w:t xml:space="preserve"> </w:t>
      </w:r>
      <w:r w:rsidR="00E106FF">
        <w:rPr>
          <w:lang w:val="en-CA"/>
        </w:rPr>
        <w:t>comparison</w:t>
      </w:r>
      <w:r w:rsidR="00465ED3">
        <w:rPr>
          <w:lang w:val="en-CA"/>
        </w:rPr>
        <w:t>s</w:t>
      </w:r>
      <w:r w:rsidR="00E106FF">
        <w:rPr>
          <w:lang w:val="en-CA"/>
        </w:rPr>
        <w:t xml:space="preserve"> </w:t>
      </w:r>
      <w:r w:rsidR="002F0837">
        <w:rPr>
          <w:lang w:val="en-CA"/>
        </w:rPr>
        <w:t xml:space="preserve">allowed us to determine </w:t>
      </w:r>
      <w:r w:rsidR="00A03011">
        <w:rPr>
          <w:lang w:val="en-CA"/>
        </w:rPr>
        <w:t xml:space="preserve">whether accounting for imperfect </w:t>
      </w:r>
      <w:r w:rsidR="002F0837">
        <w:rPr>
          <w:lang w:val="en-CA"/>
        </w:rPr>
        <w:t>detection</w:t>
      </w:r>
      <w:r w:rsidR="00CB5843">
        <w:rPr>
          <w:lang w:val="en-CA"/>
        </w:rPr>
        <w:t xml:space="preserve"> </w:t>
      </w:r>
      <w:r w:rsidR="00A03011">
        <w:rPr>
          <w:lang w:val="en-CA"/>
        </w:rPr>
        <w:t>influenced</w:t>
      </w:r>
      <w:r w:rsidR="00465ED3">
        <w:rPr>
          <w:lang w:val="en-CA"/>
        </w:rPr>
        <w:t xml:space="preserve"> </w:t>
      </w:r>
      <w:r w:rsidR="002F0837">
        <w:rPr>
          <w:lang w:val="en-CA"/>
        </w:rPr>
        <w:t>estimate</w:t>
      </w:r>
      <w:r w:rsidR="00CB5843">
        <w:rPr>
          <w:lang w:val="en-CA"/>
        </w:rPr>
        <w:t>s of</w:t>
      </w:r>
      <w:r w:rsidR="002F0837">
        <w:rPr>
          <w:lang w:val="en-CA"/>
        </w:rPr>
        <w:t xml:space="preserve"> a </w:t>
      </w:r>
      <w:r w:rsidR="00465ED3">
        <w:rPr>
          <w:lang w:val="en-CA"/>
        </w:rPr>
        <w:t xml:space="preserve">potential </w:t>
      </w:r>
      <w:r w:rsidR="002F0837">
        <w:rPr>
          <w:lang w:val="en-CA"/>
        </w:rPr>
        <w:t>driver of insect abundance.</w:t>
      </w:r>
    </w:p>
    <w:p w14:paraId="1AB700CA" w14:textId="2F7AC5D9" w:rsidR="00C81BAC" w:rsidRDefault="00527977" w:rsidP="00AC1753">
      <w:pPr>
        <w:spacing w:line="480" w:lineRule="auto"/>
        <w:ind w:firstLine="720"/>
        <w:rPr>
          <w:lang w:val="en-CA"/>
        </w:rPr>
      </w:pPr>
      <w:r>
        <w:rPr>
          <w:lang w:val="en-CA"/>
        </w:rPr>
        <w:t>Next, u</w:t>
      </w:r>
      <w:r w:rsidR="007A0239">
        <w:rPr>
          <w:lang w:val="en-CA"/>
        </w:rPr>
        <w:t>sing simulation</w:t>
      </w:r>
      <w:r w:rsidR="00065B2F">
        <w:rPr>
          <w:lang w:val="en-CA"/>
        </w:rPr>
        <w:t xml:space="preserve">, we investigated factors that </w:t>
      </w:r>
      <w:r w:rsidR="000A4FC1">
        <w:rPr>
          <w:lang w:val="en-CA"/>
        </w:rPr>
        <w:t xml:space="preserve">could </w:t>
      </w:r>
      <w:r>
        <w:rPr>
          <w:lang w:val="en-CA"/>
        </w:rPr>
        <w:t>reduce</w:t>
      </w:r>
      <w:r w:rsidR="00C37A6C">
        <w:rPr>
          <w:lang w:val="en-CA"/>
        </w:rPr>
        <w:t xml:space="preserve"> </w:t>
      </w:r>
      <w:r>
        <w:rPr>
          <w:lang w:val="en-CA"/>
        </w:rPr>
        <w:t xml:space="preserve">or exacerbate </w:t>
      </w:r>
      <w:r w:rsidR="00DF3690">
        <w:rPr>
          <w:lang w:val="en-CA"/>
        </w:rPr>
        <w:t xml:space="preserve">the </w:t>
      </w:r>
      <w:r w:rsidR="00C37A6C">
        <w:rPr>
          <w:lang w:val="en-CA"/>
        </w:rPr>
        <w:t>bias</w:t>
      </w:r>
      <w:r w:rsidR="00065B2F">
        <w:rPr>
          <w:lang w:val="en-CA"/>
        </w:rPr>
        <w:t xml:space="preserve"> </w:t>
      </w:r>
      <w:r w:rsidR="00C37A6C">
        <w:rPr>
          <w:lang w:val="en-CA"/>
        </w:rPr>
        <w:t xml:space="preserve">of </w:t>
      </w:r>
      <w:r w:rsidR="00DF3690">
        <w:rPr>
          <w:lang w:val="en-CA"/>
        </w:rPr>
        <w:t xml:space="preserve">less rigorous </w:t>
      </w:r>
      <w:r w:rsidR="00065B2F">
        <w:rPr>
          <w:lang w:val="en-CA"/>
        </w:rPr>
        <w:t xml:space="preserve">GLM and </w:t>
      </w:r>
      <w:proofErr w:type="spellStart"/>
      <w:r w:rsidR="00065B2F">
        <w:rPr>
          <w:lang w:val="en-CA"/>
        </w:rPr>
        <w:t>binmix</w:t>
      </w:r>
      <w:proofErr w:type="spellEnd"/>
      <w:r w:rsidR="00065B2F">
        <w:rPr>
          <w:lang w:val="en-CA"/>
        </w:rPr>
        <w:t xml:space="preserve"> </w:t>
      </w:r>
      <w:r w:rsidR="00C37A6C">
        <w:rPr>
          <w:lang w:val="en-CA"/>
        </w:rPr>
        <w:t>approaches</w:t>
      </w:r>
      <w:r>
        <w:rPr>
          <w:lang w:val="en-CA"/>
        </w:rPr>
        <w:t xml:space="preserve"> compared to </w:t>
      </w:r>
      <w:r w:rsidR="003C0CE2">
        <w:rPr>
          <w:lang w:val="en-CA"/>
        </w:rPr>
        <w:t xml:space="preserve">the </w:t>
      </w:r>
      <w:r>
        <w:rPr>
          <w:lang w:val="en-CA"/>
        </w:rPr>
        <w:t xml:space="preserve">mark-recapture </w:t>
      </w:r>
      <w:r w:rsidR="00361AD1">
        <w:rPr>
          <w:lang w:val="en-CA"/>
        </w:rPr>
        <w:t>approach</w:t>
      </w:r>
      <w:r w:rsidR="00065B2F">
        <w:rPr>
          <w:lang w:val="en-CA"/>
        </w:rPr>
        <w:t xml:space="preserve">. </w:t>
      </w:r>
      <w:r w:rsidR="00C37A6C">
        <w:rPr>
          <w:lang w:val="en-CA"/>
        </w:rPr>
        <w:t>In particular</w:t>
      </w:r>
      <w:r w:rsidR="00065B2F">
        <w:rPr>
          <w:lang w:val="en-CA"/>
        </w:rPr>
        <w:t xml:space="preserve">, </w:t>
      </w:r>
      <w:r w:rsidR="00C37A6C">
        <w:rPr>
          <w:lang w:val="en-CA"/>
        </w:rPr>
        <w:t>we examined whether</w:t>
      </w:r>
      <w:r w:rsidR="00C37A6C" w:rsidRPr="00C37A6C">
        <w:rPr>
          <w:lang w:val="en-CA"/>
        </w:rPr>
        <w:t xml:space="preserve"> </w:t>
      </w:r>
      <w:r w:rsidR="00C37A6C">
        <w:rPr>
          <w:lang w:val="en-CA"/>
        </w:rPr>
        <w:t>changes to baseline detection rate and/or site sample size impact</w:t>
      </w:r>
      <w:r w:rsidR="00AF035C">
        <w:rPr>
          <w:lang w:val="en-CA"/>
        </w:rPr>
        <w:t>ed</w:t>
      </w:r>
      <w:r w:rsidR="00C37A6C">
        <w:rPr>
          <w:lang w:val="en-CA"/>
        </w:rPr>
        <w:t xml:space="preserve"> the ability of these models </w:t>
      </w:r>
      <w:r w:rsidR="00C37A6C" w:rsidRPr="00CC1132">
        <w:rPr>
          <w:highlight w:val="yellow"/>
          <w:lang w:val="en-CA"/>
          <w:rPrChange w:id="20" w:author="Kremen, Claire" w:date="2025-02-19T16:48:00Z" w16du:dateUtc="2025-02-20T00:48:00Z">
            <w:rPr>
              <w:lang w:val="en-CA"/>
            </w:rPr>
          </w:rPrChange>
        </w:rPr>
        <w:t xml:space="preserve">to </w:t>
      </w:r>
      <w:r w:rsidR="009D0352" w:rsidRPr="00CC1132">
        <w:rPr>
          <w:highlight w:val="yellow"/>
          <w:lang w:val="en-CA"/>
          <w:rPrChange w:id="21" w:author="Kremen, Claire" w:date="2025-02-19T16:48:00Z" w16du:dateUtc="2025-02-20T00:48:00Z">
            <w:rPr>
              <w:lang w:val="en-CA"/>
            </w:rPr>
          </w:rPrChange>
        </w:rPr>
        <w:t xml:space="preserve">accurately </w:t>
      </w:r>
      <w:r w:rsidR="00C37A6C" w:rsidRPr="00CC1132">
        <w:rPr>
          <w:highlight w:val="yellow"/>
          <w:lang w:val="en-CA"/>
          <w:rPrChange w:id="22" w:author="Kremen, Claire" w:date="2025-02-19T16:48:00Z" w16du:dateUtc="2025-02-20T00:48:00Z">
            <w:rPr>
              <w:lang w:val="en-CA"/>
            </w:rPr>
          </w:rPrChange>
        </w:rPr>
        <w:t>estimate</w:t>
      </w:r>
      <w:r w:rsidR="00C37A6C">
        <w:rPr>
          <w:lang w:val="en-CA"/>
        </w:rPr>
        <w:t xml:space="preserve"> an abundance covariate despite </w:t>
      </w:r>
      <w:r w:rsidR="00DF3690">
        <w:rPr>
          <w:lang w:val="en-CA"/>
        </w:rPr>
        <w:t xml:space="preserve">a </w:t>
      </w:r>
      <w:r w:rsidR="00C37A6C">
        <w:rPr>
          <w:lang w:val="en-CA"/>
        </w:rPr>
        <w:t>confounding effect on detection</w:t>
      </w:r>
      <w:r w:rsidR="009D0352">
        <w:rPr>
          <w:lang w:val="en-CA"/>
        </w:rPr>
        <w:t xml:space="preserve">. We also </w:t>
      </w:r>
      <w:r w:rsidR="00DF3690">
        <w:rPr>
          <w:lang w:val="en-CA"/>
        </w:rPr>
        <w:t>compared</w:t>
      </w:r>
      <w:r w:rsidR="009D0352">
        <w:rPr>
          <w:lang w:val="en-CA"/>
        </w:rPr>
        <w:t xml:space="preserve"> model precision</w:t>
      </w:r>
      <w:r w:rsidR="00DF3690">
        <w:rPr>
          <w:lang w:val="en-CA"/>
        </w:rPr>
        <w:t xml:space="preserve"> under these different scenarios</w:t>
      </w:r>
      <w:r w:rsidR="00C81BAC">
        <w:rPr>
          <w:lang w:val="en-CA"/>
        </w:rPr>
        <w:t>. Th</w:t>
      </w:r>
      <w:r w:rsidR="009D0352">
        <w:rPr>
          <w:lang w:val="en-CA"/>
        </w:rPr>
        <w:t>e</w:t>
      </w:r>
      <w:r w:rsidR="00C81BAC">
        <w:rPr>
          <w:lang w:val="en-CA"/>
        </w:rPr>
        <w:t>s</w:t>
      </w:r>
      <w:r w:rsidR="009D0352">
        <w:rPr>
          <w:lang w:val="en-CA"/>
        </w:rPr>
        <w:t>e</w:t>
      </w:r>
      <w:r w:rsidR="00C81BAC">
        <w:rPr>
          <w:lang w:val="en-CA"/>
        </w:rPr>
        <w:t xml:space="preserve"> test</w:t>
      </w:r>
      <w:r w:rsidR="009D0352">
        <w:rPr>
          <w:lang w:val="en-CA"/>
        </w:rPr>
        <w:t>s</w:t>
      </w:r>
      <w:r w:rsidR="00C81BAC">
        <w:rPr>
          <w:lang w:val="en-CA"/>
        </w:rPr>
        <w:t xml:space="preserve"> aimed to provide guidance on whether GLMs can provide better estimates if studies prioritiz</w:t>
      </w:r>
      <w:r w:rsidR="00DF3690">
        <w:rPr>
          <w:lang w:val="en-CA"/>
        </w:rPr>
        <w:t>e</w:t>
      </w:r>
      <w:r w:rsidR="00C81BAC">
        <w:rPr>
          <w:lang w:val="en-CA"/>
        </w:rPr>
        <w:t xml:space="preserve"> increas</w:t>
      </w:r>
      <w:r w:rsidR="00DF3690">
        <w:rPr>
          <w:lang w:val="en-CA"/>
        </w:rPr>
        <w:t xml:space="preserve">ed </w:t>
      </w:r>
      <w:r w:rsidR="00337C6D">
        <w:rPr>
          <w:lang w:val="en-CA"/>
        </w:rPr>
        <w:t xml:space="preserve">sampling intensity </w:t>
      </w:r>
      <w:r w:rsidR="00DF3690">
        <w:rPr>
          <w:lang w:val="en-CA"/>
        </w:rPr>
        <w:t>as opposed</w:t>
      </w:r>
      <w:r w:rsidR="00C81BAC">
        <w:rPr>
          <w:lang w:val="en-CA"/>
        </w:rPr>
        <w:t xml:space="preserve"> to adding more site replicates</w:t>
      </w:r>
      <w:r w:rsidR="00C37A6C">
        <w:rPr>
          <w:lang w:val="en-CA"/>
        </w:rPr>
        <w:t xml:space="preserve">. </w:t>
      </w:r>
      <w:r w:rsidR="003C0CE2">
        <w:rPr>
          <w:lang w:val="en-CA"/>
        </w:rPr>
        <w:t>Finally</w:t>
      </w:r>
      <w:r w:rsidR="00A64303">
        <w:rPr>
          <w:lang w:val="en-CA"/>
        </w:rPr>
        <w:t xml:space="preserve">, </w:t>
      </w:r>
      <w:r w:rsidR="00C81BAC">
        <w:rPr>
          <w:lang w:val="en-CA"/>
        </w:rPr>
        <w:t xml:space="preserve">we tested </w:t>
      </w:r>
      <w:r w:rsidR="003C0CE2">
        <w:rPr>
          <w:lang w:val="en-CA"/>
        </w:rPr>
        <w:t xml:space="preserve">the </w:t>
      </w:r>
      <w:r w:rsidR="00C81BAC">
        <w:rPr>
          <w:lang w:val="en-CA"/>
        </w:rPr>
        <w:t xml:space="preserve">robustness of simulated violations of </w:t>
      </w:r>
      <w:r w:rsidR="00D5749C">
        <w:rPr>
          <w:lang w:val="en-CA"/>
        </w:rPr>
        <w:t xml:space="preserve">the </w:t>
      </w:r>
      <w:r w:rsidR="00C81BAC">
        <w:rPr>
          <w:lang w:val="en-CA"/>
        </w:rPr>
        <w:t>population closure</w:t>
      </w:r>
      <w:r w:rsidR="00D5749C">
        <w:rPr>
          <w:lang w:val="en-CA"/>
        </w:rPr>
        <w:t xml:space="preserve"> assumption</w:t>
      </w:r>
      <w:r w:rsidR="00C81BAC">
        <w:rPr>
          <w:lang w:val="en-CA"/>
        </w:rPr>
        <w:t xml:space="preserve"> for </w:t>
      </w:r>
      <w:proofErr w:type="spellStart"/>
      <w:r w:rsidR="00C81BAC">
        <w:rPr>
          <w:lang w:val="en-CA"/>
        </w:rPr>
        <w:t>binmix</w:t>
      </w:r>
      <w:proofErr w:type="spellEnd"/>
      <w:r w:rsidR="00C81BAC">
        <w:rPr>
          <w:lang w:val="en-CA"/>
        </w:rPr>
        <w:t xml:space="preserve"> compared to </w:t>
      </w:r>
      <w:proofErr w:type="spellStart"/>
      <w:r w:rsidR="00C81BAC">
        <w:rPr>
          <w:lang w:val="en-CA"/>
        </w:rPr>
        <w:t>multimix</w:t>
      </w:r>
      <w:proofErr w:type="spellEnd"/>
      <w:r w:rsidR="00C81BAC">
        <w:rPr>
          <w:lang w:val="en-CA"/>
        </w:rPr>
        <w:t xml:space="preserve"> models</w:t>
      </w:r>
      <w:r w:rsidR="00A64303">
        <w:rPr>
          <w:lang w:val="en-CA"/>
        </w:rPr>
        <w:t xml:space="preserve">. </w:t>
      </w:r>
      <w:r w:rsidR="00C81BAC">
        <w:rPr>
          <w:lang w:val="en-CA"/>
        </w:rPr>
        <w:t>To do so, we varied the probability that individual insects immigrate</w:t>
      </w:r>
      <w:r w:rsidR="00AF035C">
        <w:rPr>
          <w:lang w:val="en-CA"/>
        </w:rPr>
        <w:t>d</w:t>
      </w:r>
      <w:r w:rsidR="00C81BAC">
        <w:rPr>
          <w:lang w:val="en-CA"/>
        </w:rPr>
        <w:t>/emigrate</w:t>
      </w:r>
      <w:r w:rsidR="00AF035C">
        <w:rPr>
          <w:lang w:val="en-CA"/>
        </w:rPr>
        <w:t>d</w:t>
      </w:r>
      <w:r w:rsidR="00C81BAC">
        <w:rPr>
          <w:lang w:val="en-CA"/>
        </w:rPr>
        <w:t xml:space="preserve"> from sites between successive surveys, while simultaneously varying whether th</w:t>
      </w:r>
      <w:r w:rsidR="00DF3690">
        <w:rPr>
          <w:lang w:val="en-CA"/>
        </w:rPr>
        <w:t>o</w:t>
      </w:r>
      <w:r w:rsidR="00C81BAC">
        <w:rPr>
          <w:lang w:val="en-CA"/>
        </w:rPr>
        <w:t>se odds were impacted by a site environmental covariate.</w:t>
      </w:r>
      <w:r w:rsidR="009D0352">
        <w:rPr>
          <w:lang w:val="en-CA"/>
        </w:rPr>
        <w:t xml:space="preserve"> </w:t>
      </w:r>
      <w:r w:rsidR="00DF3690">
        <w:rPr>
          <w:lang w:val="en-CA"/>
        </w:rPr>
        <w:t>This</w:t>
      </w:r>
      <w:ins w:id="23" w:author="Kremen, Claire" w:date="2025-02-19T16:48:00Z" w16du:dateUtc="2025-02-20T00:48:00Z">
        <w:r w:rsidR="008069AD">
          <w:rPr>
            <w:lang w:val="en-CA"/>
          </w:rPr>
          <w:t xml:space="preserve"> procedure</w:t>
        </w:r>
      </w:ins>
      <w:r w:rsidR="00DF3690">
        <w:rPr>
          <w:lang w:val="en-CA"/>
        </w:rPr>
        <w:t xml:space="preserve"> allowed us to </w:t>
      </w:r>
      <w:ins w:id="24" w:author="Kremen, Claire" w:date="2025-02-19T16:48:00Z" w16du:dateUtc="2025-02-20T00:48:00Z">
        <w:r w:rsidR="001B3A73">
          <w:rPr>
            <w:lang w:val="en-CA"/>
          </w:rPr>
          <w:t xml:space="preserve">ask? </w:t>
        </w:r>
      </w:ins>
      <w:r w:rsidR="000A4FC1">
        <w:rPr>
          <w:lang w:val="en-CA"/>
        </w:rPr>
        <w:t>whether an</w:t>
      </w:r>
      <w:r w:rsidR="00592385">
        <w:rPr>
          <w:lang w:val="en-CA"/>
        </w:rPr>
        <w:t xml:space="preserve"> effect of </w:t>
      </w:r>
      <w:r w:rsidR="00DF3690">
        <w:rPr>
          <w:lang w:val="en-CA"/>
        </w:rPr>
        <w:t xml:space="preserve">habitat </w:t>
      </w:r>
      <w:r w:rsidR="00592385">
        <w:rPr>
          <w:lang w:val="en-CA"/>
        </w:rPr>
        <w:t>on</w:t>
      </w:r>
      <w:r w:rsidR="00DF3690">
        <w:rPr>
          <w:lang w:val="en-CA"/>
        </w:rPr>
        <w:t xml:space="preserve"> the tendency for individuals to remain within a sampling plot</w:t>
      </w:r>
      <w:r w:rsidR="00592385">
        <w:rPr>
          <w:lang w:val="en-CA"/>
        </w:rPr>
        <w:t xml:space="preserve"> compromised </w:t>
      </w:r>
      <w:proofErr w:type="spellStart"/>
      <w:r w:rsidR="00592385">
        <w:rPr>
          <w:lang w:val="en-CA"/>
        </w:rPr>
        <w:t>binmix</w:t>
      </w:r>
      <w:proofErr w:type="spellEnd"/>
      <w:r w:rsidR="00592385">
        <w:rPr>
          <w:lang w:val="en-CA"/>
        </w:rPr>
        <w:t xml:space="preserve"> estimates</w:t>
      </w:r>
      <w:r w:rsidR="00DF3690">
        <w:rPr>
          <w:lang w:val="en-CA"/>
        </w:rPr>
        <w:t xml:space="preserve">. In combination, </w:t>
      </w:r>
      <w:r w:rsidR="00E106FF">
        <w:rPr>
          <w:lang w:val="en-CA"/>
        </w:rPr>
        <w:t xml:space="preserve">our field </w:t>
      </w:r>
      <w:commentRangeStart w:id="25"/>
      <w:r w:rsidR="00E106FF">
        <w:rPr>
          <w:lang w:val="en-CA"/>
        </w:rPr>
        <w:t>and simulation studies</w:t>
      </w:r>
      <w:r w:rsidR="002F3E80">
        <w:rPr>
          <w:lang w:val="en-CA"/>
        </w:rPr>
        <w:t xml:space="preserve"> </w:t>
      </w:r>
      <w:r w:rsidR="00337C6D">
        <w:rPr>
          <w:lang w:val="en-CA"/>
        </w:rPr>
        <w:t xml:space="preserve">provide </w:t>
      </w:r>
      <w:r w:rsidR="002F3E80">
        <w:rPr>
          <w:lang w:val="en-CA"/>
        </w:rPr>
        <w:t xml:space="preserve">needed </w:t>
      </w:r>
      <w:r w:rsidR="00337C6D">
        <w:rPr>
          <w:lang w:val="en-CA"/>
        </w:rPr>
        <w:t xml:space="preserve">information on </w:t>
      </w:r>
      <w:r w:rsidR="009D0352">
        <w:rPr>
          <w:lang w:val="en-CA"/>
        </w:rPr>
        <w:t xml:space="preserve">how to better design and conduct </w:t>
      </w:r>
      <w:r w:rsidR="00EE319C">
        <w:rPr>
          <w:lang w:val="en-CA"/>
        </w:rPr>
        <w:t xml:space="preserve">unbiased </w:t>
      </w:r>
      <w:r w:rsidR="00885AE0">
        <w:rPr>
          <w:lang w:val="en-CA"/>
        </w:rPr>
        <w:t xml:space="preserve">insect </w:t>
      </w:r>
      <w:r w:rsidR="00337C6D">
        <w:rPr>
          <w:lang w:val="en-CA"/>
        </w:rPr>
        <w:t xml:space="preserve">abundance </w:t>
      </w:r>
      <w:r w:rsidR="009D0352">
        <w:rPr>
          <w:lang w:val="en-CA"/>
        </w:rPr>
        <w:t>studies</w:t>
      </w:r>
      <w:r w:rsidR="00337C6D">
        <w:rPr>
          <w:lang w:val="en-CA"/>
        </w:rPr>
        <w:t xml:space="preserve">. </w:t>
      </w:r>
      <w:commentRangeEnd w:id="25"/>
      <w:r w:rsidR="001B3A73">
        <w:rPr>
          <w:rStyle w:val="CommentReference"/>
        </w:rPr>
        <w:commentReference w:id="25"/>
      </w:r>
    </w:p>
    <w:p w14:paraId="5B26EA6C" w14:textId="2B41C7AE" w:rsidR="008C4499" w:rsidRDefault="00EF6948" w:rsidP="00B33FC4">
      <w:pPr>
        <w:spacing w:line="480" w:lineRule="auto"/>
        <w:rPr>
          <w:b/>
          <w:bCs/>
          <w:lang w:val="en-CA"/>
        </w:rPr>
      </w:pPr>
      <w:r>
        <w:rPr>
          <w:b/>
          <w:bCs/>
          <w:lang w:val="en-CA"/>
        </w:rPr>
        <w:t xml:space="preserve">2. </w:t>
      </w:r>
      <w:r w:rsidR="008C4499">
        <w:rPr>
          <w:b/>
          <w:bCs/>
          <w:lang w:val="en-CA"/>
        </w:rPr>
        <w:t>Methods</w:t>
      </w:r>
    </w:p>
    <w:p w14:paraId="2F770CEA" w14:textId="2BF68A4E" w:rsidR="00F75794" w:rsidRDefault="00EF13F8" w:rsidP="00B33FC4">
      <w:pPr>
        <w:spacing w:line="480" w:lineRule="auto"/>
        <w:rPr>
          <w:i/>
          <w:iCs/>
          <w:lang w:val="en-CA"/>
        </w:rPr>
      </w:pPr>
      <w:r>
        <w:rPr>
          <w:i/>
          <w:iCs/>
          <w:lang w:val="en-CA"/>
        </w:rPr>
        <w:lastRenderedPageBreak/>
        <w:t xml:space="preserve">2.1 </w:t>
      </w:r>
      <w:r w:rsidR="00B3215B">
        <w:rPr>
          <w:i/>
          <w:iCs/>
          <w:lang w:val="en-CA"/>
        </w:rPr>
        <w:t>Field</w:t>
      </w:r>
      <w:r w:rsidR="00B512B6">
        <w:rPr>
          <w:i/>
          <w:iCs/>
          <w:lang w:val="en-CA"/>
        </w:rPr>
        <w:t xml:space="preserve"> study</w:t>
      </w:r>
      <w:r>
        <w:rPr>
          <w:i/>
          <w:iCs/>
          <w:lang w:val="en-CA"/>
        </w:rPr>
        <w:t xml:space="preserve"> design and data collection</w:t>
      </w:r>
    </w:p>
    <w:p w14:paraId="4B9017F2" w14:textId="4D3BD99B" w:rsidR="002766E7" w:rsidRDefault="00B3215B" w:rsidP="00382736">
      <w:pPr>
        <w:spacing w:line="480" w:lineRule="auto"/>
        <w:ind w:firstLine="720"/>
        <w:rPr>
          <w:lang w:val="en-CA"/>
        </w:rPr>
      </w:pPr>
      <w:r w:rsidRPr="004B72C9">
        <w:rPr>
          <w:lang w:val="en-CA"/>
        </w:rPr>
        <w:t xml:space="preserve">For </w:t>
      </w:r>
      <w:r w:rsidR="000465CE" w:rsidRPr="004B72C9">
        <w:rPr>
          <w:lang w:val="en-CA"/>
        </w:rPr>
        <w:t xml:space="preserve">the </w:t>
      </w:r>
      <w:r w:rsidRPr="004B72C9">
        <w:rPr>
          <w:lang w:val="en-CA"/>
        </w:rPr>
        <w:t xml:space="preserve">field-based </w:t>
      </w:r>
      <w:r w:rsidR="000465CE" w:rsidRPr="004B72C9">
        <w:rPr>
          <w:lang w:val="en-CA"/>
        </w:rPr>
        <w:t>component</w:t>
      </w:r>
      <w:r w:rsidRPr="004B72C9">
        <w:rPr>
          <w:lang w:val="en-CA"/>
        </w:rPr>
        <w:t xml:space="preserve">, </w:t>
      </w:r>
      <w:r w:rsidR="000465CE" w:rsidRPr="004B72C9">
        <w:rPr>
          <w:lang w:val="en-CA"/>
        </w:rPr>
        <w:t>our aim was</w:t>
      </w:r>
      <w:r w:rsidR="00B33FC4" w:rsidRPr="004B72C9">
        <w:rPr>
          <w:lang w:val="en-CA"/>
        </w:rPr>
        <w:t xml:space="preserve"> to</w:t>
      </w:r>
      <w:r w:rsidRPr="004B72C9">
        <w:rPr>
          <w:lang w:val="en-CA"/>
        </w:rPr>
        <w:t xml:space="preserve"> </w:t>
      </w:r>
      <w:r w:rsidR="00592385">
        <w:rPr>
          <w:lang w:val="en-CA"/>
        </w:rPr>
        <w:t xml:space="preserve">estimate the </w:t>
      </w:r>
      <w:r w:rsidRPr="004B72C9">
        <w:rPr>
          <w:lang w:val="en-CA"/>
        </w:rPr>
        <w:t xml:space="preserve">effect of </w:t>
      </w:r>
      <w:r w:rsidR="000D7E55">
        <w:rPr>
          <w:lang w:val="en-CA"/>
        </w:rPr>
        <w:t>habitat restoration</w:t>
      </w:r>
      <w:r w:rsidR="00B33FC4" w:rsidRPr="004B72C9">
        <w:rPr>
          <w:lang w:val="en-CA"/>
        </w:rPr>
        <w:t xml:space="preserve"> on</w:t>
      </w:r>
      <w:r w:rsidR="00DF3690">
        <w:rPr>
          <w:lang w:val="en-CA"/>
        </w:rPr>
        <w:t xml:space="preserve"> </w:t>
      </w:r>
      <w:r w:rsidR="00B33FC4" w:rsidRPr="004B72C9">
        <w:rPr>
          <w:lang w:val="en-CA"/>
        </w:rPr>
        <w:t xml:space="preserve">the abundance </w:t>
      </w:r>
      <w:r w:rsidR="002766E7">
        <w:rPr>
          <w:lang w:val="en-CA"/>
        </w:rPr>
        <w:t xml:space="preserve">and detectability </w:t>
      </w:r>
      <w:r w:rsidR="00B33FC4" w:rsidRPr="004B72C9">
        <w:rPr>
          <w:lang w:val="en-CA"/>
        </w:rPr>
        <w:t>of wild bees</w:t>
      </w:r>
      <w:r w:rsidR="002766E7">
        <w:rPr>
          <w:lang w:val="en-CA"/>
        </w:rPr>
        <w:t xml:space="preserve"> using three different modelling approaches. </w:t>
      </w:r>
      <w:r w:rsidR="00E331CB">
        <w:rPr>
          <w:lang w:val="en-CA"/>
        </w:rPr>
        <w:t xml:space="preserve">The different models required different forms of abundance data. </w:t>
      </w:r>
      <w:r w:rsidR="002766E7">
        <w:rPr>
          <w:lang w:val="en-CA"/>
        </w:rPr>
        <w:t xml:space="preserve">The </w:t>
      </w:r>
      <w:proofErr w:type="spellStart"/>
      <w:r w:rsidR="002766E7">
        <w:rPr>
          <w:lang w:val="en-CA"/>
        </w:rPr>
        <w:t>multimix</w:t>
      </w:r>
      <w:proofErr w:type="spellEnd"/>
      <w:r w:rsidR="002766E7">
        <w:rPr>
          <w:lang w:val="en-CA"/>
        </w:rPr>
        <w:t xml:space="preserve"> model required mark-recapture </w:t>
      </w:r>
      <w:r w:rsidR="00751A62">
        <w:rPr>
          <w:lang w:val="en-CA"/>
        </w:rPr>
        <w:t>data, i.e., detection histories of individual bees. In contrast, the</w:t>
      </w:r>
      <w:r w:rsidR="00751A62" w:rsidRPr="00751A62">
        <w:rPr>
          <w:lang w:val="en-CA"/>
        </w:rPr>
        <w:t xml:space="preserve"> </w:t>
      </w:r>
      <w:r w:rsidR="00751A62">
        <w:rPr>
          <w:lang w:val="en-CA"/>
        </w:rPr>
        <w:t xml:space="preserve">GLM and </w:t>
      </w:r>
      <w:proofErr w:type="spellStart"/>
      <w:r w:rsidR="00751A62">
        <w:rPr>
          <w:lang w:val="en-CA"/>
        </w:rPr>
        <w:t>binmix</w:t>
      </w:r>
      <w:proofErr w:type="spellEnd"/>
      <w:r w:rsidR="00751A62">
        <w:rPr>
          <w:lang w:val="en-CA"/>
        </w:rPr>
        <w:t xml:space="preserve"> model required count data, i.e., the number of individual bees detected per sampling event. </w:t>
      </w:r>
      <w:r w:rsidR="000D7E55">
        <w:rPr>
          <w:lang w:val="en-CA"/>
        </w:rPr>
        <w:t>W</w:t>
      </w:r>
      <w:r w:rsidR="00382736">
        <w:rPr>
          <w:lang w:val="en-CA"/>
        </w:rPr>
        <w:t xml:space="preserve">e collected mark-recapture </w:t>
      </w:r>
      <w:r w:rsidR="00B774A2">
        <w:rPr>
          <w:lang w:val="en-CA"/>
        </w:rPr>
        <w:t xml:space="preserve">abundance </w:t>
      </w:r>
      <w:r w:rsidR="00382736">
        <w:rPr>
          <w:lang w:val="en-CA"/>
        </w:rPr>
        <w:t xml:space="preserve">data for the </w:t>
      </w:r>
      <w:proofErr w:type="spellStart"/>
      <w:r w:rsidR="00382736">
        <w:rPr>
          <w:lang w:val="en-CA"/>
        </w:rPr>
        <w:t>multimix</w:t>
      </w:r>
      <w:proofErr w:type="spellEnd"/>
      <w:r w:rsidR="00382736">
        <w:rPr>
          <w:lang w:val="en-CA"/>
        </w:rPr>
        <w:t xml:space="preserve"> model.</w:t>
      </w:r>
      <w:r w:rsidR="00751A62">
        <w:rPr>
          <w:lang w:val="en-CA"/>
        </w:rPr>
        <w:t xml:space="preserve"> </w:t>
      </w:r>
      <w:r w:rsidR="00382736">
        <w:rPr>
          <w:lang w:val="en-CA"/>
        </w:rPr>
        <w:t>To fit</w:t>
      </w:r>
      <w:r w:rsidR="00751A62">
        <w:rPr>
          <w:lang w:val="en-CA"/>
        </w:rPr>
        <w:t xml:space="preserve"> the GLM and </w:t>
      </w:r>
      <w:proofErr w:type="spellStart"/>
      <w:r w:rsidR="00751A62">
        <w:rPr>
          <w:lang w:val="en-CA"/>
        </w:rPr>
        <w:t>binmix</w:t>
      </w:r>
      <w:proofErr w:type="spellEnd"/>
      <w:r w:rsidR="00751A62">
        <w:rPr>
          <w:lang w:val="en-CA"/>
        </w:rPr>
        <w:t xml:space="preserve"> model, </w:t>
      </w:r>
      <w:r w:rsidR="00382736">
        <w:rPr>
          <w:lang w:val="en-CA"/>
        </w:rPr>
        <w:t xml:space="preserve">we did not collect new </w:t>
      </w:r>
      <w:r w:rsidR="00B774A2">
        <w:rPr>
          <w:lang w:val="en-CA"/>
        </w:rPr>
        <w:t xml:space="preserve">abundance </w:t>
      </w:r>
      <w:r w:rsidR="00382736">
        <w:rPr>
          <w:lang w:val="en-CA"/>
        </w:rPr>
        <w:t xml:space="preserve">data. Rather, </w:t>
      </w:r>
      <w:r w:rsidR="00E331CB">
        <w:rPr>
          <w:lang w:val="en-CA"/>
        </w:rPr>
        <w:t>for</w:t>
      </w:r>
      <w:r w:rsidR="00382736">
        <w:rPr>
          <w:lang w:val="en-CA"/>
        </w:rPr>
        <w:t xml:space="preserve"> each </w:t>
      </w:r>
      <w:r w:rsidR="00E331CB">
        <w:rPr>
          <w:lang w:val="en-CA"/>
        </w:rPr>
        <w:t>sampling event</w:t>
      </w:r>
      <w:r w:rsidR="00382736">
        <w:rPr>
          <w:lang w:val="en-CA"/>
        </w:rPr>
        <w:t xml:space="preserve"> we summed the number of</w:t>
      </w:r>
      <w:r w:rsidR="00751A62">
        <w:rPr>
          <w:lang w:val="en-CA"/>
        </w:rPr>
        <w:t xml:space="preserve"> marked and newly detected bees</w:t>
      </w:r>
      <w:r w:rsidR="00382736">
        <w:rPr>
          <w:lang w:val="en-CA"/>
        </w:rPr>
        <w:t xml:space="preserve"> to yield </w:t>
      </w:r>
      <w:r w:rsidR="00E331CB">
        <w:rPr>
          <w:lang w:val="en-CA"/>
        </w:rPr>
        <w:t xml:space="preserve">a simple </w:t>
      </w:r>
      <w:r w:rsidR="00382736">
        <w:rPr>
          <w:lang w:val="en-CA"/>
        </w:rPr>
        <w:t xml:space="preserve">count of </w:t>
      </w:r>
      <w:r w:rsidR="00E331CB">
        <w:rPr>
          <w:lang w:val="en-CA"/>
        </w:rPr>
        <w:t>the number of</w:t>
      </w:r>
      <w:r w:rsidR="00465ED3">
        <w:rPr>
          <w:lang w:val="en-CA"/>
        </w:rPr>
        <w:t xml:space="preserve"> individual</w:t>
      </w:r>
      <w:r w:rsidR="00E331CB">
        <w:rPr>
          <w:lang w:val="en-CA"/>
        </w:rPr>
        <w:t xml:space="preserve"> </w:t>
      </w:r>
      <w:r w:rsidR="00382736">
        <w:rPr>
          <w:lang w:val="en-CA"/>
        </w:rPr>
        <w:t>bees detected</w:t>
      </w:r>
      <w:r w:rsidR="00465ED3">
        <w:rPr>
          <w:lang w:val="en-CA"/>
        </w:rPr>
        <w:t xml:space="preserve"> per sampling event</w:t>
      </w:r>
      <w:r w:rsidR="00751A62">
        <w:rPr>
          <w:lang w:val="en-CA"/>
        </w:rPr>
        <w:t xml:space="preserve">. </w:t>
      </w:r>
      <w:r w:rsidR="00382736">
        <w:rPr>
          <w:lang w:val="en-CA"/>
        </w:rPr>
        <w:t xml:space="preserve">This </w:t>
      </w:r>
      <w:r w:rsidR="00465ED3">
        <w:rPr>
          <w:lang w:val="en-CA"/>
        </w:rPr>
        <w:t>strategy</w:t>
      </w:r>
      <w:r w:rsidR="00382736">
        <w:rPr>
          <w:lang w:val="en-CA"/>
        </w:rPr>
        <w:t xml:space="preserve"> allowed us to examine a single abundance dataset </w:t>
      </w:r>
      <w:r w:rsidR="00465ED3">
        <w:rPr>
          <w:lang w:val="en-CA"/>
        </w:rPr>
        <w:t>with</w:t>
      </w:r>
      <w:r w:rsidR="00382736">
        <w:rPr>
          <w:lang w:val="en-CA"/>
        </w:rPr>
        <w:t xml:space="preserve"> all three models. </w:t>
      </w:r>
    </w:p>
    <w:p w14:paraId="22506949" w14:textId="0659E512" w:rsidR="00B33FC4" w:rsidRDefault="00B33FC4" w:rsidP="00B33FC4">
      <w:pPr>
        <w:spacing w:line="480" w:lineRule="auto"/>
        <w:ind w:firstLine="720"/>
        <w:rPr>
          <w:lang w:val="en-CA"/>
        </w:rPr>
      </w:pPr>
      <w:r>
        <w:rPr>
          <w:lang w:val="en-CA"/>
        </w:rPr>
        <w:t xml:space="preserve">We </w:t>
      </w:r>
      <w:r w:rsidR="00382736">
        <w:rPr>
          <w:lang w:val="en-CA"/>
        </w:rPr>
        <w:t xml:space="preserve">collected the abundance data from </w:t>
      </w:r>
      <w:r>
        <w:rPr>
          <w:lang w:val="en-CA"/>
        </w:rPr>
        <w:t>a sample of five urban parks in Vancouver, Canada, that</w:t>
      </w:r>
      <w:r w:rsidR="00FC3BCB">
        <w:rPr>
          <w:lang w:val="en-CA"/>
        </w:rPr>
        <w:t xml:space="preserve"> had</w:t>
      </w:r>
      <w:r>
        <w:rPr>
          <w:lang w:val="en-CA"/>
        </w:rPr>
        <w:t xml:space="preserve"> received habitat restoration</w:t>
      </w:r>
      <w:r w:rsidR="00A03011">
        <w:rPr>
          <w:lang w:val="en-CA"/>
        </w:rPr>
        <w:t xml:space="preserve"> amendments in 2020</w:t>
      </w:r>
      <w:r w:rsidR="0068185E">
        <w:rPr>
          <w:lang w:val="en-CA"/>
        </w:rPr>
        <w:t xml:space="preserve"> (Table S1)</w:t>
      </w:r>
      <w:r>
        <w:rPr>
          <w:lang w:val="en-CA"/>
        </w:rPr>
        <w:t xml:space="preserve">. </w:t>
      </w:r>
      <w:r w:rsidR="00382736">
        <w:rPr>
          <w:lang w:val="en-CA"/>
        </w:rPr>
        <w:t>As a comparison, w</w:t>
      </w:r>
      <w:r>
        <w:rPr>
          <w:lang w:val="en-CA"/>
        </w:rPr>
        <w:t xml:space="preserve">e </w:t>
      </w:r>
      <w:r w:rsidR="00382736">
        <w:rPr>
          <w:lang w:val="en-CA"/>
        </w:rPr>
        <w:t>also collected data from</w:t>
      </w:r>
      <w:r>
        <w:rPr>
          <w:lang w:val="en-CA"/>
        </w:rPr>
        <w:t xml:space="preserve"> five similar urban parks that </w:t>
      </w:r>
      <w:r w:rsidR="00FC3BCB">
        <w:rPr>
          <w:lang w:val="en-CA"/>
        </w:rPr>
        <w:t>had not</w:t>
      </w:r>
      <w:r>
        <w:rPr>
          <w:lang w:val="en-CA"/>
        </w:rPr>
        <w:t xml:space="preserve"> receive</w:t>
      </w:r>
      <w:r w:rsidR="00FC3BCB">
        <w:rPr>
          <w:lang w:val="en-CA"/>
        </w:rPr>
        <w:t>d</w:t>
      </w:r>
      <w:r>
        <w:rPr>
          <w:lang w:val="en-CA"/>
        </w:rPr>
        <w:t xml:space="preserve"> </w:t>
      </w:r>
      <w:r w:rsidR="00FC3BCB">
        <w:rPr>
          <w:lang w:val="en-CA"/>
        </w:rPr>
        <w:t>the</w:t>
      </w:r>
      <w:r>
        <w:rPr>
          <w:lang w:val="en-CA"/>
        </w:rPr>
        <w:t xml:space="preserve"> habitat restoration (hereafter, “control” parks)</w:t>
      </w:r>
      <w:r w:rsidR="0068185E">
        <w:rPr>
          <w:lang w:val="en-CA"/>
        </w:rPr>
        <w:t xml:space="preserve"> (Table S1)</w:t>
      </w:r>
      <w:r>
        <w:rPr>
          <w:lang w:val="en-CA"/>
        </w:rPr>
        <w:t xml:space="preserve">. </w:t>
      </w:r>
      <w:r w:rsidR="00592385">
        <w:rPr>
          <w:lang w:val="en-CA"/>
        </w:rPr>
        <w:t xml:space="preserve">In restored parks, conventional turfgrass vegetation was left </w:t>
      </w:r>
      <w:proofErr w:type="spellStart"/>
      <w:r w:rsidR="00592385">
        <w:rPr>
          <w:lang w:val="en-CA"/>
        </w:rPr>
        <w:t>unmowed</w:t>
      </w:r>
      <w:proofErr w:type="spellEnd"/>
      <w:r w:rsidR="00592385">
        <w:rPr>
          <w:lang w:val="en-CA"/>
        </w:rPr>
        <w:t xml:space="preserve"> during April – September season compared to mowed bi-weekly in control parks. Restored parks were also seeded with flowers that provide food resources for wild bees. In a separate study we compared the plant communities in control and restored parks. </w:t>
      </w:r>
      <w:r w:rsidR="00B82529">
        <w:rPr>
          <w:lang w:val="en-CA"/>
        </w:rPr>
        <w:t>W</w:t>
      </w:r>
      <w:r w:rsidR="000D7E55">
        <w:rPr>
          <w:lang w:val="en-CA"/>
        </w:rPr>
        <w:t>e found that r</w:t>
      </w:r>
      <w:r w:rsidR="00592385">
        <w:rPr>
          <w:lang w:val="en-CA"/>
        </w:rPr>
        <w:t xml:space="preserve">estoration </w:t>
      </w:r>
      <w:r w:rsidR="00E9563B">
        <w:rPr>
          <w:lang w:val="en-CA"/>
        </w:rPr>
        <w:t>was</w:t>
      </w:r>
      <w:r>
        <w:rPr>
          <w:lang w:val="en-CA"/>
        </w:rPr>
        <w:t xml:space="preserve"> </w:t>
      </w:r>
      <w:r w:rsidR="00E9563B">
        <w:rPr>
          <w:lang w:val="en-CA"/>
        </w:rPr>
        <w:t>strongly associated with</w:t>
      </w:r>
      <w:r>
        <w:rPr>
          <w:lang w:val="en-CA"/>
        </w:rPr>
        <w:t xml:space="preserve"> increased flower species richness and marginally </w:t>
      </w:r>
      <w:r w:rsidR="00E9563B">
        <w:rPr>
          <w:lang w:val="en-CA"/>
        </w:rPr>
        <w:t>associated with increased</w:t>
      </w:r>
      <w:r>
        <w:rPr>
          <w:lang w:val="en-CA"/>
        </w:rPr>
        <w:t xml:space="preserve"> flower species abundance</w:t>
      </w:r>
      <w:r w:rsidR="003E7C74">
        <w:rPr>
          <w:lang w:val="en-CA"/>
        </w:rPr>
        <w:t xml:space="preserve"> </w:t>
      </w:r>
      <w:r w:rsidR="003E7C74">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3E7C74">
        <w:rPr>
          <w:lang w:val="en-CA"/>
        </w:rPr>
        <w:fldChar w:fldCharType="separate"/>
      </w:r>
      <w:r w:rsidR="0017490F" w:rsidRPr="0017490F">
        <w:rPr>
          <w:noProof/>
          <w:lang w:val="en-CA"/>
        </w:rPr>
        <w:t>(Ulrich and Sargent 2025)</w:t>
      </w:r>
      <w:r w:rsidR="003E7C74">
        <w:rPr>
          <w:lang w:val="en-CA"/>
        </w:rPr>
        <w:fldChar w:fldCharType="end"/>
      </w:r>
      <w:r>
        <w:rPr>
          <w:lang w:val="en-CA"/>
        </w:rPr>
        <w:t>. Although we did not measure vegetation complexity, vegetation was approximately knee-height in restored parks compared to approximately ankle-height in control parks (</w:t>
      </w:r>
      <w:r w:rsidR="003733C6">
        <w:rPr>
          <w:lang w:val="en-CA"/>
        </w:rPr>
        <w:t>Figure S1</w:t>
      </w:r>
      <w:r>
        <w:rPr>
          <w:lang w:val="en-CA"/>
        </w:rPr>
        <w:t xml:space="preserve">). </w:t>
      </w:r>
      <w:r w:rsidR="00B82529">
        <w:rPr>
          <w:lang w:val="en-CA"/>
        </w:rPr>
        <w:t xml:space="preserve">We </w:t>
      </w:r>
      <w:r w:rsidR="00A03011">
        <w:rPr>
          <w:lang w:val="en-CA"/>
        </w:rPr>
        <w:t xml:space="preserve">collected abundance data in </w:t>
      </w:r>
      <w:r w:rsidR="00B82529">
        <w:rPr>
          <w:lang w:val="en-CA"/>
        </w:rPr>
        <w:t>2022</w:t>
      </w:r>
      <w:r w:rsidR="00A03011">
        <w:rPr>
          <w:lang w:val="en-CA"/>
        </w:rPr>
        <w:t xml:space="preserve"> and </w:t>
      </w:r>
      <w:r w:rsidR="00640157">
        <w:rPr>
          <w:lang w:val="en-CA"/>
        </w:rPr>
        <w:t>repeated our survey efforts again in</w:t>
      </w:r>
      <w:r w:rsidR="00B82529">
        <w:rPr>
          <w:lang w:val="en-CA"/>
        </w:rPr>
        <w:t xml:space="preserve"> 2023. </w:t>
      </w:r>
    </w:p>
    <w:p w14:paraId="267D5A67" w14:textId="79E27932" w:rsidR="00B512B6" w:rsidRPr="00F52316" w:rsidRDefault="00B33FC4" w:rsidP="002E18EA">
      <w:pPr>
        <w:spacing w:line="480" w:lineRule="auto"/>
        <w:ind w:firstLine="720"/>
        <w:rPr>
          <w:lang w:val="en-CA"/>
        </w:rPr>
      </w:pPr>
      <w:r w:rsidRPr="00D6726E">
        <w:rPr>
          <w:lang w:val="en-CA"/>
        </w:rPr>
        <w:lastRenderedPageBreak/>
        <w:t xml:space="preserve">We targeted </w:t>
      </w:r>
      <w:r w:rsidR="000C5B26" w:rsidRPr="00D6726E">
        <w:rPr>
          <w:lang w:val="en-CA"/>
        </w:rPr>
        <w:t xml:space="preserve">our </w:t>
      </w:r>
      <w:r w:rsidRPr="00D6726E">
        <w:rPr>
          <w:lang w:val="en-CA"/>
        </w:rPr>
        <w:t>surveys on eight wild bee species from fou</w:t>
      </w:r>
      <w:r>
        <w:rPr>
          <w:lang w:val="en-CA"/>
        </w:rPr>
        <w:t xml:space="preserve">r different families: </w:t>
      </w:r>
      <w:proofErr w:type="spellStart"/>
      <w:r w:rsidR="00224972">
        <w:rPr>
          <w:i/>
          <w:iCs/>
          <w:lang w:val="en-CA"/>
        </w:rPr>
        <w:t>Agapostemon</w:t>
      </w:r>
      <w:proofErr w:type="spellEnd"/>
      <w:r w:rsidR="00224972">
        <w:rPr>
          <w:i/>
          <w:iCs/>
          <w:lang w:val="en-CA"/>
        </w:rPr>
        <w:t xml:space="preserve"> </w:t>
      </w:r>
      <w:proofErr w:type="spellStart"/>
      <w:r w:rsidR="00224972">
        <w:rPr>
          <w:i/>
          <w:iCs/>
          <w:lang w:val="en-CA"/>
        </w:rPr>
        <w:t>texanus</w:t>
      </w:r>
      <w:proofErr w:type="spellEnd"/>
      <w:r w:rsidR="00224972">
        <w:rPr>
          <w:i/>
          <w:iCs/>
          <w:lang w:val="en-CA"/>
        </w:rPr>
        <w:t xml:space="preserve"> </w:t>
      </w:r>
      <w:r w:rsidR="00224972">
        <w:rPr>
          <w:lang w:val="en-CA"/>
        </w:rPr>
        <w:t xml:space="preserve">(Halictidae), </w:t>
      </w:r>
      <w:r w:rsidR="00224972">
        <w:rPr>
          <w:i/>
          <w:iCs/>
          <w:lang w:val="en-CA"/>
        </w:rPr>
        <w:t xml:space="preserve">Andrena </w:t>
      </w:r>
      <w:proofErr w:type="spellStart"/>
      <w:r w:rsidR="00224972">
        <w:rPr>
          <w:i/>
          <w:iCs/>
          <w:lang w:val="en-CA"/>
        </w:rPr>
        <w:t>prunorum</w:t>
      </w:r>
      <w:proofErr w:type="spellEnd"/>
      <w:r w:rsidR="00224972">
        <w:rPr>
          <w:i/>
          <w:iCs/>
          <w:lang w:val="en-CA"/>
        </w:rPr>
        <w:t xml:space="preserve"> </w:t>
      </w:r>
      <w:r w:rsidR="00224972">
        <w:rPr>
          <w:lang w:val="en-CA"/>
        </w:rPr>
        <w:t xml:space="preserve">(Andrenidae), </w:t>
      </w:r>
      <w:proofErr w:type="spellStart"/>
      <w:r w:rsidR="00224972">
        <w:rPr>
          <w:i/>
          <w:iCs/>
          <w:lang w:val="en-CA"/>
        </w:rPr>
        <w:t>Anthidium</w:t>
      </w:r>
      <w:proofErr w:type="spellEnd"/>
      <w:r>
        <w:rPr>
          <w:i/>
          <w:iCs/>
          <w:lang w:val="en-CA"/>
        </w:rPr>
        <w:t xml:space="preserve"> </w:t>
      </w:r>
      <w:proofErr w:type="spellStart"/>
      <w:r w:rsidR="00224972">
        <w:rPr>
          <w:i/>
          <w:iCs/>
          <w:lang w:val="en-CA"/>
        </w:rPr>
        <w:t>oblongatum</w:t>
      </w:r>
      <w:proofErr w:type="spellEnd"/>
      <w:r>
        <w:rPr>
          <w:i/>
          <w:iCs/>
          <w:lang w:val="en-CA"/>
        </w:rPr>
        <w:t xml:space="preserve"> </w:t>
      </w:r>
      <w:r>
        <w:rPr>
          <w:lang w:val="en-CA"/>
        </w:rPr>
        <w:t>(</w:t>
      </w:r>
      <w:proofErr w:type="spellStart"/>
      <w:r w:rsidR="00224972">
        <w:rPr>
          <w:lang w:val="en-CA"/>
        </w:rPr>
        <w:t>Megachilidae</w:t>
      </w:r>
      <w:proofErr w:type="spellEnd"/>
      <w:r>
        <w:rPr>
          <w:lang w:val="en-CA"/>
        </w:rPr>
        <w:t xml:space="preserve">),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(Apidae),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(Apidae), </w:t>
      </w:r>
      <w:proofErr w:type="spellStart"/>
      <w:r w:rsidR="00224972">
        <w:rPr>
          <w:i/>
          <w:iCs/>
          <w:lang w:val="en-CA"/>
        </w:rPr>
        <w:t>Halictus</w:t>
      </w:r>
      <w:proofErr w:type="spellEnd"/>
      <w:r w:rsidR="00224972">
        <w:rPr>
          <w:i/>
          <w:iCs/>
          <w:lang w:val="en-CA"/>
        </w:rPr>
        <w:t xml:space="preserve"> </w:t>
      </w:r>
      <w:proofErr w:type="spellStart"/>
      <w:r w:rsidR="00224972">
        <w:rPr>
          <w:i/>
          <w:iCs/>
          <w:lang w:val="en-CA"/>
        </w:rPr>
        <w:t>rubicundus</w:t>
      </w:r>
      <w:proofErr w:type="spellEnd"/>
      <w:r w:rsidR="00224972">
        <w:rPr>
          <w:i/>
          <w:iCs/>
          <w:lang w:val="en-CA"/>
        </w:rPr>
        <w:t xml:space="preserve"> </w:t>
      </w:r>
      <w:r>
        <w:rPr>
          <w:lang w:val="en-CA"/>
        </w:rPr>
        <w:t>(</w:t>
      </w:r>
      <w:r w:rsidR="00224972">
        <w:rPr>
          <w:lang w:val="en-CA"/>
        </w:rPr>
        <w:t>Halictidae</w:t>
      </w:r>
      <w:r>
        <w:rPr>
          <w:lang w:val="en-CA"/>
        </w:rPr>
        <w:t xml:space="preserve">), </w:t>
      </w:r>
      <w:r w:rsidR="00224972">
        <w:rPr>
          <w:i/>
          <w:iCs/>
          <w:lang w:val="en-CA"/>
        </w:rPr>
        <w:t xml:space="preserve">Megachile spp. </w:t>
      </w:r>
      <w:r w:rsidR="00224972">
        <w:rPr>
          <w:lang w:val="en-CA"/>
        </w:rPr>
        <w:t xml:space="preserve">(not including the </w:t>
      </w:r>
      <w:r w:rsidR="00B82529">
        <w:rPr>
          <w:lang w:val="en-CA"/>
        </w:rPr>
        <w:t>non-native alfalfa leafcutter,</w:t>
      </w:r>
      <w:r w:rsidR="00224972">
        <w:rPr>
          <w:lang w:val="en-CA"/>
        </w:rPr>
        <w:t xml:space="preserve"> </w:t>
      </w:r>
      <w:r w:rsidR="00224972">
        <w:rPr>
          <w:i/>
          <w:iCs/>
          <w:lang w:val="en-CA"/>
        </w:rPr>
        <w:t xml:space="preserve">Megachile </w:t>
      </w:r>
      <w:proofErr w:type="spellStart"/>
      <w:r w:rsidR="00224972">
        <w:rPr>
          <w:i/>
          <w:iCs/>
          <w:lang w:val="en-CA"/>
        </w:rPr>
        <w:t>rotundata</w:t>
      </w:r>
      <w:proofErr w:type="spellEnd"/>
      <w:r w:rsidR="00224972">
        <w:rPr>
          <w:lang w:val="en-CA"/>
        </w:rPr>
        <w:t>)</w:t>
      </w:r>
      <w:r>
        <w:rPr>
          <w:i/>
          <w:iCs/>
          <w:lang w:val="en-CA"/>
        </w:rPr>
        <w:t xml:space="preserve"> </w:t>
      </w:r>
      <w:r>
        <w:rPr>
          <w:lang w:val="en-CA"/>
        </w:rPr>
        <w:t>(</w:t>
      </w:r>
      <w:proofErr w:type="spellStart"/>
      <w:r w:rsidR="00224972">
        <w:rPr>
          <w:lang w:val="en-CA"/>
        </w:rPr>
        <w:t>Megachilidae</w:t>
      </w:r>
      <w:proofErr w:type="spellEnd"/>
      <w:r>
        <w:rPr>
          <w:lang w:val="en-CA"/>
        </w:rPr>
        <w:t xml:space="preserve">), </w:t>
      </w:r>
      <w:r w:rsidR="00224972">
        <w:rPr>
          <w:lang w:val="en-CA"/>
        </w:rPr>
        <w:t xml:space="preserve">and </w:t>
      </w:r>
      <w:proofErr w:type="spellStart"/>
      <w:r w:rsidR="00224972">
        <w:rPr>
          <w:i/>
          <w:iCs/>
          <w:lang w:val="en-CA"/>
        </w:rPr>
        <w:t>Melissodes</w:t>
      </w:r>
      <w:proofErr w:type="spellEnd"/>
      <w:r w:rsidR="00224972">
        <w:rPr>
          <w:i/>
          <w:iCs/>
          <w:lang w:val="en-CA"/>
        </w:rPr>
        <w:t xml:space="preserve"> </w:t>
      </w:r>
      <w:proofErr w:type="spellStart"/>
      <w:r w:rsidR="00224972">
        <w:rPr>
          <w:i/>
          <w:iCs/>
          <w:lang w:val="en-CA"/>
        </w:rPr>
        <w:t>microstictus</w:t>
      </w:r>
      <w:proofErr w:type="spellEnd"/>
      <w:r>
        <w:rPr>
          <w:i/>
          <w:iCs/>
          <w:lang w:val="en-CA"/>
        </w:rPr>
        <w:t xml:space="preserve"> </w:t>
      </w:r>
      <w:r>
        <w:rPr>
          <w:lang w:val="en-CA"/>
        </w:rPr>
        <w:t>(Apidae)</w:t>
      </w:r>
      <w:r w:rsidR="003733C6">
        <w:rPr>
          <w:lang w:val="en-CA"/>
        </w:rPr>
        <w:t xml:space="preserve"> (Figure S2)</w:t>
      </w:r>
      <w:r w:rsidR="00224972">
        <w:rPr>
          <w:lang w:val="en-CA"/>
        </w:rPr>
        <w:t>. We chose</w:t>
      </w:r>
      <w:r w:rsidR="000C5B26">
        <w:rPr>
          <w:lang w:val="en-CA"/>
        </w:rPr>
        <w:t xml:space="preserve"> these</w:t>
      </w:r>
      <w:r w:rsidR="00224972">
        <w:rPr>
          <w:lang w:val="en-CA"/>
        </w:rPr>
        <w:t xml:space="preserve"> species </w:t>
      </w:r>
      <w:r w:rsidR="000C5B26">
        <w:rPr>
          <w:lang w:val="en-CA"/>
        </w:rPr>
        <w:t>because we could easily</w:t>
      </w:r>
      <w:r w:rsidR="00224972">
        <w:rPr>
          <w:lang w:val="en-CA"/>
        </w:rPr>
        <w:t xml:space="preserve"> identify</w:t>
      </w:r>
      <w:r w:rsidR="000C5B26">
        <w:rPr>
          <w:lang w:val="en-CA"/>
        </w:rPr>
        <w:t xml:space="preserve"> them</w:t>
      </w:r>
      <w:r w:rsidR="00224972">
        <w:rPr>
          <w:lang w:val="en-CA"/>
        </w:rPr>
        <w:t xml:space="preserve"> in the field</w:t>
      </w:r>
      <w:r w:rsidR="00142439">
        <w:rPr>
          <w:lang w:val="en-CA"/>
        </w:rPr>
        <w:t xml:space="preserve">. </w:t>
      </w:r>
      <w:del w:id="26" w:author="Kremen, Claire" w:date="2025-02-19T16:52:00Z" w16du:dateUtc="2025-02-20T00:52:00Z">
        <w:r w:rsidR="00142439" w:rsidDel="00DD7DDD">
          <w:rPr>
            <w:lang w:val="en-CA"/>
          </w:rPr>
          <w:delText>This</w:delText>
        </w:r>
        <w:r w:rsidR="000C5B26" w:rsidDel="00DD7DDD">
          <w:rPr>
            <w:lang w:val="en-CA"/>
          </w:rPr>
          <w:delText xml:space="preserve"> </w:delText>
        </w:r>
      </w:del>
      <w:commentRangeStart w:id="27"/>
      <w:ins w:id="28" w:author="Kremen, Claire" w:date="2025-02-19T16:52:00Z" w16du:dateUtc="2025-02-20T00:52:00Z">
        <w:r w:rsidR="00DD7DDD">
          <w:rPr>
            <w:lang w:val="en-CA"/>
          </w:rPr>
          <w:t xml:space="preserve">The ability to identify the species </w:t>
        </w:r>
      </w:ins>
      <w:r w:rsidR="000C5B26">
        <w:rPr>
          <w:lang w:val="en-CA"/>
        </w:rPr>
        <w:t>allow</w:t>
      </w:r>
      <w:r w:rsidR="00142439">
        <w:rPr>
          <w:lang w:val="en-CA"/>
        </w:rPr>
        <w:t>ed</w:t>
      </w:r>
      <w:r w:rsidR="000C5B26">
        <w:rPr>
          <w:lang w:val="en-CA"/>
        </w:rPr>
        <w:t xml:space="preserve"> us </w:t>
      </w:r>
      <w:r w:rsidR="00224972">
        <w:rPr>
          <w:lang w:val="en-CA"/>
        </w:rPr>
        <w:t>to avoid lethal sampling which would cause violations of population closure assumptions</w:t>
      </w:r>
      <w:r w:rsidR="00A80FEE">
        <w:rPr>
          <w:lang w:val="en-CA"/>
        </w:rPr>
        <w:t xml:space="preserve"> while also </w:t>
      </w:r>
      <w:r w:rsidR="007735A1">
        <w:rPr>
          <w:lang w:val="en-CA"/>
        </w:rPr>
        <w:t>potentially harming</w:t>
      </w:r>
      <w:r w:rsidR="00A80FEE">
        <w:rPr>
          <w:lang w:val="en-CA"/>
        </w:rPr>
        <w:t xml:space="preserve"> </w:t>
      </w:r>
      <w:r w:rsidR="00E331CB">
        <w:rPr>
          <w:lang w:val="en-CA"/>
        </w:rPr>
        <w:t xml:space="preserve">local </w:t>
      </w:r>
      <w:r w:rsidR="00A80FEE">
        <w:rPr>
          <w:lang w:val="en-CA"/>
        </w:rPr>
        <w:t>bee populations</w:t>
      </w:r>
      <w:commentRangeEnd w:id="27"/>
      <w:r w:rsidR="00223254">
        <w:rPr>
          <w:rStyle w:val="CommentReference"/>
        </w:rPr>
        <w:commentReference w:id="27"/>
      </w:r>
      <w:r w:rsidR="00224972">
        <w:rPr>
          <w:lang w:val="en-CA"/>
        </w:rPr>
        <w:t xml:space="preserve">. Additionally, </w:t>
      </w:r>
      <w:r w:rsidR="007735A1">
        <w:rPr>
          <w:lang w:val="en-CA"/>
        </w:rPr>
        <w:t xml:space="preserve">in our system, </w:t>
      </w:r>
      <w:r w:rsidR="00224972">
        <w:rPr>
          <w:lang w:val="en-CA"/>
        </w:rPr>
        <w:t xml:space="preserve">the species </w:t>
      </w:r>
      <w:r w:rsidR="00EE5BA8">
        <w:rPr>
          <w:lang w:val="en-CA"/>
        </w:rPr>
        <w:t>were</w:t>
      </w:r>
      <w:r w:rsidR="00224972">
        <w:rPr>
          <w:lang w:val="en-CA"/>
        </w:rPr>
        <w:t xml:space="preserve"> common enough that </w:t>
      </w:r>
      <w:r w:rsidR="000C5B26">
        <w:rPr>
          <w:lang w:val="en-CA"/>
        </w:rPr>
        <w:t xml:space="preserve">we could estimate the timing of peak abundance from </w:t>
      </w:r>
      <w:r w:rsidR="00E331CB">
        <w:rPr>
          <w:lang w:val="en-CA"/>
        </w:rPr>
        <w:t xml:space="preserve">a </w:t>
      </w:r>
      <w:r w:rsidR="00224972">
        <w:rPr>
          <w:lang w:val="en-CA"/>
        </w:rPr>
        <w:t>previous stud</w:t>
      </w:r>
      <w:r w:rsidR="00E331CB">
        <w:rPr>
          <w:lang w:val="en-CA"/>
        </w:rPr>
        <w:t>y</w:t>
      </w:r>
      <w:r w:rsidR="00224972">
        <w:rPr>
          <w:lang w:val="en-CA"/>
        </w:rPr>
        <w:t xml:space="preserve"> </w:t>
      </w:r>
      <w:r w:rsidR="000310AD">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0310AD">
        <w:rPr>
          <w:lang w:val="en-CA"/>
        </w:rPr>
        <w:fldChar w:fldCharType="separate"/>
      </w:r>
      <w:r w:rsidR="0017490F" w:rsidRPr="0017490F">
        <w:rPr>
          <w:noProof/>
          <w:lang w:val="en-CA"/>
        </w:rPr>
        <w:t>(Ulrich and Sargent 2025)</w:t>
      </w:r>
      <w:r w:rsidR="000310AD">
        <w:rPr>
          <w:lang w:val="en-CA"/>
        </w:rPr>
        <w:fldChar w:fldCharType="end"/>
      </w:r>
      <w:r w:rsidR="00224972">
        <w:rPr>
          <w:lang w:val="en-CA"/>
        </w:rPr>
        <w:t>. Targeting our sampling at the timing of peak abundance allowed us to limit changes in abundance caused by rapid births or deaths</w:t>
      </w:r>
      <w:r w:rsidR="00142439">
        <w:rPr>
          <w:lang w:val="en-CA"/>
        </w:rPr>
        <w:t>,</w:t>
      </w:r>
      <w:r w:rsidR="00EE5BA8">
        <w:rPr>
          <w:lang w:val="en-CA"/>
        </w:rPr>
        <w:t xml:space="preserve"> </w:t>
      </w:r>
      <w:r w:rsidR="00224972">
        <w:rPr>
          <w:lang w:val="en-CA"/>
        </w:rPr>
        <w:t xml:space="preserve">which would </w:t>
      </w:r>
      <w:r w:rsidR="00EE5BA8">
        <w:rPr>
          <w:lang w:val="en-CA"/>
        </w:rPr>
        <w:t xml:space="preserve">also </w:t>
      </w:r>
      <w:r w:rsidR="00224972">
        <w:rPr>
          <w:lang w:val="en-CA"/>
        </w:rPr>
        <w:t xml:space="preserve">violate population closure assumptions. We collected </w:t>
      </w:r>
      <w:r w:rsidR="00E331CB">
        <w:rPr>
          <w:lang w:val="en-CA"/>
        </w:rPr>
        <w:t xml:space="preserve">abundance data </w:t>
      </w:r>
      <w:r w:rsidR="00142439">
        <w:rPr>
          <w:lang w:val="en-CA"/>
        </w:rPr>
        <w:t>during</w:t>
      </w:r>
      <w:r w:rsidR="00224972">
        <w:rPr>
          <w:lang w:val="en-CA"/>
        </w:rPr>
        <w:t xml:space="preserve"> two </w:t>
      </w:r>
      <w:r w:rsidR="00142439">
        <w:rPr>
          <w:lang w:val="en-CA"/>
        </w:rPr>
        <w:t xml:space="preserve">different </w:t>
      </w:r>
      <w:r w:rsidR="00E9563B">
        <w:rPr>
          <w:lang w:val="en-CA"/>
        </w:rPr>
        <w:t xml:space="preserve">sampling </w:t>
      </w:r>
      <w:r w:rsidR="00224972">
        <w:rPr>
          <w:lang w:val="en-CA"/>
        </w:rPr>
        <w:t>periods</w:t>
      </w:r>
      <w:r w:rsidR="00E9563B">
        <w:rPr>
          <w:lang w:val="en-CA"/>
        </w:rPr>
        <w:t xml:space="preserve">. </w:t>
      </w:r>
      <w:r w:rsidR="00224972">
        <w:rPr>
          <w:lang w:val="en-CA"/>
        </w:rPr>
        <w:t>In early</w:t>
      </w:r>
      <w:r w:rsidR="00E9563B">
        <w:rPr>
          <w:lang w:val="en-CA"/>
        </w:rPr>
        <w:t xml:space="preserve"> </w:t>
      </w:r>
      <w:r w:rsidR="00224972">
        <w:rPr>
          <w:lang w:val="en-CA"/>
        </w:rPr>
        <w:t>June we conducted three repeat surveys for</w:t>
      </w:r>
      <w:r w:rsidR="00EE5BA8">
        <w:rPr>
          <w:lang w:val="en-CA"/>
        </w:rPr>
        <w:t xml:space="preserve"> </w:t>
      </w:r>
      <w:r w:rsidR="00D5749C">
        <w:rPr>
          <w:lang w:val="en-CA"/>
        </w:rPr>
        <w:t>species with an ‘early’ phenology</w:t>
      </w:r>
      <w:r w:rsidR="00E9563B">
        <w:rPr>
          <w:lang w:val="en-CA"/>
        </w:rPr>
        <w:t>:</w:t>
      </w:r>
      <w:r w:rsidR="00224972">
        <w:rPr>
          <w:lang w:val="en-CA"/>
        </w:rPr>
        <w:t xml:space="preserve"> </w:t>
      </w:r>
      <w:proofErr w:type="spellStart"/>
      <w:r w:rsidR="00224972">
        <w:rPr>
          <w:i/>
          <w:iCs/>
          <w:lang w:val="en-CA"/>
        </w:rPr>
        <w:t>A</w:t>
      </w:r>
      <w:r w:rsidR="007735A1">
        <w:rPr>
          <w:i/>
          <w:iCs/>
          <w:lang w:val="en-CA"/>
        </w:rPr>
        <w:t>gapostemon</w:t>
      </w:r>
      <w:proofErr w:type="spellEnd"/>
      <w:r w:rsidR="00224972">
        <w:rPr>
          <w:i/>
          <w:iCs/>
          <w:lang w:val="en-CA"/>
        </w:rPr>
        <w:t xml:space="preserve"> </w:t>
      </w:r>
      <w:proofErr w:type="spellStart"/>
      <w:r w:rsidR="00224972">
        <w:rPr>
          <w:i/>
          <w:iCs/>
          <w:lang w:val="en-CA"/>
        </w:rPr>
        <w:t>texanus</w:t>
      </w:r>
      <w:proofErr w:type="spellEnd"/>
      <w:r w:rsidR="00224972">
        <w:rPr>
          <w:lang w:val="en-CA"/>
        </w:rPr>
        <w:t xml:space="preserve">, </w:t>
      </w:r>
      <w:r w:rsidR="00224972">
        <w:rPr>
          <w:i/>
          <w:iCs/>
          <w:lang w:val="en-CA"/>
        </w:rPr>
        <w:t xml:space="preserve">B. </w:t>
      </w:r>
      <w:proofErr w:type="spellStart"/>
      <w:r w:rsidR="00224972">
        <w:rPr>
          <w:lang w:val="en-CA"/>
        </w:rPr>
        <w:t>flavifrons</w:t>
      </w:r>
      <w:proofErr w:type="spellEnd"/>
      <w:r w:rsidR="00224972">
        <w:rPr>
          <w:lang w:val="en-CA"/>
        </w:rPr>
        <w:t xml:space="preserve"> and </w:t>
      </w:r>
      <w:r w:rsidR="00224972" w:rsidRPr="00224972">
        <w:rPr>
          <w:i/>
          <w:iCs/>
          <w:lang w:val="en-CA"/>
        </w:rPr>
        <w:t>B.</w:t>
      </w:r>
      <w:r w:rsidR="00224972">
        <w:rPr>
          <w:i/>
          <w:iCs/>
          <w:lang w:val="en-CA"/>
        </w:rPr>
        <w:t xml:space="preserve"> </w:t>
      </w:r>
      <w:proofErr w:type="spellStart"/>
      <w:r w:rsidR="00224972">
        <w:rPr>
          <w:i/>
          <w:iCs/>
          <w:lang w:val="en-CA"/>
        </w:rPr>
        <w:t>mixtus</w:t>
      </w:r>
      <w:proofErr w:type="spellEnd"/>
      <w:r w:rsidR="00E9563B">
        <w:rPr>
          <w:lang w:val="en-CA"/>
        </w:rPr>
        <w:t xml:space="preserve">. </w:t>
      </w:r>
      <w:r w:rsidR="00D5749C">
        <w:rPr>
          <w:lang w:val="en-CA"/>
        </w:rPr>
        <w:t>Then, i</w:t>
      </w:r>
      <w:r w:rsidR="00224972">
        <w:rPr>
          <w:lang w:val="en-CA"/>
        </w:rPr>
        <w:t>n mid</w:t>
      </w:r>
      <w:r w:rsidR="00D5749C">
        <w:rPr>
          <w:lang w:val="en-CA"/>
        </w:rPr>
        <w:t>-</w:t>
      </w:r>
      <w:r w:rsidR="00224972">
        <w:rPr>
          <w:lang w:val="en-CA"/>
        </w:rPr>
        <w:t>July we conducted the repeat surveys for</w:t>
      </w:r>
      <w:r w:rsidR="00E9563B">
        <w:rPr>
          <w:lang w:val="en-CA"/>
        </w:rPr>
        <w:t xml:space="preserve"> five</w:t>
      </w:r>
      <w:r w:rsidR="00D5749C">
        <w:rPr>
          <w:lang w:val="en-CA"/>
        </w:rPr>
        <w:t xml:space="preserve"> species exhibiting a</w:t>
      </w:r>
      <w:r w:rsidR="00224972">
        <w:rPr>
          <w:lang w:val="en-CA"/>
        </w:rPr>
        <w:t xml:space="preserve"> </w:t>
      </w:r>
      <w:r w:rsidR="00D5749C">
        <w:rPr>
          <w:lang w:val="en-CA"/>
        </w:rPr>
        <w:t>‘</w:t>
      </w:r>
      <w:r w:rsidR="00E9563B">
        <w:rPr>
          <w:lang w:val="en-CA"/>
        </w:rPr>
        <w:t>late</w:t>
      </w:r>
      <w:r w:rsidR="00D5749C">
        <w:rPr>
          <w:lang w:val="en-CA"/>
        </w:rPr>
        <w:t>’</w:t>
      </w:r>
      <w:r w:rsidR="00E9563B">
        <w:rPr>
          <w:lang w:val="en-CA"/>
        </w:rPr>
        <w:t xml:space="preserve"> </w:t>
      </w:r>
      <w:r w:rsidR="00D5749C">
        <w:rPr>
          <w:lang w:val="en-CA"/>
        </w:rPr>
        <w:t>phenology</w:t>
      </w:r>
      <w:r w:rsidR="00E9563B">
        <w:rPr>
          <w:lang w:val="en-CA"/>
        </w:rPr>
        <w:t xml:space="preserve">: </w:t>
      </w:r>
      <w:r w:rsidR="00224972">
        <w:rPr>
          <w:i/>
          <w:iCs/>
          <w:lang w:val="en-CA"/>
        </w:rPr>
        <w:t>A</w:t>
      </w:r>
      <w:r w:rsidR="007735A1">
        <w:rPr>
          <w:i/>
          <w:iCs/>
          <w:lang w:val="en-CA"/>
        </w:rPr>
        <w:t>ndrena</w:t>
      </w:r>
      <w:r w:rsidR="00224972">
        <w:rPr>
          <w:i/>
          <w:iCs/>
          <w:lang w:val="en-CA"/>
        </w:rPr>
        <w:t xml:space="preserve"> </w:t>
      </w:r>
      <w:proofErr w:type="spellStart"/>
      <w:r w:rsidR="00224972">
        <w:rPr>
          <w:i/>
          <w:iCs/>
          <w:lang w:val="en-CA"/>
        </w:rPr>
        <w:t>prunorum</w:t>
      </w:r>
      <w:proofErr w:type="spellEnd"/>
      <w:r w:rsidR="00224972">
        <w:rPr>
          <w:lang w:val="en-CA"/>
        </w:rPr>
        <w:t xml:space="preserve">, </w:t>
      </w:r>
      <w:r w:rsidR="00224972">
        <w:rPr>
          <w:i/>
          <w:iCs/>
          <w:lang w:val="en-CA"/>
        </w:rPr>
        <w:t xml:space="preserve">A. </w:t>
      </w:r>
      <w:proofErr w:type="spellStart"/>
      <w:r w:rsidR="00224972" w:rsidRPr="00224972">
        <w:rPr>
          <w:i/>
          <w:iCs/>
          <w:lang w:val="en-CA"/>
        </w:rPr>
        <w:t>oblongatum</w:t>
      </w:r>
      <w:proofErr w:type="spellEnd"/>
      <w:r w:rsidR="00224972">
        <w:rPr>
          <w:lang w:val="en-CA"/>
        </w:rPr>
        <w:t xml:space="preserve">, </w:t>
      </w:r>
      <w:r w:rsidR="00224972">
        <w:rPr>
          <w:i/>
          <w:iCs/>
          <w:lang w:val="en-CA"/>
        </w:rPr>
        <w:t xml:space="preserve">H. </w:t>
      </w:r>
      <w:proofErr w:type="spellStart"/>
      <w:r w:rsidR="00224972">
        <w:rPr>
          <w:i/>
          <w:iCs/>
          <w:lang w:val="en-CA"/>
        </w:rPr>
        <w:t>rubicundus</w:t>
      </w:r>
      <w:proofErr w:type="spellEnd"/>
      <w:r w:rsidR="00224972">
        <w:rPr>
          <w:lang w:val="en-CA"/>
        </w:rPr>
        <w:t xml:space="preserve">, </w:t>
      </w:r>
      <w:r w:rsidR="00224972">
        <w:rPr>
          <w:i/>
          <w:iCs/>
          <w:lang w:val="en-CA"/>
        </w:rPr>
        <w:t>Megachile spp.</w:t>
      </w:r>
      <w:r w:rsidR="00224972">
        <w:rPr>
          <w:lang w:val="en-CA"/>
        </w:rPr>
        <w:t xml:space="preserve">, and </w:t>
      </w:r>
      <w:r w:rsidR="000310AD">
        <w:rPr>
          <w:i/>
          <w:iCs/>
          <w:lang w:val="en-CA"/>
        </w:rPr>
        <w:t>M.</w:t>
      </w:r>
      <w:r w:rsidR="00224972">
        <w:rPr>
          <w:i/>
          <w:iCs/>
          <w:lang w:val="en-CA"/>
        </w:rPr>
        <w:t xml:space="preserve"> </w:t>
      </w:r>
      <w:proofErr w:type="spellStart"/>
      <w:r w:rsidR="00224972">
        <w:rPr>
          <w:i/>
          <w:iCs/>
          <w:lang w:val="en-CA"/>
        </w:rPr>
        <w:t>microstictus</w:t>
      </w:r>
      <w:proofErr w:type="spellEnd"/>
      <w:r w:rsidR="00224972">
        <w:rPr>
          <w:lang w:val="en-CA"/>
        </w:rPr>
        <w:t>.</w:t>
      </w:r>
      <w:r w:rsidR="00EE5BA8">
        <w:rPr>
          <w:lang w:val="en-CA"/>
        </w:rPr>
        <w:t xml:space="preserve"> To </w:t>
      </w:r>
      <w:r w:rsidR="00E9563B">
        <w:rPr>
          <w:lang w:val="en-CA"/>
        </w:rPr>
        <w:t>reduce</w:t>
      </w:r>
      <w:r w:rsidR="00D5749C">
        <w:rPr>
          <w:lang w:val="en-CA"/>
        </w:rPr>
        <w:t xml:space="preserve"> the chance that we violated the assumption of population</w:t>
      </w:r>
      <w:r w:rsidR="00EE5BA8">
        <w:rPr>
          <w:lang w:val="en-CA"/>
        </w:rPr>
        <w:t xml:space="preserve"> closure, we conducted the repeat </w:t>
      </w:r>
      <w:r w:rsidR="00E331CB">
        <w:rPr>
          <w:lang w:val="en-CA"/>
        </w:rPr>
        <w:t>abundance surveys</w:t>
      </w:r>
      <w:r w:rsidR="00EE5BA8">
        <w:rPr>
          <w:lang w:val="en-CA"/>
        </w:rPr>
        <w:t xml:space="preserve"> within the most rapid timescale possible</w:t>
      </w:r>
      <w:r w:rsidR="00D8323A">
        <w:rPr>
          <w:lang w:val="en-CA"/>
        </w:rPr>
        <w:t>, conducting</w:t>
      </w:r>
      <w:r w:rsidR="00EE5BA8">
        <w:rPr>
          <w:lang w:val="en-CA"/>
        </w:rPr>
        <w:t xml:space="preserve"> </w:t>
      </w:r>
      <w:r w:rsidR="00D8323A">
        <w:rPr>
          <w:lang w:val="en-CA"/>
        </w:rPr>
        <w:t>t</w:t>
      </w:r>
      <w:r w:rsidR="00EE5BA8">
        <w:rPr>
          <w:lang w:val="en-CA"/>
        </w:rPr>
        <w:t>he first and last repeat surveys at each site within a maximum of eight days.</w:t>
      </w:r>
      <w:r w:rsidR="002E18EA">
        <w:rPr>
          <w:lang w:val="en-CA"/>
        </w:rPr>
        <w:t xml:space="preserve"> For this study, we only included female bees.</w:t>
      </w:r>
      <w:r w:rsidR="00F52316">
        <w:rPr>
          <w:lang w:val="en-CA"/>
        </w:rPr>
        <w:t xml:space="preserve"> </w:t>
      </w:r>
      <w:r w:rsidR="00F52316">
        <w:rPr>
          <w:i/>
          <w:iCs/>
          <w:lang w:val="en-CA"/>
        </w:rPr>
        <w:t>A</w:t>
      </w:r>
      <w:r w:rsidR="007526ED">
        <w:rPr>
          <w:i/>
          <w:iCs/>
          <w:lang w:val="en-CA"/>
        </w:rPr>
        <w:t>ndrena</w:t>
      </w:r>
      <w:r w:rsidR="00F52316">
        <w:rPr>
          <w:i/>
          <w:iCs/>
          <w:lang w:val="en-CA"/>
        </w:rPr>
        <w:t xml:space="preserve"> </w:t>
      </w:r>
      <w:proofErr w:type="spellStart"/>
      <w:r w:rsidR="00F52316">
        <w:rPr>
          <w:i/>
          <w:iCs/>
          <w:lang w:val="en-CA"/>
        </w:rPr>
        <w:t>prunorum</w:t>
      </w:r>
      <w:proofErr w:type="spellEnd"/>
      <w:r w:rsidR="00F52316">
        <w:rPr>
          <w:i/>
          <w:iCs/>
          <w:lang w:val="en-CA"/>
        </w:rPr>
        <w:t xml:space="preserve"> </w:t>
      </w:r>
      <w:r w:rsidR="00F52316">
        <w:rPr>
          <w:lang w:val="en-CA"/>
        </w:rPr>
        <w:t xml:space="preserve">was only surveyed in </w:t>
      </w:r>
      <w:r w:rsidR="00B82529">
        <w:rPr>
          <w:lang w:val="en-CA"/>
        </w:rPr>
        <w:t>2023</w:t>
      </w:r>
      <w:r w:rsidR="00F52316">
        <w:rPr>
          <w:lang w:val="en-CA"/>
        </w:rPr>
        <w:t>.</w:t>
      </w:r>
      <w:r w:rsidR="002E18EA">
        <w:rPr>
          <w:lang w:val="en-CA"/>
        </w:rPr>
        <w:t xml:space="preserve"> </w:t>
      </w:r>
    </w:p>
    <w:p w14:paraId="17F125C1" w14:textId="77C46C3F" w:rsidR="00EE5BA8" w:rsidRDefault="00EF6AE2" w:rsidP="00B33FC4">
      <w:pPr>
        <w:spacing w:line="480" w:lineRule="auto"/>
        <w:ind w:firstLine="720"/>
        <w:rPr>
          <w:lang w:val="en-CA"/>
        </w:rPr>
      </w:pPr>
      <w:r>
        <w:rPr>
          <w:lang w:val="en-CA"/>
        </w:rPr>
        <w:t>We conducted</w:t>
      </w:r>
      <w:r w:rsidR="00D8323A" w:rsidRPr="000310AD">
        <w:rPr>
          <w:lang w:val="en-CA"/>
        </w:rPr>
        <w:t xml:space="preserve"> the </w:t>
      </w:r>
      <w:r w:rsidR="00E331CB">
        <w:rPr>
          <w:lang w:val="en-CA"/>
        </w:rPr>
        <w:t>abundance</w:t>
      </w:r>
      <w:r w:rsidR="00D8323A" w:rsidRPr="000310AD">
        <w:rPr>
          <w:lang w:val="en-CA"/>
        </w:rPr>
        <w:t xml:space="preserve"> surveys</w:t>
      </w:r>
      <w:r>
        <w:rPr>
          <w:lang w:val="en-CA"/>
        </w:rPr>
        <w:t xml:space="preserve"> in</w:t>
      </w:r>
      <w:r w:rsidR="00EE5BA8" w:rsidRPr="000310AD">
        <w:rPr>
          <w:lang w:val="en-CA"/>
        </w:rPr>
        <w:t xml:space="preserve"> one-hectare </w:t>
      </w:r>
      <w:r w:rsidR="00B82529">
        <w:rPr>
          <w:lang w:val="en-CA"/>
        </w:rPr>
        <w:t xml:space="preserve">(100 metre by 100 metre) </w:t>
      </w:r>
      <w:r w:rsidR="00D8323A" w:rsidRPr="000310AD">
        <w:rPr>
          <w:lang w:val="en-CA"/>
        </w:rPr>
        <w:t>sampling</w:t>
      </w:r>
      <w:r w:rsidR="00EE5BA8" w:rsidRPr="000310AD">
        <w:rPr>
          <w:lang w:val="en-CA"/>
        </w:rPr>
        <w:t xml:space="preserve"> area</w:t>
      </w:r>
      <w:r w:rsidR="00B82529">
        <w:rPr>
          <w:lang w:val="en-CA"/>
        </w:rPr>
        <w:t>s</w:t>
      </w:r>
      <w:r w:rsidR="00D8323A" w:rsidRPr="000310AD">
        <w:rPr>
          <w:lang w:val="en-CA"/>
        </w:rPr>
        <w:t>.</w:t>
      </w:r>
      <w:r w:rsidR="00D8323A">
        <w:rPr>
          <w:lang w:val="en-CA"/>
        </w:rPr>
        <w:t xml:space="preserve"> The sampling area</w:t>
      </w:r>
      <w:r w:rsidR="00982180">
        <w:rPr>
          <w:lang w:val="en-CA"/>
        </w:rPr>
        <w:t xml:space="preserve">s focused </w:t>
      </w:r>
      <w:r w:rsidR="00EE5BA8">
        <w:rPr>
          <w:lang w:val="en-CA"/>
        </w:rPr>
        <w:t xml:space="preserve">on </w:t>
      </w:r>
      <w:r w:rsidR="00985F89">
        <w:rPr>
          <w:lang w:val="en-CA"/>
        </w:rPr>
        <w:t xml:space="preserve">a </w:t>
      </w:r>
      <w:r w:rsidR="00EE5BA8">
        <w:rPr>
          <w:lang w:val="en-CA"/>
        </w:rPr>
        <w:t>restor</w:t>
      </w:r>
      <w:r w:rsidR="00985F89">
        <w:rPr>
          <w:lang w:val="en-CA"/>
        </w:rPr>
        <w:t>ed vegetation</w:t>
      </w:r>
      <w:r w:rsidR="00EE5BA8">
        <w:rPr>
          <w:lang w:val="en-CA"/>
        </w:rPr>
        <w:t xml:space="preserve"> area for the restored parks </w:t>
      </w:r>
      <w:r w:rsidR="00985F89">
        <w:rPr>
          <w:lang w:val="en-CA"/>
        </w:rPr>
        <w:t xml:space="preserve">or conventionally managed turfgrass space in control </w:t>
      </w:r>
      <w:r>
        <w:rPr>
          <w:lang w:val="en-CA"/>
        </w:rPr>
        <w:t xml:space="preserve">parks. </w:t>
      </w:r>
      <w:r w:rsidR="00D8323A">
        <w:rPr>
          <w:lang w:val="en-CA"/>
        </w:rPr>
        <w:t xml:space="preserve">We collected </w:t>
      </w:r>
      <w:r w:rsidR="00B82529">
        <w:rPr>
          <w:lang w:val="en-CA"/>
        </w:rPr>
        <w:t>bees</w:t>
      </w:r>
      <w:r w:rsidR="00D8323A">
        <w:rPr>
          <w:lang w:val="en-CA"/>
        </w:rPr>
        <w:t xml:space="preserve"> </w:t>
      </w:r>
      <w:r w:rsidR="00B82529">
        <w:rPr>
          <w:lang w:val="en-CA"/>
        </w:rPr>
        <w:t>using</w:t>
      </w:r>
      <w:r w:rsidR="00D8323A">
        <w:rPr>
          <w:lang w:val="en-CA"/>
        </w:rPr>
        <w:t xml:space="preserve"> a sweep net</w:t>
      </w:r>
      <w:r w:rsidR="00B82529">
        <w:rPr>
          <w:lang w:val="en-CA"/>
        </w:rPr>
        <w:t xml:space="preserve"> method</w:t>
      </w:r>
      <w:r w:rsidR="00985F89">
        <w:rPr>
          <w:lang w:val="en-CA"/>
        </w:rPr>
        <w:t>, walking a spiral-transect through the survey area</w:t>
      </w:r>
      <w:r w:rsidR="00D8323A">
        <w:rPr>
          <w:lang w:val="en-CA"/>
        </w:rPr>
        <w:t xml:space="preserve"> and</w:t>
      </w:r>
      <w:r w:rsidR="00985F89">
        <w:rPr>
          <w:lang w:val="en-CA"/>
        </w:rPr>
        <w:t xml:space="preserve"> netting all individuals </w:t>
      </w:r>
      <w:r w:rsidR="00D8323A">
        <w:rPr>
          <w:lang w:val="en-CA"/>
        </w:rPr>
        <w:t xml:space="preserve">thought to be </w:t>
      </w:r>
      <w:r w:rsidR="00B82529">
        <w:rPr>
          <w:lang w:val="en-CA"/>
        </w:rPr>
        <w:t xml:space="preserve">one of </w:t>
      </w:r>
      <w:r w:rsidR="00D8323A">
        <w:rPr>
          <w:lang w:val="en-CA"/>
        </w:rPr>
        <w:t>our focal species</w:t>
      </w:r>
      <w:r w:rsidR="00985F89">
        <w:rPr>
          <w:lang w:val="en-CA"/>
        </w:rPr>
        <w:t xml:space="preserve">. We repeated the spiral transect until the survey time ended. Surveys </w:t>
      </w:r>
      <w:r w:rsidR="00985F89">
        <w:rPr>
          <w:lang w:val="en-CA"/>
        </w:rPr>
        <w:lastRenderedPageBreak/>
        <w:t xml:space="preserve">lasted 45 minutes, with the timer paused for insect handling. Netted insects were placed on ice until the completion of the survey. </w:t>
      </w:r>
      <w:r w:rsidR="00F52316">
        <w:rPr>
          <w:lang w:val="en-CA"/>
        </w:rPr>
        <w:t xml:space="preserve">After the survey ended, we </w:t>
      </w:r>
      <w:r w:rsidR="00D8323A">
        <w:rPr>
          <w:lang w:val="en-CA"/>
        </w:rPr>
        <w:t xml:space="preserve">confirmed species identifications and applied </w:t>
      </w:r>
      <w:r w:rsidR="00F52316">
        <w:rPr>
          <w:lang w:val="en-CA"/>
        </w:rPr>
        <w:t>mark</w:t>
      </w:r>
      <w:r w:rsidR="00D8323A">
        <w:rPr>
          <w:lang w:val="en-CA"/>
        </w:rPr>
        <w:t>s</w:t>
      </w:r>
      <w:r w:rsidR="00F52316">
        <w:rPr>
          <w:lang w:val="en-CA"/>
        </w:rPr>
        <w:t xml:space="preserve">. Marks were applied by placing chilled bees in </w:t>
      </w:r>
      <w:r w:rsidR="00D8323A">
        <w:rPr>
          <w:lang w:val="en-CA"/>
        </w:rPr>
        <w:t xml:space="preserve">a </w:t>
      </w:r>
      <w:r w:rsidR="00F52316">
        <w:rPr>
          <w:lang w:val="en-CA"/>
        </w:rPr>
        <w:t>vial with a plunger on one end and a wide mesh covering on the other</w:t>
      </w:r>
      <w:r w:rsidR="000310AD">
        <w:rPr>
          <w:lang w:val="en-CA"/>
        </w:rPr>
        <w:t xml:space="preserve"> </w:t>
      </w:r>
      <w:r w:rsidR="000310AD">
        <w:rPr>
          <w:lang w:val="en-CA"/>
        </w:rPr>
        <w:fldChar w:fldCharType="begin" w:fldLock="1"/>
      </w:r>
      <w:r w:rsidR="00540122">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2022)","manualFormatting":"(as in Briggs et al. 2022)","plainTextFormattedCitation":"(Briggs et al. 2022)","previouslyFormattedCitation":"(Briggs et al. 2022)"},"properties":{"noteIndex":0},"schema":"https://github.com/citation-style-language/schema/raw/master/csl-citation.json"}</w:instrText>
      </w:r>
      <w:r w:rsidR="000310AD">
        <w:rPr>
          <w:lang w:val="en-CA"/>
        </w:rPr>
        <w:fldChar w:fldCharType="separate"/>
      </w:r>
      <w:r w:rsidR="000310AD" w:rsidRPr="000310AD">
        <w:rPr>
          <w:noProof/>
          <w:lang w:val="en-CA"/>
        </w:rPr>
        <w:t>(</w:t>
      </w:r>
      <w:r>
        <w:rPr>
          <w:noProof/>
          <w:lang w:val="en-CA"/>
        </w:rPr>
        <w:t xml:space="preserve">as in </w:t>
      </w:r>
      <w:r w:rsidR="000310AD" w:rsidRPr="000310AD">
        <w:rPr>
          <w:noProof/>
          <w:lang w:val="en-CA"/>
        </w:rPr>
        <w:t>Briggs et al. 2022)</w:t>
      </w:r>
      <w:r w:rsidR="000310AD">
        <w:rPr>
          <w:lang w:val="en-CA"/>
        </w:rPr>
        <w:fldChar w:fldCharType="end"/>
      </w:r>
      <w:r w:rsidR="00F52316">
        <w:rPr>
          <w:lang w:val="en-CA"/>
        </w:rPr>
        <w:t xml:space="preserve">. </w:t>
      </w:r>
      <w:r w:rsidR="00E3264F">
        <w:rPr>
          <w:lang w:val="en-CA"/>
        </w:rPr>
        <w:t xml:space="preserve">By </w:t>
      </w:r>
      <w:r w:rsidR="00F52316">
        <w:rPr>
          <w:lang w:val="en-CA"/>
        </w:rPr>
        <w:t>pressing bees against the mesh</w:t>
      </w:r>
      <w:r w:rsidR="00E3264F">
        <w:rPr>
          <w:lang w:val="en-CA"/>
        </w:rPr>
        <w:t xml:space="preserve"> to inhibit movement</w:t>
      </w:r>
      <w:r w:rsidR="00F52316">
        <w:rPr>
          <w:lang w:val="en-CA"/>
        </w:rPr>
        <w:t>, we</w:t>
      </w:r>
      <w:r w:rsidR="00E3264F">
        <w:rPr>
          <w:lang w:val="en-CA"/>
        </w:rPr>
        <w:t xml:space="preserve"> were able to</w:t>
      </w:r>
      <w:r w:rsidR="00F52316">
        <w:rPr>
          <w:lang w:val="en-CA"/>
        </w:rPr>
        <w:t xml:space="preserve"> paint a </w:t>
      </w:r>
      <w:r w:rsidR="00D8323A">
        <w:rPr>
          <w:lang w:val="en-CA"/>
        </w:rPr>
        <w:t xml:space="preserve">colour-coded </w:t>
      </w:r>
      <w:r w:rsidR="00F52316">
        <w:rPr>
          <w:lang w:val="en-CA"/>
        </w:rPr>
        <w:t xml:space="preserve">mark </w:t>
      </w:r>
      <w:r w:rsidR="00D8323A">
        <w:rPr>
          <w:lang w:val="en-CA"/>
        </w:rPr>
        <w:t>on the back of the thorax using</w:t>
      </w:r>
      <w:r w:rsidR="00F52316">
        <w:rPr>
          <w:lang w:val="en-CA"/>
        </w:rPr>
        <w:t xml:space="preserve"> a paint pen (</w:t>
      </w:r>
      <w:proofErr w:type="spellStart"/>
      <w:r w:rsidR="00F52316">
        <w:rPr>
          <w:lang w:val="en-CA"/>
        </w:rPr>
        <w:t>Molotow</w:t>
      </w:r>
      <w:proofErr w:type="spellEnd"/>
      <w:r w:rsidR="00F52316">
        <w:rPr>
          <w:lang w:val="en-CA"/>
        </w:rPr>
        <w:t xml:space="preserve"> brand</w:t>
      </w:r>
      <w:r w:rsidR="0023298B">
        <w:rPr>
          <w:lang w:val="en-CA"/>
        </w:rPr>
        <w:t xml:space="preserve">, </w:t>
      </w:r>
      <w:r w:rsidR="00F52316">
        <w:rPr>
          <w:lang w:val="en-CA"/>
        </w:rPr>
        <w:t xml:space="preserve">2.0mm round tip) (Figure </w:t>
      </w:r>
      <w:r w:rsidR="00C17CDD">
        <w:rPr>
          <w:lang w:val="en-CA"/>
        </w:rPr>
        <w:t>S</w:t>
      </w:r>
      <w:r w:rsidR="003733C6">
        <w:rPr>
          <w:lang w:val="en-CA"/>
        </w:rPr>
        <w:t>3)</w:t>
      </w:r>
      <w:r w:rsidR="00F52316">
        <w:rPr>
          <w:lang w:val="en-CA"/>
        </w:rPr>
        <w:t xml:space="preserve">. </w:t>
      </w:r>
      <w:r>
        <w:rPr>
          <w:lang w:val="en-CA"/>
        </w:rPr>
        <w:t xml:space="preserve">To later implement the GLM and </w:t>
      </w:r>
      <w:proofErr w:type="spellStart"/>
      <w:r>
        <w:rPr>
          <w:lang w:val="en-CA"/>
        </w:rPr>
        <w:t>binmix</w:t>
      </w:r>
      <w:proofErr w:type="spellEnd"/>
      <w:r>
        <w:rPr>
          <w:lang w:val="en-CA"/>
        </w:rPr>
        <w:t xml:space="preserve"> model approaches, we counted the </w:t>
      </w:r>
      <w:r w:rsidR="007523E2">
        <w:rPr>
          <w:lang w:val="en-CA"/>
        </w:rPr>
        <w:t xml:space="preserve">total </w:t>
      </w:r>
      <w:r>
        <w:rPr>
          <w:lang w:val="en-CA"/>
        </w:rPr>
        <w:t>number of individuals</w:t>
      </w:r>
      <w:r w:rsidR="007523E2">
        <w:rPr>
          <w:lang w:val="en-CA"/>
        </w:rPr>
        <w:t xml:space="preserve"> that we captured</w:t>
      </w:r>
      <w:r>
        <w:rPr>
          <w:lang w:val="en-CA"/>
        </w:rPr>
        <w:t xml:space="preserve">, </w:t>
      </w:r>
      <w:r w:rsidR="007523E2">
        <w:rPr>
          <w:lang w:val="en-CA"/>
        </w:rPr>
        <w:t>ignoring</w:t>
      </w:r>
      <w:r>
        <w:rPr>
          <w:lang w:val="en-CA"/>
        </w:rPr>
        <w:t xml:space="preserve"> whether individuals were marked or </w:t>
      </w:r>
      <w:r w:rsidR="007523E2">
        <w:rPr>
          <w:lang w:val="en-CA"/>
        </w:rPr>
        <w:t>not</w:t>
      </w:r>
      <w:r>
        <w:rPr>
          <w:lang w:val="en-CA"/>
        </w:rPr>
        <w:t xml:space="preserve">. </w:t>
      </w:r>
      <w:r w:rsidR="00F52316">
        <w:rPr>
          <w:lang w:val="en-CA"/>
        </w:rPr>
        <w:t>To limit</w:t>
      </w:r>
      <w:r w:rsidR="00D01A63">
        <w:rPr>
          <w:lang w:val="en-CA"/>
        </w:rPr>
        <w:t xml:space="preserve"> observer</w:t>
      </w:r>
      <w:r w:rsidR="00F52316">
        <w:rPr>
          <w:lang w:val="en-CA"/>
        </w:rPr>
        <w:t xml:space="preserve"> </w:t>
      </w:r>
      <w:r w:rsidR="00D01A63">
        <w:rPr>
          <w:lang w:val="en-CA"/>
        </w:rPr>
        <w:t>bias</w:t>
      </w:r>
      <w:r w:rsidR="00F52316">
        <w:rPr>
          <w:lang w:val="en-CA"/>
        </w:rPr>
        <w:t xml:space="preserve">, all surveys were conducted by </w:t>
      </w:r>
      <w:r w:rsidR="00142439">
        <w:rPr>
          <w:lang w:val="en-CA"/>
        </w:rPr>
        <w:t>the same researcher</w:t>
      </w:r>
      <w:r w:rsidR="00F52316">
        <w:rPr>
          <w:lang w:val="en-CA"/>
        </w:rPr>
        <w:t xml:space="preserve">, </w:t>
      </w:r>
      <w:r w:rsidR="00142439">
        <w:rPr>
          <w:lang w:val="en-CA"/>
        </w:rPr>
        <w:t xml:space="preserve">and </w:t>
      </w:r>
      <w:r w:rsidR="00F52316">
        <w:rPr>
          <w:lang w:val="en-CA"/>
        </w:rPr>
        <w:t>only during full sun conditions between 10:00 AM and 4:00 PM.</w:t>
      </w:r>
    </w:p>
    <w:p w14:paraId="094B850C" w14:textId="242F850A" w:rsidR="007A4BD1" w:rsidRDefault="00EF13F8" w:rsidP="00B33FC4">
      <w:pPr>
        <w:spacing w:line="480" w:lineRule="auto"/>
        <w:rPr>
          <w:i/>
          <w:iCs/>
          <w:lang w:val="en-CA"/>
        </w:rPr>
      </w:pPr>
      <w:r>
        <w:rPr>
          <w:i/>
          <w:iCs/>
          <w:lang w:val="en-CA"/>
        </w:rPr>
        <w:t xml:space="preserve">2.2 </w:t>
      </w:r>
      <w:r w:rsidR="007A4BD1" w:rsidRPr="007A4BD1">
        <w:rPr>
          <w:i/>
          <w:iCs/>
          <w:lang w:val="en-CA"/>
        </w:rPr>
        <w:t>Statistical analyses</w:t>
      </w:r>
    </w:p>
    <w:p w14:paraId="1EAD6A52" w14:textId="3BACBA07" w:rsidR="007149AB" w:rsidRPr="005E3E53" w:rsidRDefault="007149AB" w:rsidP="007149AB">
      <w:pPr>
        <w:spacing w:line="480" w:lineRule="auto"/>
        <w:ind w:firstLine="720"/>
        <w:rPr>
          <w:lang w:val="en-CA"/>
        </w:rPr>
      </w:pPr>
      <w:r w:rsidRPr="005E3E53">
        <w:rPr>
          <w:lang w:val="en-CA"/>
        </w:rPr>
        <w:t xml:space="preserve">To estimate the effects of restoration on insect abundance, we developed custom models written in the </w:t>
      </w:r>
      <w:r w:rsidR="00D71B30" w:rsidRPr="005E3E53">
        <w:rPr>
          <w:lang w:val="en-CA"/>
        </w:rPr>
        <w:t>probabilistic</w:t>
      </w:r>
      <w:r w:rsidRPr="005E3E53">
        <w:rPr>
          <w:lang w:val="en-CA"/>
        </w:rPr>
        <w:t xml:space="preserve"> programming language Stan</w:t>
      </w:r>
      <w:r w:rsidR="004F44AF">
        <w:rPr>
          <w:lang w:val="en-CA"/>
        </w:rPr>
        <w:t xml:space="preserve"> </w:t>
      </w:r>
      <w:r w:rsidR="004F44AF">
        <w:rPr>
          <w:lang w:val="en-CA"/>
        </w:rPr>
        <w:fldChar w:fldCharType="begin" w:fldLock="1"/>
      </w:r>
      <w:r w:rsidR="0017490F">
        <w:rPr>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4F44AF">
        <w:rPr>
          <w:lang w:val="en-CA"/>
        </w:rPr>
        <w:fldChar w:fldCharType="separate"/>
      </w:r>
      <w:r w:rsidR="004F44AF" w:rsidRPr="004F44AF">
        <w:rPr>
          <w:noProof/>
          <w:lang w:val="en-CA"/>
        </w:rPr>
        <w:t>(Stan Development Team 2023b)</w:t>
      </w:r>
      <w:r w:rsidR="004F44AF">
        <w:rPr>
          <w:lang w:val="en-CA"/>
        </w:rPr>
        <w:fldChar w:fldCharType="end"/>
      </w:r>
      <w:r w:rsidRPr="005E3E53">
        <w:rPr>
          <w:lang w:val="en-CA"/>
        </w:rPr>
        <w:t xml:space="preserve">, implemented in R </w:t>
      </w:r>
      <w:r w:rsidR="004F44AF">
        <w:rPr>
          <w:lang w:val="en-CA"/>
        </w:rPr>
        <w:fldChar w:fldCharType="begin" w:fldLock="1"/>
      </w:r>
      <w:r w:rsidR="004F44AF">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4F44AF" w:rsidRPr="004F44AF">
        <w:rPr>
          <w:noProof/>
          <w:lang w:val="en-CA"/>
        </w:rPr>
        <w:t>(R Core Team 2022)</w:t>
      </w:r>
      <w:r w:rsidR="004F44AF">
        <w:rPr>
          <w:lang w:val="en-CA"/>
        </w:rPr>
        <w:fldChar w:fldCharType="end"/>
      </w:r>
      <w:r w:rsidR="00E3505D">
        <w:rPr>
          <w:lang w:val="en-CA"/>
        </w:rPr>
        <w:t xml:space="preserve"> </w:t>
      </w:r>
      <w:r w:rsidRPr="005E3E53">
        <w:rPr>
          <w:lang w:val="en-CA"/>
        </w:rPr>
        <w:t xml:space="preserve">using the package </w:t>
      </w:r>
      <w:proofErr w:type="spellStart"/>
      <w:r w:rsidRPr="005E3E53">
        <w:rPr>
          <w:lang w:val="en-CA"/>
        </w:rPr>
        <w:t>rstan</w:t>
      </w:r>
      <w:proofErr w:type="spellEnd"/>
      <w:r w:rsidR="004F44AF">
        <w:rPr>
          <w:lang w:val="en-CA"/>
        </w:rPr>
        <w:t xml:space="preserve"> </w:t>
      </w:r>
      <w:r w:rsidR="004F44AF">
        <w:rPr>
          <w:lang w:val="en-CA"/>
        </w:rPr>
        <w:fldChar w:fldCharType="begin" w:fldLock="1"/>
      </w:r>
      <w:r w:rsidR="0017490F">
        <w:rPr>
          <w:lang w:val="en-CA"/>
        </w:rPr>
        <w:instrText>ADDIN CSL_CITATION {"citationItems":[{"id":"ITEM-1","itemData":{"URL":"https://mc-stan.org/.","author":[{"dropping-particle":"","family":"Stan Development Team","given":"","non-dropping-particle":"","parse-names":false,"suffix":""}],"id":"ITEM-1","issued":{"date-parts":[["2023"]]},"title":"RStan: the R interface to Stan. R package version 2.21.8","type":"webpage"},"uris":["http://www.mendeley.com/documents/?uuid=bdf4d89a-ac8a-4103-82fa-7c065b97adf7"]}],"mendeley":{"formattedCitation":"(Stan Development Team 2023a)","plainTextFormattedCitation":"(Stan Development Team 2023a)","previouslyFormattedCitation":"(Stan Development Team 2023a)"},"properties":{"noteIndex":0},"schema":"https://github.com/citation-style-language/schema/raw/master/csl-citation.json"}</w:instrText>
      </w:r>
      <w:r w:rsidR="004F44AF">
        <w:rPr>
          <w:lang w:val="en-CA"/>
        </w:rPr>
        <w:fldChar w:fldCharType="separate"/>
      </w:r>
      <w:r w:rsidR="004F44AF" w:rsidRPr="004F44AF">
        <w:rPr>
          <w:noProof/>
          <w:lang w:val="en-CA"/>
        </w:rPr>
        <w:t>(Stan Development Team 2023a)</w:t>
      </w:r>
      <w:r w:rsidR="004F44AF">
        <w:rPr>
          <w:lang w:val="en-CA"/>
        </w:rPr>
        <w:fldChar w:fldCharType="end"/>
      </w:r>
      <w:r w:rsidRPr="005E3E53">
        <w:rPr>
          <w:lang w:val="en-CA"/>
        </w:rPr>
        <w:t xml:space="preserve">. These models use Bayesian inference to estimate distributions of parameter </w:t>
      </w:r>
      <w:r w:rsidR="00D71B30" w:rsidRPr="005E3E53">
        <w:rPr>
          <w:lang w:val="en-CA"/>
        </w:rPr>
        <w:t xml:space="preserve">values that are </w:t>
      </w:r>
      <w:r w:rsidR="00142439">
        <w:rPr>
          <w:lang w:val="en-CA"/>
        </w:rPr>
        <w:t>conditioned on</w:t>
      </w:r>
      <w:r w:rsidR="00D71B30" w:rsidRPr="005E3E53">
        <w:rPr>
          <w:lang w:val="en-CA"/>
        </w:rPr>
        <w:t xml:space="preserve"> </w:t>
      </w:r>
      <w:r w:rsidR="00142439">
        <w:rPr>
          <w:lang w:val="en-CA"/>
        </w:rPr>
        <w:t>our</w:t>
      </w:r>
      <w:r w:rsidR="00D71B30" w:rsidRPr="005E3E53">
        <w:rPr>
          <w:lang w:val="en-CA"/>
        </w:rPr>
        <w:t xml:space="preserve"> data and </w:t>
      </w:r>
      <w:r w:rsidR="00045780" w:rsidRPr="005E3E53">
        <w:rPr>
          <w:lang w:val="en-CA"/>
        </w:rPr>
        <w:t xml:space="preserve">our </w:t>
      </w:r>
      <w:r w:rsidR="00D71B30" w:rsidRPr="005E3E53">
        <w:rPr>
          <w:lang w:val="en-CA"/>
        </w:rPr>
        <w:t xml:space="preserve">specified prior </w:t>
      </w:r>
      <w:r w:rsidR="00045780" w:rsidRPr="005E3E53">
        <w:rPr>
          <w:lang w:val="en-CA"/>
        </w:rPr>
        <w:t xml:space="preserve">probability </w:t>
      </w:r>
      <w:r w:rsidR="00D71B30" w:rsidRPr="005E3E53">
        <w:rPr>
          <w:lang w:val="en-CA"/>
        </w:rPr>
        <w:t xml:space="preserve">distributions. </w:t>
      </w:r>
    </w:p>
    <w:p w14:paraId="03EF45AA" w14:textId="4B8A9593" w:rsidR="00D71B30" w:rsidRPr="005E3E53" w:rsidRDefault="00D71B30" w:rsidP="00544EB6">
      <w:pPr>
        <w:spacing w:line="480" w:lineRule="auto"/>
        <w:ind w:firstLine="720"/>
        <w:rPr>
          <w:rFonts w:eastAsiaTheme="minorEastAsia"/>
          <w:lang w:val="en-CA"/>
        </w:rPr>
      </w:pPr>
      <w:r w:rsidRPr="005E3E53">
        <w:rPr>
          <w:lang w:val="en-CA"/>
        </w:rPr>
        <w:t>For the GLM model, we specified counts</w:t>
      </w:r>
      <w:r w:rsidR="002D3441" w:rsidRPr="005E3E53">
        <w:rPr>
          <w:lang w:val="en-CA"/>
        </w:rPr>
        <w:t xml:space="preserve"> of</w:t>
      </w:r>
      <w:r w:rsidRPr="005E3E53">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2D3441" w:rsidRPr="005E3E53">
        <w:rPr>
          <w:rFonts w:eastAsiaTheme="minorEastAsia"/>
          <w:lang w:val="en-CA"/>
        </w:rPr>
        <w:t xml:space="preserve"> distinct individuals</w:t>
      </w:r>
      <w:r w:rsidRPr="005E3E53">
        <w:rPr>
          <w:lang w:val="en-CA"/>
        </w:rPr>
        <w:t xml:space="preserve"> </w:t>
      </w:r>
      <w:r w:rsidR="002D3441" w:rsidRPr="005E3E53">
        <w:rPr>
          <w:lang w:val="en-CA"/>
        </w:rPr>
        <w:t xml:space="preserve">on sampling events </w:t>
      </w:r>
      <m:oMath>
        <m:r>
          <w:rPr>
            <w:rFonts w:ascii="Cambria Math" w:hAnsi="Cambria Math"/>
            <w:lang w:val="en-CA"/>
          </w:rPr>
          <m:t>i</m:t>
        </m:r>
      </m:oMath>
      <w:r w:rsidR="002D3441" w:rsidRPr="005E3E53">
        <w:rPr>
          <w:lang w:val="en-CA"/>
        </w:rPr>
        <w:t xml:space="preserve"> = </w:t>
      </w:r>
      <w:r w:rsidR="0068185E">
        <w:rPr>
          <w:lang w:val="en-CA"/>
        </w:rPr>
        <w:t>{</w:t>
      </w:r>
      <w:r w:rsidR="002D3441" w:rsidRPr="005E3E53">
        <w:rPr>
          <w:lang w:val="en-CA"/>
        </w:rPr>
        <w:t xml:space="preserve">1, …, </w:t>
      </w:r>
      <m:oMath>
        <m:r>
          <w:rPr>
            <w:rFonts w:ascii="Cambria Math" w:hAnsi="Cambria Math"/>
            <w:lang w:val="en-CA"/>
          </w:rPr>
          <m:t>R</m:t>
        </m:r>
      </m:oMath>
      <w:r w:rsidR="0068185E">
        <w:rPr>
          <w:rFonts w:eastAsiaTheme="minorEastAsia"/>
          <w:lang w:val="en-CA"/>
        </w:rPr>
        <w:t>}</w:t>
      </w:r>
      <w:r w:rsidR="002D3441" w:rsidRPr="005E3E53">
        <w:rPr>
          <w:lang w:val="en-CA"/>
        </w:rPr>
        <w:t xml:space="preserve"> to be</w:t>
      </w:r>
      <w:r w:rsidRPr="005E3E53">
        <w:rPr>
          <w:lang w:val="en-CA"/>
        </w:rPr>
        <w:t xml:space="preserve"> </w:t>
      </w:r>
      <w:r w:rsidR="0068185E">
        <w:rPr>
          <w:lang w:val="en-CA"/>
        </w:rPr>
        <w:t xml:space="preserve">the </w:t>
      </w:r>
      <w:r w:rsidRPr="005E3E53">
        <w:rPr>
          <w:lang w:val="en-CA"/>
        </w:rPr>
        <w:t xml:space="preserve">outcome of </w:t>
      </w:r>
      <w:r w:rsidR="00C17CDD">
        <w:rPr>
          <w:lang w:val="en-CA"/>
        </w:rPr>
        <w:t xml:space="preserve">a </w:t>
      </w:r>
      <w:r w:rsidRPr="005E3E53">
        <w:rPr>
          <w:lang w:val="en-CA"/>
        </w:rPr>
        <w:t xml:space="preserve">negative binomial </w:t>
      </w:r>
      <w:r w:rsidR="00C17CDD">
        <w:rPr>
          <w:lang w:val="en-CA"/>
        </w:rPr>
        <w:t>distribution</w:t>
      </w:r>
      <w:r w:rsidRPr="005E3E53">
        <w:rPr>
          <w:lang w:val="en-CA"/>
        </w:rPr>
        <w:t xml:space="preserve"> with a</w:t>
      </w:r>
      <w:r w:rsidR="000310AD">
        <w:rPr>
          <w:lang w:val="en-CA"/>
        </w:rPr>
        <w:t>n expected</w:t>
      </w:r>
      <w:r w:rsidRPr="005E3E53">
        <w:rPr>
          <w:lang w:val="en-CA"/>
        </w:rPr>
        <w:t xml:space="preserve">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00544EB6" w:rsidRPr="005E3E53">
        <w:rPr>
          <w:rFonts w:eastAsiaTheme="minorEastAsia"/>
          <w:lang w:val="en-CA"/>
        </w:rPr>
        <w:t xml:space="preserve"> (Equation 1). </w:t>
      </w:r>
      <w:r w:rsidR="006418B5" w:rsidRPr="005E3E53">
        <w:rPr>
          <w:rFonts w:eastAsiaTheme="minorEastAsia"/>
          <w:lang w:val="en-CA"/>
        </w:rPr>
        <w:t xml:space="preserve">We used negative binomial distributions for the GLM (and the </w:t>
      </w:r>
      <w:proofErr w:type="spellStart"/>
      <w:r w:rsidR="006418B5" w:rsidRPr="005E3E53">
        <w:rPr>
          <w:rFonts w:eastAsiaTheme="minorEastAsia"/>
          <w:lang w:val="en-CA"/>
        </w:rPr>
        <w:t>binmix</w:t>
      </w:r>
      <w:proofErr w:type="spellEnd"/>
      <w:r w:rsidR="006418B5" w:rsidRPr="005E3E53">
        <w:rPr>
          <w:rFonts w:eastAsiaTheme="minorEastAsia"/>
          <w:lang w:val="en-CA"/>
        </w:rPr>
        <w:t xml:space="preserve"> and </w:t>
      </w:r>
      <w:proofErr w:type="spellStart"/>
      <w:r w:rsidR="006418B5" w:rsidRPr="005E3E53">
        <w:rPr>
          <w:rFonts w:eastAsiaTheme="minorEastAsia"/>
          <w:lang w:val="en-CA"/>
        </w:rPr>
        <w:t>multimix</w:t>
      </w:r>
      <w:proofErr w:type="spellEnd"/>
      <w:r w:rsidR="006418B5" w:rsidRPr="005E3E53">
        <w:rPr>
          <w:rFonts w:eastAsiaTheme="minorEastAsia"/>
          <w:lang w:val="en-CA"/>
        </w:rPr>
        <w:t xml:space="preserve"> models) because our posterior predictive checks indicated that </w:t>
      </w:r>
      <w:r w:rsidR="004142EE">
        <w:rPr>
          <w:rFonts w:eastAsiaTheme="minorEastAsia"/>
          <w:lang w:val="en-CA"/>
        </w:rPr>
        <w:t xml:space="preserve">this </w:t>
      </w:r>
      <w:r w:rsidR="006418B5" w:rsidRPr="005E3E53">
        <w:rPr>
          <w:rFonts w:eastAsiaTheme="minorEastAsia"/>
          <w:lang w:val="en-CA"/>
        </w:rPr>
        <w:t xml:space="preserve">overcame a strong lack of fit </w:t>
      </w:r>
      <w:r w:rsidR="00F26296" w:rsidRPr="005E3E53">
        <w:rPr>
          <w:rFonts w:eastAsiaTheme="minorEastAsia"/>
          <w:lang w:val="en-CA"/>
        </w:rPr>
        <w:t>that was evident for</w:t>
      </w:r>
      <w:r w:rsidR="006418B5" w:rsidRPr="005E3E53">
        <w:rPr>
          <w:rFonts w:eastAsiaTheme="minorEastAsia"/>
          <w:lang w:val="en-CA"/>
        </w:rPr>
        <w:t xml:space="preserve"> Poisson </w:t>
      </w:r>
      <w:r w:rsidR="00F26296" w:rsidRPr="005E3E53">
        <w:rPr>
          <w:rFonts w:eastAsiaTheme="minorEastAsia"/>
          <w:lang w:val="en-CA"/>
        </w:rPr>
        <w:t>models</w:t>
      </w:r>
      <w:r w:rsidR="006418B5" w:rsidRPr="005E3E53">
        <w:rPr>
          <w:rFonts w:eastAsiaTheme="minorEastAsia"/>
          <w:lang w:val="en-CA"/>
        </w:rPr>
        <w:t xml:space="preserve">. </w:t>
      </w:r>
      <w:r w:rsidR="00B82529">
        <w:rPr>
          <w:rFonts w:eastAsiaTheme="minorEastAsia"/>
          <w:lang w:val="en-CA"/>
        </w:rPr>
        <w:t>U</w:t>
      </w:r>
      <w:r w:rsidR="00B82529" w:rsidRPr="005E3E53">
        <w:rPr>
          <w:rFonts w:eastAsiaTheme="minorEastAsia"/>
          <w:lang w:val="en-CA"/>
        </w:rPr>
        <w:t xml:space="preserve">sing a log-link </w:t>
      </w:r>
      <w:r w:rsidR="00B82529">
        <w:rPr>
          <w:rFonts w:eastAsiaTheme="minorEastAsia"/>
          <w:lang w:val="en-CA"/>
        </w:rPr>
        <w:t>function, w</w:t>
      </w:r>
      <w:r w:rsidR="00544EB6" w:rsidRPr="005E3E53">
        <w:rPr>
          <w:rFonts w:eastAsiaTheme="minorEastAsia"/>
          <w:lang w:val="en-CA"/>
        </w:rPr>
        <w:t xml:space="preserve">e </w:t>
      </w:r>
      <w:r w:rsidR="004E5FB5">
        <w:rPr>
          <w:rFonts w:eastAsiaTheme="minorEastAsia"/>
          <w:lang w:val="en-CA"/>
        </w:rPr>
        <w:t>modelled</w:t>
      </w:r>
      <w:r w:rsidR="00544EB6" w:rsidRPr="005E3E53">
        <w:rPr>
          <w:rFonts w:eastAsiaTheme="minorEastAsia"/>
          <w:lang w:val="en-CA"/>
        </w:rPr>
        <w:t xml:space="preserve"> v</w:t>
      </w:r>
      <w:r w:rsidRPr="005E3E53">
        <w:rPr>
          <w:rFonts w:eastAsiaTheme="minorEastAsia"/>
          <w:lang w:val="en-CA"/>
        </w:rPr>
        <w:t>ariation</w:t>
      </w:r>
      <w:r w:rsidR="006418B5" w:rsidRPr="005E3E53">
        <w:rPr>
          <w:rFonts w:eastAsiaTheme="minorEastAsia"/>
          <w:lang w:val="en-CA"/>
        </w:rPr>
        <w:t xml:space="preserve"> in</w:t>
      </w:r>
      <w:r w:rsidRPr="005E3E53">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544EB6" w:rsidRPr="005E3E53">
        <w:rPr>
          <w:rFonts w:eastAsiaTheme="minorEastAsia"/>
          <w:lang w:val="en-CA"/>
        </w:rPr>
        <w:t xml:space="preserve"> (Equation </w:t>
      </w:r>
      <w:r w:rsidR="006418B5" w:rsidRPr="005E3E53">
        <w:rPr>
          <w:rFonts w:eastAsiaTheme="minorEastAsia"/>
          <w:lang w:val="en-CA"/>
        </w:rPr>
        <w:t>2</w:t>
      </w:r>
      <w:r w:rsidR="00544EB6" w:rsidRPr="005E3E53">
        <w:rPr>
          <w:rFonts w:eastAsiaTheme="minorEastAsia"/>
          <w:lang w:val="en-CA"/>
        </w:rPr>
        <w:t>)</w:t>
      </w:r>
      <w:r w:rsidR="004E5FB5">
        <w:rPr>
          <w:rFonts w:eastAsiaTheme="minorEastAsia"/>
          <w:lang w:val="en-CA"/>
        </w:rPr>
        <w:t xml:space="preserve"> as a function of</w:t>
      </w:r>
      <w:r w:rsidR="00544EB6" w:rsidRPr="005E3E53">
        <w:rPr>
          <w:rFonts w:eastAsiaTheme="minorEastAsia"/>
          <w:lang w:val="en-CA"/>
        </w:rPr>
        <w:t xml:space="preserve"> a global abundance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544EB6"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oMath>
      <w:r w:rsidR="00544EB6"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oMath>
      <w:r w:rsidR="00544EB6" w:rsidRPr="005E3E53">
        <w:rPr>
          <w:rFonts w:eastAsiaTheme="minorEastAsia"/>
          <w:lang w:val="en-CA"/>
        </w:rPr>
        <w:t>), 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oMath>
      <w:r w:rsidR="00544EB6" w:rsidRPr="005E3E53">
        <w:rPr>
          <w:rFonts w:eastAsiaTheme="minorEastAsia"/>
          <w:lang w:val="en-CA"/>
        </w:rPr>
        <w:t>), 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oMath>
      <w:r w:rsidR="00544EB6" w:rsidRPr="005E3E53">
        <w:rPr>
          <w:rFonts w:eastAsiaTheme="minorEastAsia"/>
          <w:lang w:val="en-CA"/>
        </w:rPr>
        <w:t xml:space="preserve">), with restoration treated as a categorical variable. </w:t>
      </w:r>
    </w:p>
    <w:p w14:paraId="6219F54E" w14:textId="019D8F0B" w:rsidR="00D71B30" w:rsidRPr="005E3E53" w:rsidRDefault="00000000" w:rsidP="00D71B30">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544EB6" w:rsidRPr="005E3E53">
        <w:rPr>
          <w:rFonts w:eastAsiaTheme="minorEastAsia" w:cs="Times New Roman"/>
          <w:lang w:val="en-CA"/>
        </w:rPr>
        <w:t>;</w:t>
      </w:r>
    </w:p>
    <w:p w14:paraId="0FEF90E1" w14:textId="5064DECF" w:rsidR="00544EB6" w:rsidRPr="00B05A68" w:rsidRDefault="00392543" w:rsidP="00D71B30">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694EB67F" w14:textId="635A9F39" w:rsidR="00B05A68" w:rsidRPr="00B05A68" w:rsidRDefault="004D2C63" w:rsidP="00B05A68">
      <w:pPr>
        <w:spacing w:line="480" w:lineRule="auto"/>
        <w:rPr>
          <w:rFonts w:cs="Times New Roman"/>
          <w:lang w:val="en-CA"/>
        </w:rPr>
      </w:pPr>
      <w:r>
        <w:rPr>
          <w:rFonts w:eastAsiaTheme="minorEastAsia"/>
          <w:lang w:val="en-CA"/>
        </w:rPr>
        <w:t xml:space="preserve">We </w:t>
      </w:r>
      <w:r w:rsidR="00D9234A">
        <w:rPr>
          <w:rFonts w:eastAsiaTheme="minorEastAsia"/>
          <w:lang w:val="en-CA"/>
        </w:rPr>
        <w:t xml:space="preserve">assumed </w:t>
      </w:r>
      <w:r>
        <w:rPr>
          <w:rFonts w:eastAsiaTheme="minorEastAsia"/>
          <w:lang w:val="en-CA"/>
        </w:rPr>
        <w:t>that species-specific r</w:t>
      </w:r>
      <w:r w:rsidR="00B05A68" w:rsidRPr="00B05A68">
        <w:rPr>
          <w:rFonts w:eastAsiaTheme="minorEastAsia"/>
          <w:lang w:val="en-CA"/>
        </w:rPr>
        <w:t xml:space="preserve">andom effects </w:t>
      </w:r>
      <w:r>
        <w:rPr>
          <w:rFonts w:eastAsiaTheme="minorEastAsia"/>
          <w:lang w:val="en-CA"/>
        </w:rPr>
        <w:t xml:space="preserve">of habitat </w:t>
      </w:r>
      <w:r w:rsidR="00B05A68" w:rsidRPr="00B05A68">
        <w:rPr>
          <w:rFonts w:eastAsiaTheme="minorEastAsia"/>
          <w:lang w:val="en-CA"/>
        </w:rPr>
        <w:t>wer</w:t>
      </w:r>
      <w:r>
        <w:rPr>
          <w:rFonts w:eastAsiaTheme="minorEastAsia"/>
          <w:lang w:val="en-CA"/>
        </w:rPr>
        <w:t>e normally distributed</w:t>
      </w:r>
      <w:r w:rsidR="00B05A68">
        <w:rPr>
          <w:rFonts w:eastAsiaTheme="minorEastAsia"/>
          <w:lang w:val="en-CA"/>
        </w:rPr>
        <w:t xml:space="preserve"> with a mean and a variance term</w:t>
      </w:r>
      <w:r>
        <w:rPr>
          <w:rFonts w:eastAsiaTheme="minorEastAsia"/>
          <w:lang w:val="en-CA"/>
        </w:rPr>
        <w:t xml:space="preserve"> estimated from the data</w:t>
      </w:r>
      <w:r w:rsidR="00B05A68"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xml:space="preserve">. Species- and site-specific random effects for the intercept were centered on a mean of zero, and </w:t>
      </w:r>
      <w:r w:rsidR="00D9234A">
        <w:rPr>
          <w:rFonts w:eastAsiaTheme="minorEastAsia"/>
          <w:lang w:val="en-CA"/>
        </w:rPr>
        <w:t xml:space="preserve">assumed </w:t>
      </w:r>
      <w:r>
        <w:rPr>
          <w:rFonts w:eastAsiaTheme="minorEastAsia"/>
          <w:lang w:val="en-CA"/>
        </w:rPr>
        <w:t>to be normally distributed with a variance term that was estimated from the data.</w:t>
      </w:r>
    </w:p>
    <w:p w14:paraId="75EFE41E" w14:textId="00B822FB" w:rsidR="00E758D4" w:rsidRPr="005E3E53" w:rsidRDefault="002D3441" w:rsidP="00E758D4">
      <w:pPr>
        <w:spacing w:line="480" w:lineRule="auto"/>
        <w:ind w:firstLine="720"/>
        <w:rPr>
          <w:lang w:val="en-CA"/>
        </w:rPr>
      </w:pPr>
      <w:r w:rsidRPr="005E3E53">
        <w:rPr>
          <w:lang w:val="en-CA"/>
        </w:rPr>
        <w:t>The</w:t>
      </w:r>
      <w:r w:rsidR="00544EB6" w:rsidRPr="005E3E53">
        <w:rPr>
          <w:lang w:val="en-CA"/>
        </w:rPr>
        <w:t xml:space="preserve"> </w:t>
      </w:r>
      <w:proofErr w:type="spellStart"/>
      <w:r w:rsidR="00544EB6" w:rsidRPr="005E3E53">
        <w:rPr>
          <w:lang w:val="en-CA"/>
        </w:rPr>
        <w:t>binmix</w:t>
      </w:r>
      <w:proofErr w:type="spellEnd"/>
      <w:r w:rsidR="00544EB6" w:rsidRPr="005E3E53">
        <w:rPr>
          <w:lang w:val="en-CA"/>
        </w:rPr>
        <w:t xml:space="preserve"> model</w:t>
      </w:r>
      <w:r w:rsidRPr="005E3E53">
        <w:rPr>
          <w:lang w:val="en-CA"/>
        </w:rPr>
        <w:t xml:space="preserve"> assumes that the counts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i,j</m:t>
            </m:r>
          </m:sub>
        </m:sSub>
      </m:oMath>
      <w:r w:rsidRPr="005E3E53">
        <w:rPr>
          <w:rFonts w:eastAsiaTheme="minorEastAsia"/>
          <w:lang w:val="en-CA"/>
        </w:rPr>
        <w:t xml:space="preserve"> of distinct individuals</w:t>
      </w:r>
      <w:r w:rsidR="00F26296" w:rsidRPr="005E3E53">
        <w:rPr>
          <w:rFonts w:eastAsiaTheme="minorEastAsia"/>
          <w:lang w:val="en-CA"/>
        </w:rPr>
        <w:t xml:space="preserve"> at</w:t>
      </w:r>
      <w:r w:rsidRPr="005E3E53">
        <w:rPr>
          <w:rFonts w:eastAsiaTheme="minorEastAsia"/>
          <w:lang w:val="en-CA"/>
        </w:rPr>
        <w:t xml:space="preserve"> </w:t>
      </w:r>
      <m:oMath>
        <m:r>
          <w:rPr>
            <w:rFonts w:ascii="Cambria Math" w:eastAsiaTheme="minorEastAsia" w:hAnsi="Cambria Math"/>
            <w:lang w:val="en-CA"/>
          </w:rPr>
          <m:t>i</m:t>
        </m:r>
      </m:oMath>
      <w:r w:rsidRPr="005E3E53">
        <w:rPr>
          <w:rFonts w:eastAsiaTheme="minorEastAsia"/>
          <w:lang w:val="en-CA"/>
        </w:rPr>
        <w:t xml:space="preserve"> = </w:t>
      </w:r>
      <w:r w:rsidR="0068185E">
        <w:rPr>
          <w:rFonts w:eastAsiaTheme="minorEastAsia"/>
          <w:lang w:val="en-CA"/>
        </w:rPr>
        <w:t>{</w:t>
      </w:r>
      <w:r w:rsidRPr="005E3E53">
        <w:rPr>
          <w:rFonts w:eastAsiaTheme="minorEastAsia"/>
          <w:lang w:val="en-CA"/>
        </w:rPr>
        <w:t xml:space="preserve">1, …, </w:t>
      </w:r>
      <m:oMath>
        <m:r>
          <w:rPr>
            <w:rFonts w:ascii="Cambria Math" w:eastAsiaTheme="minorEastAsia" w:hAnsi="Cambria Math"/>
            <w:lang w:val="en-CA"/>
          </w:rPr>
          <m:t>R</m:t>
        </m:r>
      </m:oMath>
      <w:r w:rsidR="0068185E">
        <w:rPr>
          <w:rFonts w:eastAsiaTheme="minorEastAsia"/>
          <w:lang w:val="en-CA"/>
        </w:rPr>
        <w:t>}</w:t>
      </w:r>
      <w:r w:rsidRPr="005E3E53">
        <w:rPr>
          <w:rFonts w:eastAsiaTheme="minorEastAsia"/>
          <w:lang w:val="en-CA"/>
        </w:rPr>
        <w:t xml:space="preserve"> </w:t>
      </w:r>
      <w:r w:rsidR="00F26296" w:rsidRPr="005E3E53">
        <w:rPr>
          <w:rFonts w:eastAsiaTheme="minorEastAsia"/>
          <w:lang w:val="en-CA"/>
        </w:rPr>
        <w:t xml:space="preserve">sites during </w:t>
      </w:r>
      <m:oMath>
        <m:r>
          <w:rPr>
            <w:rFonts w:ascii="Cambria Math" w:hAnsi="Cambria Math"/>
            <w:lang w:val="en-CA"/>
          </w:rPr>
          <m:t>j</m:t>
        </m:r>
      </m:oMath>
      <w:r w:rsidR="00F26296" w:rsidRPr="005E3E53">
        <w:rPr>
          <w:rFonts w:eastAsiaTheme="minorEastAsia"/>
          <w:lang w:val="en-CA"/>
        </w:rPr>
        <w:t xml:space="preserve"> = </w:t>
      </w:r>
      <w:r w:rsidR="0068185E">
        <w:rPr>
          <w:rFonts w:eastAsiaTheme="minorEastAsia"/>
          <w:lang w:val="en-CA"/>
        </w:rPr>
        <w:t>{</w:t>
      </w:r>
      <w:r w:rsidR="00F26296" w:rsidRPr="005E3E53">
        <w:rPr>
          <w:rFonts w:eastAsiaTheme="minorEastAsia"/>
          <w:lang w:val="en-CA"/>
        </w:rPr>
        <w:t xml:space="preserve">1, </w:t>
      </w:r>
      <w:r w:rsidR="00717D57">
        <w:rPr>
          <w:rFonts w:eastAsiaTheme="minorEastAsia"/>
          <w:lang w:val="en-CA"/>
        </w:rPr>
        <w:t>2, 3</w:t>
      </w:r>
      <w:r w:rsidR="0068185E">
        <w:rPr>
          <w:rFonts w:eastAsiaTheme="minorEastAsia"/>
          <w:lang w:val="en-CA"/>
        </w:rPr>
        <w:t>}</w:t>
      </w:r>
      <w:r w:rsidR="00F26296" w:rsidRPr="005E3E53">
        <w:rPr>
          <w:rFonts w:eastAsiaTheme="minorEastAsia"/>
          <w:lang w:val="en-CA"/>
        </w:rPr>
        <w:t xml:space="preserve"> sampling events are conditioned on a detection </w:t>
      </w:r>
      <w:r w:rsidR="00F26296" w:rsidRPr="005E3E53">
        <w:rPr>
          <w:lang w:val="en-CA"/>
        </w:rPr>
        <w:t xml:space="preserve">rate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F26296" w:rsidRPr="005E3E53">
        <w:rPr>
          <w:rFonts w:eastAsiaTheme="minorEastAsia"/>
          <w:lang w:val="en-CA"/>
        </w:rPr>
        <w:t xml:space="preserve"> and a </w:t>
      </w:r>
      <w:r w:rsidR="00E758D4" w:rsidRPr="005E3E53">
        <w:rPr>
          <w:lang w:val="en-CA"/>
        </w:rPr>
        <w:t xml:space="preserve">true abundance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B82529">
        <w:rPr>
          <w:rFonts w:eastAsiaTheme="minorEastAsia"/>
          <w:lang w:val="en-CA"/>
        </w:rPr>
        <w:t>. W</w:t>
      </w:r>
      <w:r w:rsidR="00F26296" w:rsidRPr="005E3E53">
        <w:rPr>
          <w:rFonts w:eastAsiaTheme="minorEastAsia"/>
          <w:lang w:val="en-CA"/>
        </w:rPr>
        <w:t>e assume</w:t>
      </w:r>
      <w:r w:rsidR="00B82529">
        <w:rPr>
          <w:rFonts w:eastAsiaTheme="minorEastAsia"/>
          <w:lang w:val="en-CA"/>
        </w:rPr>
        <w:t>d</w:t>
      </w:r>
      <w:r w:rsidR="00F26296" w:rsidRPr="005E3E53">
        <w:rPr>
          <w:rFonts w:eastAsiaTheme="minorEastAsia"/>
          <w:lang w:val="en-CA"/>
        </w:rPr>
        <w:t xml:space="preserve"> </w:t>
      </w:r>
      <w:r w:rsidR="00B82529">
        <w:rPr>
          <w:rFonts w:eastAsiaTheme="minorEastAsia"/>
          <w:lang w:val="en-CA"/>
        </w:rPr>
        <w:t xml:space="preserve">that populations were closed, </w:t>
      </w:r>
      <w:r w:rsidR="00717D57">
        <w:rPr>
          <w:rFonts w:eastAsiaTheme="minorEastAsia"/>
          <w:lang w:val="en-CA"/>
        </w:rPr>
        <w:t>that is</w:t>
      </w:r>
      <w:r w:rsidR="00B82529">
        <w:rPr>
          <w:rFonts w:eastAsiaTheme="minorEastAsia"/>
          <w:lang w:val="en-CA"/>
        </w:rPr>
        <w:t xml:space="preserve">,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B82529">
        <w:rPr>
          <w:rFonts w:eastAsiaTheme="minorEastAsia"/>
          <w:lang w:val="en-CA"/>
        </w:rPr>
        <w:t xml:space="preserve"> </w:t>
      </w:r>
      <w:r w:rsidR="00717D57">
        <w:rPr>
          <w:rFonts w:eastAsiaTheme="minorEastAsia"/>
          <w:lang w:val="en-CA"/>
        </w:rPr>
        <w:t>does not change</w:t>
      </w:r>
      <w:r w:rsidR="00F26296" w:rsidRPr="005E3E53">
        <w:rPr>
          <w:rFonts w:eastAsiaTheme="minorEastAsia"/>
          <w:lang w:val="en-CA"/>
        </w:rPr>
        <w:t xml:space="preserve"> across the </w:t>
      </w:r>
      <w:r w:rsidR="00717D57">
        <w:rPr>
          <w:rFonts w:eastAsiaTheme="minorEastAsia"/>
          <w:lang w:val="en-CA"/>
        </w:rPr>
        <w:t xml:space="preserve">three </w:t>
      </w:r>
      <w:r w:rsidR="00B82529">
        <w:rPr>
          <w:rFonts w:eastAsiaTheme="minorEastAsia"/>
          <w:lang w:val="en-CA"/>
        </w:rPr>
        <w:t xml:space="preserve">sampling </w:t>
      </w:r>
      <w:r w:rsidR="00717D57">
        <w:rPr>
          <w:rFonts w:eastAsiaTheme="minorEastAsia"/>
          <w:lang w:val="en-CA"/>
        </w:rPr>
        <w:t>events</w:t>
      </w:r>
      <w:r w:rsidR="00F26296" w:rsidRPr="005E3E53">
        <w:rPr>
          <w:rFonts w:eastAsiaTheme="minorEastAsia"/>
          <w:lang w:val="en-CA"/>
        </w:rPr>
        <w:t>. W</w:t>
      </w:r>
      <w:r w:rsidR="00E758D4" w:rsidRPr="005E3E53">
        <w:rPr>
          <w:rFonts w:eastAsiaTheme="minorEastAsia"/>
          <w:lang w:val="en-CA"/>
        </w:rPr>
        <w:t xml:space="preserve">e considered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26296" w:rsidRPr="005E3E53">
        <w:rPr>
          <w:rFonts w:eastAsiaTheme="minorEastAsia"/>
          <w:lang w:val="en-CA"/>
        </w:rPr>
        <w:t xml:space="preserve"> </w:t>
      </w:r>
      <w:r w:rsidR="00E758D4" w:rsidRPr="005E3E53">
        <w:rPr>
          <w:rFonts w:eastAsiaTheme="minorEastAsia"/>
          <w:lang w:val="en-CA"/>
        </w:rPr>
        <w:t>to be</w:t>
      </w:r>
      <w:r w:rsidR="00E758D4" w:rsidRPr="005E3E53">
        <w:rPr>
          <w:lang w:val="en-CA"/>
        </w:rPr>
        <w:t xml:space="preserve"> the outcome of a negative binomial distribution with a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E758D4" w:rsidRPr="005E3E53">
        <w:rPr>
          <w:rFonts w:eastAsiaTheme="minorEastAsia"/>
          <w:lang w:val="en-CA"/>
        </w:rPr>
        <w:t xml:space="preserve"> and dispersion </w:t>
      </w:r>
      <m:oMath>
        <m:r>
          <w:rPr>
            <w:rFonts w:ascii="Cambria Math" w:eastAsiaTheme="minorEastAsia" w:hAnsi="Cambria Math"/>
            <w:lang w:val="en-CA"/>
          </w:rPr>
          <m:t>ϕ</m:t>
        </m:r>
      </m:oMath>
      <w:r w:rsidR="00E758D4" w:rsidRPr="005E3E53">
        <w:rPr>
          <w:rFonts w:eastAsiaTheme="minorEastAsia"/>
          <w:lang w:val="en-CA"/>
        </w:rPr>
        <w:t xml:space="preserve"> (Equation 3).</w:t>
      </w:r>
      <w:r w:rsidR="00E758D4" w:rsidRPr="005E3E53">
        <w:rPr>
          <w:lang w:val="en-CA"/>
        </w:rPr>
        <w:t xml:space="preserve"> </w:t>
      </w:r>
      <w:r w:rsidR="00F26296" w:rsidRPr="005E3E53">
        <w:rPr>
          <w:lang w:val="en-CA"/>
        </w:rPr>
        <w:t xml:space="preserve">We specified the number of successfully detected individuals on each survey event </w:t>
      </w:r>
      <w:r w:rsidR="00F26296" w:rsidRPr="005E3E53">
        <w:rPr>
          <w:rFonts w:eastAsiaTheme="minorEastAsia"/>
          <w:lang w:val="en-CA"/>
        </w:rPr>
        <w:t>(</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i,t</m:t>
            </m:r>
          </m:sub>
        </m:sSub>
      </m:oMath>
      <w:r w:rsidR="00F26296" w:rsidRPr="005E3E53">
        <w:rPr>
          <w:rFonts w:eastAsiaTheme="minorEastAsia"/>
          <w:lang w:val="en-CA"/>
        </w:rPr>
        <w:t>)</w:t>
      </w:r>
      <w:r w:rsidR="00E758D4" w:rsidRPr="005E3E53">
        <w:rPr>
          <w:lang w:val="en-CA"/>
        </w:rPr>
        <w:t xml:space="preserve"> as</w:t>
      </w:r>
      <w:r w:rsidR="00544EB6" w:rsidRPr="005E3E53">
        <w:rPr>
          <w:lang w:val="en-CA"/>
        </w:rPr>
        <w:t xml:space="preserve"> the outcome of a binomial trial</w:t>
      </w:r>
      <w:r w:rsidR="00F26296" w:rsidRPr="005E3E53">
        <w:rPr>
          <w:lang w:val="en-CA"/>
        </w:rPr>
        <w:t>.</w:t>
      </w:r>
      <w:r w:rsidR="00544EB6" w:rsidRPr="005E3E53">
        <w:rPr>
          <w:lang w:val="en-CA"/>
        </w:rPr>
        <w:t xml:space="preserve"> </w:t>
      </w:r>
      <w:r w:rsidR="006418B5" w:rsidRPr="005E3E53">
        <w:rPr>
          <w:lang w:val="en-CA"/>
        </w:rPr>
        <w:t>With this formulation, effects of predictors on abundance versus detection can be differentiated</w:t>
      </w:r>
      <w:r w:rsidR="004142EE">
        <w:rPr>
          <w:lang w:val="en-CA"/>
        </w:rPr>
        <w:t xml:space="preserve"> </w:t>
      </w:r>
      <w:r w:rsidR="004142EE">
        <w:rPr>
          <w:lang w:val="en-CA"/>
        </w:rPr>
        <w:fldChar w:fldCharType="begin" w:fldLock="1"/>
      </w:r>
      <w:r w:rsidR="00540122">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4142EE">
        <w:rPr>
          <w:lang w:val="en-CA"/>
        </w:rPr>
        <w:fldChar w:fldCharType="separate"/>
      </w:r>
      <w:r w:rsidR="004142EE" w:rsidRPr="004142EE">
        <w:rPr>
          <w:noProof/>
          <w:lang w:val="en-CA"/>
        </w:rPr>
        <w:t>(Kery 2017)</w:t>
      </w:r>
      <w:r w:rsidR="004142EE">
        <w:rPr>
          <w:lang w:val="en-CA"/>
        </w:rPr>
        <w:fldChar w:fldCharType="end"/>
      </w:r>
      <w:r w:rsidR="006418B5" w:rsidRPr="005E3E53">
        <w:rPr>
          <w:lang w:val="en-CA"/>
        </w:rPr>
        <w:t xml:space="preserve">. We described </w:t>
      </w:r>
      <w:r w:rsidR="006418B5" w:rsidRPr="005E3E53">
        <w:rPr>
          <w:rFonts w:eastAsiaTheme="minorEastAsia"/>
          <w:lang w:val="en-CA"/>
        </w:rPr>
        <w:t xml:space="preserve">variation in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6418B5" w:rsidRPr="005E3E53">
        <w:rPr>
          <w:rFonts w:eastAsiaTheme="minorEastAsia"/>
          <w:lang w:val="en-CA"/>
        </w:rPr>
        <w:t xml:space="preserve"> as in Equation 2</w:t>
      </w:r>
      <w:r w:rsidR="00E758D4" w:rsidRPr="005E3E53">
        <w:rPr>
          <w:lang w:val="en-CA"/>
        </w:rPr>
        <w:t xml:space="preserve">. </w:t>
      </w:r>
      <w:r w:rsidR="00717D57">
        <w:rPr>
          <w:rFonts w:eastAsiaTheme="minorEastAsia"/>
          <w:lang w:val="en-CA"/>
        </w:rPr>
        <w:t>U</w:t>
      </w:r>
      <w:r w:rsidR="00717D57" w:rsidRPr="005E3E53">
        <w:rPr>
          <w:lang w:val="en-CA"/>
        </w:rPr>
        <w:t xml:space="preserve">sing a logit-link function </w:t>
      </w:r>
      <w:r w:rsidR="00717D57">
        <w:rPr>
          <w:lang w:val="en-CA"/>
        </w:rPr>
        <w:t xml:space="preserve">which </w:t>
      </w:r>
      <w:r w:rsidR="00717D57" w:rsidRPr="005E3E53">
        <w:rPr>
          <w:lang w:val="en-CA"/>
        </w:rPr>
        <w:t>bound</w:t>
      </w:r>
      <w:r w:rsidR="00717D57">
        <w:rPr>
          <w:lang w:val="en-CA"/>
        </w:rPr>
        <w:t>s</w:t>
      </w:r>
      <w:r w:rsidR="00717D57" w:rsidRPr="005E3E53">
        <w:rPr>
          <w:lang w:val="en-CA"/>
        </w:rPr>
        <w:t xml:space="preserve"> outcome</w:t>
      </w:r>
      <w:r w:rsidR="00717D57">
        <w:rPr>
          <w:lang w:val="en-CA"/>
        </w:rPr>
        <w:t>s</w:t>
      </w:r>
      <w:r w:rsidR="00717D57" w:rsidRPr="005E3E53">
        <w:rPr>
          <w:lang w:val="en-CA"/>
        </w:rPr>
        <w:t xml:space="preserve"> </w:t>
      </w:r>
      <w:r w:rsidR="00717D57">
        <w:rPr>
          <w:lang w:val="en-CA"/>
        </w:rPr>
        <w:t>within</w:t>
      </w:r>
      <w:r w:rsidR="00717D57" w:rsidRPr="005E3E53">
        <w:rPr>
          <w:lang w:val="en-CA"/>
        </w:rPr>
        <w:t xml:space="preserve"> a probability range of </w:t>
      </w:r>
      <w:r w:rsidR="00717D57">
        <w:rPr>
          <w:lang w:val="en-CA"/>
        </w:rPr>
        <w:t>zero</w:t>
      </w:r>
      <w:r w:rsidR="00717D57" w:rsidRPr="005E3E53">
        <w:rPr>
          <w:lang w:val="en-CA"/>
        </w:rPr>
        <w:t xml:space="preserve"> to </w:t>
      </w:r>
      <w:r w:rsidR="00717D57">
        <w:rPr>
          <w:lang w:val="en-CA"/>
        </w:rPr>
        <w:t xml:space="preserve">one, </w:t>
      </w:r>
      <w:r w:rsidR="00717D57">
        <w:rPr>
          <w:rFonts w:eastAsiaTheme="minorEastAsia"/>
          <w:lang w:val="en-CA"/>
        </w:rPr>
        <w:t>w</w:t>
      </w:r>
      <w:r w:rsidR="006418B5" w:rsidRPr="005E3E53">
        <w:rPr>
          <w:rFonts w:eastAsiaTheme="minorEastAsia"/>
          <w:lang w:val="en-CA"/>
        </w:rPr>
        <w:t xml:space="preserve">e </w:t>
      </w:r>
      <w:r w:rsidR="0048082C">
        <w:rPr>
          <w:rFonts w:eastAsiaTheme="minorEastAsia"/>
          <w:lang w:val="en-CA"/>
        </w:rPr>
        <w:t>modelled</w:t>
      </w:r>
      <w:r w:rsidR="006418B5" w:rsidRPr="005E3E53">
        <w:rPr>
          <w:rFonts w:eastAsiaTheme="minorEastAsia"/>
          <w:lang w:val="en-CA"/>
        </w:rPr>
        <w:t xml:space="preserve"> variation in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6418B5" w:rsidRPr="005E3E53">
        <w:rPr>
          <w:rFonts w:eastAsiaTheme="minorEastAsia"/>
          <w:lang w:val="en-CA"/>
        </w:rPr>
        <w:t xml:space="preserve"> </w:t>
      </w:r>
      <w:r w:rsidR="0048082C">
        <w:rPr>
          <w:lang w:val="en-CA"/>
        </w:rPr>
        <w:t xml:space="preserve">as function of </w:t>
      </w:r>
      <w:r w:rsidR="00E758D4" w:rsidRPr="005E3E53">
        <w:rPr>
          <w:rFonts w:eastAsiaTheme="minorEastAsia"/>
          <w:lang w:val="en-CA"/>
        </w:rPr>
        <w:t xml:space="preserve">a global </w:t>
      </w:r>
      <w:r w:rsidR="006418B5" w:rsidRPr="005E3E53">
        <w:rPr>
          <w:rFonts w:eastAsiaTheme="minorEastAsia"/>
          <w:lang w:val="en-CA"/>
        </w:rPr>
        <w:t>detection</w:t>
      </w:r>
      <w:r w:rsidR="00E758D4" w:rsidRPr="005E3E53">
        <w:rPr>
          <w:rFonts w:eastAsiaTheme="minorEastAsia"/>
          <w:lang w:val="en-CA"/>
        </w:rPr>
        <w:t xml:space="preserv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E758D4"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oMath>
      <w:r w:rsidR="00E758D4"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oMath>
      <w:r w:rsidR="00E758D4" w:rsidRPr="005E3E53">
        <w:rPr>
          <w:rFonts w:eastAsiaTheme="minorEastAsia"/>
          <w:lang w:val="en-CA"/>
        </w:rPr>
        <w:t xml:space="preserve">), </w:t>
      </w:r>
      <w:r w:rsidR="004142EE" w:rsidRPr="005E3E53">
        <w:rPr>
          <w:rFonts w:eastAsiaTheme="minorEastAsia"/>
          <w:lang w:val="en-CA"/>
        </w:rPr>
        <w:t>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oMath>
      <w:r w:rsidR="004142EE" w:rsidRPr="005E3E53">
        <w:rPr>
          <w:rFonts w:eastAsiaTheme="minorEastAsia"/>
          <w:lang w:val="en-CA"/>
        </w:rPr>
        <w:t>),</w:t>
      </w:r>
      <w:r w:rsidR="004142EE">
        <w:rPr>
          <w:rFonts w:eastAsiaTheme="minorEastAsia"/>
          <w:lang w:val="en-CA"/>
        </w:rPr>
        <w:t xml:space="preserve"> </w:t>
      </w:r>
      <w:r w:rsidR="00E758D4" w:rsidRPr="005E3E53">
        <w:rPr>
          <w:rFonts w:eastAsiaTheme="minorEastAsia"/>
          <w:lang w:val="en-CA"/>
        </w:rPr>
        <w:t>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oMath>
      <w:r w:rsidR="00E758D4" w:rsidRPr="005E3E53">
        <w:rPr>
          <w:rFonts w:eastAsiaTheme="minorEastAsia"/>
          <w:lang w:val="en-CA"/>
        </w:rPr>
        <w:t>)</w:t>
      </w:r>
      <w:r w:rsidR="0048082C">
        <w:rPr>
          <w:rFonts w:eastAsiaTheme="minorEastAsia"/>
          <w:lang w:val="en-CA"/>
        </w:rPr>
        <w:t xml:space="preserve"> </w:t>
      </w:r>
      <w:r w:rsidR="0048082C" w:rsidRPr="005E3E53">
        <w:rPr>
          <w:lang w:val="en-CA"/>
        </w:rPr>
        <w:t>(Equation 5)</w:t>
      </w:r>
      <w:r w:rsidR="005F2F9C">
        <w:rPr>
          <w:lang w:val="en-CA"/>
        </w:rPr>
        <w:t xml:space="preserve">. </w:t>
      </w:r>
      <w:r w:rsidR="005F2F9C">
        <w:rPr>
          <w:rFonts w:eastAsiaTheme="minorEastAsia"/>
          <w:lang w:val="en-CA"/>
        </w:rPr>
        <w:t>We presumed that species-specific r</w:t>
      </w:r>
      <w:r w:rsidR="005F2F9C" w:rsidRPr="00B05A68">
        <w:rPr>
          <w:rFonts w:eastAsiaTheme="minorEastAsia"/>
          <w:lang w:val="en-CA"/>
        </w:rPr>
        <w:t xml:space="preserve">andom effects </w:t>
      </w:r>
      <w:r w:rsidR="005F2F9C">
        <w:rPr>
          <w:rFonts w:eastAsiaTheme="minorEastAsia"/>
          <w:lang w:val="en-CA"/>
        </w:rPr>
        <w:t xml:space="preserve">of habitat </w:t>
      </w:r>
      <w:r w:rsidR="005F2F9C" w:rsidRPr="00B05A68">
        <w:rPr>
          <w:rFonts w:eastAsiaTheme="minorEastAsia"/>
          <w:lang w:val="en-CA"/>
        </w:rPr>
        <w:t>wer</w:t>
      </w:r>
      <w:r w:rsidR="005F2F9C">
        <w:rPr>
          <w:rFonts w:eastAsiaTheme="minorEastAsia"/>
          <w:lang w:val="en-CA"/>
        </w:rPr>
        <w:t>e normally distributed with a mean and a variance term estimated from the data</w:t>
      </w:r>
      <w:r w:rsidR="005F2F9C"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5F2F9C">
        <w:rPr>
          <w:rFonts w:eastAsiaTheme="minorEastAsia"/>
          <w:lang w:val="en-CA"/>
        </w:rPr>
        <w:t>.</w:t>
      </w:r>
      <w:r w:rsidR="0048082C">
        <w:rPr>
          <w:rFonts w:eastAsiaTheme="minorEastAsia"/>
          <w:lang w:val="en-CA"/>
        </w:rPr>
        <w:t>:</w:t>
      </w:r>
    </w:p>
    <w:p w14:paraId="2F5F9110" w14:textId="2AB04AC3" w:rsidR="00E758D4" w:rsidRPr="005E3E53" w:rsidRDefault="00000000" w:rsidP="00E758D4">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E758D4" w:rsidRPr="005E3E53">
        <w:rPr>
          <w:rFonts w:eastAsiaTheme="minorEastAsia" w:cs="Times New Roman"/>
          <w:lang w:val="en-CA"/>
        </w:rPr>
        <w:t>;</w:t>
      </w:r>
    </w:p>
    <w:p w14:paraId="4ECFC687" w14:textId="5888B79D" w:rsidR="006418B5" w:rsidRPr="005E3E53" w:rsidRDefault="00000000" w:rsidP="006418B5">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i,j</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6418B5" w:rsidRPr="005E3E53">
        <w:rPr>
          <w:rFonts w:eastAsiaTheme="minorEastAsia" w:cs="Times New Roman"/>
          <w:lang w:val="en-CA"/>
        </w:rPr>
        <w:t>;</w:t>
      </w:r>
    </w:p>
    <w:p w14:paraId="60E0E935" w14:textId="12BE09B0" w:rsidR="00E758D4" w:rsidRPr="005E3E53" w:rsidRDefault="004142EE" w:rsidP="00B53C04">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logit</m:t>
        </m:r>
        <m:d>
          <m:dPr>
            <m:ctrlPr>
              <w:rPr>
                <w:rFonts w:ascii="Cambria Math" w:eastAsiaTheme="minorEastAsia"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09A369E6" w14:textId="6DC4885B" w:rsidR="00290B44" w:rsidRDefault="00E758D4" w:rsidP="00B05A68">
      <w:pPr>
        <w:spacing w:line="480" w:lineRule="auto"/>
        <w:rPr>
          <w:rFonts w:eastAsiaTheme="minorEastAsia"/>
          <w:lang w:val="en-CA"/>
        </w:rPr>
      </w:pPr>
      <w:r w:rsidRPr="005E3E53">
        <w:rPr>
          <w:lang w:val="en-CA"/>
        </w:rPr>
        <w:lastRenderedPageBreak/>
        <w:t xml:space="preserve">The programming language Stan does not </w:t>
      </w:r>
      <w:r w:rsidRPr="005E3E53">
        <w:rPr>
          <w:rFonts w:eastAsiaTheme="minorEastAsia"/>
          <w:lang w:val="en-CA"/>
        </w:rPr>
        <w:t>allow for latent discrete variable</w:t>
      </w:r>
      <w:r w:rsidR="005E3E53" w:rsidRPr="005E3E53">
        <w:rPr>
          <w:rFonts w:eastAsiaTheme="minorEastAsia"/>
          <w:lang w:val="en-CA"/>
        </w:rPr>
        <w:t>s</w:t>
      </w:r>
      <w:r w:rsidR="00045780" w:rsidRPr="005E3E53">
        <w:rPr>
          <w:rFonts w:eastAsiaTheme="minorEastAsia"/>
          <w:lang w:val="en-CA"/>
        </w:rPr>
        <w:t xml:space="preserve">, where the likelihood of the data is estimated with respect to a single discrete value of the parameter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Pr="005E3E53">
        <w:rPr>
          <w:rFonts w:eastAsiaTheme="minorEastAsia"/>
          <w:lang w:val="en-CA"/>
        </w:rPr>
        <w:t>. As such</w:t>
      </w:r>
      <w:r w:rsidR="005E3E53" w:rsidRPr="005E3E53">
        <w:rPr>
          <w:rFonts w:eastAsiaTheme="minorEastAsia"/>
          <w:lang w:val="en-CA"/>
        </w:rPr>
        <w:t>,</w:t>
      </w:r>
      <w:r w:rsidRPr="005E3E53">
        <w:rPr>
          <w:rFonts w:eastAsiaTheme="minorEastAsia"/>
          <w:lang w:val="en-CA"/>
        </w:rPr>
        <w:t xml:space="preserve"> </w:t>
      </w:r>
      <w:r w:rsidR="000C5B26">
        <w:rPr>
          <w:rFonts w:eastAsiaTheme="minorEastAsia"/>
          <w:lang w:val="en-CA"/>
        </w:rPr>
        <w:t xml:space="preserve">we </w:t>
      </w:r>
      <w:r w:rsidR="000167FC">
        <w:rPr>
          <w:rFonts w:eastAsiaTheme="minorEastAsia"/>
          <w:lang w:val="en-CA"/>
        </w:rPr>
        <w:t>cal</w:t>
      </w:r>
      <w:r w:rsidR="000C5B26">
        <w:rPr>
          <w:rFonts w:eastAsiaTheme="minorEastAsia"/>
          <w:lang w:val="en-CA"/>
        </w:rPr>
        <w:t>c</w:t>
      </w:r>
      <w:r w:rsidR="000167FC">
        <w:rPr>
          <w:rFonts w:eastAsiaTheme="minorEastAsia"/>
          <w:lang w:val="en-CA"/>
        </w:rPr>
        <w:t>u</w:t>
      </w:r>
      <w:r w:rsidR="000C5B26">
        <w:rPr>
          <w:rFonts w:eastAsiaTheme="minorEastAsia"/>
          <w:lang w:val="en-CA"/>
        </w:rPr>
        <w:t>l</w:t>
      </w:r>
      <w:r w:rsidR="000167FC">
        <w:rPr>
          <w:rFonts w:eastAsiaTheme="minorEastAsia"/>
          <w:lang w:val="en-CA"/>
        </w:rPr>
        <w:t>ated</w:t>
      </w:r>
      <w:r w:rsidR="00045780" w:rsidRPr="005E3E53">
        <w:rPr>
          <w:rFonts w:eastAsiaTheme="minorEastAsia"/>
          <w:lang w:val="en-CA"/>
        </w:rPr>
        <w:t xml:space="preserve"> the marginal likelihood of the data across a range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045780" w:rsidRPr="005E3E53">
        <w:rPr>
          <w:rFonts w:eastAsiaTheme="minorEastAsia"/>
          <w:lang w:val="en-CA"/>
        </w:rPr>
        <w:t xml:space="preserve">, from a lower bound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m:t>
        </m:r>
        <m:r>
          <m:rPr>
            <m:sty m:val="p"/>
          </m:rPr>
          <w:rPr>
            <w:rFonts w:ascii="Cambria Math" w:hAnsi="Cambria Math" w:cs="Times New Roman"/>
            <w:lang w:val="en-CA"/>
          </w:rPr>
          <m:t>max</m:t>
        </m:r>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i,1:3</m:t>
            </m:r>
          </m:sub>
        </m:sSub>
        <m:r>
          <w:rPr>
            <w:rFonts w:ascii="Cambria Math" w:hAnsi="Cambria Math" w:cs="Times New Roman"/>
            <w:lang w:val="en-CA"/>
          </w:rPr>
          <m:t>)</m:t>
        </m:r>
      </m:oMath>
      <w:r w:rsidR="00045780" w:rsidRPr="005E3E53">
        <w:rPr>
          <w:rFonts w:eastAsiaTheme="minorEastAsia"/>
          <w:lang w:val="en-CA"/>
        </w:rPr>
        <w:t xml:space="preserve"> to an upper bound of a large finite value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oMath>
      <w:r w:rsidR="005A6DF3">
        <w:rPr>
          <w:rFonts w:eastAsiaTheme="minorEastAsia"/>
          <w:lang w:val="en-CA"/>
        </w:rPr>
        <w:t xml:space="preserve"> </w:t>
      </w:r>
      <w:r w:rsidR="007E58AE">
        <w:rPr>
          <w:rFonts w:eastAsiaTheme="minorEastAsia"/>
          <w:lang w:val="en-CA"/>
        </w:rPr>
        <w:fldChar w:fldCharType="begin" w:fldLock="1"/>
      </w:r>
      <w:r w:rsidR="00B17310">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counts","type":"article-journal","volume":"60"},"uris":["http://www.mendeley.com/documents/?uuid=7733a4e8-89c1-4fff-9707-f21e202457d6"]},{"id":"ITEM-2","itemData":{"DOI":"10.1002/ece3.7142","abstract":"Climate change is expected to systematically alter the distribution and population dynamics of species around the world. The effects are expected to be particularly strong at high latitudes and elevations, and for ectothermic species with small ranges and limited movement potential, such as salamanders in the southern Appalachian Mountains. In this study, we sought to establish baseline abundance estimates for plethodontid salamanders (family: Plethodontidae) over an elevational gradient in Great Smoky Mountains National Park. In addition to generating these baseline data for multiple species, we describe methods for surveying salamanders that allow for meaningful comparisons over time by separating observation and ecological processes generating the data. We found that Plethodon jordani had a mid-elevation peak (1,500 m) in abundance and Desmognathus wrighti increased in abundance with elevation up to the highest areas of the park (2025 m), whereas Eurycea wilderae increased in abundance up to 1,600 m and then plateaued with increasing uncertainty. Litter depth, herbaceous ground cover, and proximity to stream were also important pre-dictors of abundance (dependent upon species), whereas daily temperature, precipitation , ground cover, and humidity influenced detection rates. Our data provide some of the first minimally biased information for future studies to assess changes in the abundance and distribution of salamanders in this region. Understanding abundance patterns along with detailed baseline distributions will be critical for comparisons with future surveys to understand the population and community-level effects of climate change on montane salamanders. K E Y W O R D S amphibian, climate change, Great Smoky Mountains National Park, N-mixture model, Plethodontidae","author":[{"dropping-particle":"","family":"Hocking","given":"D.","non-dropping-particle":"","parse-names":false,"suffix":""},{"dropping-particle":"","family":"Crawford","given":"J.","non-dropping-particle":"","parse-names":false,"suffix":""},{"dropping-particle":"","family":"Peterman","given":"W.","non-dropping-particle":"","parse-names":false,"suffix":""},{"dropping-particle":"","family":"Milanovich","given":"J.","non-dropping-particle":"","parse-names":false,"suffix":""},{"dropping-particle":"","family":"Joseph","given":"M.","non-dropping-particle":"","parse-names":false,"suffix":""}],"container-title":"1378 | Ecology and Evolution","id":"ITEM-2","issued":{"date-parts":[["2021"]]},"page":"1378-1391","title":"Abundance of montane salamanders over an elevational gradient","type":"article-journal","volume":"11"},"uris":["http://www.mendeley.com/documents/?uuid=761fd248-cb46-3502-961b-c382265a357e"]}],"mendeley":{"formattedCitation":"(Royle 2004; Hocking et al. 2021)","manualFormatting":"(Royle 2004; Hocking et al. 2021)","plainTextFormattedCitation":"(Royle 2004; Hocking et al. 2021)","previouslyFormattedCitation":"(Royle 2004; Hocking et al. 2021)"},"properties":{"noteIndex":0},"schema":"https://github.com/citation-style-language/schema/raw/master/csl-citation.json"}</w:instrText>
      </w:r>
      <w:r w:rsidR="007E58AE">
        <w:rPr>
          <w:rFonts w:eastAsiaTheme="minorEastAsia"/>
          <w:lang w:val="en-CA"/>
        </w:rPr>
        <w:fldChar w:fldCharType="separate"/>
      </w:r>
      <w:r w:rsidR="00CA7A41" w:rsidRPr="00CA7A41">
        <w:rPr>
          <w:rFonts w:eastAsiaTheme="minorEastAsia"/>
          <w:noProof/>
          <w:lang w:val="en-CA"/>
        </w:rPr>
        <w:t>(Royle 2004; Hocking et al. 2021)</w:t>
      </w:r>
      <w:r w:rsidR="007E58AE">
        <w:rPr>
          <w:rFonts w:eastAsiaTheme="minorEastAsia"/>
          <w:lang w:val="en-CA"/>
        </w:rPr>
        <w:fldChar w:fldCharType="end"/>
      </w:r>
      <w:r w:rsidR="005E3E53" w:rsidRPr="005E3E53">
        <w:rPr>
          <w:rFonts w:eastAsiaTheme="minorEastAsia"/>
          <w:lang w:val="en-CA"/>
        </w:rPr>
        <w:t>.</w:t>
      </w:r>
      <w:r w:rsidR="005E3E53">
        <w:rPr>
          <w:rFonts w:eastAsiaTheme="minorEastAsia"/>
          <w:lang w:val="en-CA"/>
        </w:rPr>
        <w:t xml:space="preserve"> The lower bound is set at the maximum observed number of counts across occasion 1:</w:t>
      </w:r>
      <m:oMath>
        <m:r>
          <w:rPr>
            <w:rFonts w:ascii="Cambria Math" w:eastAsiaTheme="minorEastAsia" w:hAnsi="Cambria Math"/>
            <w:lang w:val="en-CA"/>
          </w:rPr>
          <m:t>3</m:t>
        </m:r>
      </m:oMath>
      <w:r w:rsidR="00E91760">
        <w:rPr>
          <w:rFonts w:eastAsiaTheme="minorEastAsia"/>
          <w:lang w:val="en-CA"/>
        </w:rPr>
        <w:t>;</w:t>
      </w:r>
      <w:r w:rsidR="005E3E53">
        <w:rPr>
          <w:rFonts w:eastAsiaTheme="minorEastAsia"/>
          <w:lang w:val="en-CA"/>
        </w:rPr>
        <w:t xml:space="preserve"> </w:t>
      </w:r>
      <w:r w:rsidR="00F279AA">
        <w:rPr>
          <w:rFonts w:eastAsiaTheme="minorEastAsia"/>
          <w:lang w:val="en-CA"/>
        </w:rPr>
        <w:t>any lower values would allow</w:t>
      </w:r>
      <w:r w:rsidR="005E3E53">
        <w:rPr>
          <w:rFonts w:eastAsiaTheme="minorEastAsia"/>
          <w:lang w:val="en-CA"/>
        </w:rPr>
        <w:t xml:space="preserve"> the likelihood of a binomial trial </w:t>
      </w:r>
      <w:r w:rsidR="00F279AA">
        <w:rPr>
          <w:rFonts w:eastAsiaTheme="minorEastAsia"/>
          <w:lang w:val="en-CA"/>
        </w:rPr>
        <w:t>to be zero</w:t>
      </w:r>
      <w:r w:rsidR="00E91760">
        <w:rPr>
          <w:rFonts w:eastAsiaTheme="minorEastAsia"/>
          <w:lang w:val="en-CA"/>
        </w:rPr>
        <w:t xml:space="preserve"> </w:t>
      </w:r>
      <w:r w:rsidR="007E58AE">
        <w:rPr>
          <w:rFonts w:eastAsiaTheme="minorEastAsia"/>
          <w:lang w:val="en-CA"/>
        </w:rPr>
        <w:fldChar w:fldCharType="begin" w:fldLock="1"/>
      </w:r>
      <w:r w:rsidR="00B17310">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(Royle 2004)</w:t>
      </w:r>
      <w:r w:rsidR="007E58AE">
        <w:rPr>
          <w:rFonts w:eastAsiaTheme="minorEastAsia"/>
          <w:lang w:val="en-CA"/>
        </w:rPr>
        <w:fldChar w:fldCharType="end"/>
      </w:r>
      <w:r w:rsidR="00F279AA">
        <w:rPr>
          <w:rFonts w:eastAsiaTheme="minorEastAsia"/>
          <w:lang w:val="en-CA"/>
        </w:rPr>
        <w:t xml:space="preserve">. </w:t>
      </w:r>
      <m:oMath>
        <m:r>
          <w:rPr>
            <w:rFonts w:ascii="Cambria Math" w:eastAsiaTheme="minorEastAsia" w:hAnsi="Cambria Math"/>
            <w:lang w:val="en-CA"/>
          </w:rPr>
          <m:t>K</m:t>
        </m:r>
      </m:oMath>
      <w:r w:rsidR="00F279AA">
        <w:rPr>
          <w:rFonts w:eastAsiaTheme="minorEastAsia"/>
          <w:lang w:val="en-CA"/>
        </w:rPr>
        <w:t xml:space="preserve"> should be large enough that values of </w:t>
      </w:r>
      <m:oMath>
        <m:r>
          <w:rPr>
            <w:rFonts w:ascii="Cambria Math" w:eastAsiaTheme="minorEastAsia" w:hAnsi="Cambria Math"/>
            <w:lang w:val="en-CA"/>
          </w:rPr>
          <m:t>N</m:t>
        </m:r>
      </m:oMath>
      <w:r w:rsidR="005A6DF3">
        <w:rPr>
          <w:rFonts w:eastAsiaTheme="minorEastAsia"/>
          <w:lang w:val="en-CA"/>
        </w:rPr>
        <w:t xml:space="preserve"> </w:t>
      </w:r>
      <w:r w:rsidR="00F279AA">
        <w:rPr>
          <w:rFonts w:eastAsiaTheme="minorEastAsia"/>
          <w:lang w:val="en-CA"/>
        </w:rPr>
        <w:t xml:space="preserve">approaching </w:t>
      </w:r>
      <m:oMath>
        <m:r>
          <w:rPr>
            <w:rFonts w:ascii="Cambria Math" w:eastAsiaTheme="minorEastAsia" w:hAnsi="Cambria Math"/>
            <w:lang w:val="en-CA"/>
          </w:rPr>
          <m:t>K</m:t>
        </m:r>
      </m:oMath>
      <w:r w:rsidR="00F279AA">
        <w:rPr>
          <w:rFonts w:eastAsiaTheme="minorEastAsia"/>
          <w:lang w:val="en-CA"/>
        </w:rPr>
        <w:t xml:space="preserve"> do not contribute to the likelihood </w:t>
      </w:r>
      <w:r w:rsidR="007E58AE">
        <w:rPr>
          <w:rFonts w:eastAsiaTheme="minorEastAsia"/>
          <w:lang w:val="en-CA"/>
        </w:rPr>
        <w:fldChar w:fldCharType="begin" w:fldLock="1"/>
      </w:r>
      <w:r w:rsidR="00B17310">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(Royle 2004)</w:t>
      </w:r>
      <w:r w:rsidR="007E58AE">
        <w:rPr>
          <w:rFonts w:eastAsiaTheme="minorEastAsia"/>
          <w:lang w:val="en-CA"/>
        </w:rPr>
        <w:fldChar w:fldCharType="end"/>
      </w:r>
      <w:r w:rsidR="00F279AA">
        <w:rPr>
          <w:rFonts w:eastAsiaTheme="minorEastAsia"/>
          <w:lang w:val="en-CA"/>
        </w:rPr>
        <w:t xml:space="preserve">. We evaluated </w:t>
      </w:r>
      <w:r w:rsidR="00FE339C">
        <w:rPr>
          <w:rFonts w:eastAsiaTheme="minorEastAsia"/>
          <w:lang w:val="en-CA"/>
        </w:rPr>
        <w:t xml:space="preserve">the </w:t>
      </w:r>
      <w:r w:rsidR="00F279AA">
        <w:rPr>
          <w:rFonts w:eastAsiaTheme="minorEastAsia"/>
          <w:lang w:val="en-CA"/>
        </w:rPr>
        <w:t>sensitivity</w:t>
      </w:r>
      <w:r w:rsidR="00FE339C">
        <w:rPr>
          <w:rFonts w:eastAsiaTheme="minorEastAsia"/>
          <w:lang w:val="en-CA"/>
        </w:rPr>
        <w:t xml:space="preserve"> of </w:t>
      </w:r>
      <w:r w:rsidR="00717D57">
        <w:rPr>
          <w:rFonts w:eastAsiaTheme="minorEastAsia"/>
          <w:lang w:val="en-CA"/>
        </w:rPr>
        <w:t>our estimates</w:t>
      </w:r>
      <w:r w:rsidR="00F279AA">
        <w:rPr>
          <w:rFonts w:eastAsiaTheme="minorEastAsia"/>
          <w:lang w:val="en-CA"/>
        </w:rPr>
        <w:t xml:space="preserve"> to the choice of </w:t>
      </w:r>
      <m:oMath>
        <m:r>
          <w:rPr>
            <w:rFonts w:ascii="Cambria Math" w:eastAsiaTheme="minorEastAsia" w:hAnsi="Cambria Math"/>
            <w:lang w:val="en-CA"/>
          </w:rPr>
          <m:t>K</m:t>
        </m:r>
      </m:oMath>
      <w:r w:rsidR="00F279AA">
        <w:rPr>
          <w:rFonts w:eastAsiaTheme="minorEastAsia"/>
          <w:lang w:val="en-CA"/>
        </w:rPr>
        <w:t xml:space="preserve"> to ensure that stable results </w:t>
      </w:r>
      <w:r w:rsidR="00854B16">
        <w:rPr>
          <w:rFonts w:eastAsiaTheme="minorEastAsia"/>
          <w:lang w:val="en-CA"/>
        </w:rPr>
        <w:t>were</w:t>
      </w:r>
      <w:r w:rsidR="00F279AA">
        <w:rPr>
          <w:rFonts w:eastAsiaTheme="minorEastAsia"/>
          <w:lang w:val="en-CA"/>
        </w:rPr>
        <w:t xml:space="preserve"> obtained</w:t>
      </w:r>
      <w:r w:rsidR="00E91760">
        <w:rPr>
          <w:rFonts w:eastAsiaTheme="minorEastAsia"/>
          <w:lang w:val="en-CA"/>
        </w:rPr>
        <w:t xml:space="preserve"> </w:t>
      </w:r>
      <w:r w:rsidR="00E91760">
        <w:rPr>
          <w:rFonts w:eastAsiaTheme="minorEastAsia"/>
          <w:lang w:val="en-CA"/>
        </w:rPr>
        <w:fldChar w:fldCharType="begin" w:fldLock="1"/>
      </w:r>
      <w:r w:rsidR="00540122">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E91760">
        <w:rPr>
          <w:rFonts w:eastAsiaTheme="minorEastAsia"/>
          <w:lang w:val="en-CA"/>
        </w:rPr>
        <w:fldChar w:fldCharType="separate"/>
      </w:r>
      <w:r w:rsidR="00E91760" w:rsidRPr="00E91760">
        <w:rPr>
          <w:rFonts w:eastAsiaTheme="minorEastAsia"/>
          <w:noProof/>
          <w:lang w:val="en-CA"/>
        </w:rPr>
        <w:t>(Kery 2017)</w:t>
      </w:r>
      <w:r w:rsidR="00E91760">
        <w:rPr>
          <w:rFonts w:eastAsiaTheme="minorEastAsia"/>
          <w:lang w:val="en-CA"/>
        </w:rPr>
        <w:fldChar w:fldCharType="end"/>
      </w:r>
      <w:r w:rsidR="00F279AA">
        <w:rPr>
          <w:rFonts w:eastAsiaTheme="minorEastAsia"/>
          <w:lang w:val="en-CA"/>
        </w:rPr>
        <w:t>. For the field study</w:t>
      </w:r>
      <w:r w:rsidR="00D8323A">
        <w:rPr>
          <w:rFonts w:eastAsiaTheme="minorEastAsia"/>
          <w:lang w:val="en-CA"/>
        </w:rPr>
        <w:t>,</w:t>
      </w:r>
      <w:r w:rsidR="00F279AA">
        <w:rPr>
          <w:rFonts w:eastAsiaTheme="minorEastAsia"/>
          <w:lang w:val="en-CA"/>
        </w:rPr>
        <w:t xml:space="preserve"> we us</w:t>
      </w:r>
      <w:r w:rsidR="00D8323A">
        <w:rPr>
          <w:rFonts w:eastAsiaTheme="minorEastAsia"/>
          <w:lang w:val="en-CA"/>
        </w:rPr>
        <w:t>ed</w:t>
      </w:r>
      <w:r w:rsidR="00F279AA">
        <w:rPr>
          <w:rFonts w:eastAsiaTheme="minorEastAsia"/>
          <w:lang w:val="en-CA"/>
        </w:rPr>
        <w:t xml:space="preserve"> a value of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r>
          <m:rPr>
            <m:sty m:val="p"/>
          </m:rPr>
          <w:rPr>
            <w:rFonts w:ascii="Cambria Math" w:hAnsi="Cambria Math" w:cs="Times New Roman"/>
            <w:lang w:val="en-CA"/>
          </w:rPr>
          <m:t>max</m:t>
        </m:r>
        <m:d>
          <m:dPr>
            <m:ctrlPr>
              <w:rPr>
                <w:rFonts w:ascii="Cambria Math"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i,1:3</m:t>
                </m:r>
              </m:sub>
            </m:sSub>
          </m:e>
        </m:d>
        <m:r>
          <w:rPr>
            <w:rFonts w:ascii="Cambria Math" w:hAnsi="Cambria Math" w:cs="Times New Roman"/>
            <w:lang w:val="en-CA"/>
          </w:rPr>
          <m:t>+5) ×12</m:t>
        </m:r>
      </m:oMath>
      <w:r w:rsidR="00CA7A41">
        <w:rPr>
          <w:rFonts w:eastAsiaTheme="minorEastAsia"/>
          <w:lang w:val="en-CA"/>
        </w:rPr>
        <w:t xml:space="preserve">. </w:t>
      </w:r>
      <w:r w:rsidR="00E91760" w:rsidRPr="005E3E53">
        <w:rPr>
          <w:rFonts w:eastAsiaTheme="minorEastAsia"/>
          <w:lang w:val="en-CA"/>
        </w:rPr>
        <w:t xml:space="preserve">Our model </w:t>
      </w:r>
      <w:r w:rsidR="007E58AE">
        <w:rPr>
          <w:rFonts w:eastAsiaTheme="minorEastAsia"/>
          <w:lang w:val="en-CA"/>
        </w:rPr>
        <w:t xml:space="preserve">estimation </w:t>
      </w:r>
      <w:r w:rsidR="00E91760" w:rsidRPr="005E3E53">
        <w:rPr>
          <w:rFonts w:eastAsiaTheme="minorEastAsia"/>
          <w:lang w:val="en-CA"/>
        </w:rPr>
        <w:t xml:space="preserve">proceeds by proposing new values for </w:t>
      </w:r>
      <w:r w:rsidR="00E91760">
        <w:rPr>
          <w:rFonts w:eastAsiaTheme="minorEastAsia"/>
          <w:lang w:val="en-CA"/>
        </w:rPr>
        <w:t xml:space="preserve">the abundance </w:t>
      </w:r>
      <w:r w:rsidR="00CA7A41">
        <w:rPr>
          <w:rFonts w:eastAsiaTheme="minorEastAsia"/>
          <w:lang w:val="en-CA"/>
        </w:rPr>
        <w:t xml:space="preserve">and </w:t>
      </w:r>
      <w:r w:rsidR="00E91760">
        <w:rPr>
          <w:rFonts w:eastAsiaTheme="minorEastAsia"/>
          <w:lang w:val="en-CA"/>
        </w:rPr>
        <w:t>detection parameter</w:t>
      </w:r>
      <w:r w:rsidR="00CA7A41">
        <w:rPr>
          <w:rFonts w:eastAsiaTheme="minorEastAsia"/>
          <w:lang w:val="en-CA"/>
        </w:rPr>
        <w:t xml:space="preserve">s </w:t>
      </w:r>
      <w:r w:rsidR="00E91760">
        <w:rPr>
          <w:rFonts w:eastAsiaTheme="minorEastAsia"/>
          <w:lang w:val="en-CA"/>
        </w:rPr>
        <w:t xml:space="preserve">and then </w:t>
      </w:r>
      <w:r w:rsidR="00E91760" w:rsidRPr="005E3E53">
        <w:rPr>
          <w:rFonts w:eastAsiaTheme="minorEastAsia"/>
          <w:lang w:val="en-CA"/>
        </w:rPr>
        <w:t xml:space="preserve">evaluating whether the likelihood of the data </w:t>
      </w:r>
      <w:r w:rsidR="00E91760">
        <w:rPr>
          <w:rFonts w:eastAsiaTheme="minorEastAsia"/>
          <w:lang w:val="en-CA"/>
        </w:rPr>
        <w:t xml:space="preserve">across all possible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91760">
        <w:rPr>
          <w:rFonts w:eastAsiaTheme="minorEastAsia"/>
          <w:lang w:val="en-CA"/>
        </w:rPr>
        <w:t xml:space="preserve"> </w:t>
      </w:r>
      <w:r w:rsidR="00E91760" w:rsidRPr="005E3E53">
        <w:rPr>
          <w:rFonts w:eastAsiaTheme="minorEastAsia"/>
          <w:lang w:val="en-CA"/>
        </w:rPr>
        <w:t>has improved</w:t>
      </w:r>
      <w:r w:rsidR="00E91760">
        <w:rPr>
          <w:rFonts w:eastAsiaTheme="minorEastAsia"/>
          <w:lang w:val="en-CA"/>
        </w:rPr>
        <w:t>.</w:t>
      </w:r>
    </w:p>
    <w:p w14:paraId="7A492CE3" w14:textId="4958B86C" w:rsidR="00640157" w:rsidRDefault="00B53C04" w:rsidP="00640157">
      <w:pPr>
        <w:spacing w:line="480" w:lineRule="auto"/>
        <w:ind w:firstLine="720"/>
        <w:rPr>
          <w:rFonts w:eastAsiaTheme="minorEastAsia"/>
          <w:lang w:val="en-CA"/>
        </w:rPr>
      </w:pPr>
      <w:r w:rsidRPr="005E3E53">
        <w:rPr>
          <w:lang w:val="en-CA"/>
        </w:rPr>
        <w:t xml:space="preserve">Finally, for the </w:t>
      </w:r>
      <w:proofErr w:type="spellStart"/>
      <w:r w:rsidRPr="005E3E53">
        <w:rPr>
          <w:lang w:val="en-CA"/>
        </w:rPr>
        <w:t>multimix</w:t>
      </w:r>
      <w:proofErr w:type="spellEnd"/>
      <w:r w:rsidR="00263137">
        <w:rPr>
          <w:lang w:val="en-CA"/>
        </w:rPr>
        <w:t xml:space="preserve"> approach</w:t>
      </w:r>
      <w:r w:rsidRPr="005E3E53">
        <w:rPr>
          <w:lang w:val="en-CA"/>
        </w:rPr>
        <w:t>, we specified a</w:t>
      </w:r>
      <w:r w:rsidR="00E37768">
        <w:rPr>
          <w:lang w:val="en-CA"/>
        </w:rPr>
        <w:t xml:space="preserve"> three-level</w:t>
      </w:r>
      <w:r w:rsidRPr="005E3E53">
        <w:rPr>
          <w:lang w:val="en-CA"/>
        </w:rPr>
        <w:t xml:space="preserve"> model </w:t>
      </w:r>
      <w:r w:rsidR="00E37768">
        <w:rPr>
          <w:lang w:val="en-CA"/>
        </w:rPr>
        <w:t>with a multinomial observation process</w:t>
      </w:r>
      <w:r w:rsidR="009A50F5">
        <w:rPr>
          <w:lang w:val="en-CA"/>
        </w:rPr>
        <w:t xml:space="preserve"> for detection histories</w:t>
      </w:r>
      <w:r w:rsidR="002877E4">
        <w:rPr>
          <w:lang w:val="en-CA"/>
        </w:rPr>
        <w:t xml:space="preserve"> </w:t>
      </w:r>
      <w:r w:rsidR="002877E4">
        <w:rPr>
          <w:lang w:val="en-CA"/>
        </w:rPr>
        <w:fldChar w:fldCharType="begin" w:fldLock="1"/>
      </w:r>
      <w:r w:rsidR="00540122">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2010)","manualFormatting":"(Kery and Royle 2010)","plainTextFormattedCitation":"(Kery and Royle 2010)","previouslyFormattedCitation":"(Kery and Royle 2010)"},"properties":{"noteIndex":0},"schema":"https://github.com/citation-style-language/schema/raw/master/csl-citation.json"}</w:instrText>
      </w:r>
      <w:r w:rsidR="002877E4">
        <w:rPr>
          <w:lang w:val="en-CA"/>
        </w:rPr>
        <w:fldChar w:fldCharType="separate"/>
      </w:r>
      <w:r w:rsidR="004142EE" w:rsidRPr="004142EE">
        <w:rPr>
          <w:noProof/>
          <w:lang w:val="en-CA"/>
        </w:rPr>
        <w:t>(Kery and Royle 2010)</w:t>
      </w:r>
      <w:r w:rsidR="002877E4">
        <w:rPr>
          <w:lang w:val="en-CA"/>
        </w:rPr>
        <w:fldChar w:fldCharType="end"/>
      </w:r>
      <w:r w:rsidR="00E37768">
        <w:rPr>
          <w:lang w:val="en-CA"/>
        </w:rPr>
        <w:t>.</w:t>
      </w:r>
      <w:r w:rsidR="009A50F5">
        <w:rPr>
          <w:lang w:val="en-CA"/>
        </w:rPr>
        <w:t xml:space="preserve"> </w:t>
      </w:r>
      <w:r w:rsidR="007F4AB9">
        <w:rPr>
          <w:lang w:val="en-CA"/>
        </w:rPr>
        <w:t>W</w:t>
      </w:r>
      <w:r w:rsidR="009A50F5">
        <w:rPr>
          <w:lang w:val="en-CA"/>
        </w:rPr>
        <w:t xml:space="preserve">here 0 represents non-detection and 1 represents detection, </w:t>
      </w:r>
      <w:r w:rsidR="009A50F5">
        <w:rPr>
          <w:rFonts w:eastAsiaTheme="minorEastAsia"/>
          <w:lang w:val="en-CA"/>
        </w:rPr>
        <w:t xml:space="preserve">the possible observable detection histories for </w:t>
      </w:r>
      <w:r w:rsidR="007F4AB9">
        <w:rPr>
          <w:rFonts w:eastAsiaTheme="minorEastAsia"/>
          <w:lang w:val="en-CA"/>
        </w:rPr>
        <w:t>three repeat surveys</w:t>
      </w:r>
      <w:r w:rsidR="009A50F5">
        <w:rPr>
          <w:rFonts w:eastAsiaTheme="minorEastAsia"/>
          <w:lang w:val="en-CA"/>
        </w:rPr>
        <w:t xml:space="preserve"> </w:t>
      </w:r>
      <w:r w:rsidR="007F4AB9">
        <w:rPr>
          <w:rFonts w:eastAsiaTheme="minorEastAsia"/>
          <w:lang w:val="en-CA"/>
        </w:rPr>
        <w:t>a</w:t>
      </w:r>
      <w:r w:rsidR="009A50F5">
        <w:rPr>
          <w:rFonts w:eastAsiaTheme="minorEastAsia"/>
          <w:lang w:val="en-CA"/>
        </w:rPr>
        <w:t>re: 111, 110, 101, 100, 011, 010, and 001</w:t>
      </w:r>
      <w:r w:rsidR="007F4AB9">
        <w:rPr>
          <w:rFonts w:eastAsiaTheme="minorEastAsia"/>
          <w:lang w:val="en-CA"/>
        </w:rPr>
        <w:t xml:space="preserve">. </w:t>
      </w:r>
      <w:r w:rsidR="005A6DF3">
        <w:rPr>
          <w:rFonts w:eastAsiaTheme="minorEastAsia"/>
          <w:lang w:val="en-CA"/>
        </w:rPr>
        <w:t>T</w:t>
      </w:r>
      <w:r w:rsidR="007F4AB9">
        <w:rPr>
          <w:rFonts w:eastAsiaTheme="minorEastAsia"/>
          <w:lang w:val="en-CA"/>
        </w:rPr>
        <w:t xml:space="preserve">he eighth possible history, </w:t>
      </w:r>
      <w:r w:rsidR="005A6DF3">
        <w:rPr>
          <w:rFonts w:eastAsiaTheme="minorEastAsia"/>
          <w:lang w:val="en-CA"/>
        </w:rPr>
        <w:t xml:space="preserve">000, </w:t>
      </w:r>
      <w:r w:rsidR="007F4AB9">
        <w:rPr>
          <w:rFonts w:eastAsiaTheme="minorEastAsia"/>
          <w:lang w:val="en-CA"/>
        </w:rPr>
        <w:t>is not observable</w:t>
      </w:r>
      <w:r w:rsidR="009C6DDC">
        <w:rPr>
          <w:rFonts w:eastAsiaTheme="minorEastAsia"/>
          <w:lang w:val="en-CA"/>
        </w:rPr>
        <w:t xml:space="preserve">. More generally, for a study with </w:t>
      </w:r>
      <m:oMath>
        <m:r>
          <w:rPr>
            <w:rFonts w:ascii="Cambria Math" w:hAnsi="Cambria Math" w:cs="Times New Roman"/>
            <w:lang w:val="en-CA"/>
          </w:rPr>
          <m:t>J</m:t>
        </m:r>
      </m:oMath>
      <w:r w:rsidR="009C6DDC">
        <w:rPr>
          <w:rFonts w:eastAsiaTheme="minorEastAsia"/>
          <w:i/>
          <w:iCs/>
          <w:lang w:val="en-CA"/>
        </w:rPr>
        <w:t xml:space="preserve"> </w:t>
      </w:r>
      <w:r w:rsidR="009C6DDC">
        <w:rPr>
          <w:rFonts w:eastAsiaTheme="minorEastAsia"/>
          <w:lang w:val="en-CA"/>
        </w:rPr>
        <w:t xml:space="preserve">repeat surveys, there are </w:t>
      </w:r>
      <m:oMath>
        <m:sSup>
          <m:sSupPr>
            <m:ctrlPr>
              <w:rPr>
                <w:rFonts w:ascii="Cambria Math" w:eastAsiaTheme="minorEastAsia" w:hAnsi="Cambria Math"/>
                <w:i/>
                <w:lang w:val="en-CA"/>
              </w:rPr>
            </m:ctrlPr>
          </m:sSupPr>
          <m:e>
            <m:r>
              <w:rPr>
                <w:rFonts w:ascii="Cambria Math" w:eastAsiaTheme="minorEastAsia" w:hAnsi="Cambria Math"/>
                <w:lang w:val="en-CA"/>
              </w:rPr>
              <m:t>2</m:t>
            </m:r>
          </m:e>
          <m:sup>
            <m:r>
              <w:rPr>
                <w:rFonts w:ascii="Cambria Math" w:eastAsiaTheme="minorEastAsia" w:hAnsi="Cambria Math"/>
                <w:lang w:val="en-CA"/>
              </w:rPr>
              <m:t>J</m:t>
            </m:r>
          </m:sup>
        </m:sSup>
      </m:oMath>
      <w:r w:rsidR="009C6DDC">
        <w:rPr>
          <w:rFonts w:eastAsiaTheme="minorEastAsia"/>
          <w:i/>
          <w:iCs/>
          <w:vertAlign w:val="superscript"/>
          <w:lang w:val="en-CA"/>
        </w:rPr>
        <w:t xml:space="preserve"> </w:t>
      </w:r>
      <w:r w:rsidR="009C6DDC">
        <w:rPr>
          <w:rFonts w:eastAsiaTheme="minorEastAsia"/>
          <w:lang w:val="en-CA"/>
        </w:rPr>
        <w:t xml:space="preserve">possible detection histories </w:t>
      </w:r>
      <w:r w:rsidR="002877E4">
        <w:rPr>
          <w:rFonts w:eastAsiaTheme="minorEastAsia"/>
          <w:lang w:val="en-CA"/>
        </w:rPr>
        <w:fldChar w:fldCharType="begin" w:fldLock="1"/>
      </w:r>
      <w:r w:rsidR="00B17310">
        <w:rPr>
          <w:rFonts w:eastAsiaTheme="minorEastAsia"/>
          <w:lang w:val="en-CA"/>
        </w:rPr>
        <w:instrText>ADDIN CSL_CITATION {"citationItems":[{"id":"ITEM-1","itemData":{"DOI":"10.1890/06-0912.1","abstract":"Many estimation and inference problems arising from large-scale animal surveys are focused on developing an understanding of patterns in abundance or occurrence of a species based on spatially referenced count data. One fundamental challenge, then, is that it is generally not feasible to completely enumerate (''census'') all individuals present in each sample unit. This observation bias may consist of several components, including spatial coverage bias (not all individuals in the population are exposed to sampling) and detection bias (exposed individuals may go undetected). Thus, observations are biased for the state variable (abundance, occupancy) that is the object of inference. Moreover, data are often sparse for most observation locations, requiring consideration of methods for spatially aggregating or otherwise combining sparse data among sample units. The development of methods that unify spatial statistical models with models accommodating non-detection is necessary to resolve important spatial inference problems based on animal survey data. In this paper, we develop a novel hierarchical spatial model for estimation of abundance and occurrence from survey data wherein detection is imperfect. Our application is focused on spatial inference problems in the Swiss Survey of Common Breeding Birds. The observation model for the survey data is specified conditional on the unknown quadrat population size, N(s). We augment the observation model with a spatial process model for N(s), describing the spatial variation in abundance of the species. The model includes explicit sources of variation in habitat structure (forest, elevation) and latent variation in the form of a correlated spatial process. This provides a model-based framework for combining the spatially referenced samples while at the same time yielding a unified treatment of estimation problems involving both abundance and occurrence. We provide a Bayesian framework for analysis and prediction based on the integrated likelihood, and we use the model to obtain estimates of abundance and occurrence maps for the European Jay (Garrulus glandarius), a widespread, elusive, forest bird. The naive national abundance estimate ignoring imperfect detection and incomplete quadrat coverage was 77 766 territories. Accounting for imperfect detection added approximately 18 000 territories, and adjusting for coverage bias added another 131 000 territories to yield a fully corrected estimate of the national total …","author":[{"dropping-particle":"","family":"Royle","given":"J. A.","non-dropping-particle":"","parse-names":false,"suffix":""},{"dropping-particle":"","family":"Kéry","given":"M.","non-dropping-particle":"","parse-names":false,"suffix":""},{"dropping-particle":"","family":"Gautier","given":"R.","non-dropping-particle":"","parse-names":false,"suffix":""},{"dropping-particle":"","family":"Schmid","given":"H.","non-dropping-particle":"","parse-names":false,"suffix":""}],"container-title":"Ecological Monographs","id":"ITEM-1","issue":"3","issued":{"date-parts":[["2007"]]},"page":"465-481","title":"Hierarchical spatial models of abundance and occurrence from imperfect survey data","type":"article-journal","volume":"77"},"uris":["http://www.mendeley.com/documents/?uuid=d01c9f32-72b6-36d5-bb93-854d9ee68d10"]}],"mendeley":{"formattedCitation":"(Royle et al. 2007)","manualFormatting":"(Royle et al. 2007)","plainTextFormattedCitation":"(Royle et al. 2007)","previouslyFormattedCitation":"(Royle et al. 2007)"},"properties":{"noteIndex":0},"schema":"https://github.com/citation-style-language/schema/raw/master/csl-citation.json"}</w:instrText>
      </w:r>
      <w:r w:rsidR="002877E4">
        <w:rPr>
          <w:rFonts w:eastAsiaTheme="minorEastAsia"/>
          <w:lang w:val="en-CA"/>
        </w:rPr>
        <w:fldChar w:fldCharType="separate"/>
      </w:r>
      <w:r w:rsidR="00EE319C" w:rsidRPr="00EE319C">
        <w:rPr>
          <w:rFonts w:eastAsiaTheme="minorEastAsia"/>
          <w:noProof/>
          <w:lang w:val="en-CA"/>
        </w:rPr>
        <w:t>(Royle et al. 2007)</w:t>
      </w:r>
      <w:r w:rsidR="002877E4">
        <w:rPr>
          <w:rFonts w:eastAsiaTheme="minorEastAsia"/>
          <w:lang w:val="en-CA"/>
        </w:rPr>
        <w:fldChar w:fldCharType="end"/>
      </w:r>
      <w:r w:rsidR="009A50F5">
        <w:rPr>
          <w:rFonts w:eastAsiaTheme="minorEastAsia"/>
          <w:lang w:val="en-CA"/>
        </w:rPr>
        <w:t xml:space="preserve">. </w:t>
      </w:r>
      <w:r w:rsidR="009A50F5">
        <w:rPr>
          <w:lang w:val="en-CA"/>
        </w:rPr>
        <w:t xml:space="preserve">The outcome variable </w:t>
      </w: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oMath>
      <w:r w:rsidR="00D17430">
        <w:rPr>
          <w:rFonts w:eastAsiaTheme="minorEastAsia"/>
          <w:lang w:val="en-CA"/>
        </w:rPr>
        <w:t xml:space="preserve"> was defined as a vector with each element representing the number of individuals in </w:t>
      </w:r>
      <w:r w:rsidR="007E58AE">
        <w:rPr>
          <w:rFonts w:eastAsiaTheme="minorEastAsia"/>
          <w:lang w:val="en-CA"/>
        </w:rPr>
        <w:t>each</w:t>
      </w:r>
      <w:r w:rsidR="00D17430">
        <w:rPr>
          <w:rFonts w:eastAsiaTheme="minorEastAsia"/>
          <w:lang w:val="en-CA"/>
        </w:rPr>
        <w:t xml:space="preserve"> of the seven detection history categories</w:t>
      </w:r>
      <w:r w:rsidR="00D0162F">
        <w:rPr>
          <w:rFonts w:eastAsiaTheme="minorEastAsia"/>
          <w:lang w:val="en-CA"/>
        </w:rPr>
        <w:t xml:space="preserve"> (Figure 1)</w:t>
      </w:r>
      <w:r w:rsidR="009A50F5">
        <w:rPr>
          <w:rFonts w:eastAsiaTheme="minorEastAsia"/>
          <w:lang w:val="en-CA"/>
        </w:rPr>
        <w:t xml:space="preserve">. </w:t>
      </w:r>
      <w:r w:rsidR="00D17430">
        <w:rPr>
          <w:rFonts w:eastAsiaTheme="minorEastAsia"/>
          <w:lang w:val="en-CA"/>
        </w:rPr>
        <w:t>The likelihood of the observed detection histories is specified as the outcome of a multinomial trial with some number of individuals observed one or more times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17430">
        <w:rPr>
          <w:rFonts w:eastAsiaTheme="minorEastAsia"/>
          <w:lang w:val="en-CA"/>
        </w:rPr>
        <w:t xml:space="preserve">) </w:t>
      </w:r>
      <w:r w:rsidR="005A6DF3">
        <w:rPr>
          <w:rFonts w:eastAsiaTheme="minorEastAsia"/>
          <w:lang w:val="en-CA"/>
        </w:rPr>
        <w:t>with</w:t>
      </w:r>
      <w:r w:rsidR="00D17430">
        <w:rPr>
          <w:rFonts w:eastAsiaTheme="minorEastAsia"/>
          <w:lang w:val="en-CA"/>
        </w:rPr>
        <w:t xml:space="preserve"> a vector of probabilities for each observable histor</w:t>
      </w:r>
      <w:r w:rsidR="005A6DF3">
        <w:rPr>
          <w:rFonts w:eastAsiaTheme="minorEastAsia"/>
          <w:lang w:val="en-CA"/>
        </w:rPr>
        <w:t>y</w:t>
      </w:r>
      <w:r w:rsidR="00D17430">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oMath>
      <w:r w:rsidR="00D17430">
        <w:rPr>
          <w:rFonts w:eastAsiaTheme="minorEastAsia"/>
          <w:lang w:val="en-CA"/>
        </w:rPr>
        <w:t xml:space="preserve">) (Equation </w:t>
      </w:r>
      <w:r w:rsidR="00E3505D">
        <w:rPr>
          <w:rFonts w:eastAsiaTheme="minorEastAsia"/>
          <w:lang w:val="en-CA"/>
        </w:rPr>
        <w:t>6</w:t>
      </w:r>
      <w:r w:rsidR="00D17430">
        <w:rPr>
          <w:rFonts w:eastAsiaTheme="minorEastAsia"/>
          <w:lang w:val="en-CA"/>
        </w:rPr>
        <w:t>). To estimate the remaining number of individuals at the site, we treated the</w:t>
      </w:r>
      <w:r w:rsidR="006F70FD">
        <w:rPr>
          <w:rFonts w:eastAsiaTheme="minorEastAsia"/>
          <w:lang w:val="en-CA"/>
        </w:rPr>
        <w:t xml:space="preserve"> number of observed individuals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t>
      </w:r>
      <w:r w:rsidR="00263137">
        <w:rPr>
          <w:rFonts w:eastAsiaTheme="minorEastAsia"/>
          <w:lang w:val="en-CA"/>
        </w:rPr>
        <w:t>as</w:t>
      </w:r>
      <w:r w:rsidR="006F70FD">
        <w:rPr>
          <w:rFonts w:eastAsiaTheme="minorEastAsia"/>
          <w:lang w:val="en-CA"/>
        </w:rPr>
        <w:t xml:space="preserve"> the outcome of a binomial trial </w:t>
      </w:r>
      <w:r w:rsidR="005A6DF3">
        <w:rPr>
          <w:rFonts w:eastAsiaTheme="minorEastAsia"/>
          <w:lang w:val="en-CA"/>
        </w:rPr>
        <w:t xml:space="preserve">that </w:t>
      </w:r>
      <w:r w:rsidR="006F70FD">
        <w:rPr>
          <w:rFonts w:eastAsiaTheme="minorEastAsia"/>
          <w:lang w:val="en-CA"/>
        </w:rPr>
        <w:t>depend</w:t>
      </w:r>
      <w:r w:rsidR="005A6DF3">
        <w:rPr>
          <w:rFonts w:eastAsiaTheme="minorEastAsia"/>
          <w:lang w:val="en-CA"/>
        </w:rPr>
        <w:t>s</w:t>
      </w:r>
      <w:r w:rsidR="006F70FD">
        <w:rPr>
          <w:rFonts w:eastAsiaTheme="minorEastAsia"/>
          <w:lang w:val="en-CA"/>
        </w:rPr>
        <w:t xml:space="preserve"> on the size of the total population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and the probability of not being observed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oMath>
      <w:r w:rsidR="006F70FD">
        <w:rPr>
          <w:rFonts w:eastAsiaTheme="minorEastAsia"/>
          <w:lang w:val="en-CA"/>
        </w:rPr>
        <w:t>, i.e., probability of a detection history of 000)</w:t>
      </w:r>
      <w:r w:rsidR="00E3505D">
        <w:rPr>
          <w:rFonts w:eastAsiaTheme="minorEastAsia"/>
          <w:lang w:val="en-CA"/>
        </w:rPr>
        <w:t xml:space="preserve"> (Equation 7)</w:t>
      </w:r>
      <w:r w:rsidR="00640157">
        <w:rPr>
          <w:rFonts w:eastAsiaTheme="minorEastAsia"/>
          <w:lang w:val="en-CA"/>
        </w:rPr>
        <w:t>:</w:t>
      </w:r>
    </w:p>
    <w:p w14:paraId="7038E1EB" w14:textId="77777777" w:rsidR="00640157" w:rsidRPr="00EF13F8"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multinomial(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r>
          <w:rPr>
            <w:rFonts w:ascii="Cambria Math" w:hAnsi="Cambria Math" w:cs="Times New Roman"/>
            <w:lang w:val="en-CA"/>
          </w:rPr>
          <m:t>)</m:t>
        </m:r>
      </m:oMath>
      <w:r w:rsidR="00640157" w:rsidRPr="005E3E53">
        <w:rPr>
          <w:rFonts w:eastAsiaTheme="minorEastAsia" w:cs="Times New Roman"/>
          <w:lang w:val="en-CA"/>
        </w:rPr>
        <w:t>;</w:t>
      </w:r>
    </w:p>
    <w:p w14:paraId="24E7EB41" w14:textId="08CBB406" w:rsidR="00640157" w:rsidRPr="00640157"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1-</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r>
          <w:rPr>
            <w:rFonts w:ascii="Cambria Math" w:hAnsi="Cambria Math" w:cs="Times New Roman"/>
            <w:lang w:val="en-CA"/>
          </w:rPr>
          <m:t>)</m:t>
        </m:r>
      </m:oMath>
      <w:r w:rsidR="00640157" w:rsidRPr="005E3E53">
        <w:rPr>
          <w:rFonts w:eastAsiaTheme="minorEastAsia" w:cs="Times New Roman"/>
          <w:lang w:val="en-CA"/>
        </w:rPr>
        <w:t>;</w:t>
      </w:r>
    </w:p>
    <w:p w14:paraId="12378084" w14:textId="41FF7FB3" w:rsidR="00E37768" w:rsidRDefault="006F70FD" w:rsidP="00640157">
      <w:pPr>
        <w:spacing w:line="480" w:lineRule="auto"/>
        <w:rPr>
          <w:lang w:val="en-CA"/>
        </w:rPr>
      </w:pPr>
      <w:r>
        <w:rPr>
          <w:rFonts w:eastAsiaTheme="minorEastAsia"/>
          <w:lang w:val="en-CA"/>
        </w:rPr>
        <w:t xml:space="preserve">As with the </w:t>
      </w:r>
      <w:proofErr w:type="spellStart"/>
      <w:r>
        <w:rPr>
          <w:rFonts w:eastAsiaTheme="minorEastAsia"/>
          <w:lang w:val="en-CA"/>
        </w:rPr>
        <w:t>binmix</w:t>
      </w:r>
      <w:proofErr w:type="spellEnd"/>
      <w:r>
        <w:rPr>
          <w:rFonts w:eastAsiaTheme="minorEastAsia"/>
          <w:lang w:val="en-CA"/>
        </w:rPr>
        <w:t xml:space="preserve"> model, the population size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Pr>
          <w:rFonts w:eastAsiaTheme="minorEastAsia"/>
          <w:lang w:val="en-CA"/>
        </w:rPr>
        <w:t xml:space="preserve"> was modelled as the outcome of a negative binomial distribution </w:t>
      </w:r>
      <w:r w:rsidR="00E3505D">
        <w:rPr>
          <w:rFonts w:eastAsiaTheme="minorEastAsia"/>
          <w:lang w:val="en-CA"/>
        </w:rPr>
        <w:t xml:space="preserve">(Equation 3) </w:t>
      </w:r>
      <w:r>
        <w:rPr>
          <w:rFonts w:eastAsiaTheme="minorEastAsia"/>
          <w:lang w:val="en-CA"/>
        </w:rPr>
        <w:t xml:space="preserve">with a dispersion term and a linear predictor for the mean </w:t>
      </w:r>
      <m:oMath>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oMath>
      <w:r>
        <w:rPr>
          <w:rFonts w:eastAsiaTheme="minorEastAsia"/>
          <w:lang w:val="en-CA"/>
        </w:rPr>
        <w:t xml:space="preserve"> (Equation 2). </w:t>
      </w:r>
      <w:r w:rsidR="005A6DF3">
        <w:rPr>
          <w:rFonts w:eastAsiaTheme="minorEastAsia"/>
          <w:lang w:val="en-CA"/>
        </w:rPr>
        <w:t xml:space="preserve">We bounded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5A6DF3">
        <w:rPr>
          <w:rFonts w:eastAsiaTheme="minorEastAsia"/>
          <w:lang w:val="en-CA"/>
        </w:rPr>
        <w:t xml:space="preserve"> within the range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+5) ×12)</m:t>
        </m:r>
      </m:oMath>
      <w:r w:rsidR="00D8323A">
        <w:rPr>
          <w:rFonts w:eastAsiaTheme="minorEastAsia"/>
          <w:lang w:val="en-CA"/>
        </w:rPr>
        <w:t xml:space="preserve">. </w:t>
      </w:r>
      <w:r w:rsidR="004850AE">
        <w:rPr>
          <w:rFonts w:eastAsiaTheme="minorEastAsia"/>
          <w:lang w:val="en-CA"/>
        </w:rPr>
        <w:t xml:space="preserve">Heterogeneity in detection rate was modelled using a linear predictor </w:t>
      </w:r>
      <w:r w:rsidR="00ED5BFC">
        <w:rPr>
          <w:rFonts w:eastAsiaTheme="minorEastAsia"/>
          <w:lang w:val="en-CA"/>
        </w:rPr>
        <w:t>for</w:t>
      </w:r>
      <w:r>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(Equation 5), but where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is estimated by defining its relation to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1:8</m:t>
            </m:r>
          </m:sup>
        </m:sSubSup>
      </m:oMath>
      <w:r>
        <w:rPr>
          <w:rFonts w:eastAsiaTheme="minorEastAsia"/>
          <w:lang w:val="en-CA"/>
        </w:rPr>
        <w:t xml:space="preserve">. For example, where probability of detection history 111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probability of detection history 110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2</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15135D">
        <w:rPr>
          <w:rFonts w:eastAsiaTheme="minorEastAsia"/>
          <w:lang w:val="en-CA"/>
        </w:rPr>
        <w:t xml:space="preserve">; probability of detection history 101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3</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d>
              <m:dPr>
                <m:ctrlPr>
                  <w:rPr>
                    <w:rFonts w:ascii="Cambria Math" w:eastAsiaTheme="minorEastAsia" w:hAnsi="Cambria Math"/>
                    <w:i/>
                    <w:lang w:val="en-CA"/>
                  </w:rPr>
                </m:ctrlPr>
              </m:dPr>
              <m:e>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ctrlPr>
                  <w:rPr>
                    <w:rFonts w:ascii="Cambria Math" w:hAnsi="Cambria Math" w:cs="Times New Roman"/>
                    <w:i/>
                    <w:lang w:val="en-CA"/>
                  </w:rPr>
                </m:ctrlPr>
              </m:e>
            </m:d>
            <m:r>
              <w:rPr>
                <w:rFonts w:ascii="Cambria Math" w:eastAsiaTheme="minorEastAsia" w:hAnsi="Cambria Math"/>
                <w:lang w:val="en-CA"/>
              </w:rPr>
              <m:t>×</m:t>
            </m:r>
            <m:r>
              <w:rPr>
                <w:rFonts w:ascii="Cambria Math" w:hAnsi="Cambria Math" w:cs="Times New Roman"/>
                <w:lang w:val="en-CA"/>
              </w:rPr>
              <m:t>p</m:t>
            </m:r>
          </m:e>
          <m:sub>
            <m:r>
              <w:rPr>
                <w:rFonts w:ascii="Cambria Math" w:hAnsi="Cambria Math" w:cs="Times New Roman"/>
                <w:lang w:val="en-CA"/>
              </w:rPr>
              <m:t>i</m:t>
            </m:r>
          </m:sub>
        </m:sSub>
      </m:oMath>
      <w:r w:rsidR="0015135D">
        <w:rPr>
          <w:rFonts w:eastAsiaTheme="minorEastAsia"/>
          <w:lang w:val="en-CA"/>
        </w:rPr>
        <w:t>; and so on</w:t>
      </w:r>
      <w:r w:rsidR="00ED5BFC">
        <w:rPr>
          <w:rFonts w:eastAsiaTheme="minorEastAsia"/>
          <w:lang w:val="en-CA"/>
        </w:rPr>
        <w:t xml:space="preserve"> (Figure 1)</w:t>
      </w:r>
      <w:r w:rsidR="0015135D">
        <w:rPr>
          <w:rFonts w:eastAsiaTheme="minorEastAsia"/>
          <w:lang w:val="en-CA"/>
        </w:rPr>
        <w:t>.</w:t>
      </w:r>
      <w:r w:rsidR="00925C4B">
        <w:rPr>
          <w:rFonts w:eastAsiaTheme="minorEastAsia"/>
          <w:lang w:val="en-CA"/>
        </w:rPr>
        <w:t xml:space="preserve"> </w:t>
      </w:r>
    </w:p>
    <w:p w14:paraId="3DB20DB7" w14:textId="7F06699A" w:rsidR="00EF13F8" w:rsidRPr="00EF13F8" w:rsidRDefault="00EF13F8" w:rsidP="00B05A68">
      <w:pPr>
        <w:spacing w:line="480" w:lineRule="auto"/>
        <w:rPr>
          <w:rFonts w:cs="Times New Roman"/>
          <w:lang w:val="en-CA"/>
        </w:rPr>
      </w:pPr>
      <w:r w:rsidRPr="00EF13F8">
        <w:rPr>
          <w:rFonts w:cs="Times New Roman"/>
          <w:lang w:val="en-CA"/>
        </w:rPr>
        <w:t>We employed best practices for model development and fitting by</w:t>
      </w:r>
      <w:r w:rsidR="007768ED">
        <w:rPr>
          <w:rFonts w:cs="Times New Roman"/>
          <w:lang w:val="en-CA"/>
        </w:rPr>
        <w:t xml:space="preserve"> (1)</w:t>
      </w:r>
      <w:r w:rsidRPr="00EF13F8">
        <w:rPr>
          <w:rFonts w:cs="Times New Roman"/>
          <w:lang w:val="en-CA"/>
        </w:rPr>
        <w:t xml:space="preserve"> using weakly-informative priors to discourage unrealistic parameter values (Table </w:t>
      </w:r>
      <w:r w:rsidR="00B05A68">
        <w:rPr>
          <w:rFonts w:cs="Times New Roman"/>
          <w:lang w:val="en-CA"/>
        </w:rPr>
        <w:t>S</w:t>
      </w:r>
      <w:r w:rsidR="0068185E">
        <w:rPr>
          <w:rFonts w:cs="Times New Roman"/>
          <w:lang w:val="en-CA"/>
        </w:rPr>
        <w:t>2 – S4</w:t>
      </w:r>
      <w:r w:rsidRPr="00EF13F8">
        <w:rPr>
          <w:rFonts w:cs="Times New Roman"/>
          <w:lang w:val="en-CA"/>
        </w:rPr>
        <w:t>)</w:t>
      </w:r>
      <w:r w:rsidR="00E27515">
        <w:rPr>
          <w:rFonts w:cs="Times New Roman"/>
          <w:lang w:val="en-CA"/>
        </w:rPr>
        <w:t>;</w:t>
      </w:r>
      <w:r w:rsidR="007768ED">
        <w:rPr>
          <w:rFonts w:cs="Times New Roman"/>
          <w:lang w:val="en-CA"/>
        </w:rPr>
        <w:t xml:space="preserve"> (2)</w:t>
      </w:r>
      <w:r w:rsidRPr="00EF13F8">
        <w:rPr>
          <w:rFonts w:cs="Times New Roman"/>
          <w:lang w:val="en-CA"/>
        </w:rPr>
        <w:t xml:space="preserve"> confirming sufficient mixing of chains (Gelman-Rubin R-hat values &lt;</w:t>
      </w:r>
      <w:r w:rsidRPr="00EF13F8">
        <w:rPr>
          <w:rFonts w:ascii="Arial" w:hAnsi="Arial" w:cs="Arial"/>
          <w:lang w:val="en-CA"/>
        </w:rPr>
        <w:t> </w:t>
      </w:r>
      <w:r w:rsidRPr="00EF13F8">
        <w:rPr>
          <w:rFonts w:cs="Times New Roman"/>
          <w:lang w:val="en-CA"/>
        </w:rPr>
        <w:t>1.05), minimal within-chain autocorrelation (effective sample size/steps &gt;</w:t>
      </w:r>
      <w:r w:rsidRPr="00EF13F8">
        <w:rPr>
          <w:rFonts w:ascii="Arial" w:hAnsi="Arial" w:cs="Arial"/>
          <w:lang w:val="en-CA"/>
        </w:rPr>
        <w:t> </w:t>
      </w:r>
      <w:r w:rsidRPr="00EF13F8">
        <w:rPr>
          <w:rFonts w:cs="Times New Roman"/>
          <w:lang w:val="en-CA"/>
        </w:rPr>
        <w:t xml:space="preserve">0.1) and no divergent transitions (Figures </w:t>
      </w:r>
      <w:r w:rsidR="00B05A68">
        <w:rPr>
          <w:rFonts w:cs="Times New Roman"/>
          <w:lang w:val="en-CA"/>
        </w:rPr>
        <w:t>S</w:t>
      </w:r>
      <w:r w:rsidR="007A22CF">
        <w:rPr>
          <w:rFonts w:cs="Times New Roman"/>
          <w:lang w:val="en-CA"/>
        </w:rPr>
        <w:t>4</w:t>
      </w:r>
      <w:r w:rsidRPr="00EF13F8">
        <w:rPr>
          <w:rFonts w:cs="Times New Roman"/>
          <w:lang w:val="en-CA"/>
        </w:rPr>
        <w:t xml:space="preserve"> and </w:t>
      </w:r>
      <w:r w:rsidR="00B05A68">
        <w:rPr>
          <w:rFonts w:cs="Times New Roman"/>
          <w:lang w:val="en-CA"/>
        </w:rPr>
        <w:t>S</w:t>
      </w:r>
      <w:r w:rsidR="007A22CF">
        <w:rPr>
          <w:rFonts w:cs="Times New Roman"/>
          <w:lang w:val="en-CA"/>
        </w:rPr>
        <w:t>5</w:t>
      </w:r>
      <w:r w:rsidRPr="00EF13F8">
        <w:rPr>
          <w:rFonts w:cs="Times New Roman"/>
          <w:lang w:val="en-CA"/>
        </w:rPr>
        <w:t>)</w:t>
      </w:r>
      <w:r w:rsidR="00E27515">
        <w:rPr>
          <w:rFonts w:cs="Times New Roman"/>
          <w:lang w:val="en-CA"/>
        </w:rPr>
        <w:t>;</w:t>
      </w:r>
      <w:r w:rsidR="007768ED">
        <w:rPr>
          <w:rFonts w:cs="Times New Roman"/>
          <w:lang w:val="en-CA"/>
        </w:rPr>
        <w:t xml:space="preserve"> (3)</w:t>
      </w:r>
      <w:r w:rsidRPr="00EF13F8">
        <w:rPr>
          <w:rFonts w:cs="Times New Roman"/>
          <w:lang w:val="en-CA"/>
        </w:rPr>
        <w:t xml:space="preserve"> running our model for a length of 4000 HMC steps, discarding the first 2000</w:t>
      </w:r>
      <w:r w:rsidR="007B0A94">
        <w:rPr>
          <w:rFonts w:cs="Times New Roman"/>
          <w:lang w:val="en-CA"/>
        </w:rPr>
        <w:t xml:space="preserve">; and </w:t>
      </w:r>
      <w:r w:rsidR="007768ED">
        <w:rPr>
          <w:rFonts w:cs="Times New Roman"/>
          <w:lang w:val="en-CA"/>
        </w:rPr>
        <w:t xml:space="preserve">(4) </w:t>
      </w:r>
      <w:r w:rsidR="007B0A94">
        <w:rPr>
          <w:rFonts w:cs="Times New Roman"/>
          <w:lang w:val="en-CA"/>
        </w:rPr>
        <w:t>using posterior predictive checks to assess the fit of our models</w:t>
      </w:r>
      <w:r w:rsidR="007A22CF">
        <w:rPr>
          <w:rFonts w:cs="Times New Roman"/>
          <w:lang w:val="en-CA"/>
        </w:rPr>
        <w:t xml:space="preserve"> (Figure S6)</w:t>
      </w:r>
      <w:r w:rsidRPr="00EF13F8">
        <w:rPr>
          <w:rFonts w:cs="Times New Roman"/>
          <w:lang w:val="en-CA"/>
        </w:rPr>
        <w:t xml:space="preserve"> </w:t>
      </w:r>
      <w:r w:rsidR="004F44AF">
        <w:rPr>
          <w:rFonts w:cs="Times New Roman"/>
          <w:lang w:val="en-CA"/>
        </w:rPr>
        <w:fldChar w:fldCharType="begin" w:fldLock="1"/>
      </w:r>
      <w:r w:rsidR="00540122">
        <w:rPr>
          <w:rFonts w:cs="Times New Roman"/>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id":"ITEM-2","itemData":{"author":[{"dropping-particle":"","family":"Gelman","given":"A.","non-dropping-particle":"","parse-names":false,"suffix":""},{"dropping-particle":"","family":"Hill","given":"J.","non-dropping-particle":"","parse-names":false,"suffix":""},{"dropping-particle":"","family":"Vehtari","given":"A.","non-dropping-particle":"","parse-names":false,"suffix":""}],"id":"ITEM-2","issued":{"date-parts":[["2020"]]},"publisher":"Cambridge University Press","title":"Regression and other stories","type":"book"},"uris":["http://www.mendeley.com/documents/?uuid=2aa2f331-e341-48fc-a576-4b81f37f1f0e"]},{"id":"ITEM-3","itemData":{"author":[{"dropping-particle":"","family":"Kery","given":"M.","non-dropping-particle":"","parse-names":false,"suffix":""},{"dropping-particle":"","family":"Royle","given":"J. A.","non-dropping-particle":"","parse-names":false,"suffix":""}],"id":"ITEM-3","issued":{"date-parts":[["2020"]]},"publisher":"Academic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models","type":"book"},"uris":["http://www.mendeley.com/documents/?uuid=91016cbe-0b9b-497a-b808-658738883c67"]}],"mendeley":{"formattedCitation":"(Stan Development Team 2023b; Gelman, Hill, and Vehtari 2020; Kery and Royle 2020)","manualFormatting":"(Stan Development Team 2023b; Gelman, Hill, and Vehtari 2020; Kery and Royle 2020)","plainTextFormattedCitation":"(Stan Development Team 2023b; Gelman, Hill, and Vehtari 2020; Kery and Royle 2020)","previouslyFormattedCitation":"(Stan Development Team 2023b; Gelman, Hill, and Vehtari 2020; Kery and Royle 2020)"},"properties":{"noteIndex":0},"schema":"https://github.com/citation-style-language/schema/raw/master/csl-citation.json"}</w:instrText>
      </w:r>
      <w:r w:rsidR="004F44AF">
        <w:rPr>
          <w:rFonts w:cs="Times New Roman"/>
          <w:lang w:val="en-CA"/>
        </w:rPr>
        <w:fldChar w:fldCharType="separate"/>
      </w:r>
      <w:r w:rsidR="004F44AF" w:rsidRPr="004F44AF">
        <w:rPr>
          <w:rFonts w:cs="Times New Roman"/>
          <w:noProof/>
          <w:lang w:val="en-CA"/>
        </w:rPr>
        <w:t>(Stan Development Team 2023b; Gelman, Hill, and Vehtari 2020; Kery and Royle 2020)</w:t>
      </w:r>
      <w:r w:rsidR="004F44AF">
        <w:rPr>
          <w:rFonts w:cs="Times New Roman"/>
          <w:lang w:val="en-CA"/>
        </w:rPr>
        <w:fldChar w:fldCharType="end"/>
      </w:r>
      <w:r w:rsidR="004F44AF">
        <w:rPr>
          <w:rFonts w:cs="Times New Roman"/>
          <w:lang w:val="en-CA"/>
        </w:rPr>
        <w:t>.</w:t>
      </w:r>
    </w:p>
    <w:p w14:paraId="5C095C75" w14:textId="563A55A8" w:rsidR="00B512B6" w:rsidRPr="005E3E53" w:rsidRDefault="00EF13F8" w:rsidP="00B33FC4">
      <w:pPr>
        <w:spacing w:line="480" w:lineRule="auto"/>
        <w:rPr>
          <w:lang w:val="en-CA"/>
        </w:rPr>
      </w:pPr>
      <w:r>
        <w:rPr>
          <w:i/>
          <w:iCs/>
          <w:lang w:val="en-CA"/>
        </w:rPr>
        <w:t xml:space="preserve">2.3 </w:t>
      </w:r>
      <w:r w:rsidR="00B3215B" w:rsidRPr="005E3E53">
        <w:rPr>
          <w:i/>
          <w:iCs/>
          <w:lang w:val="en-CA"/>
        </w:rPr>
        <w:t>Simulation</w:t>
      </w:r>
      <w:r w:rsidR="00B512B6" w:rsidRPr="005E3E53">
        <w:rPr>
          <w:i/>
          <w:iCs/>
          <w:lang w:val="en-CA"/>
        </w:rPr>
        <w:t xml:space="preserve"> study</w:t>
      </w:r>
    </w:p>
    <w:p w14:paraId="51E909FF" w14:textId="1F6EBD07" w:rsidR="00B512B6" w:rsidRDefault="00D76832" w:rsidP="00B33FC4">
      <w:pPr>
        <w:spacing w:line="480" w:lineRule="auto"/>
        <w:rPr>
          <w:lang w:val="en-CA"/>
        </w:rPr>
      </w:pPr>
      <w:r>
        <w:rPr>
          <w:b/>
          <w:bCs/>
          <w:lang w:val="en-CA"/>
        </w:rPr>
        <w:tab/>
      </w:r>
      <w:r w:rsidR="00D504C7">
        <w:rPr>
          <w:lang w:val="en-CA"/>
        </w:rPr>
        <w:t>W</w:t>
      </w:r>
      <w:r>
        <w:rPr>
          <w:lang w:val="en-CA"/>
        </w:rPr>
        <w:t xml:space="preserve">e wrote </w:t>
      </w:r>
      <w:r w:rsidR="00D504C7">
        <w:rPr>
          <w:lang w:val="en-CA"/>
        </w:rPr>
        <w:t>a</w:t>
      </w:r>
      <w:r>
        <w:rPr>
          <w:lang w:val="en-CA"/>
        </w:rPr>
        <w:t xml:space="preserve"> simulation </w:t>
      </w:r>
      <w:r w:rsidR="00D504C7">
        <w:rPr>
          <w:lang w:val="en-CA"/>
        </w:rPr>
        <w:t>program in R</w:t>
      </w:r>
      <w:r w:rsidR="004F44AF">
        <w:rPr>
          <w:lang w:val="en-CA"/>
        </w:rPr>
        <w:t xml:space="preserve"> </w:t>
      </w:r>
      <w:r w:rsidR="004F44AF">
        <w:rPr>
          <w:lang w:val="en-CA"/>
        </w:rPr>
        <w:fldChar w:fldCharType="begin" w:fldLock="1"/>
      </w:r>
      <w:r w:rsidR="004F44AF">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4F44AF" w:rsidRPr="004F44AF">
        <w:rPr>
          <w:noProof/>
          <w:lang w:val="en-CA"/>
        </w:rPr>
        <w:t>(R Core Team 2022)</w:t>
      </w:r>
      <w:r w:rsidR="004F44AF">
        <w:rPr>
          <w:lang w:val="en-CA"/>
        </w:rPr>
        <w:fldChar w:fldCharType="end"/>
      </w:r>
      <w:r w:rsidR="00D504C7">
        <w:rPr>
          <w:lang w:val="en-CA"/>
        </w:rPr>
        <w:t xml:space="preserve"> </w:t>
      </w:r>
      <w:r w:rsidR="00C56902">
        <w:rPr>
          <w:lang w:val="en-CA"/>
        </w:rPr>
        <w:t xml:space="preserve">to </w:t>
      </w:r>
      <w:r>
        <w:rPr>
          <w:lang w:val="en-CA"/>
        </w:rPr>
        <w:t>generate</w:t>
      </w:r>
      <w:r w:rsidR="00C56902">
        <w:rPr>
          <w:lang w:val="en-CA"/>
        </w:rPr>
        <w:t xml:space="preserve"> </w:t>
      </w:r>
      <w:r w:rsidR="00676C2E">
        <w:rPr>
          <w:lang w:val="en-CA"/>
        </w:rPr>
        <w:t>species</w:t>
      </w:r>
      <w:r>
        <w:rPr>
          <w:lang w:val="en-CA"/>
        </w:rPr>
        <w:t xml:space="preserve"> abundance and </w:t>
      </w:r>
      <w:r w:rsidR="00713A33">
        <w:rPr>
          <w:lang w:val="en-CA"/>
        </w:rPr>
        <w:t>detection</w:t>
      </w:r>
      <w:r w:rsidR="004F44AF">
        <w:rPr>
          <w:lang w:val="en-CA"/>
        </w:rPr>
        <w:t xml:space="preserve"> patterns</w:t>
      </w:r>
      <w:r w:rsidR="007526ED">
        <w:rPr>
          <w:lang w:val="en-CA"/>
        </w:rPr>
        <w:t>. We simulated abundance</w:t>
      </w:r>
      <w:r w:rsidR="000E0E06">
        <w:rPr>
          <w:lang w:val="en-CA"/>
        </w:rPr>
        <w:t xml:space="preserve"> from</w:t>
      </w:r>
      <w:r w:rsidR="00E3505D">
        <w:rPr>
          <w:lang w:val="en-CA"/>
        </w:rPr>
        <w:t xml:space="preserve"> a Poisson distribution</w:t>
      </w:r>
      <w:r w:rsidR="00676C2E">
        <w:rPr>
          <w:lang w:val="en-CA"/>
        </w:rPr>
        <w:t xml:space="preserve">. </w:t>
      </w:r>
      <w:r w:rsidR="00713A33">
        <w:rPr>
          <w:lang w:val="en-CA"/>
        </w:rPr>
        <w:t>We included species, site, and year predictors for the mean of the Poisson generating process</w:t>
      </w:r>
      <w:r w:rsidR="007F4AB9">
        <w:rPr>
          <w:lang w:val="en-CA"/>
        </w:rPr>
        <w:t xml:space="preserve">, </w:t>
      </w:r>
      <w:r w:rsidR="00713A33">
        <w:rPr>
          <w:lang w:val="en-CA"/>
        </w:rPr>
        <w:t xml:space="preserve">as in Equation 2. </w:t>
      </w:r>
      <w:r w:rsidR="00676C2E">
        <w:rPr>
          <w:lang w:val="en-CA"/>
        </w:rPr>
        <w:t>Conditional on simulated abundance and a</w:t>
      </w:r>
      <w:r w:rsidR="00D8323A">
        <w:rPr>
          <w:lang w:val="en-CA"/>
        </w:rPr>
        <w:t xml:space="preserve">n input </w:t>
      </w:r>
      <w:r w:rsidR="00676C2E">
        <w:rPr>
          <w:lang w:val="en-CA"/>
        </w:rPr>
        <w:t>detection rate, t</w:t>
      </w:r>
      <w:r w:rsidR="00713A33">
        <w:rPr>
          <w:lang w:val="en-CA"/>
        </w:rPr>
        <w:t xml:space="preserve">he </w:t>
      </w:r>
      <w:r w:rsidR="00D504C7">
        <w:rPr>
          <w:lang w:val="en-CA"/>
        </w:rPr>
        <w:t>program</w:t>
      </w:r>
      <w:r w:rsidR="00713A33">
        <w:rPr>
          <w:lang w:val="en-CA"/>
        </w:rPr>
        <w:t xml:space="preserve"> then produces </w:t>
      </w:r>
      <w:r w:rsidR="00676C2E">
        <w:rPr>
          <w:lang w:val="en-CA"/>
        </w:rPr>
        <w:t xml:space="preserve">detection histories and </w:t>
      </w:r>
      <w:r w:rsidR="007F4AB9">
        <w:rPr>
          <w:lang w:val="en-CA"/>
        </w:rPr>
        <w:t xml:space="preserve">detection </w:t>
      </w:r>
      <w:r w:rsidR="00676C2E">
        <w:rPr>
          <w:lang w:val="en-CA"/>
        </w:rPr>
        <w:t>counts. The simulation script allows</w:t>
      </w:r>
      <w:r w:rsidR="00D23CC3">
        <w:rPr>
          <w:lang w:val="en-CA"/>
        </w:rPr>
        <w:t xml:space="preserve"> the</w:t>
      </w:r>
      <w:r w:rsidR="00676C2E">
        <w:rPr>
          <w:lang w:val="en-CA"/>
        </w:rPr>
        <w:t xml:space="preserve"> </w:t>
      </w:r>
      <w:r w:rsidR="00713A33">
        <w:rPr>
          <w:lang w:val="en-CA"/>
        </w:rPr>
        <w:t>detection rate t</w:t>
      </w:r>
      <w:r w:rsidR="00676C2E">
        <w:rPr>
          <w:lang w:val="en-CA"/>
        </w:rPr>
        <w:t>o</w:t>
      </w:r>
      <w:r w:rsidR="00713A33">
        <w:rPr>
          <w:lang w:val="en-CA"/>
        </w:rPr>
        <w:t xml:space="preserve"> vary by </w:t>
      </w:r>
      <w:r w:rsidR="00713A33">
        <w:rPr>
          <w:lang w:val="en-CA"/>
        </w:rPr>
        <w:lastRenderedPageBreak/>
        <w:t>species, site</w:t>
      </w:r>
      <w:r w:rsidR="00676C2E">
        <w:rPr>
          <w:lang w:val="en-CA"/>
        </w:rPr>
        <w:t>,</w:t>
      </w:r>
      <w:r w:rsidR="00713A33">
        <w:rPr>
          <w:lang w:val="en-CA"/>
        </w:rPr>
        <w:t xml:space="preserve"> </w:t>
      </w:r>
      <w:r w:rsidR="00676C2E">
        <w:rPr>
          <w:lang w:val="en-CA"/>
        </w:rPr>
        <w:t>and/</w:t>
      </w:r>
      <w:r w:rsidR="00713A33">
        <w:rPr>
          <w:lang w:val="en-CA"/>
        </w:rPr>
        <w:t>or year</w:t>
      </w:r>
      <w:r w:rsidR="007F4AB9">
        <w:rPr>
          <w:lang w:val="en-CA"/>
        </w:rPr>
        <w:t xml:space="preserve">, </w:t>
      </w:r>
      <w:r w:rsidR="00713A33">
        <w:rPr>
          <w:lang w:val="en-CA"/>
        </w:rPr>
        <w:t>as in Equation 5.</w:t>
      </w:r>
      <w:r w:rsidR="00B30FA7">
        <w:rPr>
          <w:lang w:val="en-CA"/>
        </w:rPr>
        <w:t xml:space="preserve"> All simulations were run on the U</w:t>
      </w:r>
      <w:r w:rsidR="00B221CB">
        <w:rPr>
          <w:lang w:val="en-CA"/>
        </w:rPr>
        <w:t>niversity of British Columbia</w:t>
      </w:r>
      <w:r w:rsidR="00E27515">
        <w:rPr>
          <w:lang w:val="en-CA"/>
        </w:rPr>
        <w:t>’s</w:t>
      </w:r>
      <w:r w:rsidR="00B30FA7">
        <w:rPr>
          <w:lang w:val="en-CA"/>
        </w:rPr>
        <w:t xml:space="preserve"> Sockeye</w:t>
      </w:r>
      <w:r w:rsidR="00B221CB">
        <w:rPr>
          <w:lang w:val="en-CA"/>
        </w:rPr>
        <w:t xml:space="preserve"> computing platform</w:t>
      </w:r>
      <w:r w:rsidR="0017490F">
        <w:rPr>
          <w:lang w:val="en-CA"/>
        </w:rPr>
        <w:t>.</w:t>
      </w:r>
      <w:r w:rsidR="00B30FA7">
        <w:rPr>
          <w:lang w:val="en-CA"/>
        </w:rPr>
        <w:t xml:space="preserve"> </w:t>
      </w:r>
    </w:p>
    <w:p w14:paraId="7AB70F00" w14:textId="46E18341" w:rsidR="00B05A68" w:rsidRDefault="00676C2E" w:rsidP="00676C2E">
      <w:pPr>
        <w:spacing w:line="480" w:lineRule="auto"/>
        <w:rPr>
          <w:lang w:val="en-CA"/>
        </w:rPr>
      </w:pPr>
      <w:r>
        <w:rPr>
          <w:lang w:val="en-CA"/>
        </w:rPr>
        <w:tab/>
        <w:t xml:space="preserve">We used this simulation </w:t>
      </w:r>
      <w:r w:rsidR="000E0E06">
        <w:rPr>
          <w:lang w:val="en-CA"/>
        </w:rPr>
        <w:t xml:space="preserve">routine </w:t>
      </w:r>
      <w:r>
        <w:rPr>
          <w:lang w:val="en-CA"/>
        </w:rPr>
        <w:t>to determine how</w:t>
      </w:r>
      <w:r w:rsidR="00D23CC3">
        <w:rPr>
          <w:lang w:val="en-CA"/>
        </w:rPr>
        <w:t xml:space="preserve"> particular</w:t>
      </w:r>
      <w:r>
        <w:rPr>
          <w:lang w:val="en-CA"/>
        </w:rPr>
        <w:t xml:space="preserve"> aspects of</w:t>
      </w:r>
      <w:r w:rsidR="00D23CC3">
        <w:rPr>
          <w:lang w:val="en-CA"/>
        </w:rPr>
        <w:t xml:space="preserve"> the</w:t>
      </w:r>
      <w:r>
        <w:rPr>
          <w:lang w:val="en-CA"/>
        </w:rPr>
        <w:t xml:space="preserve"> study </w:t>
      </w:r>
      <w:r w:rsidR="00D23CC3">
        <w:rPr>
          <w:lang w:val="en-CA"/>
        </w:rPr>
        <w:t xml:space="preserve">design </w:t>
      </w:r>
      <w:r>
        <w:rPr>
          <w:lang w:val="en-CA"/>
        </w:rPr>
        <w:t>and violations</w:t>
      </w:r>
      <w:r w:rsidR="00D23CC3">
        <w:rPr>
          <w:lang w:val="en-CA"/>
        </w:rPr>
        <w:t xml:space="preserve"> of the closure assumption</w:t>
      </w:r>
      <w:r>
        <w:rPr>
          <w:lang w:val="en-CA"/>
        </w:rPr>
        <w:t xml:space="preserve"> impact</w:t>
      </w:r>
      <w:r w:rsidR="00E27515">
        <w:rPr>
          <w:lang w:val="en-CA"/>
        </w:rPr>
        <w:t>ed</w:t>
      </w:r>
      <w:r>
        <w:rPr>
          <w:lang w:val="en-CA"/>
        </w:rPr>
        <w:t xml:space="preserve"> the ability of the different models to estimate the effect </w:t>
      </w:r>
      <w:r w:rsidR="00D504C7">
        <w:rPr>
          <w:lang w:val="en-CA"/>
        </w:rPr>
        <w:t xml:space="preserve">size </w:t>
      </w:r>
      <w:r>
        <w:rPr>
          <w:lang w:val="en-CA"/>
        </w:rPr>
        <w:t>of a</w:t>
      </w:r>
      <w:r w:rsidR="00D23CC3">
        <w:rPr>
          <w:lang w:val="en-CA"/>
        </w:rPr>
        <w:t>n ecological</w:t>
      </w:r>
      <w:r>
        <w:rPr>
          <w:lang w:val="en-CA"/>
        </w:rPr>
        <w:t xml:space="preserve"> </w:t>
      </w:r>
      <w:r w:rsidR="007F4AB9">
        <w:rPr>
          <w:lang w:val="en-CA"/>
        </w:rPr>
        <w:t>driver</w:t>
      </w:r>
      <w:r>
        <w:rPr>
          <w:lang w:val="en-CA"/>
        </w:rPr>
        <w:t xml:space="preserve"> of insect abundance.  To accomplish this goal, we fit each of the three models to data </w:t>
      </w:r>
      <w:r w:rsidR="00D94CD1">
        <w:rPr>
          <w:lang w:val="en-CA"/>
        </w:rPr>
        <w:t>that we</w:t>
      </w:r>
      <w:r w:rsidR="007F4AB9">
        <w:rPr>
          <w:lang w:val="en-CA"/>
        </w:rPr>
        <w:t>re</w:t>
      </w:r>
      <w:r w:rsidR="00D94CD1">
        <w:rPr>
          <w:lang w:val="en-CA"/>
        </w:rPr>
        <w:t xml:space="preserve"> simulated under</w:t>
      </w:r>
      <w:r>
        <w:rPr>
          <w:lang w:val="en-CA"/>
        </w:rPr>
        <w:t xml:space="preserve"> </w:t>
      </w:r>
      <w:r w:rsidR="00D23CC3">
        <w:rPr>
          <w:lang w:val="en-CA"/>
        </w:rPr>
        <w:t>a set of</w:t>
      </w:r>
      <w:r w:rsidR="00D504C7">
        <w:rPr>
          <w:lang w:val="en-CA"/>
        </w:rPr>
        <w:t xml:space="preserve"> scenarios</w:t>
      </w:r>
      <w:r>
        <w:rPr>
          <w:lang w:val="en-CA"/>
        </w:rPr>
        <w:t xml:space="preserve">. </w:t>
      </w:r>
      <w:r w:rsidR="00713A33">
        <w:rPr>
          <w:lang w:val="en-CA"/>
        </w:rPr>
        <w:t xml:space="preserve">For all simulations we </w:t>
      </w:r>
      <w:r w:rsidR="00D94CD1">
        <w:rPr>
          <w:lang w:val="en-CA"/>
        </w:rPr>
        <w:t xml:space="preserve">specified </w:t>
      </w:r>
      <w:r w:rsidR="005E29F4">
        <w:rPr>
          <w:lang w:val="en-CA"/>
        </w:rPr>
        <w:t>half of the</w:t>
      </w:r>
      <w:r w:rsidR="00D94CD1">
        <w:rPr>
          <w:lang w:val="en-CA"/>
        </w:rPr>
        <w:t xml:space="preserve"> sites as “restored” </w:t>
      </w:r>
      <w:r w:rsidR="005E29F4">
        <w:rPr>
          <w:lang w:val="en-CA"/>
        </w:rPr>
        <w:t>and</w:t>
      </w:r>
      <w:r w:rsidR="00D94CD1">
        <w:rPr>
          <w:lang w:val="en-CA"/>
        </w:rPr>
        <w:t xml:space="preserve"> </w:t>
      </w:r>
      <w:r w:rsidR="005E29F4">
        <w:rPr>
          <w:lang w:val="en-CA"/>
        </w:rPr>
        <w:t>the other half of</w:t>
      </w:r>
      <w:r w:rsidR="00D94CD1">
        <w:rPr>
          <w:lang w:val="en-CA"/>
        </w:rPr>
        <w:t xml:space="preserve"> sites as “control”</w:t>
      </w:r>
      <w:r w:rsidR="005E29F4">
        <w:rPr>
          <w:lang w:val="en-CA"/>
        </w:rPr>
        <w:t xml:space="preserve">. </w:t>
      </w:r>
      <w:r w:rsidR="00D94CD1">
        <w:rPr>
          <w:lang w:val="en-CA"/>
        </w:rPr>
        <w:t xml:space="preserve">In these simulations, restoration represents a </w:t>
      </w:r>
      <w:r w:rsidR="00DA5FC7">
        <w:rPr>
          <w:lang w:val="en-CA"/>
        </w:rPr>
        <w:t>hypothesized</w:t>
      </w:r>
      <w:r w:rsidR="00D94CD1">
        <w:rPr>
          <w:lang w:val="en-CA"/>
        </w:rPr>
        <w:t xml:space="preserve"> </w:t>
      </w:r>
      <w:r w:rsidR="00D23CC3">
        <w:rPr>
          <w:lang w:val="en-CA"/>
        </w:rPr>
        <w:t xml:space="preserve">ecological </w:t>
      </w:r>
      <w:r w:rsidR="00D94CD1">
        <w:rPr>
          <w:lang w:val="en-CA"/>
        </w:rPr>
        <w:t xml:space="preserve">driver of insect abundance that </w:t>
      </w:r>
      <w:r w:rsidR="007F4AB9">
        <w:rPr>
          <w:lang w:val="en-CA"/>
        </w:rPr>
        <w:t>a researcher</w:t>
      </w:r>
      <w:r w:rsidR="00D94CD1">
        <w:rPr>
          <w:lang w:val="en-CA"/>
        </w:rPr>
        <w:t xml:space="preserve"> may wish to quantify</w:t>
      </w:r>
      <w:r w:rsidR="00DA5FC7">
        <w:rPr>
          <w:lang w:val="en-CA"/>
        </w:rPr>
        <w:t>;</w:t>
      </w:r>
      <w:r w:rsidR="00D94CD1">
        <w:rPr>
          <w:lang w:val="en-CA"/>
        </w:rPr>
        <w:t xml:space="preserve"> </w:t>
      </w:r>
      <w:r w:rsidR="007F4AB9">
        <w:rPr>
          <w:lang w:val="en-CA"/>
        </w:rPr>
        <w:t>the</w:t>
      </w:r>
      <w:r w:rsidR="00D94CD1">
        <w:rPr>
          <w:lang w:val="en-CA"/>
        </w:rPr>
        <w:t xml:space="preserve"> term could be replaced with an</w:t>
      </w:r>
      <w:r w:rsidR="00DA5FC7">
        <w:rPr>
          <w:lang w:val="en-CA"/>
        </w:rPr>
        <w:t>other</w:t>
      </w:r>
      <w:r w:rsidR="00D94CD1">
        <w:rPr>
          <w:lang w:val="en-CA"/>
        </w:rPr>
        <w:t xml:space="preserve"> </w:t>
      </w:r>
      <w:r w:rsidR="007F4AB9">
        <w:rPr>
          <w:lang w:val="en-CA"/>
        </w:rPr>
        <w:t>hypothesized driver such as land cover, temperature</w:t>
      </w:r>
      <w:r w:rsidR="00DA5FC7">
        <w:rPr>
          <w:lang w:val="en-CA"/>
        </w:rPr>
        <w:t xml:space="preserve">, </w:t>
      </w:r>
      <w:r w:rsidR="00750E1F">
        <w:rPr>
          <w:lang w:val="en-CA"/>
        </w:rPr>
        <w:t xml:space="preserve">presence of an </w:t>
      </w:r>
      <w:r w:rsidR="00DA5FC7">
        <w:rPr>
          <w:lang w:val="en-CA"/>
        </w:rPr>
        <w:t xml:space="preserve">invasive species </w:t>
      </w:r>
      <w:r w:rsidR="007F4AB9">
        <w:rPr>
          <w:lang w:val="en-CA"/>
        </w:rPr>
        <w:t xml:space="preserve">or </w:t>
      </w:r>
      <w:r w:rsidR="00750E1F">
        <w:rPr>
          <w:lang w:val="en-CA"/>
        </w:rPr>
        <w:t>pollutant</w:t>
      </w:r>
      <w:r w:rsidR="00B05A68">
        <w:rPr>
          <w:lang w:val="en-CA"/>
        </w:rPr>
        <w:t xml:space="preserve">. The effect size of the restoration parameter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B05A68">
        <w:rPr>
          <w:rFonts w:eastAsiaTheme="minorEastAsia"/>
          <w:lang w:val="en-CA"/>
        </w:rPr>
        <w:t xml:space="preserve"> </w:t>
      </w:r>
      <w:r w:rsidR="007F4AB9">
        <w:rPr>
          <w:rFonts w:eastAsiaTheme="minorEastAsia"/>
          <w:lang w:val="en-CA"/>
        </w:rPr>
        <w:t>(</w:t>
      </w:r>
      <w:r w:rsidR="00B05A68">
        <w:rPr>
          <w:rFonts w:eastAsiaTheme="minorEastAsia"/>
          <w:lang w:val="en-CA"/>
        </w:rPr>
        <w:t xml:space="preserve">as defined by </w:t>
      </w:r>
      <w:r w:rsidR="007F4AB9">
        <w:rPr>
          <w:rFonts w:eastAsiaTheme="minorEastAsia"/>
          <w:lang w:val="en-CA"/>
        </w:rPr>
        <w:t>E</w:t>
      </w:r>
      <w:r w:rsidR="00B05A68">
        <w:rPr>
          <w:rFonts w:eastAsiaTheme="minorEastAsia"/>
          <w:lang w:val="en-CA"/>
        </w:rPr>
        <w:t xml:space="preserve">quation 2) </w:t>
      </w:r>
      <w:r w:rsidR="00B05A68">
        <w:rPr>
          <w:lang w:val="en-CA"/>
        </w:rPr>
        <w:t>was held constant at a value of 1</w:t>
      </w:r>
      <w:r w:rsidR="005E29F4">
        <w:rPr>
          <w:lang w:val="en-CA"/>
        </w:rPr>
        <w:t xml:space="preserve">, representing a positive effect </w:t>
      </w:r>
      <w:r w:rsidR="00565CF7">
        <w:rPr>
          <w:lang w:val="en-CA"/>
        </w:rPr>
        <w:t>on abundance</w:t>
      </w:r>
      <w:r w:rsidR="00713A33">
        <w:rPr>
          <w:lang w:val="en-CA"/>
        </w:rPr>
        <w:t xml:space="preserve">. </w:t>
      </w:r>
    </w:p>
    <w:p w14:paraId="5034A5CF" w14:textId="39F6F024" w:rsidR="003F2617" w:rsidRDefault="007F4AB9" w:rsidP="00B33FC4">
      <w:pPr>
        <w:spacing w:line="480" w:lineRule="auto"/>
        <w:rPr>
          <w:lang w:val="en-CA"/>
        </w:rPr>
      </w:pPr>
      <w:r>
        <w:rPr>
          <w:lang w:val="en-CA"/>
        </w:rPr>
        <w:tab/>
        <w:t xml:space="preserve">First, we assessed </w:t>
      </w:r>
      <w:r w:rsidR="00611BF7">
        <w:rPr>
          <w:lang w:val="en-CA"/>
        </w:rPr>
        <w:t>how</w:t>
      </w:r>
      <w:r w:rsidR="00565CF7">
        <w:rPr>
          <w:lang w:val="en-CA"/>
        </w:rPr>
        <w:t xml:space="preserve"> changes in</w:t>
      </w:r>
      <w:r>
        <w:rPr>
          <w:lang w:val="en-CA"/>
        </w:rPr>
        <w:t xml:space="preserve"> baseline </w:t>
      </w:r>
      <w:r w:rsidR="00D504C7">
        <w:rPr>
          <w:lang w:val="en-CA"/>
        </w:rPr>
        <w:t xml:space="preserve">insect </w:t>
      </w:r>
      <w:r>
        <w:rPr>
          <w:lang w:val="en-CA"/>
        </w:rPr>
        <w:t>detection rate</w:t>
      </w:r>
      <w:r w:rsidR="00D504C7">
        <w:rPr>
          <w:lang w:val="en-CA"/>
        </w:rPr>
        <w:t>s</w:t>
      </w:r>
      <w:r w:rsidR="00611BF7">
        <w:rPr>
          <w:lang w:val="en-CA"/>
        </w:rPr>
        <w:t xml:space="preserve"> </w:t>
      </w:r>
      <w:r w:rsidR="00565CF7">
        <w:rPr>
          <w:lang w:val="en-CA"/>
        </w:rPr>
        <w:t>impact model bias and precision</w:t>
      </w:r>
      <w:r>
        <w:rPr>
          <w:lang w:val="en-CA"/>
        </w:rPr>
        <w:t xml:space="preserve">. To do so, we simulated detections for </w:t>
      </w:r>
      <w:r w:rsidR="00D84AB9">
        <w:rPr>
          <w:lang w:val="en-CA"/>
        </w:rPr>
        <w:t xml:space="preserve">twenty </w:t>
      </w:r>
      <w:r>
        <w:rPr>
          <w:lang w:val="en-CA"/>
        </w:rPr>
        <w:t xml:space="preserve">sites, </w:t>
      </w:r>
      <w:r w:rsidR="00D84AB9">
        <w:rPr>
          <w:lang w:val="en-CA"/>
        </w:rPr>
        <w:t>sixteen</w:t>
      </w:r>
      <w:r>
        <w:rPr>
          <w:lang w:val="en-CA"/>
        </w:rPr>
        <w:t xml:space="preserve"> species</w:t>
      </w:r>
      <w:r w:rsidR="00D84AB9">
        <w:rPr>
          <w:lang w:val="en-CA"/>
        </w:rPr>
        <w:t>,</w:t>
      </w:r>
      <w:r>
        <w:rPr>
          <w:lang w:val="en-CA"/>
        </w:rPr>
        <w:t xml:space="preserve"> </w:t>
      </w:r>
      <w:r w:rsidR="00D84AB9">
        <w:rPr>
          <w:lang w:val="en-CA"/>
        </w:rPr>
        <w:t xml:space="preserve">and </w:t>
      </w:r>
      <w:r>
        <w:rPr>
          <w:lang w:val="en-CA"/>
        </w:rPr>
        <w:t>two years</w:t>
      </w:r>
      <w:r w:rsidR="00D84AB9">
        <w:rPr>
          <w:lang w:val="en-CA"/>
        </w:rPr>
        <w:t xml:space="preserve">, with three repeat surveys per year. </w:t>
      </w:r>
      <w:r w:rsidR="00565CF7">
        <w:rPr>
          <w:lang w:val="en-CA"/>
        </w:rPr>
        <w:t>We varied the detection intercept</w:t>
      </w:r>
      <w:r w:rsidR="005F2F9C">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5F2F9C">
        <w:rPr>
          <w:lang w:val="en-CA"/>
        </w:rPr>
        <w:t>)</w:t>
      </w:r>
      <w:r w:rsidR="00364C29">
        <w:rPr>
          <w:lang w:val="en-CA"/>
        </w:rPr>
        <w:t xml:space="preserve"> </w:t>
      </w:r>
      <w:r w:rsidR="00565CF7">
        <w:rPr>
          <w:lang w:val="en-CA"/>
        </w:rPr>
        <w:t>across</w:t>
      </w:r>
      <w:r w:rsidR="00D504C7">
        <w:rPr>
          <w:lang w:val="en-CA"/>
        </w:rPr>
        <w:t xml:space="preserve"> values of</w:t>
      </w:r>
      <w:r w:rsidR="00565CF7">
        <w:rPr>
          <w:lang w:val="en-CA"/>
        </w:rPr>
        <w:t xml:space="preserve"> -3, -2, -1, and 0</w:t>
      </w:r>
      <w:r w:rsidR="00611BF7">
        <w:rPr>
          <w:lang w:val="en-CA"/>
        </w:rPr>
        <w:t xml:space="preserve"> (</w:t>
      </w:r>
      <w:r w:rsidR="00D504C7">
        <w:rPr>
          <w:lang w:val="en-CA"/>
        </w:rPr>
        <w:t xml:space="preserve">on a </w:t>
      </w:r>
      <w:r w:rsidR="00611BF7">
        <w:rPr>
          <w:lang w:val="en-CA"/>
        </w:rPr>
        <w:t>logit-scaled)</w:t>
      </w:r>
      <w:r w:rsidR="00D504C7">
        <w:rPr>
          <w:lang w:val="en-CA"/>
        </w:rPr>
        <w:t xml:space="preserve">. </w:t>
      </w:r>
      <w:r w:rsidR="00611BF7">
        <w:rPr>
          <w:lang w:val="en-CA"/>
        </w:rPr>
        <w:t>On the probability scale</w:t>
      </w:r>
      <w:r w:rsidR="00D504C7">
        <w:rPr>
          <w:lang w:val="en-CA"/>
        </w:rPr>
        <w:t>,</w:t>
      </w:r>
      <w:r w:rsidR="00611BF7">
        <w:rPr>
          <w:lang w:val="en-CA"/>
        </w:rPr>
        <w:t xml:space="preserve"> a value of 0 represents 50% odds of an individual </w:t>
      </w:r>
      <w:r w:rsidR="00D504C7">
        <w:rPr>
          <w:lang w:val="en-CA"/>
        </w:rPr>
        <w:t xml:space="preserve">insect </w:t>
      </w:r>
      <w:r w:rsidR="00611BF7">
        <w:rPr>
          <w:lang w:val="en-CA"/>
        </w:rPr>
        <w:t xml:space="preserve">being detected </w:t>
      </w:r>
      <w:r w:rsidR="00750E1F">
        <w:rPr>
          <w:lang w:val="en-CA"/>
        </w:rPr>
        <w:t xml:space="preserve">during </w:t>
      </w:r>
      <w:r w:rsidR="00611BF7">
        <w:rPr>
          <w:lang w:val="en-CA"/>
        </w:rPr>
        <w:t>a given survey</w:t>
      </w:r>
      <w:r w:rsidR="00D504C7">
        <w:rPr>
          <w:lang w:val="en-CA"/>
        </w:rPr>
        <w:t xml:space="preserve"> given that it is present</w:t>
      </w:r>
      <w:r w:rsidR="00611BF7">
        <w:rPr>
          <w:lang w:val="en-CA"/>
        </w:rPr>
        <w:t xml:space="preserve">, whereas a value of -3 represents a </w:t>
      </w:r>
      <w:r w:rsidR="00D504C7">
        <w:rPr>
          <w:lang w:val="en-CA"/>
        </w:rPr>
        <w:t>&lt;5</w:t>
      </w:r>
      <w:r w:rsidR="00611BF7">
        <w:rPr>
          <w:lang w:val="en-CA"/>
        </w:rPr>
        <w:t>% odds</w:t>
      </w:r>
      <w:r w:rsidR="00565CF7">
        <w:rPr>
          <w:lang w:val="en-CA"/>
        </w:rPr>
        <w:t xml:space="preserve">. </w:t>
      </w:r>
      <w:r w:rsidR="00611BF7">
        <w:rPr>
          <w:lang w:val="en-CA"/>
        </w:rPr>
        <w:t>For each level of detectability, we varied the effect of restoration on</w:t>
      </w:r>
      <w:r w:rsidR="00750E1F">
        <w:rPr>
          <w:lang w:val="en-CA"/>
        </w:rPr>
        <w:t xml:space="preserve"> the</w:t>
      </w:r>
      <w:r w:rsidR="00611BF7">
        <w:rPr>
          <w:lang w:val="en-CA"/>
        </w:rPr>
        <w:t xml:space="preserve"> detection rate</w:t>
      </w:r>
      <w:r w:rsidR="00364C29">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lang w:val="en-CA"/>
        </w:rPr>
        <w:t xml:space="preserve">) </w:t>
      </w:r>
      <w:r w:rsidR="00D504C7">
        <w:rPr>
          <w:lang w:val="en-CA"/>
        </w:rPr>
        <w:t>across values of</w:t>
      </w:r>
      <w:r w:rsidR="00611BF7">
        <w:rPr>
          <w:lang w:val="en-CA"/>
        </w:rPr>
        <w:t xml:space="preserve"> </w:t>
      </w:r>
      <w:r w:rsidR="00DA5FC7">
        <w:rPr>
          <w:lang w:val="en-CA"/>
        </w:rPr>
        <w:t xml:space="preserve">-1, </w:t>
      </w:r>
      <w:r w:rsidR="00611BF7">
        <w:rPr>
          <w:lang w:val="en-CA"/>
        </w:rPr>
        <w:t>-0.5, 0, 0.5, and 1</w:t>
      </w:r>
      <w:r w:rsidR="00D504C7">
        <w:rPr>
          <w:lang w:val="en-CA"/>
        </w:rPr>
        <w:t xml:space="preserve"> (logit-scaled)</w:t>
      </w:r>
      <w:r w:rsidR="00611BF7">
        <w:rPr>
          <w:lang w:val="en-CA"/>
        </w:rPr>
        <w:t xml:space="preserve">. A positive value indicates that insects are easier to detect at restored sites compared to control sites. </w:t>
      </w:r>
      <w:r w:rsidR="00565CF7">
        <w:rPr>
          <w:lang w:val="en-CA"/>
        </w:rPr>
        <w:t>The abundance intercept</w:t>
      </w:r>
      <w:r w:rsidR="00364C29">
        <w:rPr>
          <w:lang w:val="en-CA"/>
        </w:rPr>
        <w:t xml:space="preserve"> </w:t>
      </w:r>
      <w:r w:rsidR="00565CF7">
        <w:rPr>
          <w:lang w:val="en-CA"/>
        </w:rPr>
        <w:t>was held constant at a value of 1</w:t>
      </w:r>
      <w:r w:rsidR="00D504C7">
        <w:rPr>
          <w:lang w:val="en-CA"/>
        </w:rPr>
        <w:t xml:space="preserve"> (log-scaled)</w:t>
      </w:r>
      <w:r w:rsidR="00565CF7">
        <w:rPr>
          <w:lang w:val="en-CA"/>
        </w:rPr>
        <w:t xml:space="preserve">, with no effect of year on abundance or detection. </w:t>
      </w:r>
      <w:r w:rsidR="00611BF7">
        <w:rPr>
          <w:lang w:val="en-CA"/>
        </w:rPr>
        <w:t>For each combination of baseline detection rate and effect of restoration on detection we simulated</w:t>
      </w:r>
      <w:r w:rsidR="000E0E06">
        <w:rPr>
          <w:lang w:val="en-CA"/>
        </w:rPr>
        <w:t xml:space="preserve"> insect</w:t>
      </w:r>
      <w:r w:rsidR="00611BF7">
        <w:rPr>
          <w:lang w:val="en-CA"/>
        </w:rPr>
        <w:t xml:space="preserve"> abundance</w:t>
      </w:r>
      <w:r w:rsidR="00B4676A">
        <w:rPr>
          <w:lang w:val="en-CA"/>
        </w:rPr>
        <w:t xml:space="preserve"> </w:t>
      </w:r>
      <w:r w:rsidR="00F84015">
        <w:rPr>
          <w:lang w:val="en-CA"/>
        </w:rPr>
        <w:t xml:space="preserve">for </w:t>
      </w:r>
      <w:r w:rsidR="00DA5FC7">
        <w:rPr>
          <w:lang w:val="en-CA"/>
        </w:rPr>
        <w:t>twenty</w:t>
      </w:r>
      <w:r w:rsidR="00F84015">
        <w:rPr>
          <w:lang w:val="en-CA"/>
        </w:rPr>
        <w:t xml:space="preserve"> systems, and then</w:t>
      </w:r>
      <w:r w:rsidR="00611BF7">
        <w:rPr>
          <w:lang w:val="en-CA"/>
        </w:rPr>
        <w:t xml:space="preserve"> fit all three of the models to each of the</w:t>
      </w:r>
      <w:r w:rsidR="00DA5FC7">
        <w:rPr>
          <w:lang w:val="en-CA"/>
        </w:rPr>
        <w:t xml:space="preserve">se </w:t>
      </w:r>
      <w:r w:rsidR="00611BF7">
        <w:rPr>
          <w:lang w:val="en-CA"/>
        </w:rPr>
        <w:t xml:space="preserve">systems. We </w:t>
      </w:r>
      <w:r w:rsidR="00611BF7">
        <w:rPr>
          <w:lang w:val="en-CA"/>
        </w:rPr>
        <w:lastRenderedPageBreak/>
        <w:t xml:space="preserve">then extracted 250 samples from the posterior </w:t>
      </w:r>
      <w:r w:rsidR="000A671E">
        <w:rPr>
          <w:lang w:val="en-CA"/>
        </w:rPr>
        <w:t>distribution for each fit</w:t>
      </w:r>
      <w:r w:rsidR="00120E75">
        <w:rPr>
          <w:lang w:val="en-CA"/>
        </w:rPr>
        <w:t xml:space="preserve">, equating to </w:t>
      </w:r>
      <w:r w:rsidR="00DA5FC7">
        <w:rPr>
          <w:lang w:val="en-CA"/>
        </w:rPr>
        <w:t>5000 sampled estimates</w:t>
      </w:r>
      <w:r w:rsidR="00F84015">
        <w:rPr>
          <w:lang w:val="en-CA"/>
        </w:rPr>
        <w:t xml:space="preserve"> </w:t>
      </w:r>
      <w:r w:rsidR="00E75E4A">
        <w:rPr>
          <w:lang w:val="en-CA"/>
        </w:rPr>
        <w:t>f</w:t>
      </w:r>
      <w:r w:rsidR="00F84015">
        <w:rPr>
          <w:lang w:val="en-CA"/>
        </w:rPr>
        <w:t>or</w:t>
      </w:r>
      <w:r w:rsidR="00E75E4A">
        <w:rPr>
          <w:lang w:val="en-CA"/>
        </w:rPr>
        <w:t xml:space="preserve"> each model type for each combination of detection </w:t>
      </w:r>
      <w:r w:rsidR="00F84015">
        <w:rPr>
          <w:lang w:val="en-CA"/>
        </w:rPr>
        <w:t>parameters. To calculate model bias, we subtracted the sampled effect size estimates from</w:t>
      </w:r>
      <w:r w:rsidR="005F2F9C">
        <w:rPr>
          <w:lang w:val="en-CA"/>
        </w:rPr>
        <w:t xml:space="preserve"> the true value</w:t>
      </w:r>
      <w:r w:rsidR="00F84015">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sidR="00120E75">
        <w:rPr>
          <w:rFonts w:eastAsiaTheme="minorEastAsia"/>
          <w:lang w:val="en-CA"/>
        </w:rPr>
        <w:t xml:space="preserve"> and calculated the mean and 50% and 9</w:t>
      </w:r>
      <w:r w:rsidR="003F2617">
        <w:rPr>
          <w:rFonts w:eastAsiaTheme="minorEastAsia"/>
          <w:lang w:val="en-CA"/>
        </w:rPr>
        <w:t>0</w:t>
      </w:r>
      <w:r w:rsidR="00120E75">
        <w:rPr>
          <w:rFonts w:eastAsiaTheme="minorEastAsia"/>
          <w:lang w:val="en-CA"/>
        </w:rPr>
        <w:t xml:space="preserve">% </w:t>
      </w:r>
      <w:r w:rsidR="00B6487C">
        <w:rPr>
          <w:rFonts w:eastAsiaTheme="minorEastAsia"/>
          <w:lang w:val="en-CA"/>
        </w:rPr>
        <w:t>Bayesian credible intervals (</w:t>
      </w:r>
      <w:r w:rsidR="00120E75">
        <w:rPr>
          <w:rFonts w:eastAsiaTheme="minorEastAsia"/>
          <w:lang w:val="en-CA"/>
        </w:rPr>
        <w:t>BCIs</w:t>
      </w:r>
      <w:r w:rsidR="00B6487C">
        <w:rPr>
          <w:rFonts w:eastAsiaTheme="minorEastAsia"/>
          <w:lang w:val="en-CA"/>
        </w:rPr>
        <w:t>)</w:t>
      </w:r>
      <w:r w:rsidR="003F2617">
        <w:rPr>
          <w:rFonts w:eastAsiaTheme="minorEastAsia"/>
          <w:lang w:val="en-CA"/>
        </w:rPr>
        <w:t xml:space="preserve"> for the difference</w:t>
      </w:r>
      <w:r w:rsidR="00F84015">
        <w:rPr>
          <w:lang w:val="en-CA"/>
        </w:rPr>
        <w:t xml:space="preserve">. </w:t>
      </w:r>
      <w:r w:rsidR="00F84015">
        <w:rPr>
          <w:rFonts w:eastAsiaTheme="minorEastAsia"/>
          <w:lang w:val="en-CA"/>
        </w:rPr>
        <w:t xml:space="preserve">A negative bias indicates </w:t>
      </w:r>
      <w:r w:rsidR="000E0E06">
        <w:rPr>
          <w:rFonts w:eastAsiaTheme="minorEastAsia"/>
          <w:lang w:val="en-CA"/>
        </w:rPr>
        <w:t xml:space="preserve">a </w:t>
      </w:r>
      <w:r w:rsidR="00120E75">
        <w:rPr>
          <w:rFonts w:eastAsiaTheme="minorEastAsia"/>
          <w:lang w:val="en-CA"/>
        </w:rPr>
        <w:t xml:space="preserve">tendency to </w:t>
      </w:r>
      <w:r w:rsidR="00F84015">
        <w:rPr>
          <w:rFonts w:eastAsiaTheme="minorEastAsia"/>
          <w:lang w:val="en-CA"/>
        </w:rPr>
        <w:t>underestimat</w:t>
      </w:r>
      <w:r w:rsidR="00120E75">
        <w:rPr>
          <w:rFonts w:eastAsiaTheme="minorEastAsia"/>
          <w:lang w:val="en-CA"/>
        </w:rPr>
        <w:t>e</w:t>
      </w:r>
      <w:r w:rsidR="00F84015">
        <w:rPr>
          <w:rFonts w:eastAsiaTheme="minorEastAsia"/>
          <w:lang w:val="en-CA"/>
        </w:rPr>
        <w:t xml:space="preserve"> of the effect, while a positive value indicates </w:t>
      </w:r>
      <w:r w:rsidR="000E0E06">
        <w:rPr>
          <w:rFonts w:eastAsiaTheme="minorEastAsia"/>
          <w:lang w:val="en-CA"/>
        </w:rPr>
        <w:t xml:space="preserve">a </w:t>
      </w:r>
      <w:r w:rsidR="00120E75">
        <w:rPr>
          <w:rFonts w:eastAsiaTheme="minorEastAsia"/>
          <w:lang w:val="en-CA"/>
        </w:rPr>
        <w:t xml:space="preserve">tendency for </w:t>
      </w:r>
      <w:r w:rsidR="00F84015">
        <w:rPr>
          <w:rFonts w:eastAsiaTheme="minorEastAsia"/>
          <w:lang w:val="en-CA"/>
        </w:rPr>
        <w:t>overestimation</w:t>
      </w:r>
      <w:r w:rsidR="00BA38EB">
        <w:rPr>
          <w:rFonts w:eastAsiaTheme="minorEastAsia"/>
          <w:lang w:val="en-CA"/>
        </w:rPr>
        <w:t xml:space="preserve">. Values closer to zero indicate </w:t>
      </w:r>
      <w:r w:rsidR="00750E1F">
        <w:rPr>
          <w:rFonts w:eastAsiaTheme="minorEastAsia"/>
          <w:lang w:val="en-CA"/>
        </w:rPr>
        <w:t xml:space="preserve">high </w:t>
      </w:r>
      <w:r w:rsidR="00BA38EB">
        <w:rPr>
          <w:rFonts w:eastAsiaTheme="minorEastAsia"/>
          <w:lang w:val="en-CA"/>
        </w:rPr>
        <w:t>accuracy</w:t>
      </w:r>
      <w:r w:rsidR="00F84015">
        <w:rPr>
          <w:lang w:val="en-CA"/>
        </w:rPr>
        <w:t xml:space="preserve">. </w:t>
      </w:r>
      <w:r w:rsidR="00120E75">
        <w:rPr>
          <w:lang w:val="en-CA"/>
        </w:rPr>
        <w:t>To</w:t>
      </w:r>
      <w:r w:rsidR="00F84015">
        <w:rPr>
          <w:lang w:val="en-CA"/>
        </w:rPr>
        <w:t xml:space="preserve"> assess model precision, </w:t>
      </w:r>
      <w:r w:rsidR="00120E75">
        <w:rPr>
          <w:lang w:val="en-CA"/>
        </w:rPr>
        <w:t xml:space="preserve">we </w:t>
      </w:r>
      <w:r w:rsidR="00BA38EB">
        <w:rPr>
          <w:lang w:val="en-CA"/>
        </w:rPr>
        <w:t>tracked</w:t>
      </w:r>
      <w:r w:rsidR="003F2617">
        <w:rPr>
          <w:lang w:val="en-CA"/>
        </w:rPr>
        <w:t xml:space="preserve"> the 90% BCI for each model fit. A larger value indicates high</w:t>
      </w:r>
      <w:r w:rsidR="00750E1F">
        <w:rPr>
          <w:lang w:val="en-CA"/>
        </w:rPr>
        <w:t>er</w:t>
      </w:r>
      <w:r w:rsidR="003F2617">
        <w:rPr>
          <w:lang w:val="en-CA"/>
        </w:rPr>
        <w:t xml:space="preserve"> uncertainty in the value of the parameter</w:t>
      </w:r>
      <w:r w:rsidR="00E27515">
        <w:rPr>
          <w:lang w:val="en-CA"/>
        </w:rPr>
        <w:t>;</w:t>
      </w:r>
      <w:r w:rsidR="003F2617">
        <w:rPr>
          <w:lang w:val="en-CA"/>
        </w:rPr>
        <w:t xml:space="preserve"> smaller value</w:t>
      </w:r>
      <w:r w:rsidR="00E27515">
        <w:rPr>
          <w:lang w:val="en-CA"/>
        </w:rPr>
        <w:t>s</w:t>
      </w:r>
      <w:r w:rsidR="003F2617">
        <w:rPr>
          <w:lang w:val="en-CA"/>
        </w:rPr>
        <w:t xml:space="preserve"> indicate low</w:t>
      </w:r>
      <w:r w:rsidR="00750E1F">
        <w:rPr>
          <w:lang w:val="en-CA"/>
        </w:rPr>
        <w:t>er</w:t>
      </w:r>
      <w:r w:rsidR="003F2617">
        <w:rPr>
          <w:lang w:val="en-CA"/>
        </w:rPr>
        <w:t xml:space="preserve"> uncertainty in the value of the parameter. It is possible that models could be highly precise but inaccurate, or vice versa.</w:t>
      </w:r>
    </w:p>
    <w:p w14:paraId="72D0CCC2" w14:textId="4750C788" w:rsidR="000A671E" w:rsidRDefault="000A671E" w:rsidP="00B33FC4">
      <w:pPr>
        <w:spacing w:line="480" w:lineRule="auto"/>
        <w:rPr>
          <w:lang w:val="en-CA"/>
        </w:rPr>
      </w:pPr>
      <w:r>
        <w:rPr>
          <w:lang w:val="en-CA"/>
        </w:rPr>
        <w:tab/>
        <w:t xml:space="preserve">Next, we assessed how changes in </w:t>
      </w:r>
      <w:r w:rsidR="00BA38EB">
        <w:rPr>
          <w:lang w:val="en-CA"/>
        </w:rPr>
        <w:t xml:space="preserve">the number of </w:t>
      </w:r>
      <w:r>
        <w:rPr>
          <w:lang w:val="en-CA"/>
        </w:rPr>
        <w:t>site</w:t>
      </w:r>
      <w:r w:rsidR="00BA38EB">
        <w:rPr>
          <w:lang w:val="en-CA"/>
        </w:rPr>
        <w:t>s included in a study</w:t>
      </w:r>
      <w:r>
        <w:rPr>
          <w:lang w:val="en-CA"/>
        </w:rPr>
        <w:t xml:space="preserve"> </w:t>
      </w:r>
      <w:r w:rsidR="00E27515">
        <w:rPr>
          <w:lang w:val="en-CA"/>
        </w:rPr>
        <w:t xml:space="preserve">impacted </w:t>
      </w:r>
      <w:r>
        <w:rPr>
          <w:lang w:val="en-CA"/>
        </w:rPr>
        <w:t xml:space="preserve">model bias and precision. To do so, we simulated </w:t>
      </w:r>
      <w:r w:rsidR="00BA38EB">
        <w:rPr>
          <w:lang w:val="en-CA"/>
        </w:rPr>
        <w:t>scenarios with 10, 20 or 30 sites</w:t>
      </w:r>
      <w:r>
        <w:rPr>
          <w:lang w:val="en-CA"/>
        </w:rPr>
        <w:t xml:space="preserve">. For each </w:t>
      </w:r>
      <w:r w:rsidR="00BA38EB">
        <w:rPr>
          <w:lang w:val="en-CA"/>
        </w:rPr>
        <w:t>scenario</w:t>
      </w:r>
      <w:r>
        <w:rPr>
          <w:lang w:val="en-CA"/>
        </w:rPr>
        <w:t xml:space="preserve">, we </w:t>
      </w:r>
      <w:r w:rsidR="00E75E4A">
        <w:rPr>
          <w:lang w:val="en-CA"/>
        </w:rPr>
        <w:t xml:space="preserve">again </w:t>
      </w:r>
      <w:r>
        <w:rPr>
          <w:lang w:val="en-CA"/>
        </w:rPr>
        <w:t xml:space="preserve">varied the effect of restoration on detection rate between </w:t>
      </w:r>
      <w:r w:rsidR="00BA38EB">
        <w:rPr>
          <w:lang w:val="en-CA"/>
        </w:rPr>
        <w:t xml:space="preserve">-1, </w:t>
      </w:r>
      <w:r>
        <w:rPr>
          <w:lang w:val="en-CA"/>
        </w:rPr>
        <w:t>-0.5, 0, 0.5, and 1</w:t>
      </w:r>
      <w:r w:rsidR="003F2617">
        <w:rPr>
          <w:lang w:val="en-CA"/>
        </w:rPr>
        <w:t xml:space="preserve"> (logit-scaled)</w:t>
      </w:r>
      <w:r>
        <w:rPr>
          <w:lang w:val="en-CA"/>
        </w:rPr>
        <w:t xml:space="preserve">. The detection intercept was held constant at a value of -2 </w:t>
      </w:r>
      <w:r w:rsidR="003F2617">
        <w:rPr>
          <w:lang w:val="en-CA"/>
        </w:rPr>
        <w:t>(logit-scaled). A</w:t>
      </w:r>
      <w:r>
        <w:rPr>
          <w:lang w:val="en-CA"/>
        </w:rPr>
        <w:t xml:space="preserve">ll other parameters and study dimensions </w:t>
      </w:r>
      <w:r w:rsidR="00E75E4A">
        <w:rPr>
          <w:lang w:val="en-CA"/>
        </w:rPr>
        <w:t xml:space="preserve">were </w:t>
      </w:r>
      <w:r>
        <w:rPr>
          <w:lang w:val="en-CA"/>
        </w:rPr>
        <w:t xml:space="preserve">held constant as described </w:t>
      </w:r>
      <w:r w:rsidR="00E75E4A">
        <w:rPr>
          <w:lang w:val="en-CA"/>
        </w:rPr>
        <w:t>in the previous paragraph</w:t>
      </w:r>
      <w:r w:rsidR="003F2617">
        <w:rPr>
          <w:lang w:val="en-CA"/>
        </w:rPr>
        <w:t xml:space="preserve">. </w:t>
      </w:r>
      <w:r>
        <w:rPr>
          <w:lang w:val="en-CA"/>
        </w:rPr>
        <w:t xml:space="preserve">We used the same approach to quantify </w:t>
      </w:r>
      <w:r w:rsidR="00BA38EB">
        <w:rPr>
          <w:lang w:val="en-CA"/>
        </w:rPr>
        <w:t>accuracy</w:t>
      </w:r>
      <w:r>
        <w:rPr>
          <w:lang w:val="en-CA"/>
        </w:rPr>
        <w:t xml:space="preserve"> and precision.</w:t>
      </w:r>
    </w:p>
    <w:p w14:paraId="18AB1E18" w14:textId="0EBACD16" w:rsidR="000A671E" w:rsidRDefault="000A671E" w:rsidP="00E76D91">
      <w:pPr>
        <w:spacing w:line="480" w:lineRule="auto"/>
        <w:ind w:firstLine="720"/>
        <w:rPr>
          <w:lang w:val="en-CA"/>
        </w:rPr>
      </w:pPr>
      <w:r w:rsidRPr="00E75E4A">
        <w:rPr>
          <w:lang w:val="en-CA"/>
        </w:rPr>
        <w:t xml:space="preserve">Finally, we </w:t>
      </w:r>
      <w:r w:rsidR="003F2617">
        <w:rPr>
          <w:lang w:val="en-CA"/>
        </w:rPr>
        <w:t xml:space="preserve">examined how </w:t>
      </w:r>
      <w:r w:rsidR="003F2617" w:rsidRPr="00E75E4A">
        <w:rPr>
          <w:lang w:val="en-CA"/>
        </w:rPr>
        <w:t xml:space="preserve">violations </w:t>
      </w:r>
      <w:r w:rsidR="00750E1F">
        <w:rPr>
          <w:lang w:val="en-CA"/>
        </w:rPr>
        <w:t>of</w:t>
      </w:r>
      <w:r w:rsidR="00750E1F" w:rsidRPr="00E75E4A">
        <w:rPr>
          <w:lang w:val="en-CA"/>
        </w:rPr>
        <w:t xml:space="preserve"> </w:t>
      </w:r>
      <w:r w:rsidR="00750E1F">
        <w:rPr>
          <w:lang w:val="en-CA"/>
        </w:rPr>
        <w:t xml:space="preserve">the </w:t>
      </w:r>
      <w:r w:rsidR="00BA38EB">
        <w:rPr>
          <w:lang w:val="en-CA"/>
        </w:rPr>
        <w:t>population</w:t>
      </w:r>
      <w:r w:rsidR="00750E1F">
        <w:rPr>
          <w:lang w:val="en-CA"/>
        </w:rPr>
        <w:t xml:space="preserve"> </w:t>
      </w:r>
      <w:r w:rsidR="003F2617" w:rsidRPr="00E75E4A">
        <w:rPr>
          <w:lang w:val="en-CA"/>
        </w:rPr>
        <w:t>closure assumption</w:t>
      </w:r>
      <w:r w:rsidR="003F2617">
        <w:rPr>
          <w:lang w:val="en-CA"/>
        </w:rPr>
        <w:t xml:space="preserve"> impact</w:t>
      </w:r>
      <w:r w:rsidR="00750E1F">
        <w:rPr>
          <w:lang w:val="en-CA"/>
        </w:rPr>
        <w:t>ed</w:t>
      </w:r>
      <w:r w:rsidRPr="00E75E4A">
        <w:rPr>
          <w:lang w:val="en-CA"/>
        </w:rPr>
        <w:t xml:space="preserve"> </w:t>
      </w:r>
      <w:proofErr w:type="spellStart"/>
      <w:r w:rsidRPr="00E75E4A">
        <w:rPr>
          <w:lang w:val="en-CA"/>
        </w:rPr>
        <w:t>binmix</w:t>
      </w:r>
      <w:proofErr w:type="spellEnd"/>
      <w:r w:rsidRPr="00E75E4A">
        <w:rPr>
          <w:lang w:val="en-CA"/>
        </w:rPr>
        <w:t xml:space="preserve"> </w:t>
      </w:r>
      <w:r w:rsidR="003F2617">
        <w:rPr>
          <w:lang w:val="en-CA"/>
        </w:rPr>
        <w:t>and</w:t>
      </w:r>
      <w:r w:rsidRPr="00E75E4A">
        <w:rPr>
          <w:lang w:val="en-CA"/>
        </w:rPr>
        <w:t xml:space="preserve"> </w:t>
      </w:r>
      <w:proofErr w:type="spellStart"/>
      <w:r w:rsidRPr="00E75E4A">
        <w:rPr>
          <w:lang w:val="en-CA"/>
        </w:rPr>
        <w:t>multimix</w:t>
      </w:r>
      <w:proofErr w:type="spellEnd"/>
      <w:r w:rsidRPr="00E75E4A">
        <w:rPr>
          <w:lang w:val="en-CA"/>
        </w:rPr>
        <w:t xml:space="preserve"> </w:t>
      </w:r>
      <w:r w:rsidR="003F2617">
        <w:rPr>
          <w:lang w:val="en-CA"/>
        </w:rPr>
        <w:t>estimates</w:t>
      </w:r>
      <w:r w:rsidRPr="00E75E4A">
        <w:rPr>
          <w:lang w:val="en-CA"/>
        </w:rPr>
        <w:t xml:space="preserve">. </w:t>
      </w:r>
      <w:r w:rsidR="0039216E">
        <w:rPr>
          <w:lang w:val="en-CA"/>
        </w:rPr>
        <w:t>For this test of model robustness,</w:t>
      </w:r>
      <w:r w:rsidR="00E75E4A" w:rsidRPr="00E75E4A">
        <w:rPr>
          <w:lang w:val="en-CA"/>
        </w:rPr>
        <w:t xml:space="preserve"> we still considered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to be the outcome of a Poisson trial. </w:t>
      </w:r>
      <w:r w:rsidR="0039216E">
        <w:rPr>
          <w:rFonts w:eastAsiaTheme="minorEastAsia"/>
          <w:lang w:val="en-CA"/>
        </w:rPr>
        <w:t>However, we also</w:t>
      </w:r>
      <w:r w:rsidR="00E75E4A">
        <w:rPr>
          <w:rFonts w:eastAsiaTheme="minorEastAsia"/>
          <w:lang w:val="en-CA"/>
        </w:rPr>
        <w:t xml:space="preserve"> </w:t>
      </w:r>
      <w:r w:rsidR="00BA38EB">
        <w:rPr>
          <w:rFonts w:eastAsiaTheme="minorEastAsia"/>
          <w:lang w:val="en-CA"/>
        </w:rPr>
        <w:t>included</w:t>
      </w:r>
      <w:r w:rsidR="00E75E4A">
        <w:rPr>
          <w:rFonts w:eastAsiaTheme="minorEastAsia"/>
          <w:lang w:val="en-CA"/>
        </w:rPr>
        <w:t xml:space="preserve"> </w:t>
      </w:r>
      <w:r w:rsidR="00BA38EB">
        <w:rPr>
          <w:rFonts w:eastAsiaTheme="minorEastAsia"/>
          <w:lang w:val="en-CA"/>
        </w:rPr>
        <w:t>an ability for individuals to immigrate/emigrate from the site.</w:t>
      </w:r>
      <w:r w:rsidR="00E75E4A">
        <w:rPr>
          <w:rFonts w:eastAsiaTheme="minorEastAsia"/>
          <w:lang w:val="en-CA"/>
        </w:rPr>
        <w:t xml:space="preserve"> </w:t>
      </w:r>
      <w:r w:rsidR="00BA38EB">
        <w:rPr>
          <w:rFonts w:eastAsiaTheme="minorEastAsia"/>
          <w:lang w:val="en-CA"/>
        </w:rPr>
        <w:t>E</w:t>
      </w:r>
      <w:r w:rsidR="00E75E4A">
        <w:rPr>
          <w:rFonts w:eastAsiaTheme="minorEastAsia"/>
          <w:lang w:val="en-CA"/>
        </w:rPr>
        <w:t xml:space="preserve">ach individual </w:t>
      </w:r>
      <m:oMath>
        <m:r>
          <w:rPr>
            <w:rFonts w:ascii="Cambria Math" w:hAnsi="Cambria Math" w:cs="Times New Roman"/>
            <w:lang w:val="en-CA"/>
          </w:rPr>
          <m:t>k</m:t>
        </m:r>
      </m:oMath>
      <w:r w:rsidR="00647EC5">
        <w:rPr>
          <w:rFonts w:eastAsiaTheme="minorEastAsia"/>
          <w:lang w:val="en-CA"/>
        </w:rPr>
        <w:t xml:space="preserve"> </w:t>
      </w:r>
      <w:r w:rsidR="00E75E4A">
        <w:rPr>
          <w:rFonts w:eastAsiaTheme="minorEastAsia"/>
          <w:lang w:val="en-CA"/>
        </w:rPr>
        <w:t xml:space="preserve">in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was</w:t>
      </w:r>
      <w:r w:rsidR="00BA38EB">
        <w:rPr>
          <w:rFonts w:eastAsiaTheme="minorEastAsia"/>
          <w:lang w:val="en-CA"/>
        </w:rPr>
        <w:t xml:space="preserve"> randomly</w:t>
      </w:r>
      <w:r w:rsidR="00E75E4A">
        <w:rPr>
          <w:rFonts w:eastAsiaTheme="minorEastAsia"/>
          <w:lang w:val="en-CA"/>
        </w:rPr>
        <w:t xml:space="preserve"> “available” for</w:t>
      </w:r>
      <w:r w:rsidR="00647EC5">
        <w:rPr>
          <w:rFonts w:eastAsiaTheme="minorEastAsia"/>
          <w:lang w:val="en-CA"/>
        </w:rPr>
        <w:t xml:space="preserve"> </w:t>
      </w:r>
      <w:r w:rsidR="00E75E4A">
        <w:rPr>
          <w:rFonts w:eastAsiaTheme="minorEastAsia"/>
          <w:lang w:val="en-CA"/>
        </w:rPr>
        <w:t>detection</w:t>
      </w:r>
      <w:r w:rsidR="009860A2">
        <w:rPr>
          <w:rFonts w:eastAsiaTheme="minorEastAsia"/>
          <w:lang w:val="en-CA"/>
        </w:rPr>
        <w:t xml:space="preserve"> at the </w:t>
      </w:r>
      <w:r w:rsidR="00750E1F">
        <w:rPr>
          <w:rFonts w:eastAsiaTheme="minorEastAsia"/>
          <w:lang w:val="en-CA"/>
        </w:rPr>
        <w:t xml:space="preserve">time </w:t>
      </w:r>
      <w:r w:rsidR="009860A2">
        <w:rPr>
          <w:rFonts w:eastAsiaTheme="minorEastAsia"/>
          <w:lang w:val="en-CA"/>
        </w:rPr>
        <w:t xml:space="preserve">of </w:t>
      </w:r>
      <w:r w:rsidR="00BA38EB">
        <w:rPr>
          <w:rFonts w:eastAsiaTheme="minorEastAsia"/>
          <w:lang w:val="en-CA"/>
        </w:rPr>
        <w:t>a</w:t>
      </w:r>
      <w:r w:rsidR="009860A2">
        <w:rPr>
          <w:rFonts w:eastAsiaTheme="minorEastAsia"/>
          <w:lang w:val="en-CA"/>
        </w:rPr>
        <w:t xml:space="preserve"> survey</w:t>
      </w:r>
      <w:r w:rsidR="00BA38EB">
        <w:rPr>
          <w:rFonts w:eastAsiaTheme="minorEastAsia"/>
          <w:lang w:val="en-CA"/>
        </w:rPr>
        <w:t xml:space="preserve"> </w:t>
      </w:r>
      <m:oMath>
        <m:r>
          <w:rPr>
            <w:rFonts w:ascii="Cambria Math" w:eastAsiaTheme="minorEastAsia" w:hAnsi="Cambria Math"/>
            <w:lang w:val="en-CA"/>
          </w:rPr>
          <m:t>j</m:t>
        </m:r>
      </m:oMath>
      <w:r w:rsidR="00647EC5">
        <w:rPr>
          <w:rFonts w:eastAsiaTheme="minorEastAsia"/>
          <w:lang w:val="en-CA"/>
        </w:rPr>
        <w:t xml:space="preserve"> </w:t>
      </w:r>
      <w:r w:rsidR="00BA38EB">
        <w:rPr>
          <w:rFonts w:eastAsiaTheme="minorEastAsia"/>
          <w:lang w:val="en-CA"/>
        </w:rPr>
        <w:t xml:space="preserve">with some probability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E75E4A">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availability</m:t>
            </m:r>
          </m:e>
          <m:sub>
            <m:r>
              <w:rPr>
                <w:rFonts w:ascii="Cambria Math" w:hAnsi="Cambria Math" w:cs="Times New Roman"/>
                <w:lang w:val="en-CA"/>
              </w:rPr>
              <m:t>i,j, k</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m:rPr>
            <m:sty m:val="p"/>
          </m:rP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r>
          <w:rPr>
            <w:rFonts w:ascii="Cambria Math" w:hAnsi="Cambria Math" w:cs="Times New Roman"/>
            <w:lang w:val="en-CA"/>
          </w:rPr>
          <m:t>)</m:t>
        </m:r>
      </m:oMath>
      <w:r w:rsidR="00E75E4A">
        <w:rPr>
          <w:rFonts w:eastAsiaTheme="minorEastAsia"/>
          <w:lang w:val="en-CA"/>
        </w:rPr>
        <w:t xml:space="preserve">. </w:t>
      </w:r>
      <w:r w:rsidR="00647EC5">
        <w:rPr>
          <w:rFonts w:eastAsiaTheme="minorEastAsia"/>
          <w:lang w:val="en-CA"/>
        </w:rPr>
        <w:t xml:space="preserve">Available individuals represent those that </w:t>
      </w:r>
      <w:r w:rsidR="00A96686">
        <w:rPr>
          <w:rFonts w:eastAsiaTheme="minorEastAsia"/>
          <w:lang w:val="en-CA"/>
        </w:rPr>
        <w:t>immigrated to a site and were remaining within that site at the time of the survey</w:t>
      </w:r>
      <w:r w:rsidR="00647EC5">
        <w:rPr>
          <w:rFonts w:eastAsiaTheme="minorEastAsia"/>
          <w:lang w:val="en-CA"/>
        </w:rPr>
        <w:t xml:space="preserve">. </w:t>
      </w:r>
      <w:r w:rsidR="009860A2">
        <w:rPr>
          <w:rFonts w:eastAsiaTheme="minorEastAsia"/>
          <w:lang w:val="en-CA"/>
        </w:rPr>
        <w:t xml:space="preserve">In this scenario,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9860A2">
        <w:rPr>
          <w:rFonts w:eastAsiaTheme="minorEastAsia"/>
          <w:lang w:val="en-CA"/>
        </w:rPr>
        <w:t xml:space="preserve"> more closely represents </w:t>
      </w:r>
      <w:r w:rsidR="00BA38EB">
        <w:rPr>
          <w:rFonts w:eastAsiaTheme="minorEastAsia"/>
          <w:lang w:val="en-CA"/>
        </w:rPr>
        <w:t>the</w:t>
      </w:r>
      <w:r w:rsidR="009860A2">
        <w:rPr>
          <w:rFonts w:eastAsiaTheme="minorEastAsia"/>
          <w:lang w:val="en-CA"/>
        </w:rPr>
        <w:t xml:space="preserve"> </w:t>
      </w:r>
      <w:r w:rsidR="00BA38EB">
        <w:rPr>
          <w:rFonts w:eastAsiaTheme="minorEastAsia"/>
          <w:lang w:val="en-CA"/>
        </w:rPr>
        <w:t xml:space="preserve">larger </w:t>
      </w:r>
      <w:r w:rsidR="009860A2">
        <w:rPr>
          <w:rFonts w:eastAsiaTheme="minorEastAsia"/>
          <w:lang w:val="en-CA"/>
        </w:rPr>
        <w:t>population</w:t>
      </w:r>
      <w:r w:rsidR="00BA38EB">
        <w:rPr>
          <w:rFonts w:eastAsiaTheme="minorEastAsia"/>
          <w:lang w:val="en-CA"/>
        </w:rPr>
        <w:t xml:space="preserve"> of mobile insects in a broader landscape that have some chance of being in the sampling area at some point during the study</w:t>
      </w:r>
      <w:r w:rsidR="009860A2">
        <w:rPr>
          <w:rFonts w:eastAsiaTheme="minorEastAsia"/>
          <w:lang w:val="en-CA"/>
        </w:rPr>
        <w:t xml:space="preserve">. We specified a linear </w:t>
      </w:r>
      <w:r w:rsidR="009860A2">
        <w:rPr>
          <w:rFonts w:eastAsiaTheme="minorEastAsia"/>
          <w:lang w:val="en-CA"/>
        </w:rPr>
        <w:lastRenderedPageBreak/>
        <w:t xml:space="preserve">predictor for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9860A2">
        <w:rPr>
          <w:rFonts w:eastAsiaTheme="minorEastAsia"/>
          <w:lang w:val="en-CA"/>
        </w:rPr>
        <w:t>, with a</w:t>
      </w:r>
      <w:r w:rsidR="00B4676A">
        <w:rPr>
          <w:rFonts w:eastAsiaTheme="minorEastAsia"/>
          <w:lang w:val="en-CA"/>
        </w:rPr>
        <w:t xml:space="preserve">n </w:t>
      </w:r>
      <w:r w:rsidR="00E76D91">
        <w:rPr>
          <w:rFonts w:eastAsiaTheme="minorEastAsia"/>
          <w:lang w:val="en-CA"/>
        </w:rPr>
        <w:t xml:space="preserve">availability </w:t>
      </w:r>
      <w:r w:rsidR="009860A2">
        <w:rPr>
          <w:rFonts w:eastAsiaTheme="minorEastAsia"/>
          <w:lang w:val="en-CA"/>
        </w:rPr>
        <w:t xml:space="preserve">intercept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and </w:t>
      </w:r>
      <w:r w:rsidR="00E76D91">
        <w:rPr>
          <w:rFonts w:eastAsiaTheme="minorEastAsia"/>
          <w:lang w:val="en-CA"/>
        </w:rPr>
        <w:t xml:space="preserve">a fixed </w:t>
      </w:r>
      <w:r w:rsidR="009860A2">
        <w:rPr>
          <w:rFonts w:eastAsiaTheme="minorEastAsia"/>
          <w:lang w:val="en-CA"/>
        </w:rPr>
        <w:t xml:space="preserve">effect of restoration on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We varied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between -1, 0, 1, and 2;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between -1, 0 and 1</w:t>
      </w:r>
      <w:r w:rsidR="00266541">
        <w:rPr>
          <w:rFonts w:eastAsiaTheme="minorEastAsia"/>
          <w:lang w:val="en-CA"/>
        </w:rPr>
        <w:t xml:space="preserve"> (logit-scaled)</w:t>
      </w:r>
      <w:r w:rsidR="004B3DE1">
        <w:rPr>
          <w:rFonts w:eastAsiaTheme="minorEastAsia"/>
          <w:lang w:val="en-CA"/>
        </w:rPr>
        <w:t xml:space="preserve">. A negative value of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4B3DE1">
        <w:rPr>
          <w:rFonts w:eastAsiaTheme="minorEastAsia"/>
          <w:lang w:val="en-CA"/>
        </w:rPr>
        <w:t xml:space="preserve"> represents a scenario in which individuals are less likely to remain within sampling areas if the</w:t>
      </w:r>
      <w:r w:rsidR="002C1B77">
        <w:rPr>
          <w:rFonts w:eastAsiaTheme="minorEastAsia"/>
          <w:lang w:val="en-CA"/>
        </w:rPr>
        <w:t xml:space="preserve"> site</w:t>
      </w:r>
      <w:r w:rsidR="004B3DE1">
        <w:rPr>
          <w:rFonts w:eastAsiaTheme="minorEastAsia"/>
          <w:lang w:val="en-CA"/>
        </w:rPr>
        <w:t xml:space="preserve"> </w:t>
      </w:r>
      <w:r w:rsidR="002C1B77">
        <w:rPr>
          <w:rFonts w:eastAsiaTheme="minorEastAsia"/>
          <w:lang w:val="en-CA"/>
        </w:rPr>
        <w:t>was</w:t>
      </w:r>
      <w:r w:rsidR="004B3DE1">
        <w:rPr>
          <w:rFonts w:eastAsiaTheme="minorEastAsia"/>
          <w:lang w:val="en-CA"/>
        </w:rPr>
        <w:t xml:space="preserve"> restored, whereas a positive value would indicate a higher probability of remaining within the sampling areas</w:t>
      </w:r>
      <w:r w:rsidR="002C1B77">
        <w:rPr>
          <w:rFonts w:eastAsiaTheme="minorEastAsia"/>
          <w:lang w:val="en-CA"/>
        </w:rPr>
        <w:t>. A value of zero indicates a scenario where individuals may move in/out of the plot, but that the odds of doing so are equivalent in restored and control sites</w:t>
      </w:r>
      <w:r w:rsidR="00B4676A">
        <w:rPr>
          <w:rFonts w:eastAsiaTheme="minorEastAsia"/>
          <w:lang w:val="en-CA"/>
        </w:rPr>
        <w:t xml:space="preserve">. </w:t>
      </w:r>
      <w:r w:rsidR="00E76D91">
        <w:rPr>
          <w:lang w:val="en-CA"/>
        </w:rPr>
        <w:t xml:space="preserve">We held the abundance intercept at </w:t>
      </w:r>
      <w:r w:rsidR="004B3DE1">
        <w:rPr>
          <w:lang w:val="en-CA"/>
        </w:rPr>
        <w:t>3</w:t>
      </w:r>
      <w:r w:rsidR="00E76D91">
        <w:rPr>
          <w:lang w:val="en-CA"/>
        </w:rPr>
        <w:t xml:space="preserve"> (log-scaled) and </w:t>
      </w:r>
      <w:r w:rsidR="00B6487C">
        <w:rPr>
          <w:lang w:val="en-CA"/>
        </w:rPr>
        <w:t>kept</w:t>
      </w:r>
      <w:r w:rsidR="00E76D91">
        <w:rPr>
          <w:lang w:val="en-CA"/>
        </w:rPr>
        <w:t xml:space="preserve"> the baseline detection rate constant at -2 (logit-scaled) with no effect of restoration on detection.</w:t>
      </w:r>
      <w:r w:rsidR="00E76D91">
        <w:rPr>
          <w:rFonts w:cs="Times New Roman"/>
          <w:lang w:val="en-CA"/>
        </w:rPr>
        <w:t xml:space="preserve"> </w:t>
      </w:r>
      <w:r w:rsidR="007B0A94">
        <w:rPr>
          <w:lang w:val="en-CA"/>
        </w:rPr>
        <w:t>All other parameters and study dimensions were held constant as described above</w:t>
      </w:r>
      <w:r w:rsidR="00E76D91">
        <w:rPr>
          <w:lang w:val="en-CA"/>
        </w:rPr>
        <w:t>,</w:t>
      </w:r>
      <w:r w:rsidR="007B0A94">
        <w:rPr>
          <w:lang w:val="en-CA"/>
        </w:rPr>
        <w:t xml:space="preserve"> </w:t>
      </w:r>
      <w:r w:rsidR="00E76D91">
        <w:rPr>
          <w:lang w:val="en-CA"/>
        </w:rPr>
        <w:t xml:space="preserve">with </w:t>
      </w:r>
      <w:r w:rsidR="007B0A94">
        <w:rPr>
          <w:lang w:val="en-CA"/>
        </w:rPr>
        <w:t>the same approach</w:t>
      </w:r>
      <w:r w:rsidR="00E76D91" w:rsidRPr="00E76D91">
        <w:rPr>
          <w:lang w:val="en-CA"/>
        </w:rPr>
        <w:t xml:space="preserve"> </w:t>
      </w:r>
      <w:r w:rsidR="00E76D91">
        <w:rPr>
          <w:lang w:val="en-CA"/>
        </w:rPr>
        <w:t>used</w:t>
      </w:r>
      <w:r w:rsidR="007B0A94">
        <w:rPr>
          <w:lang w:val="en-CA"/>
        </w:rPr>
        <w:t xml:space="preserve"> to quantify bias and precision.</w:t>
      </w:r>
      <w:r w:rsidR="00266541">
        <w:rPr>
          <w:lang w:val="en-CA"/>
        </w:rPr>
        <w:t xml:space="preserve"> </w:t>
      </w:r>
    </w:p>
    <w:p w14:paraId="3A73932A" w14:textId="7723F65A" w:rsidR="00B774A2" w:rsidRPr="007B0A94" w:rsidRDefault="00B774A2" w:rsidP="00E76D91">
      <w:pPr>
        <w:spacing w:line="480" w:lineRule="auto"/>
        <w:ind w:firstLine="720"/>
        <w:rPr>
          <w:rFonts w:cs="Times New Roman"/>
          <w:lang w:val="en-CA"/>
        </w:rPr>
      </w:pPr>
      <w:r>
        <w:rPr>
          <w:lang w:val="en-CA"/>
        </w:rPr>
        <w:t>All data and code required to reproduce the field analyses and simulation</w:t>
      </w:r>
      <w:r w:rsidR="00662E4D">
        <w:rPr>
          <w:lang w:val="en-CA"/>
        </w:rPr>
        <w:t xml:space="preserve"> analyse</w:t>
      </w:r>
      <w:r>
        <w:rPr>
          <w:lang w:val="en-CA"/>
        </w:rPr>
        <w:t xml:space="preserve">s are available at: </w:t>
      </w:r>
      <w:hyperlink r:id="rId12" w:history="1">
        <w:r w:rsidRPr="00621178">
          <w:rPr>
            <w:rStyle w:val="Hyperlink"/>
            <w:lang w:val="en-CA"/>
          </w:rPr>
          <w:t>https://github.com/jensculrich/pollinator_abundance</w:t>
        </w:r>
      </w:hyperlink>
      <w:r>
        <w:rPr>
          <w:lang w:val="en-CA"/>
        </w:rPr>
        <w:t xml:space="preserve">. </w:t>
      </w:r>
    </w:p>
    <w:p w14:paraId="17517B95" w14:textId="72279EF1" w:rsidR="00475501" w:rsidRPr="005E3E53" w:rsidRDefault="00EF6948" w:rsidP="00B33FC4">
      <w:pPr>
        <w:spacing w:line="480" w:lineRule="auto"/>
        <w:rPr>
          <w:b/>
          <w:bCs/>
          <w:lang w:val="en-CA"/>
        </w:rPr>
      </w:pPr>
      <w:r>
        <w:rPr>
          <w:b/>
          <w:bCs/>
          <w:lang w:val="en-CA"/>
        </w:rPr>
        <w:t xml:space="preserve">3. </w:t>
      </w:r>
      <w:r w:rsidR="00B512B6" w:rsidRPr="005E3E53">
        <w:rPr>
          <w:b/>
          <w:bCs/>
          <w:lang w:val="en-CA"/>
        </w:rPr>
        <w:t>Results</w:t>
      </w:r>
    </w:p>
    <w:p w14:paraId="7FBB3541" w14:textId="5D526726" w:rsidR="00890C44" w:rsidRDefault="0028623F" w:rsidP="007B0A94">
      <w:pPr>
        <w:spacing w:line="480" w:lineRule="auto"/>
        <w:ind w:firstLine="720"/>
        <w:rPr>
          <w:lang w:val="en-CA"/>
        </w:rPr>
      </w:pPr>
      <w:r>
        <w:rPr>
          <w:lang w:val="en-CA"/>
        </w:rPr>
        <w:t>T</w:t>
      </w:r>
      <w:r w:rsidR="00B97A2C">
        <w:rPr>
          <w:lang w:val="en-CA"/>
        </w:rPr>
        <w:t xml:space="preserve">o </w:t>
      </w:r>
      <w:r w:rsidR="00627788">
        <w:rPr>
          <w:lang w:val="en-CA"/>
        </w:rPr>
        <w:t>determine</w:t>
      </w:r>
      <w:r w:rsidR="00B97A2C">
        <w:rPr>
          <w:lang w:val="en-CA"/>
        </w:rPr>
        <w:t xml:space="preserve"> </w:t>
      </w:r>
      <w:r w:rsidR="00C06FD8">
        <w:rPr>
          <w:lang w:val="en-CA"/>
        </w:rPr>
        <w:t xml:space="preserve">the </w:t>
      </w:r>
      <w:r w:rsidR="00B97A2C">
        <w:rPr>
          <w:lang w:val="en-CA"/>
        </w:rPr>
        <w:t xml:space="preserve">abundance and detection patterns </w:t>
      </w:r>
      <w:r w:rsidR="00627788">
        <w:rPr>
          <w:lang w:val="en-CA"/>
        </w:rPr>
        <w:t>for</w:t>
      </w:r>
      <w:r w:rsidR="00C06FD8">
        <w:rPr>
          <w:lang w:val="en-CA"/>
        </w:rPr>
        <w:t xml:space="preserve"> </w:t>
      </w:r>
      <w:r w:rsidR="00B97A2C">
        <w:rPr>
          <w:lang w:val="en-CA"/>
        </w:rPr>
        <w:t xml:space="preserve">insect </w:t>
      </w:r>
      <w:r>
        <w:rPr>
          <w:lang w:val="en-CA"/>
        </w:rPr>
        <w:t>populations</w:t>
      </w:r>
      <w:r w:rsidR="00B774A2">
        <w:rPr>
          <w:lang w:val="en-CA"/>
        </w:rPr>
        <w:t xml:space="preserve"> in the field</w:t>
      </w:r>
      <w:r w:rsidR="007B0A94">
        <w:rPr>
          <w:lang w:val="en-CA"/>
        </w:rPr>
        <w:t>,</w:t>
      </w:r>
      <w:r w:rsidR="00EF6948">
        <w:rPr>
          <w:lang w:val="en-CA"/>
        </w:rPr>
        <w:t xml:space="preserve"> we</w:t>
      </w:r>
      <w:r w:rsidR="007B0A94">
        <w:rPr>
          <w:lang w:val="en-CA"/>
        </w:rPr>
        <w:t xml:space="preserve"> fit each of our models to </w:t>
      </w:r>
      <w:r w:rsidR="00C06FD8">
        <w:rPr>
          <w:lang w:val="en-CA"/>
        </w:rPr>
        <w:t xml:space="preserve">the </w:t>
      </w:r>
      <w:r w:rsidR="00475501">
        <w:rPr>
          <w:lang w:val="en-CA"/>
        </w:rPr>
        <w:t xml:space="preserve">wild bee </w:t>
      </w:r>
      <w:r w:rsidR="00D7698D">
        <w:rPr>
          <w:lang w:val="en-CA"/>
        </w:rPr>
        <w:t>abundance data</w:t>
      </w:r>
      <w:r w:rsidR="00475501">
        <w:rPr>
          <w:lang w:val="en-CA"/>
        </w:rPr>
        <w:t xml:space="preserve"> </w:t>
      </w:r>
      <w:r w:rsidR="000D1918">
        <w:rPr>
          <w:lang w:val="en-CA"/>
        </w:rPr>
        <w:t xml:space="preserve">collected </w:t>
      </w:r>
      <w:r w:rsidR="00475501">
        <w:rPr>
          <w:lang w:val="en-CA"/>
        </w:rPr>
        <w:t>from</w:t>
      </w:r>
      <w:r w:rsidR="00C06FD8">
        <w:rPr>
          <w:lang w:val="en-CA"/>
        </w:rPr>
        <w:t xml:space="preserve"> our</w:t>
      </w:r>
      <w:r w:rsidR="00475501">
        <w:rPr>
          <w:lang w:val="en-CA"/>
        </w:rPr>
        <w:t xml:space="preserve"> </w:t>
      </w:r>
      <w:r w:rsidR="000D1918">
        <w:rPr>
          <w:lang w:val="en-CA"/>
        </w:rPr>
        <w:t xml:space="preserve">ten </w:t>
      </w:r>
      <w:r w:rsidR="007B0A94">
        <w:rPr>
          <w:lang w:val="en-CA"/>
        </w:rPr>
        <w:t>field</w:t>
      </w:r>
      <w:r w:rsidR="000D1918">
        <w:rPr>
          <w:lang w:val="en-CA"/>
        </w:rPr>
        <w:t xml:space="preserve"> sites</w:t>
      </w:r>
      <w:r w:rsidR="007B0A94">
        <w:rPr>
          <w:lang w:val="en-CA"/>
        </w:rPr>
        <w:t xml:space="preserve"> </w:t>
      </w:r>
      <w:r w:rsidR="00807B86">
        <w:rPr>
          <w:lang w:val="en-CA"/>
        </w:rPr>
        <w:t>(Figure 2)</w:t>
      </w:r>
      <w:r w:rsidR="007B0A94">
        <w:rPr>
          <w:lang w:val="en-CA"/>
        </w:rPr>
        <w:t>. As expected</w:t>
      </w:r>
      <w:r w:rsidR="00C06FD8">
        <w:rPr>
          <w:lang w:val="en-CA"/>
        </w:rPr>
        <w:t>,</w:t>
      </w:r>
      <w:r w:rsidR="00890C44">
        <w:rPr>
          <w:lang w:val="en-CA"/>
        </w:rPr>
        <w:t xml:space="preserve"> given that GLMs do not account for imperfect detection</w:t>
      </w:r>
      <w:r w:rsidR="007B0A94">
        <w:rPr>
          <w:lang w:val="en-CA"/>
        </w:rPr>
        <w:t xml:space="preserve">, </w:t>
      </w:r>
      <w:r w:rsidR="000D1918">
        <w:rPr>
          <w:lang w:val="en-CA"/>
        </w:rPr>
        <w:t>the</w:t>
      </w:r>
      <w:r w:rsidR="007B0A94">
        <w:rPr>
          <w:lang w:val="en-CA"/>
        </w:rPr>
        <w:t xml:space="preserve"> GLM estimated a lower abundance intercept </w:t>
      </w:r>
      <w:r w:rsidR="00475501">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0D1918">
        <w:rPr>
          <w:rFonts w:eastAsiaTheme="minorEastAsia"/>
          <w:lang w:val="en-CA"/>
        </w:rPr>
        <w:t xml:space="preserve"> mean = 0.23; 90%</w:t>
      </w:r>
      <w:r w:rsidR="00B6487C">
        <w:rPr>
          <w:rFonts w:eastAsiaTheme="minorEastAsia"/>
          <w:lang w:val="en-CA"/>
        </w:rPr>
        <w:t xml:space="preserve"> Bayesian credible interval (</w:t>
      </w:r>
      <w:r w:rsidR="000D1918">
        <w:rPr>
          <w:rFonts w:eastAsiaTheme="minorEastAsia"/>
          <w:lang w:val="en-CA"/>
        </w:rPr>
        <w:t>BCI</w:t>
      </w:r>
      <w:r w:rsidR="00B6487C">
        <w:rPr>
          <w:rFonts w:eastAsiaTheme="minorEastAsia"/>
          <w:lang w:val="en-CA"/>
        </w:rPr>
        <w:t>)</w:t>
      </w:r>
      <w:r w:rsidR="000D1918">
        <w:rPr>
          <w:rFonts w:eastAsiaTheme="minorEastAsia"/>
          <w:lang w:val="en-CA"/>
        </w:rPr>
        <w:t xml:space="preserve"> = [-0.82, 1.27]</w:t>
      </w:r>
      <w:r w:rsidR="00475501">
        <w:rPr>
          <w:lang w:val="en-CA"/>
        </w:rPr>
        <w:t xml:space="preserve">) </w:t>
      </w:r>
      <w:r w:rsidR="00054159">
        <w:rPr>
          <w:lang w:val="en-CA"/>
        </w:rPr>
        <w:t xml:space="preserve">compared to either the </w:t>
      </w:r>
      <w:proofErr w:type="spellStart"/>
      <w:r w:rsidR="00054159">
        <w:rPr>
          <w:lang w:val="en-CA"/>
        </w:rPr>
        <w:t>binmix</w:t>
      </w:r>
      <w:proofErr w:type="spellEnd"/>
      <w:r w:rsidR="00054159">
        <w:rPr>
          <w:lang w:val="en-CA"/>
        </w:rPr>
        <w:t xml:space="preserve"> or </w:t>
      </w:r>
      <w:proofErr w:type="spellStart"/>
      <w:r w:rsidR="00054159">
        <w:rPr>
          <w:lang w:val="en-CA"/>
        </w:rPr>
        <w:t>multimix</w:t>
      </w:r>
      <w:proofErr w:type="spellEnd"/>
      <w:r w:rsidR="00054159">
        <w:rPr>
          <w:lang w:val="en-CA"/>
        </w:rPr>
        <w:t xml:space="preserve"> models</w:t>
      </w:r>
      <w:r w:rsidR="000D1918">
        <w:rPr>
          <w:lang w:val="en-CA"/>
        </w:rPr>
        <w:t xml:space="preserve">: The </w:t>
      </w:r>
      <w:proofErr w:type="spellStart"/>
      <w:r w:rsidR="000D1918">
        <w:rPr>
          <w:lang w:val="en-CA"/>
        </w:rPr>
        <w:t>binmix</w:t>
      </w:r>
      <w:proofErr w:type="spellEnd"/>
      <w:r w:rsidR="000D1918">
        <w:rPr>
          <w:lang w:val="en-CA"/>
        </w:rPr>
        <w:t xml:space="preserve"> model </w:t>
      </w:r>
      <w:r w:rsidR="00C06FD8">
        <w:rPr>
          <w:lang w:val="en-CA"/>
        </w:rPr>
        <w:t xml:space="preserve">estimated </w:t>
      </w:r>
      <w:r w:rsidR="000D1918">
        <w:rPr>
          <w:lang w:val="en-CA"/>
        </w:rPr>
        <w:t>a higher intercept with 98.</w:t>
      </w:r>
      <w:r w:rsidR="003C10D7">
        <w:rPr>
          <w:lang w:val="en-CA"/>
        </w:rPr>
        <w:t>7</w:t>
      </w:r>
      <w:r w:rsidR="000D1918">
        <w:rPr>
          <w:lang w:val="en-CA"/>
        </w:rPr>
        <w:t xml:space="preserve">% probability and the </w:t>
      </w:r>
      <w:proofErr w:type="spellStart"/>
      <w:r w:rsidR="000D1918">
        <w:rPr>
          <w:lang w:val="en-CA"/>
        </w:rPr>
        <w:t>multimix</w:t>
      </w:r>
      <w:proofErr w:type="spellEnd"/>
      <w:r w:rsidR="000D1918">
        <w:rPr>
          <w:lang w:val="en-CA"/>
        </w:rPr>
        <w:t xml:space="preserve"> model with 99.5% probability</w:t>
      </w:r>
      <w:r w:rsidR="007B0A94">
        <w:rPr>
          <w:lang w:val="en-CA"/>
        </w:rPr>
        <w:t>.</w:t>
      </w:r>
      <w:r w:rsidR="00054159">
        <w:rPr>
          <w:lang w:val="en-CA"/>
        </w:rPr>
        <w:t xml:space="preserve"> The GLM estimated a positive effect of restoration on insect abundance</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54159">
        <w:rPr>
          <w:lang w:val="en-CA"/>
        </w:rPr>
        <w:t xml:space="preserve">mean </w:t>
      </w:r>
      <w:r w:rsidR="00475501">
        <w:rPr>
          <w:lang w:val="en-CA"/>
        </w:rPr>
        <w:t xml:space="preserve">= </w:t>
      </w:r>
      <w:r w:rsidR="000D1918">
        <w:rPr>
          <w:lang w:val="en-CA"/>
        </w:rPr>
        <w:t>1.30</w:t>
      </w:r>
      <w:r w:rsidR="00475501">
        <w:rPr>
          <w:lang w:val="en-CA"/>
        </w:rPr>
        <w:t xml:space="preserve">; </w:t>
      </w:r>
      <w:r w:rsidR="00054159">
        <w:rPr>
          <w:lang w:val="en-CA"/>
        </w:rPr>
        <w:t>9</w:t>
      </w:r>
      <w:r w:rsidR="000D1918">
        <w:rPr>
          <w:lang w:val="en-CA"/>
        </w:rPr>
        <w:t>0</w:t>
      </w:r>
      <w:r w:rsidR="00054159">
        <w:rPr>
          <w:lang w:val="en-CA"/>
        </w:rPr>
        <w:t>% BCI</w:t>
      </w:r>
      <w:r w:rsidR="00475501">
        <w:rPr>
          <w:lang w:val="en-CA"/>
        </w:rPr>
        <w:t xml:space="preserve"> = [</w:t>
      </w:r>
      <w:r w:rsidR="000D1918">
        <w:rPr>
          <w:lang w:val="en-CA"/>
        </w:rPr>
        <w:t>0.34, 2.25</w:t>
      </w:r>
      <w:r w:rsidR="00475501">
        <w:rPr>
          <w:lang w:val="en-CA"/>
        </w:rPr>
        <w:t>]</w:t>
      </w:r>
      <w:r w:rsidR="00054159">
        <w:rPr>
          <w:lang w:val="en-CA"/>
        </w:rPr>
        <w:t>.</w:t>
      </w:r>
      <w:r w:rsidR="000D1918">
        <w:rPr>
          <w:lang w:val="en-CA"/>
        </w:rPr>
        <w:t xml:space="preserve"> Effect</w:t>
      </w:r>
      <w:r w:rsidR="00054159">
        <w:rPr>
          <w:lang w:val="en-CA"/>
        </w:rPr>
        <w:t xml:space="preserve"> </w:t>
      </w:r>
      <w:r w:rsidR="000D1918">
        <w:rPr>
          <w:lang w:val="en-CA"/>
        </w:rPr>
        <w:t xml:space="preserve">size estimates were smaller for the </w:t>
      </w:r>
      <w:proofErr w:type="spellStart"/>
      <w:r w:rsidR="00054159">
        <w:rPr>
          <w:lang w:val="en-CA"/>
        </w:rPr>
        <w:t>binmix</w:t>
      </w:r>
      <w:proofErr w:type="spellEnd"/>
      <w:r w:rsidR="00054159">
        <w:rPr>
          <w:lang w:val="en-CA"/>
        </w:rPr>
        <w:t xml:space="preserve"> </w:t>
      </w:r>
      <w:r w:rsidR="000D1918">
        <w:rPr>
          <w:lang w:val="en-CA"/>
        </w:rPr>
        <w:t>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3C10D7">
        <w:rPr>
          <w:lang w:val="en-CA"/>
        </w:rPr>
        <w:t>1.11</w:t>
      </w:r>
      <w:r w:rsidR="000D1918">
        <w:rPr>
          <w:lang w:val="en-CA"/>
        </w:rPr>
        <w:t>; 90% BCI = [</w:t>
      </w:r>
      <w:r w:rsidR="003C10D7">
        <w:rPr>
          <w:lang w:val="en-CA"/>
        </w:rPr>
        <w:t>0.16</w:t>
      </w:r>
      <w:r w:rsidR="000D1918">
        <w:rPr>
          <w:lang w:val="en-CA"/>
        </w:rPr>
        <w:t xml:space="preserve">, </w:t>
      </w:r>
      <w:r w:rsidR="003C10D7">
        <w:rPr>
          <w:lang w:val="en-CA"/>
        </w:rPr>
        <w:t>2.11</w:t>
      </w:r>
      <w:r w:rsidR="000D1918">
        <w:rPr>
          <w:lang w:val="en-CA"/>
        </w:rPr>
        <w:t>]</w:t>
      </w:r>
      <w:r w:rsidR="00857669">
        <w:rPr>
          <w:lang w:val="en-CA"/>
        </w:rPr>
        <w:t xml:space="preserve">; </w:t>
      </w:r>
      <w:r w:rsidR="003C10D7">
        <w:rPr>
          <w:lang w:val="en-CA"/>
        </w:rPr>
        <w:t>60</w:t>
      </w:r>
      <w:r w:rsidR="00857669">
        <w:rPr>
          <w:lang w:val="en-CA"/>
        </w:rPr>
        <w:t>% probability of a smaller effect size compared to the GLM approach</w:t>
      </w:r>
      <w:r w:rsidR="00890C44">
        <w:rPr>
          <w:lang w:val="en-CA"/>
        </w:rPr>
        <w:t>. Effect size estimates were also smaller</w:t>
      </w:r>
      <w:r w:rsidR="000D1918">
        <w:rPr>
          <w:lang w:val="en-CA"/>
        </w:rPr>
        <w:t xml:space="preserve"> for the </w:t>
      </w:r>
      <w:proofErr w:type="spellStart"/>
      <w:r w:rsidR="00054159">
        <w:rPr>
          <w:lang w:val="en-CA"/>
        </w:rPr>
        <w:t>multimix</w:t>
      </w:r>
      <w:proofErr w:type="spellEnd"/>
      <w:r w:rsidR="00054159">
        <w:rPr>
          <w:lang w:val="en-CA"/>
        </w:rPr>
        <w:t xml:space="preserve"> 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4D2C63">
        <w:rPr>
          <w:lang w:val="en-CA"/>
        </w:rPr>
        <w:t>0.91</w:t>
      </w:r>
      <w:r w:rsidR="000D1918">
        <w:rPr>
          <w:lang w:val="en-CA"/>
        </w:rPr>
        <w:t>; 90% BCI = [0.</w:t>
      </w:r>
      <w:r w:rsidR="00857669">
        <w:rPr>
          <w:lang w:val="en-CA"/>
        </w:rPr>
        <w:t>05</w:t>
      </w:r>
      <w:r w:rsidR="000D1918">
        <w:rPr>
          <w:lang w:val="en-CA"/>
        </w:rPr>
        <w:t xml:space="preserve">, </w:t>
      </w:r>
      <w:r w:rsidR="004D2C63">
        <w:rPr>
          <w:lang w:val="en-CA"/>
        </w:rPr>
        <w:t>1.85</w:t>
      </w:r>
      <w:r w:rsidR="000D1918">
        <w:rPr>
          <w:lang w:val="en-CA"/>
        </w:rPr>
        <w:t>]</w:t>
      </w:r>
      <w:r w:rsidR="00857669">
        <w:rPr>
          <w:lang w:val="en-CA"/>
        </w:rPr>
        <w:t xml:space="preserve">; </w:t>
      </w:r>
      <w:r w:rsidR="003C10D7">
        <w:rPr>
          <w:lang w:val="en-CA"/>
        </w:rPr>
        <w:t>67</w:t>
      </w:r>
      <w:r w:rsidR="00857669">
        <w:rPr>
          <w:lang w:val="en-CA"/>
        </w:rPr>
        <w:t>% probability of a smaller effect size compared to the GLM approach</w:t>
      </w:r>
      <w:r w:rsidR="00054159">
        <w:rPr>
          <w:lang w:val="en-CA"/>
        </w:rPr>
        <w:t xml:space="preserve">. </w:t>
      </w:r>
    </w:p>
    <w:p w14:paraId="1D739EA2" w14:textId="7DA7BDAB" w:rsidR="00B512B6" w:rsidRDefault="00F20D29" w:rsidP="007B0A94">
      <w:pPr>
        <w:spacing w:line="480" w:lineRule="auto"/>
        <w:ind w:firstLine="720"/>
        <w:rPr>
          <w:lang w:val="en-CA"/>
        </w:rPr>
      </w:pPr>
      <w:r>
        <w:rPr>
          <w:lang w:val="en-CA"/>
        </w:rPr>
        <w:lastRenderedPageBreak/>
        <w:t>Consistent with</w:t>
      </w:r>
      <w:r w:rsidR="00714219">
        <w:rPr>
          <w:lang w:val="en-CA"/>
        </w:rPr>
        <w:t xml:space="preserve"> its</w:t>
      </w:r>
      <w:r>
        <w:rPr>
          <w:lang w:val="en-CA"/>
        </w:rPr>
        <w:t xml:space="preserve"> </w:t>
      </w:r>
      <w:r w:rsidR="00714219">
        <w:rPr>
          <w:lang w:val="en-CA"/>
        </w:rPr>
        <w:t xml:space="preserve">estimation of </w:t>
      </w:r>
      <w:r>
        <w:rPr>
          <w:lang w:val="en-CA"/>
        </w:rPr>
        <w:t xml:space="preserve">a higher abundance intercept, the </w:t>
      </w:r>
      <w:proofErr w:type="spellStart"/>
      <w:r>
        <w:rPr>
          <w:lang w:val="en-CA"/>
        </w:rPr>
        <w:t>multimix</w:t>
      </w:r>
      <w:proofErr w:type="spellEnd"/>
      <w:r>
        <w:rPr>
          <w:lang w:val="en-CA"/>
        </w:rPr>
        <w:t xml:space="preserve"> model estimated a lower </w:t>
      </w:r>
      <w:r w:rsidR="008142CB">
        <w:rPr>
          <w:lang w:val="en-CA"/>
        </w:rPr>
        <w:t xml:space="preserve">baseline </w:t>
      </w:r>
      <w:r>
        <w:rPr>
          <w:lang w:val="en-CA"/>
        </w:rPr>
        <w:t xml:space="preserve">detection rate </w:t>
      </w:r>
      <w:r w:rsidR="008142CB">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-3.17; 90% BCI = [-3.66, -2.62]</w:t>
      </w:r>
      <w:r w:rsidR="008142CB">
        <w:rPr>
          <w:lang w:val="en-CA"/>
        </w:rPr>
        <w:t>) than</w:t>
      </w:r>
      <w:r>
        <w:rPr>
          <w:lang w:val="en-CA"/>
        </w:rPr>
        <w:t xml:space="preserve"> the </w:t>
      </w:r>
      <w:proofErr w:type="spellStart"/>
      <w:r>
        <w:rPr>
          <w:lang w:val="en-CA"/>
        </w:rPr>
        <w:t>binmix</w:t>
      </w:r>
      <w:proofErr w:type="spellEnd"/>
      <w:r>
        <w:rPr>
          <w:lang w:val="en-CA"/>
        </w:rPr>
        <w:t xml:space="preserve"> model</w:t>
      </w:r>
      <w:r w:rsidR="008142CB">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w:t>
      </w:r>
      <w:r w:rsidR="00613CAD">
        <w:rPr>
          <w:rFonts w:eastAsiaTheme="minorEastAsia"/>
          <w:lang w:val="en-CA"/>
        </w:rPr>
        <w:t>2.47</w:t>
      </w:r>
      <w:r w:rsidR="008142CB">
        <w:rPr>
          <w:rFonts w:eastAsiaTheme="minorEastAsia"/>
          <w:lang w:val="en-CA"/>
        </w:rPr>
        <w:t>; 90% BCI = [-</w:t>
      </w:r>
      <w:r w:rsidR="00613CAD">
        <w:rPr>
          <w:rFonts w:eastAsiaTheme="minorEastAsia"/>
          <w:lang w:val="en-CA"/>
        </w:rPr>
        <w:t>3.2</w:t>
      </w:r>
      <w:r w:rsidR="008142CB">
        <w:rPr>
          <w:rFonts w:eastAsiaTheme="minorEastAsia"/>
          <w:lang w:val="en-CA"/>
        </w:rPr>
        <w:t>, -</w:t>
      </w:r>
      <w:r w:rsidR="00613CAD">
        <w:rPr>
          <w:rFonts w:eastAsiaTheme="minorEastAsia"/>
          <w:lang w:val="en-CA"/>
        </w:rPr>
        <w:t>1.65</w:t>
      </w:r>
      <w:r w:rsidR="008142CB">
        <w:rPr>
          <w:rFonts w:eastAsiaTheme="minorEastAsia"/>
          <w:lang w:val="en-CA"/>
        </w:rPr>
        <w:t>]</w:t>
      </w:r>
      <w:r w:rsidR="008142CB">
        <w:rPr>
          <w:lang w:val="en-CA"/>
        </w:rPr>
        <w:t>)</w:t>
      </w:r>
      <w:r>
        <w:rPr>
          <w:lang w:val="en-CA"/>
        </w:rPr>
        <w:t>.</w:t>
      </w:r>
      <w:r w:rsidR="00807B86">
        <w:rPr>
          <w:lang w:val="en-CA"/>
        </w:rPr>
        <w:t xml:space="preserve"> </w:t>
      </w:r>
      <w:r w:rsidR="00890C44">
        <w:rPr>
          <w:lang w:val="en-CA"/>
        </w:rPr>
        <w:t>On a probability scale, the mean estimate of the</w:t>
      </w:r>
      <w:r w:rsidR="007C4201">
        <w:rPr>
          <w:lang w:val="en-CA"/>
        </w:rPr>
        <w:t xml:space="preserve"> </w:t>
      </w:r>
      <w:proofErr w:type="spellStart"/>
      <w:r w:rsidR="007C4201">
        <w:rPr>
          <w:lang w:val="en-CA"/>
        </w:rPr>
        <w:t>multimix</w:t>
      </w:r>
      <w:proofErr w:type="spellEnd"/>
      <w:r w:rsidR="007C4201">
        <w:rPr>
          <w:lang w:val="en-CA"/>
        </w:rPr>
        <w:t xml:space="preserve"> model </w:t>
      </w:r>
      <w:r w:rsidR="00890C44">
        <w:rPr>
          <w:lang w:val="en-CA"/>
        </w:rPr>
        <w:t>equate</w:t>
      </w:r>
      <w:r w:rsidR="007C4201">
        <w:rPr>
          <w:lang w:val="en-CA"/>
        </w:rPr>
        <w:t>s</w:t>
      </w:r>
      <w:r w:rsidR="00890C44">
        <w:rPr>
          <w:lang w:val="en-CA"/>
        </w:rPr>
        <w:t xml:space="preserve"> to </w:t>
      </w:r>
      <w:proofErr w:type="gramStart"/>
      <w:r w:rsidR="00890C44">
        <w:rPr>
          <w:lang w:val="en-CA"/>
        </w:rPr>
        <w:t>a 4</w:t>
      </w:r>
      <w:r w:rsidR="007C4201">
        <w:rPr>
          <w:lang w:val="en-CA"/>
        </w:rPr>
        <w:t>.3</w:t>
      </w:r>
      <w:r w:rsidR="00890C44">
        <w:rPr>
          <w:lang w:val="en-CA"/>
        </w:rPr>
        <w:t xml:space="preserve">% </w:t>
      </w:r>
      <w:r w:rsidR="00217481">
        <w:rPr>
          <w:lang w:val="en-CA"/>
        </w:rPr>
        <w:t>odds</w:t>
      </w:r>
      <w:proofErr w:type="gramEnd"/>
      <w:r w:rsidR="00217481">
        <w:rPr>
          <w:lang w:val="en-CA"/>
        </w:rPr>
        <w:t xml:space="preserve"> </w:t>
      </w:r>
      <w:r w:rsidR="00890C44">
        <w:rPr>
          <w:lang w:val="en-CA"/>
        </w:rPr>
        <w:t xml:space="preserve">of detecting </w:t>
      </w:r>
      <w:r w:rsidR="007C4201">
        <w:rPr>
          <w:lang w:val="en-CA"/>
        </w:rPr>
        <w:t xml:space="preserve">an </w:t>
      </w:r>
      <w:r w:rsidR="00890C44">
        <w:rPr>
          <w:lang w:val="en-CA"/>
        </w:rPr>
        <w:t xml:space="preserve">individual bee during a survey of </w:t>
      </w:r>
      <w:r w:rsidR="007C4201">
        <w:rPr>
          <w:lang w:val="en-CA"/>
        </w:rPr>
        <w:t xml:space="preserve">a </w:t>
      </w:r>
      <w:r w:rsidR="007C4201" w:rsidRPr="007C4201">
        <w:rPr>
          <w:lang w:val="en-CA"/>
        </w:rPr>
        <w:t>control plot (90% BCI = [2.5%, 7.4%])</w:t>
      </w:r>
      <w:r w:rsidR="00890C44" w:rsidRPr="007C4201">
        <w:rPr>
          <w:lang w:val="en-CA"/>
        </w:rPr>
        <w:t xml:space="preserve">. </w:t>
      </w:r>
      <w:r w:rsidR="00890C44">
        <w:rPr>
          <w:lang w:val="en-CA"/>
        </w:rPr>
        <w:t xml:space="preserve">The </w:t>
      </w:r>
      <w:proofErr w:type="spellStart"/>
      <w:r w:rsidR="00890C44">
        <w:rPr>
          <w:lang w:val="en-CA"/>
        </w:rPr>
        <w:t>multimix</w:t>
      </w:r>
      <w:proofErr w:type="spellEnd"/>
      <w:r w:rsidR="00890C44">
        <w:rPr>
          <w:lang w:val="en-CA"/>
        </w:rPr>
        <w:t xml:space="preserve"> model also estimated </w:t>
      </w:r>
      <w:commentRangeStart w:id="29"/>
      <w:r w:rsidR="00890C44">
        <w:rPr>
          <w:lang w:val="en-CA"/>
        </w:rPr>
        <w:t>a positive effect</w:t>
      </w:r>
      <w:commentRangeEnd w:id="29"/>
      <w:r w:rsidR="00A62CBA">
        <w:rPr>
          <w:rStyle w:val="CommentReference"/>
        </w:rPr>
        <w:commentReference w:id="29"/>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890C44">
        <w:rPr>
          <w:rFonts w:eastAsiaTheme="minorEastAsia"/>
          <w:lang w:val="en-CA"/>
        </w:rPr>
        <w:t xml:space="preserve"> </w:t>
      </w:r>
      <w:r w:rsidR="00890C44">
        <w:rPr>
          <w:lang w:val="en-CA"/>
        </w:rPr>
        <w:t xml:space="preserve">mean = 0.56; 90% BCI = [0.07, 1.05]. </w:t>
      </w:r>
      <w:r w:rsidR="007C4201">
        <w:rPr>
          <w:lang w:val="en-CA"/>
        </w:rPr>
        <w:t xml:space="preserve">On a probability scale, the mean estimate of the </w:t>
      </w:r>
      <w:proofErr w:type="spellStart"/>
      <w:r w:rsidR="007C4201">
        <w:rPr>
          <w:lang w:val="en-CA"/>
        </w:rPr>
        <w:t>multimix</w:t>
      </w:r>
      <w:proofErr w:type="spellEnd"/>
      <w:r w:rsidR="007C4201">
        <w:rPr>
          <w:lang w:val="en-CA"/>
        </w:rPr>
        <w:t xml:space="preserve"> model equates to </w:t>
      </w:r>
      <w:proofErr w:type="gramStart"/>
      <w:r w:rsidR="007C4201">
        <w:rPr>
          <w:lang w:val="en-CA"/>
        </w:rPr>
        <w:t>a 6.8% odds</w:t>
      </w:r>
      <w:proofErr w:type="gramEnd"/>
      <w:r w:rsidR="007C4201">
        <w:rPr>
          <w:lang w:val="en-CA"/>
        </w:rPr>
        <w:t xml:space="preserve"> </w:t>
      </w:r>
      <w:r w:rsidR="00E77651">
        <w:rPr>
          <w:lang w:val="en-CA"/>
        </w:rPr>
        <w:t xml:space="preserve">(1.6 fold increase) </w:t>
      </w:r>
      <w:r w:rsidR="007C4201">
        <w:rPr>
          <w:lang w:val="en-CA"/>
        </w:rPr>
        <w:t>of detecting individual bee</w:t>
      </w:r>
      <w:r w:rsidR="00B6487C">
        <w:rPr>
          <w:lang w:val="en-CA"/>
        </w:rPr>
        <w:t>s</w:t>
      </w:r>
      <w:r w:rsidR="007C4201">
        <w:rPr>
          <w:lang w:val="en-CA"/>
        </w:rPr>
        <w:t xml:space="preserve"> during survey</w:t>
      </w:r>
      <w:r w:rsidR="00B6487C">
        <w:rPr>
          <w:lang w:val="en-CA"/>
        </w:rPr>
        <w:t>s</w:t>
      </w:r>
      <w:r w:rsidR="007C4201">
        <w:rPr>
          <w:lang w:val="en-CA"/>
        </w:rPr>
        <w:t xml:space="preserve"> of restored</w:t>
      </w:r>
      <w:r w:rsidR="007C4201" w:rsidRPr="007C4201">
        <w:rPr>
          <w:lang w:val="en-CA"/>
        </w:rPr>
        <w:t xml:space="preserve"> </w:t>
      </w:r>
      <w:r w:rsidR="00B6487C">
        <w:rPr>
          <w:lang w:val="en-CA"/>
        </w:rPr>
        <w:t>sites</w:t>
      </w:r>
      <w:r w:rsidR="007C4201" w:rsidRPr="007C4201">
        <w:rPr>
          <w:lang w:val="en-CA"/>
        </w:rPr>
        <w:t xml:space="preserve"> (90% BCI = [</w:t>
      </w:r>
      <w:r w:rsidR="007C4201">
        <w:rPr>
          <w:lang w:val="en-CA"/>
        </w:rPr>
        <w:t>3.9</w:t>
      </w:r>
      <w:r w:rsidR="007C4201" w:rsidRPr="007C4201">
        <w:rPr>
          <w:lang w:val="en-CA"/>
        </w:rPr>
        <w:t xml:space="preserve">%, </w:t>
      </w:r>
      <w:r w:rsidR="007C4201">
        <w:rPr>
          <w:lang w:val="en-CA"/>
        </w:rPr>
        <w:t>11</w:t>
      </w:r>
      <w:r w:rsidR="007C4201" w:rsidRPr="007C4201">
        <w:rPr>
          <w:lang w:val="en-CA"/>
        </w:rPr>
        <w:t>.</w:t>
      </w:r>
      <w:r w:rsidR="007C4201">
        <w:rPr>
          <w:lang w:val="en-CA"/>
        </w:rPr>
        <w:t>8</w:t>
      </w:r>
      <w:r w:rsidR="007C4201" w:rsidRPr="007C4201">
        <w:rPr>
          <w:lang w:val="en-CA"/>
        </w:rPr>
        <w:t>%]</w:t>
      </w:r>
      <w:r w:rsidR="00B774A2">
        <w:rPr>
          <w:lang w:val="en-CA"/>
        </w:rPr>
        <w:t>)</w:t>
      </w:r>
      <w:r w:rsidR="007C4201" w:rsidRPr="007C4201">
        <w:rPr>
          <w:lang w:val="en-CA"/>
        </w:rPr>
        <w:t xml:space="preserve">. </w:t>
      </w:r>
      <w:r w:rsidR="00613CAD" w:rsidRPr="007C4201">
        <w:rPr>
          <w:lang w:val="en-CA"/>
        </w:rPr>
        <w:t>The</w:t>
      </w:r>
      <w:r w:rsidR="00613CAD">
        <w:rPr>
          <w:lang w:val="en-CA"/>
        </w:rPr>
        <w:t xml:space="preserve"> </w:t>
      </w:r>
      <w:proofErr w:type="spellStart"/>
      <w:r w:rsidR="00613CAD">
        <w:rPr>
          <w:lang w:val="en-CA"/>
        </w:rPr>
        <w:t>binmix</w:t>
      </w:r>
      <w:proofErr w:type="spellEnd"/>
      <w:r w:rsidR="00613CAD">
        <w:rPr>
          <w:lang w:val="en-CA"/>
        </w:rPr>
        <w:t xml:space="preserve"> model tended to estimate a positive effect of restoration on detection rate, although only the 50% BCI was in the positive direction: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613CAD">
        <w:rPr>
          <w:rFonts w:eastAsiaTheme="minorEastAsia"/>
          <w:lang w:val="en-CA"/>
        </w:rPr>
        <w:t xml:space="preserve"> </w:t>
      </w:r>
      <w:r w:rsidR="00613CAD">
        <w:rPr>
          <w:lang w:val="en-CA"/>
        </w:rPr>
        <w:t xml:space="preserve">mean = 0.25; 50% BCI = [0.01, 0.48]. </w:t>
      </w:r>
      <w:r w:rsidR="00B8316B">
        <w:rPr>
          <w:lang w:val="en-CA"/>
        </w:rPr>
        <w:t>The</w:t>
      </w:r>
      <w:r w:rsidR="00890C44">
        <w:rPr>
          <w:lang w:val="en-CA"/>
        </w:rPr>
        <w:t xml:space="preserve"> positive effect of restoration on detection</w:t>
      </w:r>
      <w:r w:rsidR="00B8316B">
        <w:rPr>
          <w:lang w:val="en-CA"/>
        </w:rPr>
        <w:t xml:space="preserve"> </w:t>
      </w:r>
      <w:r w:rsidR="00930D0E">
        <w:rPr>
          <w:lang w:val="en-CA"/>
        </w:rPr>
        <w:t>is</w:t>
      </w:r>
      <w:r w:rsidR="00890C44">
        <w:rPr>
          <w:lang w:val="en-CA"/>
        </w:rPr>
        <w:t xml:space="preserve"> </w:t>
      </w:r>
      <w:r>
        <w:rPr>
          <w:lang w:val="en-CA"/>
        </w:rPr>
        <w:t>consistent with</w:t>
      </w:r>
      <w:r w:rsidR="00B8316B">
        <w:rPr>
          <w:lang w:val="en-CA"/>
        </w:rPr>
        <w:t xml:space="preserve"> </w:t>
      </w:r>
      <w:r w:rsidR="00D7698D">
        <w:rPr>
          <w:lang w:val="en-CA"/>
        </w:rPr>
        <w:t xml:space="preserve">relatively lower </w:t>
      </w:r>
      <w:r w:rsidR="00B8316B">
        <w:rPr>
          <w:lang w:val="en-CA"/>
        </w:rPr>
        <w:t>estimate</w:t>
      </w:r>
      <w:r w:rsidR="00D7698D">
        <w:rPr>
          <w:lang w:val="en-CA"/>
        </w:rPr>
        <w:t xml:space="preserve">d </w:t>
      </w:r>
      <w:r w:rsidR="00B8316B">
        <w:rPr>
          <w:lang w:val="en-CA"/>
        </w:rPr>
        <w:t>effect of restoration on abundance</w:t>
      </w:r>
      <w:r w:rsidR="00D7698D">
        <w:rPr>
          <w:lang w:val="en-CA"/>
        </w:rPr>
        <w:t xml:space="preserve"> compared to </w:t>
      </w:r>
      <w:r w:rsidR="00807B86">
        <w:rPr>
          <w:lang w:val="en-CA"/>
        </w:rPr>
        <w:t xml:space="preserve">the GLM. </w:t>
      </w:r>
    </w:p>
    <w:p w14:paraId="0F94E2AC" w14:textId="63AFB083" w:rsidR="00807B86" w:rsidRDefault="00807B86" w:rsidP="007B0A94">
      <w:pPr>
        <w:spacing w:line="480" w:lineRule="auto"/>
        <w:ind w:firstLine="720"/>
        <w:rPr>
          <w:lang w:val="en-CA"/>
        </w:rPr>
      </w:pPr>
      <w:r>
        <w:rPr>
          <w:lang w:val="en-CA"/>
        </w:rPr>
        <w:t xml:space="preserve">We used simulation to determine how </w:t>
      </w:r>
      <w:r w:rsidR="00D93D9C">
        <w:rPr>
          <w:lang w:val="en-CA"/>
        </w:rPr>
        <w:t xml:space="preserve">certain </w:t>
      </w:r>
      <w:r>
        <w:rPr>
          <w:lang w:val="en-CA"/>
        </w:rPr>
        <w:t>aspects of</w:t>
      </w:r>
      <w:r w:rsidR="004B3DE1">
        <w:rPr>
          <w:lang w:val="en-CA"/>
        </w:rPr>
        <w:t xml:space="preserve"> a study </w:t>
      </w:r>
      <w:r>
        <w:rPr>
          <w:lang w:val="en-CA"/>
        </w:rPr>
        <w:t xml:space="preserve">impact </w:t>
      </w:r>
      <w:r w:rsidR="00B8316B">
        <w:rPr>
          <w:lang w:val="en-CA"/>
        </w:rPr>
        <w:t>the ability of these models to estimate insect abundance</w:t>
      </w:r>
      <w:r w:rsidR="004B3DE1">
        <w:rPr>
          <w:lang w:val="en-CA"/>
        </w:rPr>
        <w:t xml:space="preserve"> drivers</w:t>
      </w:r>
      <w:r w:rsidR="0028623F">
        <w:rPr>
          <w:lang w:val="en-CA"/>
        </w:rPr>
        <w:t xml:space="preserve">. First, we examined how </w:t>
      </w:r>
      <w:r w:rsidR="00B8316B">
        <w:rPr>
          <w:lang w:val="en-CA"/>
        </w:rPr>
        <w:t xml:space="preserve">changes in </w:t>
      </w:r>
      <w:r w:rsidR="0028623F">
        <w:rPr>
          <w:lang w:val="en-CA"/>
        </w:rPr>
        <w:t>baseline detection rate and effects of habitat on detection rate impact</w:t>
      </w:r>
      <w:r w:rsidR="009B6A66">
        <w:rPr>
          <w:lang w:val="en-CA"/>
        </w:rPr>
        <w:t xml:space="preserve"> the</w:t>
      </w:r>
      <w:r w:rsidR="004B3DE1">
        <w:rPr>
          <w:lang w:val="en-CA"/>
        </w:rPr>
        <w:t xml:space="preserve"> </w:t>
      </w:r>
      <w:r w:rsidR="00B8316B">
        <w:rPr>
          <w:lang w:val="en-CA"/>
        </w:rPr>
        <w:t>accuracy and precision</w:t>
      </w:r>
      <w:r w:rsidR="004B3DE1">
        <w:rPr>
          <w:lang w:val="en-CA"/>
        </w:rPr>
        <w:t xml:space="preserve"> of covariate estimates</w:t>
      </w:r>
      <w:r w:rsidR="00B8316B">
        <w:rPr>
          <w:lang w:val="en-CA"/>
        </w:rPr>
        <w:t xml:space="preserve"> </w:t>
      </w:r>
      <w:r w:rsidR="0028623F">
        <w:rPr>
          <w:lang w:val="en-CA"/>
        </w:rPr>
        <w:t>(Figure 3).</w:t>
      </w:r>
      <w:r>
        <w:rPr>
          <w:lang w:val="en-CA"/>
        </w:rPr>
        <w:t xml:space="preserve"> We found that</w:t>
      </w:r>
      <w:r w:rsidR="00FA54F9">
        <w:rPr>
          <w:lang w:val="en-CA"/>
        </w:rPr>
        <w:t xml:space="preserve"> the</w:t>
      </w:r>
      <w:r>
        <w:rPr>
          <w:lang w:val="en-CA"/>
        </w:rPr>
        <w:t xml:space="preserve"> GLM bias was marginal when </w:t>
      </w:r>
      <w:r w:rsidR="00B97A2C">
        <w:rPr>
          <w:lang w:val="en-CA"/>
        </w:rPr>
        <w:t xml:space="preserve">the odds of detecting an individual insect </w:t>
      </w:r>
      <w:r w:rsidR="0028623F">
        <w:rPr>
          <w:lang w:val="en-CA"/>
        </w:rPr>
        <w:t>were</w:t>
      </w:r>
      <w:r w:rsidR="00B97A2C">
        <w:rPr>
          <w:lang w:val="en-CA"/>
        </w:rPr>
        <w:t xml:space="preserve"> relatively high: When the odds of detecting an insect </w:t>
      </w:r>
      <w:r w:rsidR="0028623F">
        <w:rPr>
          <w:lang w:val="en-CA"/>
        </w:rPr>
        <w:t>were</w:t>
      </w:r>
      <w:r w:rsidR="00B97A2C">
        <w:rPr>
          <w:lang w:val="en-CA"/>
        </w:rPr>
        <w:t xml:space="preserve"> 50% (0 on the logit scale), </w:t>
      </w:r>
      <w:r w:rsidR="004B3DE1">
        <w:rPr>
          <w:lang w:val="en-CA"/>
        </w:rPr>
        <w:t>there was minimal bias</w:t>
      </w:r>
      <w:r w:rsidR="00B97A2C">
        <w:rPr>
          <w:lang w:val="en-CA"/>
        </w:rPr>
        <w:t xml:space="preserve"> even when restoration</w:t>
      </w:r>
      <w:r w:rsidR="004B3DE1">
        <w:rPr>
          <w:lang w:val="en-CA"/>
        </w:rPr>
        <w:t>s</w:t>
      </w:r>
      <w:r w:rsidR="00B97A2C">
        <w:rPr>
          <w:lang w:val="en-CA"/>
        </w:rPr>
        <w:t xml:space="preserve"> </w:t>
      </w:r>
      <w:r w:rsidR="004B3DE1">
        <w:rPr>
          <w:lang w:val="en-CA"/>
        </w:rPr>
        <w:t>strongly</w:t>
      </w:r>
      <w:r w:rsidR="00B97A2C">
        <w:rPr>
          <w:lang w:val="en-CA"/>
        </w:rPr>
        <w:t xml:space="preserve"> increase</w:t>
      </w:r>
      <w:r w:rsidR="004B3DE1">
        <w:rPr>
          <w:lang w:val="en-CA"/>
        </w:rPr>
        <w:t>d</w:t>
      </w:r>
      <w:r w:rsidR="00B97A2C">
        <w:rPr>
          <w:lang w:val="en-CA"/>
        </w:rPr>
        <w:t xml:space="preserve"> detection rate (</w:t>
      </w:r>
      <w:r w:rsidR="00B8316B">
        <w:rPr>
          <w:lang w:val="en-CA"/>
        </w:rPr>
        <w:t xml:space="preserve">mean bias = 0.45; </w:t>
      </w:r>
      <w:r w:rsidR="00B97A2C">
        <w:rPr>
          <w:lang w:val="en-CA"/>
        </w:rPr>
        <w:t>9</w:t>
      </w:r>
      <w:r w:rsidR="00B8316B">
        <w:rPr>
          <w:lang w:val="en-CA"/>
        </w:rPr>
        <w:t>0</w:t>
      </w:r>
      <w:r w:rsidR="00B97A2C">
        <w:rPr>
          <w:lang w:val="en-CA"/>
        </w:rPr>
        <w:t xml:space="preserve">% BCI = </w:t>
      </w:r>
      <w:r w:rsidR="00B8316B">
        <w:rPr>
          <w:lang w:val="en-CA"/>
        </w:rPr>
        <w:t>[-0.2, 1.1]</w:t>
      </w:r>
      <w:r w:rsidR="00B97A2C">
        <w:rPr>
          <w:lang w:val="en-CA"/>
        </w:rPr>
        <w:t>)</w:t>
      </w:r>
      <w:r w:rsidR="00E13988">
        <w:rPr>
          <w:lang w:val="en-CA"/>
        </w:rPr>
        <w:t xml:space="preserve">. </w:t>
      </w:r>
      <w:r w:rsidR="00D93D9C">
        <w:rPr>
          <w:lang w:val="en-CA"/>
        </w:rPr>
        <w:t>The r</w:t>
      </w:r>
      <w:r w:rsidR="00E13988">
        <w:rPr>
          <w:lang w:val="en-CA"/>
        </w:rPr>
        <w:t xml:space="preserve">esults </w:t>
      </w:r>
      <w:r w:rsidR="009B6A66">
        <w:rPr>
          <w:lang w:val="en-CA"/>
        </w:rPr>
        <w:t>remained</w:t>
      </w:r>
      <w:r w:rsidR="00E13988">
        <w:rPr>
          <w:lang w:val="en-CA"/>
        </w:rPr>
        <w:t xml:space="preserve"> </w:t>
      </w:r>
      <w:r w:rsidR="009B6A66">
        <w:rPr>
          <w:lang w:val="en-CA"/>
        </w:rPr>
        <w:t>relatively un</w:t>
      </w:r>
      <w:r w:rsidR="00E13988">
        <w:rPr>
          <w:lang w:val="en-CA"/>
        </w:rPr>
        <w:t>biased when the odds of detecting individual insects were</w:t>
      </w:r>
      <w:r w:rsidR="00FA54F9">
        <w:rPr>
          <w:lang w:val="en-CA"/>
        </w:rPr>
        <w:t xml:space="preserve"> set to</w:t>
      </w:r>
      <w:r w:rsidR="00E13988">
        <w:rPr>
          <w:lang w:val="en-CA"/>
        </w:rPr>
        <w:t xml:space="preserve"> ~25% (-1 on the logit scale)</w:t>
      </w:r>
      <w:r w:rsidR="00B97A2C">
        <w:rPr>
          <w:lang w:val="en-CA"/>
        </w:rPr>
        <w:t>.</w:t>
      </w:r>
      <w:r>
        <w:rPr>
          <w:lang w:val="en-CA"/>
        </w:rPr>
        <w:t xml:space="preserve"> </w:t>
      </w:r>
      <w:r w:rsidR="009B6A66">
        <w:rPr>
          <w:lang w:val="en-CA"/>
        </w:rPr>
        <w:t xml:space="preserve">However, </w:t>
      </w:r>
      <w:r w:rsidR="007471AC">
        <w:rPr>
          <w:lang w:val="en-CA"/>
        </w:rPr>
        <w:t xml:space="preserve">GLMs were not able to overcome confounding effects of restoration on abundance and detection when baseline detection rates were lower. </w:t>
      </w:r>
      <w:r w:rsidR="009B6A66">
        <w:rPr>
          <w:lang w:val="en-CA"/>
        </w:rPr>
        <w:t>For example, w</w:t>
      </w:r>
      <w:r w:rsidR="00B97A2C">
        <w:rPr>
          <w:lang w:val="en-CA"/>
        </w:rPr>
        <w:t xml:space="preserve">hen the odds of detecting an insect </w:t>
      </w:r>
      <w:r w:rsidR="0028623F">
        <w:rPr>
          <w:lang w:val="en-CA"/>
        </w:rPr>
        <w:t>were</w:t>
      </w:r>
      <w:r w:rsidR="00B97A2C">
        <w:rPr>
          <w:lang w:val="en-CA"/>
        </w:rPr>
        <w:t xml:space="preserve"> &lt;5% (-3 on the logit scale), </w:t>
      </w:r>
      <w:r w:rsidR="009B6A66">
        <w:rPr>
          <w:lang w:val="en-CA"/>
        </w:rPr>
        <w:t xml:space="preserve">the </w:t>
      </w:r>
      <w:r w:rsidR="0028623F">
        <w:rPr>
          <w:lang w:val="en-CA"/>
        </w:rPr>
        <w:t>GLM bias followed the direction of the effect of restoration on detection rate</w:t>
      </w:r>
      <w:r w:rsidR="00B8316B">
        <w:rPr>
          <w:lang w:val="en-CA"/>
        </w:rPr>
        <w:t>:</w:t>
      </w:r>
      <w:r w:rsidR="0028623F">
        <w:rPr>
          <w:lang w:val="en-CA"/>
        </w:rPr>
        <w:t xml:space="preserve"> There was a clear positive bias </w:t>
      </w:r>
      <w:r w:rsidR="00E13988">
        <w:rPr>
          <w:lang w:val="en-CA"/>
        </w:rPr>
        <w:t xml:space="preserve">when </w:t>
      </w:r>
      <w:r w:rsidR="00B8316B">
        <w:rPr>
          <w:lang w:val="en-CA"/>
        </w:rPr>
        <w:t xml:space="preserve">restoration </w:t>
      </w:r>
      <w:r w:rsidR="00FA54F9">
        <w:rPr>
          <w:lang w:val="en-CA"/>
        </w:rPr>
        <w:t xml:space="preserve">increased </w:t>
      </w:r>
      <w:r w:rsidR="00B8316B">
        <w:rPr>
          <w:lang w:val="en-CA"/>
        </w:rPr>
        <w:t>detection rate</w:t>
      </w:r>
      <w:r w:rsidR="0028623F">
        <w:rPr>
          <w:lang w:val="en-CA"/>
        </w:rPr>
        <w:t xml:space="preserve"> (mean </w:t>
      </w:r>
      <w:r w:rsidR="00B8316B">
        <w:rPr>
          <w:lang w:val="en-CA"/>
        </w:rPr>
        <w:t xml:space="preserve">bias = 0.81; </w:t>
      </w:r>
      <w:r w:rsidR="0028623F">
        <w:rPr>
          <w:lang w:val="en-CA"/>
        </w:rPr>
        <w:t>9</w:t>
      </w:r>
      <w:r w:rsidR="00B8316B">
        <w:rPr>
          <w:lang w:val="en-CA"/>
        </w:rPr>
        <w:t>0</w:t>
      </w:r>
      <w:r w:rsidR="0028623F">
        <w:rPr>
          <w:lang w:val="en-CA"/>
        </w:rPr>
        <w:t>% BCI</w:t>
      </w:r>
      <w:r w:rsidR="00B8316B">
        <w:rPr>
          <w:lang w:val="en-CA"/>
        </w:rPr>
        <w:t xml:space="preserve"> = [0.23, 1.3]</w:t>
      </w:r>
      <w:r w:rsidR="0028623F">
        <w:rPr>
          <w:lang w:val="en-CA"/>
        </w:rPr>
        <w:t xml:space="preserve">). In contrast, the </w:t>
      </w:r>
      <w:proofErr w:type="spellStart"/>
      <w:r w:rsidR="0028623F">
        <w:rPr>
          <w:lang w:val="en-CA"/>
        </w:rPr>
        <w:t>binmix</w:t>
      </w:r>
      <w:proofErr w:type="spellEnd"/>
      <w:r w:rsidR="0028623F">
        <w:rPr>
          <w:lang w:val="en-CA"/>
        </w:rPr>
        <w:t xml:space="preserve"> and </w:t>
      </w:r>
      <w:proofErr w:type="spellStart"/>
      <w:r w:rsidR="0028623F">
        <w:rPr>
          <w:lang w:val="en-CA"/>
        </w:rPr>
        <w:t>multimix</w:t>
      </w:r>
      <w:proofErr w:type="spellEnd"/>
      <w:r w:rsidR="0028623F">
        <w:rPr>
          <w:lang w:val="en-CA"/>
        </w:rPr>
        <w:t xml:space="preserve"> </w:t>
      </w:r>
      <w:r w:rsidR="006B1CF3">
        <w:rPr>
          <w:lang w:val="en-CA"/>
        </w:rPr>
        <w:t>did not</w:t>
      </w:r>
      <w:r w:rsidR="0028623F">
        <w:rPr>
          <w:lang w:val="en-CA"/>
        </w:rPr>
        <w:t xml:space="preserve"> show</w:t>
      </w:r>
      <w:r w:rsidR="00FA54F9">
        <w:rPr>
          <w:lang w:val="en-CA"/>
        </w:rPr>
        <w:t xml:space="preserve"> a</w:t>
      </w:r>
      <w:r w:rsidR="007471AC">
        <w:rPr>
          <w:lang w:val="en-CA"/>
        </w:rPr>
        <w:t>ny</w:t>
      </w:r>
      <w:r w:rsidR="0028623F">
        <w:rPr>
          <w:lang w:val="en-CA"/>
        </w:rPr>
        <w:t xml:space="preserve"> clear bias</w:t>
      </w:r>
      <w:r w:rsidR="007471AC">
        <w:rPr>
          <w:lang w:val="en-CA"/>
        </w:rPr>
        <w:t xml:space="preserve"> when we </w:t>
      </w:r>
      <w:r w:rsidR="007471AC">
        <w:rPr>
          <w:lang w:val="en-CA"/>
        </w:rPr>
        <w:lastRenderedPageBreak/>
        <w:t>simulated confounding effects of restoration on abundance and detection</w:t>
      </w:r>
      <w:r w:rsidR="009E43CD">
        <w:rPr>
          <w:lang w:val="en-CA"/>
        </w:rPr>
        <w:t xml:space="preserve">. </w:t>
      </w:r>
      <w:r w:rsidR="006B1CF3">
        <w:rPr>
          <w:lang w:val="en-CA"/>
        </w:rPr>
        <w:t>M</w:t>
      </w:r>
      <w:r w:rsidR="0028623F">
        <w:rPr>
          <w:lang w:val="en-CA"/>
        </w:rPr>
        <w:t>ean estimates for the effect of restoration on abundance tend</w:t>
      </w:r>
      <w:r w:rsidR="006B1CF3">
        <w:rPr>
          <w:lang w:val="en-CA"/>
        </w:rPr>
        <w:t>ed</w:t>
      </w:r>
      <w:r w:rsidR="0028623F">
        <w:rPr>
          <w:lang w:val="en-CA"/>
        </w:rPr>
        <w:t xml:space="preserve"> to be &lt;0.1 from the true value of 1. The largest divergences occurred</w:t>
      </w:r>
      <w:r w:rsidR="009E43CD">
        <w:rPr>
          <w:lang w:val="en-CA"/>
        </w:rPr>
        <w:t xml:space="preserve"> for the </w:t>
      </w:r>
      <w:proofErr w:type="spellStart"/>
      <w:r w:rsidR="009E43CD">
        <w:rPr>
          <w:lang w:val="en-CA"/>
        </w:rPr>
        <w:t>binmix</w:t>
      </w:r>
      <w:proofErr w:type="spellEnd"/>
      <w:r w:rsidR="009E43CD">
        <w:rPr>
          <w:lang w:val="en-CA"/>
        </w:rPr>
        <w:t xml:space="preserve"> models</w:t>
      </w:r>
      <w:r w:rsidR="0028623F">
        <w:rPr>
          <w:lang w:val="en-CA"/>
        </w:rPr>
        <w:t xml:space="preserve"> when baseline detection rate</w:t>
      </w:r>
      <w:r w:rsidR="009E43CD">
        <w:rPr>
          <w:lang w:val="en-CA"/>
        </w:rPr>
        <w:t>s</w:t>
      </w:r>
      <w:r w:rsidR="0028623F">
        <w:rPr>
          <w:lang w:val="en-CA"/>
        </w:rPr>
        <w:t xml:space="preserve"> </w:t>
      </w:r>
      <w:r w:rsidR="009E43CD">
        <w:rPr>
          <w:lang w:val="en-CA"/>
        </w:rPr>
        <w:t>were</w:t>
      </w:r>
      <w:r w:rsidR="0028623F">
        <w:rPr>
          <w:lang w:val="en-CA"/>
        </w:rPr>
        <w:t xml:space="preserve"> lowest</w:t>
      </w:r>
      <w:r w:rsidR="007471AC">
        <w:rPr>
          <w:lang w:val="en-CA"/>
        </w:rPr>
        <w:t xml:space="preserve"> (a</w:t>
      </w:r>
      <w:r w:rsidR="009E43CD">
        <w:rPr>
          <w:lang w:val="en-CA"/>
        </w:rPr>
        <w:t xml:space="preserve">t </w:t>
      </w:r>
      <w:r w:rsidR="0028623F">
        <w:rPr>
          <w:lang w:val="en-CA"/>
        </w:rPr>
        <w:t>-3 on the logit scale</w:t>
      </w:r>
      <w:r w:rsidR="006B1CF3">
        <w:rPr>
          <w:lang w:val="en-CA"/>
        </w:rPr>
        <w:t xml:space="preserve"> </w:t>
      </w:r>
      <w:r w:rsidR="009E43CD">
        <w:rPr>
          <w:lang w:val="en-CA"/>
        </w:rPr>
        <w:t xml:space="preserve">and </w:t>
      </w:r>
      <w:r w:rsidR="006B1CF3">
        <w:rPr>
          <w:lang w:val="en-CA"/>
        </w:rPr>
        <w:t>with a</w:t>
      </w:r>
      <w:r w:rsidR="007471AC">
        <w:rPr>
          <w:lang w:val="en-CA"/>
        </w:rPr>
        <w:t xml:space="preserve"> positive</w:t>
      </w:r>
      <w:r w:rsidR="006B1CF3">
        <w:rPr>
          <w:lang w:val="en-CA"/>
        </w:rPr>
        <w:t xml:space="preserve"> </w:t>
      </w:r>
      <w:r w:rsidR="009E43CD">
        <w:rPr>
          <w:lang w:val="en-CA"/>
        </w:rPr>
        <w:t xml:space="preserve">effect of </w:t>
      </w:r>
      <w:r w:rsidR="00767108">
        <w:rPr>
          <w:lang w:val="en-CA"/>
        </w:rPr>
        <w:t>restoration</w:t>
      </w:r>
      <w:r w:rsidR="009E43CD">
        <w:rPr>
          <w:lang w:val="en-CA"/>
        </w:rPr>
        <w:t xml:space="preserve"> on detection rate</w:t>
      </w:r>
      <w:r w:rsidR="007471AC">
        <w:rPr>
          <w:lang w:val="en-CA"/>
        </w:rPr>
        <w:t>,</w:t>
      </w:r>
      <w:r w:rsidR="009E43CD">
        <w:rPr>
          <w:lang w:val="en-CA"/>
        </w:rPr>
        <w:t xml:space="preserve"> mean </w:t>
      </w:r>
      <w:r w:rsidR="006B1CF3">
        <w:rPr>
          <w:lang w:val="en-CA"/>
        </w:rPr>
        <w:t>bias = 0.33;</w:t>
      </w:r>
      <w:r w:rsidR="009E43CD">
        <w:rPr>
          <w:lang w:val="en-CA"/>
        </w:rPr>
        <w:t xml:space="preserve"> 9</w:t>
      </w:r>
      <w:r w:rsidR="006B1CF3">
        <w:rPr>
          <w:lang w:val="en-CA"/>
        </w:rPr>
        <w:t>0</w:t>
      </w:r>
      <w:r w:rsidR="009E43CD">
        <w:rPr>
          <w:lang w:val="en-CA"/>
        </w:rPr>
        <w:t>%</w:t>
      </w:r>
      <w:r w:rsidR="006B1CF3">
        <w:rPr>
          <w:lang w:val="en-CA"/>
        </w:rPr>
        <w:t xml:space="preserve"> </w:t>
      </w:r>
      <w:r w:rsidR="009E43CD">
        <w:rPr>
          <w:lang w:val="en-CA"/>
        </w:rPr>
        <w:t>BCI</w:t>
      </w:r>
      <w:r w:rsidR="006B1CF3">
        <w:rPr>
          <w:lang w:val="en-CA"/>
        </w:rPr>
        <w:t xml:space="preserve"> = [-0.85, 1.3]</w:t>
      </w:r>
      <w:r w:rsidR="007471AC">
        <w:rPr>
          <w:lang w:val="en-CA"/>
        </w:rPr>
        <w:t>)</w:t>
      </w:r>
      <w:r w:rsidR="009E43CD">
        <w:rPr>
          <w:lang w:val="en-CA"/>
        </w:rPr>
        <w:t>. For the GLM, precision did not vary systematically with detection patterns. However,</w:t>
      </w:r>
      <w:r w:rsidR="00562F17">
        <w:rPr>
          <w:lang w:val="en-CA"/>
        </w:rPr>
        <w:t xml:space="preserve"> estimates from the</w:t>
      </w:r>
      <w:r w:rsidR="009E43CD">
        <w:rPr>
          <w:lang w:val="en-CA"/>
        </w:rPr>
        <w:t xml:space="preserve"> </w:t>
      </w:r>
      <w:proofErr w:type="spellStart"/>
      <w:r w:rsidR="009E43CD">
        <w:rPr>
          <w:lang w:val="en-CA"/>
        </w:rPr>
        <w:t>binmix</w:t>
      </w:r>
      <w:proofErr w:type="spellEnd"/>
      <w:r w:rsidR="009E43CD">
        <w:rPr>
          <w:lang w:val="en-CA"/>
        </w:rPr>
        <w:t xml:space="preserve"> and </w:t>
      </w:r>
      <w:proofErr w:type="spellStart"/>
      <w:r w:rsidR="009E43CD">
        <w:rPr>
          <w:lang w:val="en-CA"/>
        </w:rPr>
        <w:t>multimix</w:t>
      </w:r>
      <w:proofErr w:type="spellEnd"/>
      <w:r w:rsidR="009E43CD">
        <w:rPr>
          <w:lang w:val="en-CA"/>
        </w:rPr>
        <w:t xml:space="preserve"> </w:t>
      </w:r>
      <w:r w:rsidR="00562F17">
        <w:rPr>
          <w:lang w:val="en-CA"/>
        </w:rPr>
        <w:t xml:space="preserve">models exhibited </w:t>
      </w:r>
      <w:r w:rsidR="009E43CD">
        <w:rPr>
          <w:lang w:val="en-CA"/>
        </w:rPr>
        <w:t xml:space="preserve">systematic declines in precision along a gradient of decreasing baseline detection rate. </w:t>
      </w:r>
      <w:proofErr w:type="spellStart"/>
      <w:r w:rsidR="00B6487C">
        <w:rPr>
          <w:lang w:val="en-CA"/>
        </w:rPr>
        <w:t>M</w:t>
      </w:r>
      <w:r w:rsidR="00562F17">
        <w:rPr>
          <w:lang w:val="en-CA"/>
        </w:rPr>
        <w:t>ultimix</w:t>
      </w:r>
      <w:proofErr w:type="spellEnd"/>
      <w:r w:rsidR="00562F17">
        <w:rPr>
          <w:lang w:val="en-CA"/>
        </w:rPr>
        <w:t xml:space="preserve"> </w:t>
      </w:r>
      <w:r w:rsidR="006B1CF3">
        <w:rPr>
          <w:lang w:val="en-CA"/>
        </w:rPr>
        <w:t xml:space="preserve">models tended to be more precise than the </w:t>
      </w:r>
      <w:proofErr w:type="spellStart"/>
      <w:r w:rsidR="006B1CF3">
        <w:rPr>
          <w:lang w:val="en-CA"/>
        </w:rPr>
        <w:t>binmix</w:t>
      </w:r>
      <w:proofErr w:type="spellEnd"/>
      <w:r w:rsidR="006B1CF3">
        <w:rPr>
          <w:lang w:val="en-CA"/>
        </w:rPr>
        <w:t xml:space="preserve"> models.</w:t>
      </w:r>
    </w:p>
    <w:p w14:paraId="50867F75" w14:textId="169FF0AF" w:rsidR="009E43CD" w:rsidRDefault="009E43CD" w:rsidP="007B0A94">
      <w:pPr>
        <w:spacing w:line="480" w:lineRule="auto"/>
        <w:ind w:firstLine="720"/>
        <w:rPr>
          <w:lang w:val="en-CA"/>
        </w:rPr>
      </w:pPr>
      <w:r>
        <w:rPr>
          <w:lang w:val="en-CA"/>
        </w:rPr>
        <w:t xml:space="preserve">Next, we </w:t>
      </w:r>
      <w:r w:rsidR="00E9379D">
        <w:rPr>
          <w:lang w:val="en-CA"/>
        </w:rPr>
        <w:t xml:space="preserve">used simulation to </w:t>
      </w:r>
      <w:r>
        <w:rPr>
          <w:lang w:val="en-CA"/>
        </w:rPr>
        <w:t xml:space="preserve">examine how </w:t>
      </w:r>
      <w:r w:rsidR="004B3DE1">
        <w:rPr>
          <w:lang w:val="en-CA"/>
        </w:rPr>
        <w:t xml:space="preserve">the number of </w:t>
      </w:r>
      <w:r>
        <w:rPr>
          <w:lang w:val="en-CA"/>
        </w:rPr>
        <w:t>site</w:t>
      </w:r>
      <w:r w:rsidR="004B3DE1">
        <w:rPr>
          <w:lang w:val="en-CA"/>
        </w:rPr>
        <w:t>s</w:t>
      </w:r>
      <w:r>
        <w:rPr>
          <w:lang w:val="en-CA"/>
        </w:rPr>
        <w:t xml:space="preserve"> </w:t>
      </w:r>
      <w:r w:rsidR="004B3DE1">
        <w:rPr>
          <w:lang w:val="en-CA"/>
        </w:rPr>
        <w:t>in a study</w:t>
      </w:r>
      <w:r w:rsidR="006B1CF3">
        <w:rPr>
          <w:lang w:val="en-CA"/>
        </w:rPr>
        <w:t xml:space="preserve"> </w:t>
      </w:r>
      <w:r w:rsidR="00562F17">
        <w:rPr>
          <w:lang w:val="en-CA"/>
        </w:rPr>
        <w:t xml:space="preserve">influenced </w:t>
      </w:r>
      <w:r w:rsidR="00D93D9C">
        <w:rPr>
          <w:lang w:val="en-CA"/>
        </w:rPr>
        <w:t xml:space="preserve">the </w:t>
      </w:r>
      <w:r w:rsidR="006B1CF3">
        <w:rPr>
          <w:lang w:val="en-CA"/>
        </w:rPr>
        <w:t>accuracy and precision</w:t>
      </w:r>
      <w:r w:rsidR="00D93D9C">
        <w:rPr>
          <w:lang w:val="en-CA"/>
        </w:rPr>
        <w:t xml:space="preserve"> of the estimated effects</w:t>
      </w:r>
      <w:r w:rsidR="006B1CF3">
        <w:rPr>
          <w:lang w:val="en-CA"/>
        </w:rPr>
        <w:t xml:space="preserve"> </w:t>
      </w:r>
      <w:r>
        <w:rPr>
          <w:lang w:val="en-CA"/>
        </w:rPr>
        <w:t>(Figure 4).</w:t>
      </w:r>
      <w:r w:rsidR="00767108">
        <w:rPr>
          <w:lang w:val="en-CA"/>
        </w:rPr>
        <w:t xml:space="preserve"> We found that increasing the number of sites made</w:t>
      </w:r>
      <w:r w:rsidR="00D93D9C">
        <w:rPr>
          <w:lang w:val="en-CA"/>
        </w:rPr>
        <w:t xml:space="preserve"> estimates from the</w:t>
      </w:r>
      <w:r w:rsidR="00767108">
        <w:rPr>
          <w:lang w:val="en-CA"/>
        </w:rPr>
        <w:t xml:space="preserve"> GLM</w:t>
      </w:r>
      <w:r w:rsidR="00D93D9C">
        <w:rPr>
          <w:lang w:val="en-CA"/>
        </w:rPr>
        <w:t xml:space="preserve"> approach</w:t>
      </w:r>
      <w:r w:rsidR="00767108">
        <w:rPr>
          <w:lang w:val="en-CA"/>
        </w:rPr>
        <w:t xml:space="preserve"> both more biased and more precise</w:t>
      </w:r>
      <w:r w:rsidR="006B1CF3">
        <w:rPr>
          <w:lang w:val="en-CA"/>
        </w:rPr>
        <w:t>. I</w:t>
      </w:r>
      <w:r w:rsidR="00767108">
        <w:rPr>
          <w:lang w:val="en-CA"/>
        </w:rPr>
        <w:t xml:space="preserve">n other words, </w:t>
      </w:r>
      <w:r w:rsidR="007471AC">
        <w:rPr>
          <w:lang w:val="en-CA"/>
        </w:rPr>
        <w:t xml:space="preserve">when data </w:t>
      </w:r>
      <w:r w:rsidR="00D93D9C">
        <w:rPr>
          <w:lang w:val="en-CA"/>
        </w:rPr>
        <w:t xml:space="preserve">were </w:t>
      </w:r>
      <w:r w:rsidR="007471AC">
        <w:rPr>
          <w:lang w:val="en-CA"/>
        </w:rPr>
        <w:t>collected from more sites,</w:t>
      </w:r>
      <w:r w:rsidR="006B1CF3">
        <w:rPr>
          <w:lang w:val="en-CA"/>
        </w:rPr>
        <w:t xml:space="preserve"> </w:t>
      </w:r>
      <w:r w:rsidR="00FC1161">
        <w:rPr>
          <w:lang w:val="en-CA"/>
        </w:rPr>
        <w:t xml:space="preserve">the </w:t>
      </w:r>
      <w:r w:rsidR="006B1CF3">
        <w:rPr>
          <w:lang w:val="en-CA"/>
        </w:rPr>
        <w:t>GLM</w:t>
      </w:r>
      <w:r w:rsidR="00FC1161">
        <w:rPr>
          <w:lang w:val="en-CA"/>
        </w:rPr>
        <w:t xml:space="preserve"> model</w:t>
      </w:r>
      <w:r w:rsidR="006B1CF3">
        <w:rPr>
          <w:lang w:val="en-CA"/>
        </w:rPr>
        <w:t xml:space="preserve">s </w:t>
      </w:r>
      <w:r w:rsidR="00D93D9C">
        <w:rPr>
          <w:lang w:val="en-CA"/>
        </w:rPr>
        <w:t>provid</w:t>
      </w:r>
      <w:r w:rsidR="00B6487C">
        <w:rPr>
          <w:lang w:val="en-CA"/>
        </w:rPr>
        <w:t>ed</w:t>
      </w:r>
      <w:r w:rsidR="00D93D9C">
        <w:rPr>
          <w:lang w:val="en-CA"/>
        </w:rPr>
        <w:t xml:space="preserve"> increasing confidence </w:t>
      </w:r>
      <w:r w:rsidR="00767108">
        <w:rPr>
          <w:lang w:val="en-CA"/>
        </w:rPr>
        <w:t>in an incorrect conclusion. For example, when there was a strong positive effect of restoration on detection rate and only ten study sites, GLMs slightly overestimate</w:t>
      </w:r>
      <w:r w:rsidR="006B1CF3">
        <w:rPr>
          <w:lang w:val="en-CA"/>
        </w:rPr>
        <w:t>d</w:t>
      </w:r>
      <w:r w:rsidR="00767108">
        <w:rPr>
          <w:lang w:val="en-CA"/>
        </w:rPr>
        <w:t xml:space="preserve"> the effect of restoration on abundance (mean bias = 0.65</w:t>
      </w:r>
      <w:r w:rsidR="006B1CF3">
        <w:rPr>
          <w:lang w:val="en-CA"/>
        </w:rPr>
        <w:t>;</w:t>
      </w:r>
      <w:r w:rsidR="00767108">
        <w:rPr>
          <w:lang w:val="en-CA"/>
        </w:rPr>
        <w:t xml:space="preserve"> 9</w:t>
      </w:r>
      <w:r w:rsidR="006B1CF3">
        <w:rPr>
          <w:lang w:val="en-CA"/>
        </w:rPr>
        <w:t>0</w:t>
      </w:r>
      <w:r w:rsidR="00767108">
        <w:rPr>
          <w:lang w:val="en-CA"/>
        </w:rPr>
        <w:t xml:space="preserve">% BCI = </w:t>
      </w:r>
      <w:r w:rsidR="006B1CF3">
        <w:rPr>
          <w:lang w:val="en-CA"/>
        </w:rPr>
        <w:t>[</w:t>
      </w:r>
      <w:r w:rsidR="00767108">
        <w:rPr>
          <w:lang w:val="en-CA"/>
        </w:rPr>
        <w:t>-0.3, 1.7</w:t>
      </w:r>
      <w:r w:rsidR="006B1CF3">
        <w:rPr>
          <w:lang w:val="en-CA"/>
        </w:rPr>
        <w:t>]</w:t>
      </w:r>
      <w:r w:rsidR="00767108">
        <w:rPr>
          <w:lang w:val="en-CA"/>
        </w:rPr>
        <w:t xml:space="preserve">) and provided </w:t>
      </w:r>
      <w:r w:rsidR="00E50CAB">
        <w:rPr>
          <w:lang w:val="en-CA"/>
        </w:rPr>
        <w:t xml:space="preserve">relatively </w:t>
      </w:r>
      <w:r w:rsidR="00767108">
        <w:rPr>
          <w:lang w:val="en-CA"/>
        </w:rPr>
        <w:t xml:space="preserve">wide confidence intervals (mean 90% BCI width = 0.91). When </w:t>
      </w:r>
      <w:r w:rsidR="006B1CF3">
        <w:rPr>
          <w:lang w:val="en-CA"/>
        </w:rPr>
        <w:t xml:space="preserve">we increased </w:t>
      </w:r>
      <w:r w:rsidR="00767108">
        <w:rPr>
          <w:lang w:val="en-CA"/>
        </w:rPr>
        <w:t xml:space="preserve">the number of study sites to thirty, overestimates </w:t>
      </w:r>
      <w:r w:rsidR="006B1CF3">
        <w:rPr>
          <w:lang w:val="en-CA"/>
        </w:rPr>
        <w:t>were larger</w:t>
      </w:r>
      <w:r w:rsidR="00767108">
        <w:rPr>
          <w:lang w:val="en-CA"/>
        </w:rPr>
        <w:t xml:space="preserve"> (mean bias = 0.91</w:t>
      </w:r>
      <w:r w:rsidR="00E50CAB">
        <w:rPr>
          <w:lang w:val="en-CA"/>
        </w:rPr>
        <w:t>;</w:t>
      </w:r>
      <w:r w:rsidR="00767108">
        <w:rPr>
          <w:lang w:val="en-CA"/>
        </w:rPr>
        <w:t xml:space="preserve"> 9</w:t>
      </w:r>
      <w:r w:rsidR="00E50CAB">
        <w:rPr>
          <w:lang w:val="en-CA"/>
        </w:rPr>
        <w:t>0</w:t>
      </w:r>
      <w:r w:rsidR="00767108">
        <w:rPr>
          <w:lang w:val="en-CA"/>
        </w:rPr>
        <w:t xml:space="preserve">% BCI = 0.41, 1.6) </w:t>
      </w:r>
      <w:r w:rsidR="00E10900">
        <w:rPr>
          <w:lang w:val="en-CA"/>
        </w:rPr>
        <w:t xml:space="preserve">and </w:t>
      </w:r>
      <w:r w:rsidR="00767108">
        <w:rPr>
          <w:lang w:val="en-CA"/>
        </w:rPr>
        <w:t>confidence intervals narrow</w:t>
      </w:r>
      <w:r w:rsidR="00E61CDA">
        <w:rPr>
          <w:lang w:val="en-CA"/>
        </w:rPr>
        <w:t xml:space="preserve">ed </w:t>
      </w:r>
      <w:r w:rsidR="00767108">
        <w:rPr>
          <w:lang w:val="en-CA"/>
        </w:rPr>
        <w:t xml:space="preserve">(mean 90% BCI width = 0.57). </w:t>
      </w:r>
      <w:proofErr w:type="spellStart"/>
      <w:r w:rsidR="00E61CDA">
        <w:rPr>
          <w:lang w:val="en-CA"/>
        </w:rPr>
        <w:t>Binmix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models were not clearly biased by changes in site number. Consistent with</w:t>
      </w:r>
      <w:r w:rsidR="00F27116">
        <w:rPr>
          <w:lang w:val="en-CA"/>
        </w:rPr>
        <w:t xml:space="preserve"> an</w:t>
      </w:r>
      <w:r w:rsidR="00E61CDA">
        <w:rPr>
          <w:lang w:val="en-CA"/>
        </w:rPr>
        <w:t xml:space="preserve"> </w:t>
      </w:r>
      <w:r w:rsidR="00F27116">
        <w:rPr>
          <w:lang w:val="en-CA"/>
        </w:rPr>
        <w:t>increase in the amount</w:t>
      </w:r>
      <w:r w:rsidR="00E61CDA">
        <w:rPr>
          <w:lang w:val="en-CA"/>
        </w:rPr>
        <w:t xml:space="preserve"> of data</w:t>
      </w:r>
      <w:r w:rsidR="00F27116">
        <w:rPr>
          <w:lang w:val="en-CA"/>
        </w:rPr>
        <w:t xml:space="preserve"> available</w:t>
      </w:r>
      <w:r w:rsidR="00E61CDA">
        <w:rPr>
          <w:lang w:val="en-CA"/>
        </w:rPr>
        <w:t xml:space="preserve"> to inform parameter estimation, </w:t>
      </w:r>
      <w:proofErr w:type="spellStart"/>
      <w:r w:rsidR="00E61CDA">
        <w:rPr>
          <w:lang w:val="en-CA"/>
        </w:rPr>
        <w:t>binmix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precision increased systematically with increasing number of sites.</w:t>
      </w:r>
    </w:p>
    <w:p w14:paraId="06594975" w14:textId="2CBC89F8" w:rsidR="00E17D29" w:rsidRPr="005B43B5" w:rsidRDefault="00E9379D" w:rsidP="00E17D29">
      <w:pPr>
        <w:spacing w:line="480" w:lineRule="auto"/>
        <w:ind w:firstLine="720"/>
        <w:rPr>
          <w:lang w:val="en-CA"/>
        </w:rPr>
      </w:pPr>
      <w:r>
        <w:rPr>
          <w:lang w:val="en-CA"/>
        </w:rPr>
        <w:t xml:space="preserve">Finally, we </w:t>
      </w:r>
      <w:r w:rsidR="00B63137">
        <w:rPr>
          <w:lang w:val="en-CA"/>
        </w:rPr>
        <w:t>assessed</w:t>
      </w:r>
      <w:r>
        <w:rPr>
          <w:lang w:val="en-CA"/>
        </w:rPr>
        <w:t xml:space="preserve"> the robustness of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to violations </w:t>
      </w:r>
      <w:r w:rsidR="00F27116">
        <w:rPr>
          <w:lang w:val="en-CA"/>
        </w:rPr>
        <w:t>of the</w:t>
      </w:r>
      <w:r>
        <w:rPr>
          <w:lang w:val="en-CA"/>
        </w:rPr>
        <w:t xml:space="preserve"> closure assumption</w:t>
      </w:r>
      <w:r w:rsidR="00B63137">
        <w:rPr>
          <w:lang w:val="en-CA"/>
        </w:rPr>
        <w:t xml:space="preserve"> (Figure 5)</w:t>
      </w:r>
      <w:r>
        <w:rPr>
          <w:lang w:val="en-CA"/>
        </w:rPr>
        <w:t>.</w:t>
      </w:r>
      <w:r w:rsidR="00B63137">
        <w:rPr>
          <w:lang w:val="en-CA"/>
        </w:rPr>
        <w:t xml:space="preserve"> </w:t>
      </w:r>
      <w:r w:rsidR="00930D0E">
        <w:rPr>
          <w:lang w:val="en-CA"/>
        </w:rPr>
        <w:t xml:space="preserve">Across all simulation scenarios, </w:t>
      </w:r>
      <w:proofErr w:type="spellStart"/>
      <w:r w:rsidR="00930D0E">
        <w:rPr>
          <w:lang w:val="en-CA"/>
        </w:rPr>
        <w:t>binmix</w:t>
      </w:r>
      <w:proofErr w:type="spellEnd"/>
      <w:r w:rsidR="00930D0E">
        <w:rPr>
          <w:lang w:val="en-CA"/>
        </w:rPr>
        <w:t xml:space="preserve"> models underestimated the abundance intercept term, whereas the </w:t>
      </w:r>
      <w:proofErr w:type="spellStart"/>
      <w:r w:rsidR="00930D0E">
        <w:rPr>
          <w:lang w:val="en-CA"/>
        </w:rPr>
        <w:t>multimix</w:t>
      </w:r>
      <w:proofErr w:type="spellEnd"/>
      <w:r w:rsidR="00930D0E">
        <w:rPr>
          <w:lang w:val="en-CA"/>
        </w:rPr>
        <w:t xml:space="preserve"> model did not. </w:t>
      </w:r>
      <w:r w:rsidR="007471AC">
        <w:rPr>
          <w:lang w:val="en-CA"/>
        </w:rPr>
        <w:t xml:space="preserve">For both model types, abundance </w:t>
      </w:r>
      <w:r w:rsidR="007471AC">
        <w:rPr>
          <w:lang w:val="en-CA"/>
        </w:rPr>
        <w:lastRenderedPageBreak/>
        <w:t>covariate estimates were robust to closure violations when</w:t>
      </w:r>
      <w:r w:rsidR="003543EA">
        <w:rPr>
          <w:lang w:val="en-CA"/>
        </w:rPr>
        <w:t xml:space="preserve"> the probability of</w:t>
      </w:r>
      <w:r w:rsidR="007471AC">
        <w:rPr>
          <w:lang w:val="en-CA"/>
        </w:rPr>
        <w:t xml:space="preserve"> immigration/emigration was unrelated to whether or not a site was </w:t>
      </w:r>
      <w:r w:rsidR="00E17D29">
        <w:rPr>
          <w:lang w:val="en-CA"/>
        </w:rPr>
        <w:t>restored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E17D29">
        <w:rPr>
          <w:rFonts w:eastAsiaTheme="minorEastAsia"/>
          <w:lang w:val="en-CA"/>
        </w:rPr>
        <w:t xml:space="preserve"> </w:t>
      </w:r>
      <w:r w:rsidR="00E17D29">
        <w:rPr>
          <w:lang w:val="en-CA"/>
        </w:rPr>
        <w:t xml:space="preserve">= 0). </w:t>
      </w:r>
      <w:proofErr w:type="spellStart"/>
      <w:r w:rsidR="00B63137">
        <w:rPr>
          <w:lang w:val="en-CA"/>
        </w:rPr>
        <w:t>Binmix</w:t>
      </w:r>
      <w:proofErr w:type="spellEnd"/>
      <w:r w:rsidR="00B63137">
        <w:rPr>
          <w:lang w:val="en-CA"/>
        </w:rPr>
        <w:t xml:space="preserve"> model </w:t>
      </w:r>
      <w:r w:rsidR="00E17D29">
        <w:rPr>
          <w:lang w:val="en-CA"/>
        </w:rPr>
        <w:t xml:space="preserve">estimates </w:t>
      </w:r>
      <w:r w:rsidR="00266541">
        <w:rPr>
          <w:lang w:val="en-CA"/>
        </w:rPr>
        <w:t xml:space="preserve">were </w:t>
      </w:r>
      <w:r w:rsidR="00930D0E">
        <w:rPr>
          <w:lang w:val="en-CA"/>
        </w:rPr>
        <w:t xml:space="preserve">more </w:t>
      </w:r>
      <w:r w:rsidR="00266541">
        <w:rPr>
          <w:lang w:val="en-CA"/>
        </w:rPr>
        <w:t>sensitive to</w:t>
      </w:r>
      <w:r w:rsidR="0035081F">
        <w:rPr>
          <w:lang w:val="en-CA"/>
        </w:rPr>
        <w:t xml:space="preserve"> systematic violation of </w:t>
      </w:r>
      <w:r w:rsidR="00EE45E7">
        <w:rPr>
          <w:lang w:val="en-CA"/>
        </w:rPr>
        <w:t xml:space="preserve">the </w:t>
      </w:r>
      <w:r w:rsidR="0035081F">
        <w:rPr>
          <w:lang w:val="en-CA"/>
        </w:rPr>
        <w:t>closure</w:t>
      </w:r>
      <w:r w:rsidR="00EE45E7">
        <w:rPr>
          <w:lang w:val="en-CA"/>
        </w:rPr>
        <w:t xml:space="preserve"> assumption</w:t>
      </w:r>
      <w:r w:rsidR="00E17D29">
        <w:rPr>
          <w:lang w:val="en-CA"/>
        </w:rPr>
        <w:t xml:space="preserve">s </w:t>
      </w:r>
      <w:r w:rsidR="0035081F">
        <w:rPr>
          <w:lang w:val="en-CA"/>
        </w:rPr>
        <w:t>when</w:t>
      </w:r>
      <w:r w:rsidR="003543EA">
        <w:rPr>
          <w:lang w:val="en-CA"/>
        </w:rPr>
        <w:t xml:space="preserve"> the</w:t>
      </w:r>
      <w:r w:rsidR="0035081F">
        <w:rPr>
          <w:lang w:val="en-CA"/>
        </w:rPr>
        <w:t xml:space="preserve"> baseline odds</w:t>
      </w:r>
      <w:r w:rsidR="00E17D29">
        <w:rPr>
          <w:lang w:val="en-CA"/>
        </w:rPr>
        <w:t xml:space="preserve"> of remaining in the site</w:t>
      </w:r>
      <w:r w:rsidR="0035081F">
        <w:rPr>
          <w:lang w:val="en-CA"/>
        </w:rPr>
        <w:t xml:space="preserve"> were low: </w:t>
      </w:r>
      <w:r w:rsidR="00B6487C">
        <w:rPr>
          <w:lang w:val="en-CA"/>
        </w:rPr>
        <w:t>W</w:t>
      </w:r>
      <w:r w:rsidR="0035081F">
        <w:rPr>
          <w:lang w:val="en-CA"/>
        </w:rPr>
        <w:t xml:space="preserve">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35081F">
        <w:rPr>
          <w:rFonts w:eastAsiaTheme="minorEastAsia"/>
          <w:lang w:val="en-CA"/>
        </w:rPr>
        <w:t xml:space="preserve"> </w:t>
      </w:r>
      <w:r w:rsidR="0035081F">
        <w:rPr>
          <w:lang w:val="en-CA"/>
        </w:rPr>
        <w:t xml:space="preserve">= -1 and habitat restoration </w:t>
      </w:r>
      <w:r w:rsidR="00D617D0">
        <w:rPr>
          <w:lang w:val="en-CA"/>
        </w:rPr>
        <w:t>negatively</w:t>
      </w:r>
      <w:r w:rsidR="0035081F">
        <w:rPr>
          <w:lang w:val="en-CA"/>
        </w:rPr>
        <w:t xml:space="preserve"> </w:t>
      </w:r>
      <w:r w:rsidR="00E17D29">
        <w:rPr>
          <w:lang w:val="en-CA"/>
        </w:rPr>
        <w:t>de</w:t>
      </w:r>
      <w:r w:rsidR="0035081F">
        <w:rPr>
          <w:lang w:val="en-CA"/>
        </w:rPr>
        <w:t>crease</w:t>
      </w:r>
      <w:r w:rsidR="00EE45E7">
        <w:rPr>
          <w:lang w:val="en-CA"/>
        </w:rPr>
        <w:t>d</w:t>
      </w:r>
      <w:r w:rsidR="0035081F">
        <w:rPr>
          <w:lang w:val="en-CA"/>
        </w:rPr>
        <w:t xml:space="preserve"> odds of </w:t>
      </w:r>
      <w:r w:rsidR="00E17D29">
        <w:rPr>
          <w:lang w:val="en-CA"/>
        </w:rPr>
        <w:t>remaining in the site</w:t>
      </w:r>
      <w:r w:rsidR="0035081F">
        <w:rPr>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35081F">
        <w:rPr>
          <w:rFonts w:eastAsiaTheme="minorEastAsia"/>
          <w:lang w:val="en-CA"/>
        </w:rPr>
        <w:t xml:space="preserve"> = </w:t>
      </w:r>
      <w:r w:rsidR="00D617D0">
        <w:rPr>
          <w:rFonts w:eastAsiaTheme="minorEastAsia"/>
          <w:lang w:val="en-CA"/>
        </w:rPr>
        <w:t>-</w:t>
      </w:r>
      <w:r w:rsidR="0035081F">
        <w:rPr>
          <w:rFonts w:eastAsiaTheme="minorEastAsia"/>
          <w:lang w:val="en-CA"/>
        </w:rPr>
        <w:t>1</w:t>
      </w:r>
      <w:r w:rsidR="0035081F">
        <w:rPr>
          <w:lang w:val="en-CA"/>
        </w:rPr>
        <w:t xml:space="preserve">), the </w:t>
      </w:r>
      <w:proofErr w:type="spellStart"/>
      <w:r w:rsidR="0035081F">
        <w:rPr>
          <w:lang w:val="en-CA"/>
        </w:rPr>
        <w:t>binmix</w:t>
      </w:r>
      <w:proofErr w:type="spellEnd"/>
      <w:r w:rsidR="0035081F">
        <w:rPr>
          <w:lang w:val="en-CA"/>
        </w:rPr>
        <w:t xml:space="preserve"> model </w:t>
      </w:r>
      <w:r w:rsidR="00D617D0">
        <w:rPr>
          <w:lang w:val="en-CA"/>
        </w:rPr>
        <w:t>under</w:t>
      </w:r>
      <w:r w:rsidR="0035081F">
        <w:rPr>
          <w:lang w:val="en-CA"/>
        </w:rPr>
        <w:t xml:space="preserve">estimated the effect of habitat restoration on abundance by an average of </w:t>
      </w:r>
      <w:r w:rsidR="00D617D0">
        <w:rPr>
          <w:lang w:val="en-CA"/>
        </w:rPr>
        <w:t>-0.</w:t>
      </w:r>
      <w:r w:rsidR="005F3225">
        <w:rPr>
          <w:lang w:val="en-CA"/>
        </w:rPr>
        <w:t>61</w:t>
      </w:r>
      <w:r w:rsidR="0035081F">
        <w:rPr>
          <w:lang w:val="en-CA"/>
        </w:rPr>
        <w:t xml:space="preserve"> (90% BCI = [</w:t>
      </w:r>
      <w:r w:rsidR="00D617D0">
        <w:rPr>
          <w:lang w:val="en-CA"/>
        </w:rPr>
        <w:t>-1.</w:t>
      </w:r>
      <w:r w:rsidR="005F3225">
        <w:rPr>
          <w:lang w:val="en-CA"/>
        </w:rPr>
        <w:t>6</w:t>
      </w:r>
      <w:r w:rsidR="0035081F">
        <w:rPr>
          <w:lang w:val="en-CA"/>
        </w:rPr>
        <w:t xml:space="preserve">, </w:t>
      </w:r>
      <w:r w:rsidR="00D617D0">
        <w:rPr>
          <w:lang w:val="en-CA"/>
        </w:rPr>
        <w:t>0.4</w:t>
      </w:r>
      <w:r w:rsidR="0035081F">
        <w:rPr>
          <w:lang w:val="en-CA"/>
        </w:rPr>
        <w:t>])</w:t>
      </w:r>
      <w:r w:rsidR="00B63137">
        <w:rPr>
          <w:lang w:val="en-CA"/>
        </w:rPr>
        <w:t xml:space="preserve">. In contrast, we found that </w:t>
      </w:r>
      <w:proofErr w:type="spellStart"/>
      <w:r w:rsidR="00B63137">
        <w:rPr>
          <w:lang w:val="en-CA"/>
        </w:rPr>
        <w:t>mult</w:t>
      </w:r>
      <w:r w:rsidR="00DE1603">
        <w:rPr>
          <w:lang w:val="en-CA"/>
        </w:rPr>
        <w:t>i</w:t>
      </w:r>
      <w:r w:rsidR="00B63137">
        <w:rPr>
          <w:lang w:val="en-CA"/>
        </w:rPr>
        <w:t>mix</w:t>
      </w:r>
      <w:proofErr w:type="spellEnd"/>
      <w:r w:rsidR="00B63137">
        <w:rPr>
          <w:lang w:val="en-CA"/>
        </w:rPr>
        <w:t xml:space="preserve"> models </w:t>
      </w:r>
      <w:r w:rsidR="00EE45E7">
        <w:rPr>
          <w:lang w:val="en-CA"/>
        </w:rPr>
        <w:t>produced</w:t>
      </w:r>
      <w:r w:rsidR="00B63137">
        <w:rPr>
          <w:lang w:val="en-CA"/>
        </w:rPr>
        <w:t xml:space="preserve"> </w:t>
      </w:r>
      <w:r w:rsidR="00B6487C">
        <w:rPr>
          <w:lang w:val="en-CA"/>
        </w:rPr>
        <w:t>the least biased</w:t>
      </w:r>
      <w:r w:rsidR="00B63137">
        <w:rPr>
          <w:lang w:val="en-CA"/>
        </w:rPr>
        <w:t xml:space="preserve"> </w:t>
      </w:r>
      <w:r w:rsidR="00266541">
        <w:rPr>
          <w:lang w:val="en-CA"/>
        </w:rPr>
        <w:t>estimates of the effects of restoration on abundance</w:t>
      </w:r>
      <w:r w:rsidR="00EE45E7">
        <w:rPr>
          <w:lang w:val="en-CA"/>
        </w:rPr>
        <w:t xml:space="preserve"> even when closure assumptions were </w:t>
      </w:r>
      <w:r w:rsidR="00E17D29">
        <w:rPr>
          <w:lang w:val="en-CA"/>
        </w:rPr>
        <w:t xml:space="preserve">systematically </w:t>
      </w:r>
      <w:r w:rsidR="00EE45E7">
        <w:rPr>
          <w:lang w:val="en-CA"/>
        </w:rPr>
        <w:t>violate</w:t>
      </w:r>
      <w:r w:rsidR="00E17D29">
        <w:rPr>
          <w:lang w:val="en-CA"/>
        </w:rPr>
        <w:t>d</w:t>
      </w:r>
      <w:r w:rsidR="00B63137">
        <w:rPr>
          <w:lang w:val="en-CA"/>
        </w:rPr>
        <w:t xml:space="preserve">. </w:t>
      </w:r>
      <w:r w:rsidR="004B3DE1">
        <w:rPr>
          <w:lang w:val="en-CA"/>
        </w:rPr>
        <w:t xml:space="preserve">Across all </w:t>
      </w:r>
      <w:r w:rsidR="00E17D29">
        <w:rPr>
          <w:lang w:val="en-CA"/>
        </w:rPr>
        <w:t>simulation</w:t>
      </w:r>
      <w:r w:rsidR="004B3DE1">
        <w:rPr>
          <w:lang w:val="en-CA"/>
        </w:rPr>
        <w:t xml:space="preserve"> scenarios</w:t>
      </w:r>
      <w:r w:rsidR="00B63137">
        <w:rPr>
          <w:lang w:val="en-CA"/>
        </w:rPr>
        <w:t xml:space="preserve">, the </w:t>
      </w:r>
      <w:proofErr w:type="spellStart"/>
      <w:r w:rsidR="00B63137">
        <w:rPr>
          <w:lang w:val="en-CA"/>
        </w:rPr>
        <w:t>multimix</w:t>
      </w:r>
      <w:proofErr w:type="spellEnd"/>
      <w:r w:rsidR="00B63137">
        <w:rPr>
          <w:lang w:val="en-CA"/>
        </w:rPr>
        <w:t xml:space="preserve"> model tended to miss the true effect size of restoration on insect abundance by a magnitude </w:t>
      </w:r>
      <w:r w:rsidR="001E3A16">
        <w:rPr>
          <w:lang w:val="en-CA"/>
        </w:rPr>
        <w:t xml:space="preserve">of less than </w:t>
      </w:r>
      <w:r w:rsidR="00B63137">
        <w:rPr>
          <w:lang w:val="en-CA"/>
        </w:rPr>
        <w:t xml:space="preserve">0.2. </w:t>
      </w:r>
    </w:p>
    <w:p w14:paraId="0903A84A" w14:textId="35882DCB" w:rsidR="00B512B6" w:rsidRDefault="00EF6948" w:rsidP="00B33FC4">
      <w:pPr>
        <w:spacing w:line="480" w:lineRule="auto"/>
        <w:rPr>
          <w:b/>
          <w:bCs/>
          <w:lang w:val="en-CA"/>
        </w:rPr>
      </w:pPr>
      <w:r>
        <w:rPr>
          <w:b/>
          <w:bCs/>
          <w:lang w:val="en-CA"/>
        </w:rPr>
        <w:t xml:space="preserve">4. </w:t>
      </w:r>
      <w:r w:rsidR="00B512B6">
        <w:rPr>
          <w:b/>
          <w:bCs/>
          <w:lang w:val="en-CA"/>
        </w:rPr>
        <w:t>Discussion</w:t>
      </w:r>
    </w:p>
    <w:p w14:paraId="3C6C7487" w14:textId="6DBE4642" w:rsidR="00420013" w:rsidRDefault="00A96686" w:rsidP="00D12B5E">
      <w:pPr>
        <w:spacing w:line="480" w:lineRule="auto"/>
        <w:ind w:firstLine="720"/>
        <w:rPr>
          <w:lang w:val="en-CA"/>
        </w:rPr>
      </w:pPr>
      <w:r>
        <w:rPr>
          <w:lang w:val="en-CA"/>
        </w:rPr>
        <w:t xml:space="preserve">To develop evidence-based strategies for mitigating or reversing insect declines, we require </w:t>
      </w:r>
      <w:r w:rsidR="00420013">
        <w:rPr>
          <w:lang w:val="en-CA"/>
        </w:rPr>
        <w:t xml:space="preserve">the ability </w:t>
      </w:r>
      <w:r w:rsidR="00420013" w:rsidRPr="006D3D36">
        <w:rPr>
          <w:highlight w:val="yellow"/>
          <w:lang w:val="en-CA"/>
          <w:rPrChange w:id="30" w:author="Kremen, Claire" w:date="2025-03-04T19:26:00Z" w16du:dateUtc="2025-03-05T03:26:00Z">
            <w:rPr>
              <w:lang w:val="en-CA"/>
            </w:rPr>
          </w:rPrChange>
        </w:rPr>
        <w:t>to accurately and precisely</w:t>
      </w:r>
      <w:r w:rsidR="00420013">
        <w:rPr>
          <w:lang w:val="en-CA"/>
        </w:rPr>
        <w:t xml:space="preserve"> estimate the effects of</w:t>
      </w:r>
      <w:r>
        <w:rPr>
          <w:lang w:val="en-CA"/>
        </w:rPr>
        <w:t xml:space="preserve"> ecological </w:t>
      </w:r>
      <w:r w:rsidR="001F209A">
        <w:rPr>
          <w:lang w:val="en-CA"/>
        </w:rPr>
        <w:t xml:space="preserve">factors </w:t>
      </w:r>
      <w:r w:rsidR="00420013">
        <w:rPr>
          <w:lang w:val="en-CA"/>
        </w:rPr>
        <w:t>on</w:t>
      </w:r>
      <w:r>
        <w:rPr>
          <w:lang w:val="en-CA"/>
        </w:rPr>
        <w:t xml:space="preserve"> insect abundance patterns </w:t>
      </w:r>
      <w:r>
        <w:rPr>
          <w:lang w:val="en-CA"/>
        </w:rPr>
        <w:fldChar w:fldCharType="begin" w:fldLock="1"/>
      </w:r>
      <w:r>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Pr="00B20743">
        <w:rPr>
          <w:noProof/>
          <w:lang w:val="en-CA"/>
        </w:rPr>
        <w:t>(Wagner et al. 2021)</w:t>
      </w:r>
      <w:r>
        <w:rPr>
          <w:lang w:val="en-CA"/>
        </w:rPr>
        <w:fldChar w:fldCharType="end"/>
      </w:r>
      <w:r>
        <w:rPr>
          <w:lang w:val="en-CA"/>
        </w:rPr>
        <w:t>.</w:t>
      </w:r>
      <w:r w:rsidRPr="00A96686">
        <w:rPr>
          <w:lang w:val="en-CA"/>
        </w:rPr>
        <w:t xml:space="preserve"> </w:t>
      </w:r>
      <w:r>
        <w:rPr>
          <w:lang w:val="en-CA"/>
        </w:rPr>
        <w:t xml:space="preserve">At the same time, insects are difficult to detect with standard ecological survey tools, </w:t>
      </w:r>
      <w:r w:rsidR="00420013">
        <w:rPr>
          <w:lang w:val="en-CA"/>
        </w:rPr>
        <w:t>complicating</w:t>
      </w:r>
      <w:r>
        <w:rPr>
          <w:lang w:val="en-CA"/>
        </w:rPr>
        <w:t xml:space="preserve"> our ability to quantify the drivers of their abundance.</w:t>
      </w:r>
      <w:r w:rsidR="001F209A">
        <w:rPr>
          <w:lang w:val="en-CA"/>
        </w:rPr>
        <w:t xml:space="preserve"> </w:t>
      </w:r>
      <w:r w:rsidR="00EE7A70">
        <w:rPr>
          <w:lang w:val="en-CA"/>
        </w:rPr>
        <w:t>Researchers have developed approaches that account for imperfect detection, including multinomial N-mixture (</w:t>
      </w:r>
      <w:proofErr w:type="spellStart"/>
      <w:r w:rsidR="00EE7A70">
        <w:rPr>
          <w:lang w:val="en-CA"/>
        </w:rPr>
        <w:t>multimix</w:t>
      </w:r>
      <w:proofErr w:type="spellEnd"/>
      <w:r w:rsidR="00EE7A70">
        <w:rPr>
          <w:lang w:val="en-CA"/>
        </w:rPr>
        <w:t xml:space="preserve">) models for mark-recapture </w:t>
      </w:r>
      <w:r w:rsidR="002A484C">
        <w:rPr>
          <w:lang w:val="en-CA"/>
        </w:rPr>
        <w:t xml:space="preserve">data </w:t>
      </w:r>
      <w:r w:rsidR="00EE7A70">
        <w:rPr>
          <w:lang w:val="en-CA"/>
        </w:rPr>
        <w:t>and binomial N-mixture (</w:t>
      </w:r>
      <w:proofErr w:type="spellStart"/>
      <w:r w:rsidR="00EE7A70">
        <w:rPr>
          <w:lang w:val="en-CA"/>
        </w:rPr>
        <w:t>binmix</w:t>
      </w:r>
      <w:proofErr w:type="spellEnd"/>
      <w:r w:rsidR="00EE7A70">
        <w:rPr>
          <w:lang w:val="en-CA"/>
        </w:rPr>
        <w:t>) models for count</w:t>
      </w:r>
      <w:r w:rsidR="002A484C">
        <w:rPr>
          <w:lang w:val="en-CA"/>
        </w:rPr>
        <w:t xml:space="preserve"> data</w:t>
      </w:r>
      <w:r w:rsidR="00EE7A70">
        <w:rPr>
          <w:lang w:val="en-CA"/>
        </w:rPr>
        <w:t xml:space="preserve">. </w:t>
      </w:r>
      <w:r w:rsidR="00420013">
        <w:rPr>
          <w:lang w:val="en-CA"/>
        </w:rPr>
        <w:t>However, b</w:t>
      </w:r>
      <w:r w:rsidR="00EE7A70">
        <w:rPr>
          <w:lang w:val="en-CA"/>
        </w:rPr>
        <w:t xml:space="preserve">ecause these approaches </w:t>
      </w:r>
      <w:r w:rsidR="00507D3B">
        <w:rPr>
          <w:lang w:val="en-CA"/>
        </w:rPr>
        <w:t>are</w:t>
      </w:r>
      <w:r w:rsidR="00EE7A70">
        <w:rPr>
          <w:lang w:val="en-CA"/>
        </w:rPr>
        <w:t xml:space="preserve"> cumbersome, it is important that we better understand when their implementation will be worthwhile or, alternatively, how to limit bias in </w:t>
      </w:r>
      <w:r w:rsidR="002A484C">
        <w:rPr>
          <w:lang w:val="en-CA"/>
        </w:rPr>
        <w:t xml:space="preserve">insect </w:t>
      </w:r>
      <w:r w:rsidR="00EE7A70">
        <w:rPr>
          <w:lang w:val="en-CA"/>
        </w:rPr>
        <w:t xml:space="preserve">abundance studies that use more </w:t>
      </w:r>
      <w:r w:rsidR="00E43781">
        <w:rPr>
          <w:lang w:val="en-CA"/>
        </w:rPr>
        <w:t>accessible</w:t>
      </w:r>
      <w:r w:rsidR="00EE7A70">
        <w:rPr>
          <w:lang w:val="en-CA"/>
        </w:rPr>
        <w:t xml:space="preserve"> </w:t>
      </w:r>
      <w:r w:rsidR="00E43781">
        <w:rPr>
          <w:lang w:val="en-CA"/>
        </w:rPr>
        <w:t>approaches</w:t>
      </w:r>
      <w:r w:rsidR="00662E4D">
        <w:rPr>
          <w:lang w:val="en-CA"/>
        </w:rPr>
        <w:t xml:space="preserve"> such as conventional GLMs for count data</w:t>
      </w:r>
      <w:r w:rsidR="00EE7A70">
        <w:rPr>
          <w:lang w:val="en-CA"/>
        </w:rPr>
        <w:t xml:space="preserve">. </w:t>
      </w:r>
    </w:p>
    <w:p w14:paraId="60B25D1E" w14:textId="07B3F747" w:rsidR="00941154" w:rsidRDefault="00420013" w:rsidP="00D12B5E">
      <w:pPr>
        <w:spacing w:line="480" w:lineRule="auto"/>
        <w:ind w:firstLine="720"/>
        <w:rPr>
          <w:lang w:val="en-CA"/>
        </w:rPr>
      </w:pPr>
      <w:r>
        <w:rPr>
          <w:lang w:val="en-CA"/>
        </w:rPr>
        <w:t>Using an existing natural experimental system</w:t>
      </w:r>
      <w:r w:rsidR="001F209A">
        <w:rPr>
          <w:lang w:val="en-CA"/>
        </w:rPr>
        <w:t xml:space="preserve">, </w:t>
      </w:r>
      <w:r w:rsidR="00EE7A70">
        <w:rPr>
          <w:lang w:val="en-CA"/>
        </w:rPr>
        <w:t>we collected wild bee abundance</w:t>
      </w:r>
      <w:r w:rsidR="00930D0E">
        <w:rPr>
          <w:lang w:val="en-CA"/>
        </w:rPr>
        <w:t xml:space="preserve"> data</w:t>
      </w:r>
      <w:r w:rsidR="00EE7A70">
        <w:rPr>
          <w:lang w:val="en-CA"/>
        </w:rPr>
        <w:t xml:space="preserve"> that we could treat either as mark-recapture </w:t>
      </w:r>
      <w:r w:rsidR="00507D3B">
        <w:rPr>
          <w:lang w:val="en-CA"/>
        </w:rPr>
        <w:t>histories</w:t>
      </w:r>
      <w:r w:rsidR="00EE7A70">
        <w:rPr>
          <w:lang w:val="en-CA"/>
        </w:rPr>
        <w:t xml:space="preserve"> or as </w:t>
      </w:r>
      <w:r>
        <w:rPr>
          <w:lang w:val="en-CA"/>
        </w:rPr>
        <w:t xml:space="preserve">traditional </w:t>
      </w:r>
      <w:r w:rsidR="00EE7A70">
        <w:rPr>
          <w:lang w:val="en-CA"/>
        </w:rPr>
        <w:t>count</w:t>
      </w:r>
      <w:r w:rsidR="00507D3B">
        <w:rPr>
          <w:lang w:val="en-CA"/>
        </w:rPr>
        <w:t>s</w:t>
      </w:r>
      <w:r w:rsidR="00EE7A70">
        <w:rPr>
          <w:lang w:val="en-CA"/>
        </w:rPr>
        <w:t xml:space="preserve">. </w:t>
      </w:r>
      <w:r>
        <w:rPr>
          <w:lang w:val="en-CA"/>
        </w:rPr>
        <w:t>B</w:t>
      </w:r>
      <w:r w:rsidR="00507D3B">
        <w:rPr>
          <w:lang w:val="en-CA"/>
        </w:rPr>
        <w:t>oth</w:t>
      </w:r>
      <w:r w:rsidR="001F209A">
        <w:rPr>
          <w:lang w:val="en-CA"/>
        </w:rPr>
        <w:t xml:space="preserve"> </w:t>
      </w:r>
      <w:proofErr w:type="spellStart"/>
      <w:r w:rsidR="001F209A">
        <w:rPr>
          <w:lang w:val="en-CA"/>
        </w:rPr>
        <w:t>multimix</w:t>
      </w:r>
      <w:proofErr w:type="spellEnd"/>
      <w:r w:rsidR="001F209A">
        <w:rPr>
          <w:lang w:val="en-CA"/>
        </w:rPr>
        <w:t xml:space="preserve"> mark-</w:t>
      </w:r>
      <w:r w:rsidR="001F209A">
        <w:rPr>
          <w:lang w:val="en-CA"/>
        </w:rPr>
        <w:lastRenderedPageBreak/>
        <w:t xml:space="preserve">recapture </w:t>
      </w:r>
      <w:r>
        <w:rPr>
          <w:lang w:val="en-CA"/>
        </w:rPr>
        <w:t>and</w:t>
      </w:r>
      <w:r w:rsidR="001F209A">
        <w:rPr>
          <w:lang w:val="en-CA"/>
        </w:rPr>
        <w:t xml:space="preserve"> </w:t>
      </w:r>
      <w:proofErr w:type="spellStart"/>
      <w:r w:rsidR="001F209A">
        <w:rPr>
          <w:lang w:val="en-CA"/>
        </w:rPr>
        <w:t>binmix</w:t>
      </w:r>
      <w:proofErr w:type="spellEnd"/>
      <w:r w:rsidR="001F209A">
        <w:rPr>
          <w:lang w:val="en-CA"/>
        </w:rPr>
        <w:t xml:space="preserve"> model</w:t>
      </w:r>
      <w:r>
        <w:rPr>
          <w:lang w:val="en-CA"/>
        </w:rPr>
        <w:t xml:space="preserve"> approaches found</w:t>
      </w:r>
      <w:r w:rsidR="001F209A">
        <w:rPr>
          <w:lang w:val="en-CA"/>
        </w:rPr>
        <w:t xml:space="preserve"> that individual bees were easier to detect in restored habitats </w:t>
      </w:r>
      <w:r w:rsidR="00941154">
        <w:rPr>
          <w:lang w:val="en-CA"/>
        </w:rPr>
        <w:t>that</w:t>
      </w:r>
      <w:r w:rsidR="001F209A">
        <w:rPr>
          <w:lang w:val="en-CA"/>
        </w:rPr>
        <w:t xml:space="preserve"> had more flowers and taller vegetation.</w:t>
      </w:r>
      <w:r w:rsidR="00F97080">
        <w:rPr>
          <w:lang w:val="en-CA"/>
        </w:rPr>
        <w:t xml:space="preserve"> </w:t>
      </w:r>
      <w:r w:rsidR="00D12B5E">
        <w:rPr>
          <w:lang w:val="en-CA"/>
        </w:rPr>
        <w:t xml:space="preserve">Applied to the same dataset, </w:t>
      </w:r>
      <w:r w:rsidR="00F97080">
        <w:rPr>
          <w:lang w:val="en-CA"/>
        </w:rPr>
        <w:t>GLMs that d</w:t>
      </w:r>
      <w:r w:rsidR="008768BD">
        <w:rPr>
          <w:lang w:val="en-CA"/>
        </w:rPr>
        <w:t>id</w:t>
      </w:r>
      <w:r w:rsidR="00F97080">
        <w:rPr>
          <w:lang w:val="en-CA"/>
        </w:rPr>
        <w:t xml:space="preserve"> not account for this detection confound overestimated the effects of restoration on bee abundance. </w:t>
      </w:r>
      <w:r w:rsidR="00941154">
        <w:rPr>
          <w:lang w:val="en-CA"/>
        </w:rPr>
        <w:t xml:space="preserve">These findings </w:t>
      </w:r>
      <w:r w:rsidR="00553CBA">
        <w:rPr>
          <w:lang w:val="en-CA"/>
        </w:rPr>
        <w:t>highlight</w:t>
      </w:r>
      <w:r w:rsidR="00941154">
        <w:rPr>
          <w:lang w:val="en-CA"/>
        </w:rPr>
        <w:t xml:space="preserve"> that </w:t>
      </w:r>
      <w:r w:rsidR="00EE7A70">
        <w:rPr>
          <w:lang w:val="en-CA"/>
        </w:rPr>
        <w:t xml:space="preserve">imperfect detection can bias </w:t>
      </w:r>
      <w:r w:rsidR="00941154">
        <w:rPr>
          <w:lang w:val="en-CA"/>
        </w:rPr>
        <w:t>GLM</w:t>
      </w:r>
      <w:r w:rsidR="00EE7A70">
        <w:rPr>
          <w:lang w:val="en-CA"/>
        </w:rPr>
        <w:t xml:space="preserve"> estimates of insect abundance drivers. </w:t>
      </w:r>
      <w:r w:rsidR="00D12B5E">
        <w:rPr>
          <w:lang w:val="en-CA"/>
        </w:rPr>
        <w:t xml:space="preserve">As such, </w:t>
      </w:r>
      <w:r w:rsidR="002A484C">
        <w:rPr>
          <w:lang w:val="en-CA"/>
        </w:rPr>
        <w:t xml:space="preserve">we should interpret </w:t>
      </w:r>
      <w:r w:rsidR="00507D3B">
        <w:rPr>
          <w:lang w:val="en-CA"/>
        </w:rPr>
        <w:t>effect sizes produced by</w:t>
      </w:r>
      <w:r w:rsidR="00941154">
        <w:rPr>
          <w:lang w:val="en-CA"/>
        </w:rPr>
        <w:t xml:space="preserve"> GLMs with caution</w:t>
      </w:r>
      <w:r>
        <w:rPr>
          <w:lang w:val="en-CA"/>
        </w:rPr>
        <w:t xml:space="preserve"> when the environment has the potential to influence our ability to observe or capture insects</w:t>
      </w:r>
      <w:r w:rsidR="00941154">
        <w:rPr>
          <w:lang w:val="en-CA"/>
        </w:rPr>
        <w:t>.</w:t>
      </w:r>
      <w:r w:rsidR="00507D3B">
        <w:rPr>
          <w:lang w:val="en-CA"/>
        </w:rPr>
        <w:t xml:space="preserve"> </w:t>
      </w:r>
      <w:r w:rsidR="00FD7DB6">
        <w:rPr>
          <w:lang w:val="en-CA"/>
        </w:rPr>
        <w:t>Using simulation</w:t>
      </w:r>
      <w:r>
        <w:rPr>
          <w:lang w:val="en-CA"/>
        </w:rPr>
        <w:t>,</w:t>
      </w:r>
      <w:r w:rsidR="00FD7DB6">
        <w:rPr>
          <w:lang w:val="en-CA"/>
        </w:rPr>
        <w:t xml:space="preserve"> we found that </w:t>
      </w:r>
      <w:proofErr w:type="spellStart"/>
      <w:r w:rsidR="00FD7DB6">
        <w:rPr>
          <w:lang w:val="en-CA"/>
        </w:rPr>
        <w:t>m</w:t>
      </w:r>
      <w:r w:rsidR="00553CBA">
        <w:rPr>
          <w:lang w:val="en-CA"/>
        </w:rPr>
        <w:t>ultimix</w:t>
      </w:r>
      <w:proofErr w:type="spellEnd"/>
      <w:r w:rsidR="00553CBA">
        <w:rPr>
          <w:lang w:val="en-CA"/>
        </w:rPr>
        <w:t xml:space="preserve"> mark-recapture models were </w:t>
      </w:r>
      <w:r w:rsidR="00FD7DB6">
        <w:rPr>
          <w:lang w:val="en-CA"/>
        </w:rPr>
        <w:t xml:space="preserve">the </w:t>
      </w:r>
      <w:r w:rsidR="00553CBA">
        <w:rPr>
          <w:lang w:val="en-CA"/>
        </w:rPr>
        <w:t>most robust and precise</w:t>
      </w:r>
      <w:r w:rsidR="001846B2">
        <w:rPr>
          <w:lang w:val="en-CA"/>
        </w:rPr>
        <w:t xml:space="preserve"> approach</w:t>
      </w:r>
      <w:r w:rsidR="00553CBA">
        <w:rPr>
          <w:lang w:val="en-CA"/>
        </w:rPr>
        <w:t xml:space="preserve">, however, </w:t>
      </w:r>
      <w:r w:rsidR="00507D3B">
        <w:rPr>
          <w:lang w:val="en-CA"/>
        </w:rPr>
        <w:t xml:space="preserve">we </w:t>
      </w:r>
      <w:r w:rsidR="00FD7DB6">
        <w:rPr>
          <w:lang w:val="en-CA"/>
        </w:rPr>
        <w:t xml:space="preserve">also </w:t>
      </w:r>
      <w:r w:rsidR="00507D3B">
        <w:rPr>
          <w:lang w:val="en-CA"/>
        </w:rPr>
        <w:t>found that</w:t>
      </w:r>
      <w:r w:rsidR="00FD7DB6">
        <w:rPr>
          <w:lang w:val="en-CA"/>
        </w:rPr>
        <w:t xml:space="preserve"> increasing</w:t>
      </w:r>
      <w:r>
        <w:rPr>
          <w:lang w:val="en-CA"/>
        </w:rPr>
        <w:t xml:space="preserve"> the</w:t>
      </w:r>
      <w:r w:rsidR="00FD7DB6">
        <w:rPr>
          <w:lang w:val="en-CA"/>
        </w:rPr>
        <w:t xml:space="preserve"> baseline detection rate minimize</w:t>
      </w:r>
      <w:r w:rsidR="001846B2">
        <w:rPr>
          <w:lang w:val="en-CA"/>
        </w:rPr>
        <w:t xml:space="preserve">d </w:t>
      </w:r>
      <w:r w:rsidR="00662E4D">
        <w:rPr>
          <w:lang w:val="en-CA"/>
        </w:rPr>
        <w:t xml:space="preserve">the tendency for detection </w:t>
      </w:r>
      <w:r>
        <w:rPr>
          <w:lang w:val="en-CA"/>
        </w:rPr>
        <w:t xml:space="preserve">bias </w:t>
      </w:r>
      <w:r w:rsidR="00662E4D">
        <w:rPr>
          <w:lang w:val="en-CA"/>
        </w:rPr>
        <w:t xml:space="preserve">to </w:t>
      </w:r>
      <w:r>
        <w:rPr>
          <w:lang w:val="en-CA"/>
        </w:rPr>
        <w:t xml:space="preserve">impact estimates reported by </w:t>
      </w:r>
      <w:r w:rsidR="00662E4D">
        <w:rPr>
          <w:lang w:val="en-CA"/>
        </w:rPr>
        <w:t>GLMs</w:t>
      </w:r>
      <w:r w:rsidR="00FD7DB6">
        <w:rPr>
          <w:lang w:val="en-CA"/>
        </w:rPr>
        <w:t xml:space="preserve">. </w:t>
      </w:r>
      <w:r w:rsidR="00D12B5E">
        <w:rPr>
          <w:lang w:val="en-CA"/>
        </w:rPr>
        <w:t xml:space="preserve">This </w:t>
      </w:r>
      <w:r w:rsidR="001E3A16">
        <w:rPr>
          <w:lang w:val="en-CA"/>
        </w:rPr>
        <w:t>emphasizes</w:t>
      </w:r>
      <w:r w:rsidR="00D12B5E">
        <w:rPr>
          <w:lang w:val="en-CA"/>
        </w:rPr>
        <w:t xml:space="preserve"> that</w:t>
      </w:r>
      <w:r>
        <w:rPr>
          <w:lang w:val="en-CA"/>
        </w:rPr>
        <w:t xml:space="preserve"> studies making use of</w:t>
      </w:r>
      <w:r w:rsidR="00D12B5E">
        <w:rPr>
          <w:lang w:val="en-CA"/>
        </w:rPr>
        <w:t xml:space="preserve"> </w:t>
      </w:r>
      <w:r w:rsidR="00FD7DB6">
        <w:rPr>
          <w:lang w:val="en-CA"/>
        </w:rPr>
        <w:t xml:space="preserve">GLM </w:t>
      </w:r>
      <w:r>
        <w:rPr>
          <w:lang w:val="en-CA"/>
        </w:rPr>
        <w:t xml:space="preserve">approaches </w:t>
      </w:r>
      <w:r w:rsidR="00FD7DB6">
        <w:rPr>
          <w:lang w:val="en-CA"/>
        </w:rPr>
        <w:t xml:space="preserve">can </w:t>
      </w:r>
      <w:r>
        <w:rPr>
          <w:lang w:val="en-CA"/>
        </w:rPr>
        <w:t>increase their accuracy</w:t>
      </w:r>
      <w:r w:rsidR="00FD7DB6">
        <w:rPr>
          <w:lang w:val="en-CA"/>
        </w:rPr>
        <w:t xml:space="preserve"> by prioritizing increased detection rate over other aspects of study design such as increased number of sites. </w:t>
      </w:r>
      <w:r w:rsidR="00F93086">
        <w:rPr>
          <w:lang w:val="en-CA"/>
        </w:rPr>
        <w:t xml:space="preserve">Together, these results provide needed guidance on how to </w:t>
      </w:r>
      <w:r w:rsidR="00DD7E13">
        <w:rPr>
          <w:lang w:val="en-CA"/>
        </w:rPr>
        <w:t xml:space="preserve">design and implement studies that </w:t>
      </w:r>
      <w:r w:rsidR="001846B2">
        <w:rPr>
          <w:lang w:val="en-CA"/>
        </w:rPr>
        <w:t>improve our understanding of</w:t>
      </w:r>
      <w:r w:rsidR="00DD7E13">
        <w:rPr>
          <w:lang w:val="en-CA"/>
        </w:rPr>
        <w:t xml:space="preserve"> how to promote </w:t>
      </w:r>
      <w:r w:rsidR="00F93086">
        <w:rPr>
          <w:lang w:val="en-CA"/>
        </w:rPr>
        <w:t>insects in a changing world.</w:t>
      </w:r>
    </w:p>
    <w:p w14:paraId="1B097E79" w14:textId="02871D72" w:rsidR="00D16318" w:rsidRDefault="00D12B5E" w:rsidP="00FD7DB6">
      <w:pPr>
        <w:spacing w:line="480" w:lineRule="auto"/>
        <w:ind w:firstLine="720"/>
        <w:rPr>
          <w:lang w:val="en-CA"/>
        </w:rPr>
      </w:pPr>
      <w:r>
        <w:rPr>
          <w:lang w:val="en-CA"/>
        </w:rPr>
        <w:t>While the GLM may</w:t>
      </w:r>
      <w:r w:rsidR="00B4500E">
        <w:rPr>
          <w:lang w:val="en-CA"/>
        </w:rPr>
        <w:t xml:space="preserve"> have</w:t>
      </w:r>
      <w:r>
        <w:rPr>
          <w:lang w:val="en-CA"/>
        </w:rPr>
        <w:t xml:space="preserve"> exaggerated the size of the effect</w:t>
      </w:r>
      <w:r w:rsidR="00BD4EF1" w:rsidRPr="00175E62">
        <w:rPr>
          <w:lang w:val="en-CA"/>
        </w:rPr>
        <w:t xml:space="preserve">, all three models </w:t>
      </w:r>
      <w:r>
        <w:rPr>
          <w:lang w:val="en-CA"/>
        </w:rPr>
        <w:t xml:space="preserve">still </w:t>
      </w:r>
      <w:r w:rsidR="00BD4EF1" w:rsidRPr="00175E62">
        <w:rPr>
          <w:lang w:val="en-CA"/>
        </w:rPr>
        <w:t>estimated a positive effect of restoration</w:t>
      </w:r>
      <w:r w:rsidR="00662E4D">
        <w:rPr>
          <w:lang w:val="en-CA"/>
        </w:rPr>
        <w:t>s</w:t>
      </w:r>
      <w:r w:rsidR="00BD4EF1" w:rsidRPr="00175E62">
        <w:rPr>
          <w:lang w:val="en-CA"/>
        </w:rPr>
        <w:t xml:space="preserve"> on wild bee abundance.</w:t>
      </w:r>
      <w:r w:rsidR="00BD4EF1">
        <w:rPr>
          <w:lang w:val="en-CA"/>
        </w:rPr>
        <w:t xml:space="preserve"> This is consistent with</w:t>
      </w:r>
      <w:r w:rsidR="00FC2ED5">
        <w:rPr>
          <w:lang w:val="en-CA"/>
        </w:rPr>
        <w:t xml:space="preserve"> </w:t>
      </w:r>
      <w:r>
        <w:rPr>
          <w:lang w:val="en-CA"/>
        </w:rPr>
        <w:t>a</w:t>
      </w:r>
      <w:r w:rsidR="00BD4EF1">
        <w:rPr>
          <w:lang w:val="en-CA"/>
        </w:rPr>
        <w:t xml:space="preserve"> positive effect of restorations</w:t>
      </w:r>
      <w:r w:rsidR="00D05C72">
        <w:rPr>
          <w:lang w:val="en-CA"/>
        </w:rPr>
        <w:t xml:space="preserve"> </w:t>
      </w:r>
      <w:r w:rsidR="00BD4EF1">
        <w:rPr>
          <w:lang w:val="en-CA"/>
        </w:rPr>
        <w:t>on wild bee and hoverfly species occurrence</w:t>
      </w:r>
      <w:r w:rsidR="00B4500E">
        <w:rPr>
          <w:lang w:val="en-CA"/>
        </w:rPr>
        <w:t xml:space="preserve"> found in a separate study of the same system</w:t>
      </w:r>
      <w:r w:rsidR="00FC2ED5">
        <w:rPr>
          <w:lang w:val="en-CA"/>
        </w:rPr>
        <w:t xml:space="preserve"> </w:t>
      </w:r>
      <w:r w:rsidR="00FC2ED5">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FC2ED5">
        <w:rPr>
          <w:lang w:val="en-CA"/>
        </w:rPr>
        <w:fldChar w:fldCharType="separate"/>
      </w:r>
      <w:r w:rsidR="0017490F" w:rsidRPr="0017490F">
        <w:rPr>
          <w:noProof/>
          <w:lang w:val="en-CA"/>
        </w:rPr>
        <w:t>(Ulrich and Sargent 2025)</w:t>
      </w:r>
      <w:r w:rsidR="00FC2ED5">
        <w:rPr>
          <w:lang w:val="en-CA"/>
        </w:rPr>
        <w:fldChar w:fldCharType="end"/>
      </w:r>
      <w:r w:rsidR="00BD4EF1">
        <w:rPr>
          <w:lang w:val="en-CA"/>
        </w:rPr>
        <w:t>. More broadly, habitat amendments that increase floral resources tend to be associated with increased abundance of insect</w:t>
      </w:r>
      <w:r w:rsidR="00D05C72">
        <w:rPr>
          <w:lang w:val="en-CA"/>
        </w:rPr>
        <w:t xml:space="preserve"> pollinators</w:t>
      </w:r>
      <w:r w:rsidR="00BD4EF1">
        <w:rPr>
          <w:lang w:val="en-CA"/>
        </w:rPr>
        <w:t xml:space="preserve"> such as bees </w:t>
      </w:r>
      <w:r w:rsidR="00D05C72">
        <w:rPr>
          <w:lang w:val="en-CA"/>
        </w:rPr>
        <w:t>and</w:t>
      </w:r>
      <w:r w:rsidR="00BD4EF1">
        <w:rPr>
          <w:lang w:val="en-CA"/>
        </w:rPr>
        <w:t xml:space="preserve"> butterflies</w:t>
      </w:r>
      <w:r w:rsidR="00FC2ED5">
        <w:rPr>
          <w:lang w:val="en-CA"/>
        </w:rPr>
        <w:t xml:space="preserve"> </w:t>
      </w:r>
      <w:r w:rsidR="00FC2ED5">
        <w:rPr>
          <w:lang w:val="en-CA"/>
        </w:rPr>
        <w:fldChar w:fldCharType="begin" w:fldLock="1"/>
      </w:r>
      <w:r w:rsidR="00B17310">
        <w:rPr>
          <w:lang w:val="en-CA"/>
        </w:rPr>
        <w:instrText>ADDIN CSL_CITATION {"citationItems":[{"id":"ITEM-1","itemData":{"DOI":"10.1016/j.biocon.2022.109679","abstract":"Flowering plants provide critical resources for wild bees. Consequently, enhancing flowering plant communities through hedgerows or flower strips has become a common recommendation to support native pollinator populations. Meta-analysis finds that enhancements are associated with higher local bee diversity. However, many studies have also examined the impacts of unmanipulated (i.e., existing, naturally occurring) plant communities on the local bee community. These studies have typically been excluded from meta-analysis, leaving a partial picture of how local plant communities influence bees. We compiled studies of either approach that looked for an association between bee abundance and/or diversity and local floral resources, measured as floral abundance and/or diversity. From literature surveys, we discovered 60 relevant studies, from which we extracted 133 different effect sizes. Then, using meta-regression, we examined four relationships between floral community traits (i.e., floral abundance and diversity) and bee community traits (i.e., abundance and diversity). Overall, we found strong associations between the plant community and the bee community, regardless of study design, or ecosystem type. To ensure the support of abundant and diverse wild bee populations, our results indicate plant enhancements should be designed to optimize both floral diversity and abundance.","author":[{"dropping-particle":"","family":"Hyjazie","given":"B.","non-dropping-particle":"","parse-names":false,"suffix":""},{"dropping-particle":"","family":"Sargent","given":"R.","non-dropping-particle":"","parse-names":false,"suffix":""}],"container-title":"Biological Conservation","id":"ITEM-1","issued":{"date-parts":[["2022"]]},"page":"109679","title":"Floral resources predict the local bee community: Implications for conservation","type":"article-journal","volume":"273"},"uris":["http://www.mendeley.com/documents/?uuid=4b15f4b4-0451-3939-a6b8-c4b74ec53774"]},{"id":"ITEM-2","itemData":{"DOI":"10.1111/J.1061-2971.2004.00262.X","ISSN":"1526-100X","abstract":"Few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Response","type":"article-journal","volume":"12"},"uris":["http://www.mendeley.com/documents/?uuid=86547663-64dc-3d58-a4e7-1c07b40d50df"]}],"mendeley":{"formattedCitation":"(Hyjazie and Sargent 2022; Waltz and Covington 2004)","plainTextFormattedCitation":"(Hyjazie and Sargent 2022; Waltz and Covington 2004)","previouslyFormattedCitation":"(Hyjazie and Sargent 2022; Waltz and Covington 2004)"},"properties":{"noteIndex":0},"schema":"https://github.com/citation-style-language/schema/raw/master/csl-citation.json"}</w:instrText>
      </w:r>
      <w:r w:rsidR="00FC2ED5">
        <w:rPr>
          <w:lang w:val="en-CA"/>
        </w:rPr>
        <w:fldChar w:fldCharType="separate"/>
      </w:r>
      <w:r w:rsidR="00FC2ED5" w:rsidRPr="00FC2ED5">
        <w:rPr>
          <w:noProof/>
          <w:lang w:val="en-CA"/>
        </w:rPr>
        <w:t>(Hyjazie and Sargent 2022; Waltz and Covington 2004)</w:t>
      </w:r>
      <w:r w:rsidR="00FC2ED5">
        <w:rPr>
          <w:lang w:val="en-CA"/>
        </w:rPr>
        <w:fldChar w:fldCharType="end"/>
      </w:r>
      <w:r w:rsidR="00BD4EF1">
        <w:rPr>
          <w:lang w:val="en-CA"/>
        </w:rPr>
        <w:t xml:space="preserve">. </w:t>
      </w:r>
      <w:r w:rsidR="00DF4C04">
        <w:rPr>
          <w:lang w:val="en-CA"/>
        </w:rPr>
        <w:t xml:space="preserve">Similar pollinator habitat amendments including reduced mowing and seeding for urban turfgrass are growing in popularity and are promising approach for supporting sustainable urban development </w:t>
      </w:r>
      <w:r w:rsidR="00DF4C04">
        <w:rPr>
          <w:lang w:val="en-CA"/>
        </w:rPr>
        <w:fldChar w:fldCharType="begin" w:fldLock="1"/>
      </w:r>
      <w:r w:rsidR="00B17310">
        <w:rPr>
          <w:lang w:val="en-CA"/>
        </w:rPr>
        <w:instrText>ADDIN CSL_CITATION {"citationItems":[{"id":"ITEM-1","itemData":{"DOI":"10.1007/s11252-023-01339-7","ISBN":"0123456789","abstract":"The turfgrass lawn is a common feature of urban and suburban communities, often accounting for the largest green spaces by area in these landscapes. Flowering species within turfgrass lawns have the potential to serve as a source of forage for bee pollinators in urban and suburban areas. We intentionally introduced low-growing flowers to turfgrass lawns to promote bee diversity and reduce inputs, while maintaining the traditional aesthetics and recreational uses associated with lawns. We compared bee communities on lawns with naturally-occurring blooms of Trifolium repens to bee communities on florally-enhanced lawns that contained Prunella vulgaris ssp. lanceolata and Thymus serpyllum in addition to T. repens. Trifolium repens provided forage for both wild bee communities and Apis mellifera, with A. mellifera being the most common of the 56 species of bees observed on T. repens. We found that florally-enhanced lawns supported more diverse bee communities than lawns with just T. repens. Furthermore, the bee communities supported by florally-enhanced lawns were significantly different from the bee communities supported by lawns containing just T. repens based on presence-absence data (Jaccard's dis-similarity index). Our research indicates that A. mellifera colonies and wild bee communities can be supported by allowing T. repens to bloom in turfgrass lawns, and that land managers can support more diverse bee communities by intentionally introducing low-growing species of flowers to lawns.","author":[{"dropping-particle":"","family":"Wolfin","given":"J.","non-dropping-particle":"","parse-names":false,"suffix":""},{"dropping-particle":"","family":"Watkins","given":"E.","non-dropping-particle":"","parse-names":false,"suffix":""},{"dropping-particle":"","family":"Lane","given":"I.","non-dropping-particle":"","parse-names":false,"suffix":""},{"dropping-particle":"","family":"Portman","given":"Z.","non-dropping-particle":"","parse-names":false,"suffix":""},{"dropping-particle":"","family":"Spivak","given":"M.","non-dropping-particle":"","parse-names":false,"suffix":""}],"container-title":"Urban Ecosystems","id":"ITEM-1","issued":{"date-parts":[["2023"]]},"page":"361-375","title":"Floral enhancement of turfgrass lawns benefits wild bees and honey bees (Apis mellifera)","type":"article-journal","volume":"26"},"uris":["http://www.mendeley.com/documents/?uuid=88bfb819-506f-3723-9fd9-5a7e8d07c107"]},{"id":"ITEM-2","itemData":{"DOI":"10.1007/s11252-024-01516-2","ISBN":"0123456789","abstract":"Land conversion and intensive vegetation management are major drivers of shifts in insect communities, including economically valuable species. We evaluated the impact of lawns and meadows across agricultural, residential, and industrial landscapes in structuring bees, wasps, and flower flies communities. We carried out plant and insect inventories on 18 lawns and 18 meadows distributed evenly among agricultural, residential, and industrial landscapes within the Greater Quebec City region (Quebec, Canada). Insect sampling was conducted five times using bowl traps and entomological nets, from June to September 2020. Results indicate taxon-specific responses to landscape matrix and site maintenance. Agricultural landscapes negatively influenced bee abundance compared to urban areas, while the opposite trend was observed for flower flies. Wasp abundance and richness were negatively influenced by both agricultural and industrial matrices compared to residential landscapes. Regarding site maintenance, bees and wasps were 3 and 12 times more abundant and 2 and 6 times more species-rich, respectively, in meadows than in lawns as per the data aggregated across the sampling date. Flower fly abundance was higher in meadows than in lawns for agricultural and residential landscapes only, while richness was consistently higher (2 times greater) in meadows compared to lawns. Some species of the sweat bee genus Lasioglossum and the flower fly margined calligrapher (Toxomerus marginatus) were dominant in lawns, while meadows hosted a more balanced community among genera and supported pollinators with wide-ranging resource requirements. Our results suggest that conservation actions should consider both landscape and local management to conserve central-place foragers, such as bees and wasps, and for structuring flower fly species composition.","author":[{"dropping-particle":"","family":"Cloutier","given":"S.","non-dropping-particle":"","parse-names":false,"suffix":""},{"dropping-particle":"","family":"Mendes","given":"P.","non-dropping-particle":"","parse-names":false,"suffix":""},{"dropping-particle":"","family":"Cimon-Morin","given":"J.","non-dropping-particle":"","parse-names":false,"suffix":""},{"dropping-particle":"","family":"Pellerin","given":"S.","non-dropping-particle":"","parse-names":false,"suffix":""},{"dropping-particle":"","family":"Fournier","given":"V.","non-dropping-particle":"","parse-names":false,"suffix":""},{"dropping-particle":"","family":"Poulin","given":"M.","non-dropping-particle":"","parse-names":false,"suffix":""}],"container-title":"Urban Ecosystems","id":"ITEM-2","issued":{"date-parts":[["2024"]]},"page":"1-18","title":"Assessing the contribution of lawns and semi-natural meadows to bee, wasp, and flower fly communities across different landscapes","type":"article-journal"},"uris":["http://www.mendeley.com/documents/?uuid=bdeb9f96-2a67-33ba-a362-f5af03eaee8b"]},{"id":"ITEM-3","itemData":{"DOI":"10.1111/1365-2664.14648","ISSN":"13652664","abstract":"Cities provide opportunities for biodiversity conservation through the design of urban greenspaces as wildlife habitat. A significant proportion of urban public land is narrow linear road verges, though their small size and harsh environmental conditions (e.g. high soil temperatures) may limit their ability to support plants and animals. We worked with a municipal government in a highly urbanised area to test whether conversion of standard road verges (e.g. lawn) to predominantly native understorey plants (forbs, grasses and shrubs) selected for their abilities to tolerate harsh growing conditions and provide habitat increased the abundance and richness of bees, butterflies and birds. We used a before-after-control-impact experiment and characterised temporal dynamics of biodiversity responses 1 year prior to planting and 4 years post-planting. We also tested whether traits known to influence species responses to urbanisation (body size and feeding specialisation) mediated responses to road verge plantings. Bee species richness and abundance increased at experimental plantings in the first post-planting year and remained stable thereafter despite fluctuations at control sites. Butterfly abundance but not richness increased, and there was no evidence of bird responses to plantings. Larger bee species, which are known to be most negatively impacted by urbanisation, benefited more from the road verge plantings, while there was no effect of feeding specialisation. Bird and butterfly traits did not mediate responses to plantings. Synthesis and applications. Road verges comprise a significant proportion of urban green spaces, and our results suggest that despite their small sizes and harsh environmental conditions they can provide habitat for bees and to a lesser extent butterflies. We demonstrated that habitat value can be rapidly enhanced by converting standard road verges to native understorey plants and that these benefits may be greatest for the bee species most negatively impacted by urbanisation. Modifications such as additional plant species or wider verges may be required for urban road verges to provide habitat for a greater range of taxa including birds and butterflies.","author":[{"dropping-particle":"","family":"Brown","given":"J.","non-dropping-particle":"","parse-names":false,"suffix":""},{"dropping-particle":"","family":"Threlfall","given":"C.","non-dropping-particle":"","parse-names":false,"suffix":""},{"dropping-particle":"","family":"Harrison","given":"L.","non-dropping-particle":"","parse-names":false,"suffix":""},{"dropping-particle":"","family":"Baumann","given":"J.","non-dropping-particle":"","parse-names":false,"suffix":""},{"dropping-particle":"","family":"Williams","given":"N.","non-dropping-particle":"","parse-names":false,"suffix":""}],"container-title":"Journal of Applied Ecology","id":"ITEM-3","issued":{"date-parts":[["2024"]]},"publisher":"John Wiley and Sons Inc","title":"Rapid responses of bees and butterflies but not birds to targeted urban road verge habitat enhancements","type":"article-journal"},"uris":["http://www.mendeley.com/documents/?uuid=67b48cda-fcd6-34d2-a1f9-937875d99f7a"]}],"mendeley":{"formattedCitation":"(Wolfin et al. 2023; Cloutier et al. 2024; Brown et al. 2024)","plainTextFormattedCitation":"(Wolfin et al. 2023; Cloutier et al. 2024; Brown et al. 2024)","previouslyFormattedCitation":"(Wolfin et al. 2023; Cloutier et al. 2024; Brown et al. 2024)"},"properties":{"noteIndex":0},"schema":"https://github.com/citation-style-language/schema/raw/master/csl-citation.json"}</w:instrText>
      </w:r>
      <w:r w:rsidR="00DF4C04">
        <w:rPr>
          <w:lang w:val="en-CA"/>
        </w:rPr>
        <w:fldChar w:fldCharType="separate"/>
      </w:r>
      <w:r w:rsidR="00DF4C04" w:rsidRPr="00DF4C04">
        <w:rPr>
          <w:noProof/>
          <w:lang w:val="en-CA"/>
        </w:rPr>
        <w:t>(Wolfin et al. 2023; Cloutier et al. 2024; Brown et al. 2024)</w:t>
      </w:r>
      <w:r w:rsidR="00DF4C04">
        <w:rPr>
          <w:lang w:val="en-CA"/>
        </w:rPr>
        <w:fldChar w:fldCharType="end"/>
      </w:r>
      <w:r w:rsidR="00DF4C04">
        <w:rPr>
          <w:lang w:val="en-CA"/>
        </w:rPr>
        <w:t xml:space="preserve">. </w:t>
      </w:r>
      <w:r w:rsidR="00BD4EF1" w:rsidRPr="00175E62">
        <w:rPr>
          <w:lang w:val="en-CA"/>
        </w:rPr>
        <w:t xml:space="preserve">The larger effect size estimated by the GLM can be explained by a confounding effect of restoration on </w:t>
      </w:r>
      <w:r w:rsidR="00D16318">
        <w:rPr>
          <w:lang w:val="en-CA"/>
        </w:rPr>
        <w:t xml:space="preserve">the ease of </w:t>
      </w:r>
      <w:r w:rsidR="00BD4EF1" w:rsidRPr="00175E62">
        <w:rPr>
          <w:lang w:val="en-CA"/>
        </w:rPr>
        <w:t>detecti</w:t>
      </w:r>
      <w:r w:rsidR="00D16318">
        <w:rPr>
          <w:lang w:val="en-CA"/>
        </w:rPr>
        <w:t xml:space="preserve">ng wild bees. </w:t>
      </w:r>
      <w:r w:rsidR="00E82E68">
        <w:rPr>
          <w:lang w:val="en-CA"/>
        </w:rPr>
        <w:t xml:space="preserve">The </w:t>
      </w:r>
      <w:proofErr w:type="spellStart"/>
      <w:r w:rsidR="00E82E68">
        <w:rPr>
          <w:lang w:val="en-CA"/>
        </w:rPr>
        <w:t>multimix</w:t>
      </w:r>
      <w:proofErr w:type="spellEnd"/>
      <w:r w:rsidR="00E82E68">
        <w:rPr>
          <w:lang w:val="en-CA"/>
        </w:rPr>
        <w:t xml:space="preserve"> model estimated that bees were approximately </w:t>
      </w:r>
      <w:r w:rsidR="00662E4D">
        <w:rPr>
          <w:lang w:val="en-CA"/>
        </w:rPr>
        <w:t>60% more</w:t>
      </w:r>
      <w:r w:rsidR="00E82E68">
        <w:rPr>
          <w:lang w:val="en-CA"/>
        </w:rPr>
        <w:t xml:space="preserve"> likely to be detected in restored sites compared to control </w:t>
      </w:r>
      <w:r w:rsidR="00E82E68">
        <w:rPr>
          <w:lang w:val="en-CA"/>
        </w:rPr>
        <w:lastRenderedPageBreak/>
        <w:t xml:space="preserve">sites. </w:t>
      </w:r>
      <w:r w:rsidR="00D16318">
        <w:rPr>
          <w:lang w:val="en-CA"/>
        </w:rPr>
        <w:t>T</w:t>
      </w:r>
      <w:r w:rsidR="00BD4EF1" w:rsidRPr="00175E62">
        <w:rPr>
          <w:lang w:val="en-CA"/>
        </w:rPr>
        <w:t xml:space="preserve">he </w:t>
      </w:r>
      <w:r w:rsidR="00E82E68">
        <w:rPr>
          <w:lang w:val="en-CA"/>
        </w:rPr>
        <w:t>detection</w:t>
      </w:r>
      <w:r w:rsidR="00BD4EF1" w:rsidRPr="00175E62">
        <w:rPr>
          <w:lang w:val="en-CA"/>
        </w:rPr>
        <w:t xml:space="preserve"> models</w:t>
      </w:r>
      <w:r w:rsidR="00D16318">
        <w:rPr>
          <w:lang w:val="en-CA"/>
        </w:rPr>
        <w:t xml:space="preserve"> accounted for this </w:t>
      </w:r>
      <w:r w:rsidR="00E82E68">
        <w:rPr>
          <w:lang w:val="en-CA"/>
        </w:rPr>
        <w:t xml:space="preserve">positive detection effect </w:t>
      </w:r>
      <w:r w:rsidR="00D16318">
        <w:rPr>
          <w:lang w:val="en-CA"/>
        </w:rPr>
        <w:t>and reduced the</w:t>
      </w:r>
      <w:r w:rsidR="00B4500E">
        <w:rPr>
          <w:lang w:val="en-CA"/>
        </w:rPr>
        <w:t>ir</w:t>
      </w:r>
      <w:r w:rsidR="00D16318">
        <w:rPr>
          <w:lang w:val="en-CA"/>
        </w:rPr>
        <w:t xml:space="preserve"> </w:t>
      </w:r>
      <w:r w:rsidR="00B4500E">
        <w:rPr>
          <w:lang w:val="en-CA"/>
        </w:rPr>
        <w:t>estimates</w:t>
      </w:r>
      <w:r w:rsidR="00E82E68">
        <w:rPr>
          <w:lang w:val="en-CA"/>
        </w:rPr>
        <w:t xml:space="preserve"> of </w:t>
      </w:r>
      <w:r w:rsidR="00D16318">
        <w:rPr>
          <w:lang w:val="en-CA"/>
        </w:rPr>
        <w:t>abundance effect</w:t>
      </w:r>
      <w:r w:rsidR="00662E4D">
        <w:rPr>
          <w:lang w:val="en-CA"/>
        </w:rPr>
        <w:t>s</w:t>
      </w:r>
      <w:r w:rsidR="00D16318">
        <w:rPr>
          <w:lang w:val="en-CA"/>
        </w:rPr>
        <w:t xml:space="preserve"> accordingly</w:t>
      </w:r>
      <w:r w:rsidR="00BD4EF1" w:rsidRPr="00175E62">
        <w:rPr>
          <w:lang w:val="en-CA"/>
        </w:rPr>
        <w:t>.</w:t>
      </w:r>
      <w:r w:rsidR="00BD4EF1">
        <w:rPr>
          <w:lang w:val="en-CA"/>
        </w:rPr>
        <w:t xml:space="preserve"> </w:t>
      </w:r>
    </w:p>
    <w:p w14:paraId="0B1D5FCE" w14:textId="0EFF722B" w:rsidR="00BD4EF1" w:rsidRDefault="00BD4EF1" w:rsidP="00D16318">
      <w:pPr>
        <w:spacing w:line="480" w:lineRule="auto"/>
        <w:ind w:firstLine="720"/>
        <w:rPr>
          <w:lang w:val="en-CA"/>
        </w:rPr>
      </w:pPr>
      <w:r>
        <w:rPr>
          <w:lang w:val="en-CA"/>
        </w:rPr>
        <w:t>Bees may have been easier to detect in</w:t>
      </w:r>
      <w:r w:rsidR="00D16318">
        <w:rPr>
          <w:lang w:val="en-CA"/>
        </w:rPr>
        <w:t xml:space="preserve"> the</w:t>
      </w:r>
      <w:r>
        <w:rPr>
          <w:lang w:val="en-CA"/>
        </w:rPr>
        <w:t xml:space="preserve"> restored sites </w:t>
      </w:r>
      <w:r w:rsidR="00D16318">
        <w:rPr>
          <w:lang w:val="en-CA"/>
        </w:rPr>
        <w:t>for multiple reasons, including the taller vegetation and higher flower resource density.</w:t>
      </w:r>
      <w:r>
        <w:rPr>
          <w:lang w:val="en-CA"/>
        </w:rPr>
        <w:t xml:space="preserve"> </w:t>
      </w:r>
      <w:r w:rsidR="00D16318">
        <w:rPr>
          <w:lang w:val="en-CA"/>
        </w:rPr>
        <w:t xml:space="preserve">A methodological study of distance sampling methods found that bumble bee detection rates decline with distance from the observer </w:t>
      </w:r>
      <w:r w:rsidR="00D16318">
        <w:rPr>
          <w:lang w:val="en-CA"/>
        </w:rPr>
        <w:fldChar w:fldCharType="begin" w:fldLock="1"/>
      </w:r>
      <w:r w:rsidR="00B17310">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bumblebees","type":"article-journal","volume":"143"},"uris":["http://www.mendeley.com/documents/?uuid=b4b0aaf2-8ef3-3065-8ae8-b8bfcfc1f8bb"]}],"mendeley":{"formattedCitation":"(McNeil et al. 2019)","plainTextFormattedCitation":"(McNeil et al. 2019)","previouslyFormattedCitation":"(McNeil et al. 2019)"},"properties":{"noteIndex":0},"schema":"https://github.com/citation-style-language/schema/raw/master/csl-citation.json"}</w:instrText>
      </w:r>
      <w:r w:rsidR="00D16318">
        <w:rPr>
          <w:lang w:val="en-CA"/>
        </w:rPr>
        <w:fldChar w:fldCharType="separate"/>
      </w:r>
      <w:r w:rsidR="00D16318" w:rsidRPr="00D16318">
        <w:rPr>
          <w:noProof/>
          <w:lang w:val="en-CA"/>
        </w:rPr>
        <w:t>(McNeil et al. 2019)</w:t>
      </w:r>
      <w:r w:rsidR="00D16318">
        <w:rPr>
          <w:lang w:val="en-CA"/>
        </w:rPr>
        <w:fldChar w:fldCharType="end"/>
      </w:r>
      <w:r w:rsidR="00D16318">
        <w:rPr>
          <w:lang w:val="en-CA"/>
        </w:rPr>
        <w:t>. Bees</w:t>
      </w:r>
      <w:r>
        <w:rPr>
          <w:lang w:val="en-CA"/>
        </w:rPr>
        <w:t xml:space="preserve"> foraging on knee-height flowers in the restored parks </w:t>
      </w:r>
      <w:r w:rsidR="00D16318">
        <w:rPr>
          <w:lang w:val="en-CA"/>
        </w:rPr>
        <w:t xml:space="preserve">might have been easier to </w:t>
      </w:r>
      <w:r w:rsidR="00D12B5E">
        <w:rPr>
          <w:lang w:val="en-CA"/>
        </w:rPr>
        <w:t>see</w:t>
      </w:r>
      <w:r w:rsidR="00D16318">
        <w:rPr>
          <w:lang w:val="en-CA"/>
        </w:rPr>
        <w:t xml:space="preserve"> since they were closer to the observer compared to bees foraging on ankle-height flowers in the control parks</w:t>
      </w:r>
      <w:r>
        <w:rPr>
          <w:lang w:val="en-CA"/>
        </w:rPr>
        <w:t>.</w:t>
      </w:r>
      <w:r w:rsidR="00D16318">
        <w:rPr>
          <w:lang w:val="en-CA"/>
        </w:rPr>
        <w:t xml:space="preserve"> </w:t>
      </w:r>
      <w:r>
        <w:rPr>
          <w:lang w:val="en-CA"/>
        </w:rPr>
        <w:t xml:space="preserve">Alternatively, the higher floral resource diversity in restored parks may have </w:t>
      </w:r>
      <w:r w:rsidR="00A20840">
        <w:rPr>
          <w:lang w:val="en-CA"/>
        </w:rPr>
        <w:t xml:space="preserve">affected </w:t>
      </w:r>
      <w:r w:rsidR="00D16318">
        <w:rPr>
          <w:lang w:val="en-CA"/>
        </w:rPr>
        <w:t>bee behaviour in way</w:t>
      </w:r>
      <w:r w:rsidR="00253A47">
        <w:rPr>
          <w:lang w:val="en-CA"/>
        </w:rPr>
        <w:t>s</w:t>
      </w:r>
      <w:r w:rsidR="00D16318">
        <w:rPr>
          <w:lang w:val="en-CA"/>
        </w:rPr>
        <w:t xml:space="preserve"> that improved</w:t>
      </w:r>
      <w:r w:rsidR="00253A47">
        <w:rPr>
          <w:lang w:val="en-CA"/>
        </w:rPr>
        <w:t xml:space="preserve"> their</w:t>
      </w:r>
      <w:r w:rsidR="00D16318">
        <w:rPr>
          <w:lang w:val="en-CA"/>
        </w:rPr>
        <w:t xml:space="preserve"> detectability</w:t>
      </w:r>
      <w:r w:rsidR="00D05C72">
        <w:rPr>
          <w:lang w:val="en-CA"/>
        </w:rPr>
        <w:t xml:space="preserve">. For example, bees </w:t>
      </w:r>
      <w:r w:rsidR="00253A47">
        <w:rPr>
          <w:lang w:val="en-CA"/>
        </w:rPr>
        <w:t>may have exhibited more</w:t>
      </w:r>
      <w:r w:rsidR="00BB7709">
        <w:rPr>
          <w:lang w:val="en-CA"/>
        </w:rPr>
        <w:t xml:space="preserve"> sedentary </w:t>
      </w:r>
      <w:r w:rsidR="00D05C72">
        <w:rPr>
          <w:lang w:val="en-CA"/>
        </w:rPr>
        <w:t>forag</w:t>
      </w:r>
      <w:r w:rsidR="00253A47">
        <w:rPr>
          <w:lang w:val="en-CA"/>
        </w:rPr>
        <w:t>ing behaviour</w:t>
      </w:r>
      <w:r w:rsidR="00D05C72">
        <w:rPr>
          <w:lang w:val="en-CA"/>
        </w:rPr>
        <w:t xml:space="preserve"> in</w:t>
      </w:r>
      <w:r w:rsidR="00D12B5E">
        <w:rPr>
          <w:lang w:val="en-CA"/>
        </w:rPr>
        <w:t xml:space="preserve"> the restored</w:t>
      </w:r>
      <w:r w:rsidR="00D05C72">
        <w:rPr>
          <w:lang w:val="en-CA"/>
        </w:rPr>
        <w:t xml:space="preserve"> parks </w:t>
      </w:r>
      <w:r w:rsidR="00D12B5E">
        <w:rPr>
          <w:lang w:val="en-CA"/>
        </w:rPr>
        <w:t>that had</w:t>
      </w:r>
      <w:r w:rsidR="00D05C72">
        <w:rPr>
          <w:lang w:val="en-CA"/>
        </w:rPr>
        <w:t xml:space="preserve"> higher flower species diversity</w:t>
      </w:r>
      <w:r w:rsidR="00253A47">
        <w:rPr>
          <w:lang w:val="en-CA"/>
        </w:rPr>
        <w:t>, potentially increasing their detect</w:t>
      </w:r>
      <w:r w:rsidR="00C10490">
        <w:rPr>
          <w:lang w:val="en-CA"/>
        </w:rPr>
        <w:t>a</w:t>
      </w:r>
      <w:r w:rsidR="00253A47">
        <w:rPr>
          <w:lang w:val="en-CA"/>
        </w:rPr>
        <w:t>bility</w:t>
      </w:r>
      <w:r w:rsidR="00D05C72">
        <w:rPr>
          <w:lang w:val="en-CA"/>
        </w:rPr>
        <w:t xml:space="preserve"> </w:t>
      </w:r>
      <w:r w:rsidR="00D16318">
        <w:rPr>
          <w:lang w:val="en-CA"/>
        </w:rPr>
        <w:fldChar w:fldCharType="begin" w:fldLock="1"/>
      </w:r>
      <w:r w:rsidR="00540122">
        <w:rPr>
          <w:lang w:val="en-CA"/>
        </w:rPr>
        <w:instrText>ADDIN CSL_CITATION {"citationItems":[{"id":"ITEM-1","itemData":{"DOI":"10.1007/BF00345321/METRICS","ISSN":"00298549","abstract":"Differences in the foraging behavior of B. terricola workers on white clover, Trifolium repens, were examined on previously unvisited (filled) and depleted flowers, and as a function of flower-head density. 1. The number of florets visited per unit time was independent of flower head density from 20 to at least 290 heads/m2, in part because the bees utilized more florets per head at low flower head densities, and also because they approached but rejected more flower heads at high rather than at low flower head densities. 2. Previously visited clover-heads were approached but often rejected, while unvisited heads were not rejected. 3. The bees behaved markedly different while foraging in patches of flowers which were available to all foragers, than in those which had been screened and contained on the average 3.9 times more sugar; they tendent to move through depleted areas and to concentrate in rich areas. On successive flower-head visits in depleted areas they moved more forward than backward (82% vs. 18%), while in rich areas they tended to move almost as much backward as forward 47% vs. 53%). 4. The distances of inter-head moves were approximately twice as long in depleted as in rich areas. 5. The bees visited almost as many florets per unit time in the rich as in the depleted areas (32 vs. 35 per min). But in the rich patches they probed on the average into 11.6 florets per head in contrast to only 2.3 florets per depleted head. 6. In an experiment with B. vagans workers foraging from Aconitum napellus inflorescences, the bees did not reject previously visited flowers, and they moved upward in successive flower visits on inverted as well as on unaltered inflorescences. On horizontal inflorescences they moved both right and left. The movements are not a direct response to nectar differences, nor to differences in average nectar distributions. The systematic foraging behavior on vertical inflorescences may thus be a mechanism of reducing the revisiting of just-emptied flowers. © 1979 Springer-Verlag.","author":[{"dropping-particle":"","family":"Heinrich","given":"B.","non-dropping-particle":"","parse-names":false,"suffix":""}],"container-title":"Oecologia","id":"ITEM-1","issue":"3","issued":{"date-parts":[["1979","1"]]},"page":"235-245","publisher":"Springer-Verlag","title":"Resource heterogeneity and patterns of movement in foraging bumblebees","type":"article-journal","volume":"40"},"uris":["http://www.mendeley.com/documents/?uuid=4469f85e-a745-3ecb-a378-10b5bd9607b6"]}],"mendeley":{"formattedCitation":"(Heinrich 1979)","manualFormatting":"(Heinrich 1979)","plainTextFormattedCitation":"(Heinrich 1979)","previouslyFormattedCitation":"(Heinrich 1979)"},"properties":{"noteIndex":0},"schema":"https://github.com/citation-style-language/schema/raw/master/csl-citation.json"}</w:instrText>
      </w:r>
      <w:r w:rsidR="00D16318">
        <w:rPr>
          <w:lang w:val="en-CA"/>
        </w:rPr>
        <w:fldChar w:fldCharType="separate"/>
      </w:r>
      <w:r w:rsidR="00BB7709">
        <w:rPr>
          <w:noProof/>
          <w:lang w:val="en-CA"/>
        </w:rPr>
        <w:t>(H</w:t>
      </w:r>
      <w:r w:rsidR="00D16318" w:rsidRPr="00D16318">
        <w:rPr>
          <w:noProof/>
          <w:lang w:val="en-CA"/>
        </w:rPr>
        <w:t>einrich 1979)</w:t>
      </w:r>
      <w:r w:rsidR="00D16318">
        <w:rPr>
          <w:lang w:val="en-CA"/>
        </w:rPr>
        <w:fldChar w:fldCharType="end"/>
      </w:r>
      <w:r w:rsidR="00D16318">
        <w:rPr>
          <w:lang w:val="en-CA"/>
        </w:rPr>
        <w:t xml:space="preserve">. </w:t>
      </w:r>
      <w:r w:rsidR="00F91D9E">
        <w:rPr>
          <w:lang w:val="en-CA"/>
        </w:rPr>
        <w:t>Researchers</w:t>
      </w:r>
      <w:r w:rsidR="00D16318">
        <w:rPr>
          <w:lang w:val="en-CA"/>
        </w:rPr>
        <w:t xml:space="preserve"> </w:t>
      </w:r>
      <w:r>
        <w:rPr>
          <w:lang w:val="en-CA"/>
        </w:rPr>
        <w:t xml:space="preserve">have debated whether floral resources </w:t>
      </w:r>
      <w:r w:rsidR="00D12B5E">
        <w:rPr>
          <w:lang w:val="en-CA"/>
        </w:rPr>
        <w:t xml:space="preserve">and/or vegetation complexity </w:t>
      </w:r>
      <w:r>
        <w:rPr>
          <w:lang w:val="en-CA"/>
        </w:rPr>
        <w:t>positively or negatively impact</w:t>
      </w:r>
      <w:r w:rsidR="00C10490">
        <w:rPr>
          <w:lang w:val="en-CA"/>
        </w:rPr>
        <w:t xml:space="preserve"> survey</w:t>
      </w:r>
      <w:r>
        <w:rPr>
          <w:lang w:val="en-CA"/>
        </w:rPr>
        <w:t xml:space="preserve"> </w:t>
      </w:r>
      <w:r w:rsidR="00C10490">
        <w:rPr>
          <w:lang w:val="en-CA"/>
        </w:rPr>
        <w:t xml:space="preserve">detection </w:t>
      </w:r>
      <w:r>
        <w:rPr>
          <w:lang w:val="en-CA"/>
        </w:rPr>
        <w:t>of wild bee</w:t>
      </w:r>
      <w:r w:rsidR="00C10490">
        <w:rPr>
          <w:lang w:val="en-CA"/>
        </w:rPr>
        <w:t>s</w:t>
      </w:r>
      <w:r>
        <w:rPr>
          <w:lang w:val="en-CA"/>
        </w:rPr>
        <w:t xml:space="preserve">, including for similar net collecting protocols or for other sampling methods such as passive pan traps </w:t>
      </w:r>
      <w:r w:rsidR="00DF4C04">
        <w:rPr>
          <w:lang w:val="en-CA"/>
        </w:rPr>
        <w:fldChar w:fldCharType="begin" w:fldLock="1"/>
      </w:r>
      <w:r w:rsidR="00B17310">
        <w:rPr>
          <w:lang w:val="en-CA"/>
        </w:rPr>
        <w:instrText>ADDIN CSL_CITATION {"citationItems":[{"id":"ITEM-1","itemData":{"author":[{"dropping-particle":"","family":"Cane","given":"J.","non-dropping-particle":"","parse-names":false,"suffix":""},{"dropping-particle":"","family":"Minckley","given":"R.","non-dropping-particle":"","parse-names":false,"suffix":""},{"dropping-particle":"","family":"Kervin","given":"L.","non-dropping-particle":"","parse-names":false,"suffix":""}],"container-title":"Journal of the Kansas Entomological Society","id":"ITEM-1","issue":"4","issued":{"date-parts":[["2000"]]},"page":"225-231","title":"Sampling Bees (Hymenoptera: Apiformes) for Pollinator Community Studies: Pitfalls of Pan-Trapping","type":"article-journal","volume":"73"},"uris":["http://www.mendeley.com/documents/?uuid=218dd46c-5fd5-30ba-bbc7-060f5d7e8a2c"]},{"id":"ITEM-2","itemData":{"DOI":"10.1093/AESA/SAV057","ISSN":"0013-8746","abstract":"Bees are important pollinators of numerous crops, and monitoring their abundance and diversity in commercial agricultural ecosystems is of increasing importance due to pollinator declines. In season-long field studies conducted in Pennsylvania during 2011-2013, we evaluated five different bee monitoring passive traps - three pan traps (blue, yellow, and white) and two vane traps (blue and yellow) - for their effectiveness and utility for monitoring bees in commercial apple orchards. Traps were placed prebloom and were monitored weekly until the end of crop season (mid-October). We recorded 14,770 bees comprising 118 species, 27 genera, and five families. The most abundant species were Augochlora pura (Say) (34.4% of total), Ceratina calcarata Robertson (15.5%), Bombus vagans Smith (7.8%), Bombus impatiens Cresson (6.4%), and Apis mellifera L. (4.3%). Bee abundance was highly variable among trap types across the three years and during the bloom and postbloom period. Blue vane traps were found to be the most effective trap type, with significantly higher rates of per-sample species accumulation than all other traps. Species richness estimates were highest for the blue vane and blue pan traps. This study reveals the utility and effectiveness of various traps for studying abundance and diversity of pollinator bees in commercially managed apple orchards. It also provides baseline information about the bee community found during the bloom and postbloom periods in Pennsylvania apple orchards that can be used to measure changes in bee community structure and abundance due to conservation efforts, such as reduced risk IPM programs, habitat management, and augmentation.","author":[{"dropping-particle":"","family":"Joshi","given":"N.","non-dropping-particle":"","parse-names":false,"suffix":""},{"dropping-particle":"","family":"Leslie","given":"T.","non-dropping-particle":"","parse-names":false,"suffix":""},{"dropping-particle":"","family":"Rajotte","given":"E.","non-dropping-particle":"","parse-names":false,"suffix":""},{"dropping-particle":"","family":"Kammerer","given":"M.","non-dropping-particle":"","parse-names":false,"suffix":""},{"dropping-particle":"","family":"Otieno","given":"M.","non-dropping-particle":"","parse-names":false,"suffix":""},{"dropping-particle":"","family":"Biddinger","given":"D.","non-dropping-particle":"","parse-names":false,"suffix":""}],"container-title":"Annals of the Entomological Society of America","id":"ITEM-2","issue":"5","issued":{"date-parts":[["2015","9","1"]]},"page":"785-799","publisher":"Oxford Academic","title":"Comparative Trapping Efficiency to Characterize Bee Abundance, Diversity, and Community Composition in Apple Orchards","type":"article-journal","volume":"108"},"uris":["http://www.mendeley.com/documents/?uuid=1c9ad03e-90a7-3da3-8e22-de87a3e20170"]},{"id":"ITEM-3","itemData":{"DOI":"10.1093/aesa/saaa010","abstract":"Effective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America","id":"ITEM-3","issue":"5","issued":{"date-parts":[["2020"]]},"page":"337-342","title":"The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Methods","type":"article-journal","volume":"113"},"uris":["http://www.mendeley.com/documents/?uuid=fbde4e46-ffa3-301c-9229-b36cb99ceb11"]}],"mendeley":{"formattedCitation":"(Cane, Minckley, and Kervin 2000; Joshi et al. 2015; Portman, Bruninga-Socolar, and Cariveau 2020)","plainTextFormattedCitation":"(Cane, Minckley, and Kervin 2000; Joshi et al. 2015; Portman, Bruninga-Socolar, and Cariveau 2020)","previouslyFormattedCitation":"(Cane, Minckley, and Kervin 2000; Joshi et al. 2015; Portman, Bruninga-Socolar, and Cariveau 2020)"},"properties":{"noteIndex":0},"schema":"https://github.com/citation-style-language/schema/raw/master/csl-citation.json"}</w:instrText>
      </w:r>
      <w:r w:rsidR="00DF4C04">
        <w:rPr>
          <w:lang w:val="en-CA"/>
        </w:rPr>
        <w:fldChar w:fldCharType="separate"/>
      </w:r>
      <w:r w:rsidR="00DF4C04" w:rsidRPr="00DF4C04">
        <w:rPr>
          <w:noProof/>
          <w:lang w:val="en-CA"/>
        </w:rPr>
        <w:t>(Cane, Minckley, and Kervin 2000; Joshi et al. 2015; Portman, Bruninga-Socolar, and Cariveau 2020)</w:t>
      </w:r>
      <w:r w:rsidR="00DF4C04">
        <w:rPr>
          <w:lang w:val="en-CA"/>
        </w:rPr>
        <w:fldChar w:fldCharType="end"/>
      </w:r>
      <w:r>
        <w:rPr>
          <w:lang w:val="en-CA"/>
        </w:rPr>
        <w:t xml:space="preserve">. To our knowledge, our study provides the first </w:t>
      </w:r>
      <w:r w:rsidR="005A1542">
        <w:rPr>
          <w:lang w:val="en-CA"/>
        </w:rPr>
        <w:t xml:space="preserve">quantification of a </w:t>
      </w:r>
      <w:r>
        <w:rPr>
          <w:lang w:val="en-CA"/>
        </w:rPr>
        <w:t xml:space="preserve">positive effect </w:t>
      </w:r>
      <w:r w:rsidR="00D12B5E">
        <w:rPr>
          <w:lang w:val="en-CA"/>
        </w:rPr>
        <w:t xml:space="preserve">of restored habitat </w:t>
      </w:r>
      <w:r>
        <w:rPr>
          <w:lang w:val="en-CA"/>
        </w:rPr>
        <w:t>on the ability to net</w:t>
      </w:r>
      <w:r w:rsidR="005A1542">
        <w:rPr>
          <w:lang w:val="en-CA"/>
        </w:rPr>
        <w:t>-</w:t>
      </w:r>
      <w:r>
        <w:rPr>
          <w:lang w:val="en-CA"/>
        </w:rPr>
        <w:t>collect wild bees.</w:t>
      </w:r>
      <w:r w:rsidR="00D12B5E">
        <w:rPr>
          <w:lang w:val="en-CA"/>
        </w:rPr>
        <w:t xml:space="preserve"> Future work </w:t>
      </w:r>
      <w:r w:rsidR="00C10490">
        <w:rPr>
          <w:lang w:val="en-CA"/>
        </w:rPr>
        <w:t xml:space="preserve">should </w:t>
      </w:r>
      <w:r w:rsidR="00D12B5E">
        <w:rPr>
          <w:lang w:val="en-CA"/>
        </w:rPr>
        <w:t>aim to disentangle whether in</w:t>
      </w:r>
      <w:r w:rsidR="008C754C">
        <w:rPr>
          <w:lang w:val="en-CA"/>
        </w:rPr>
        <w:t>creased</w:t>
      </w:r>
      <w:r w:rsidR="00D12B5E">
        <w:rPr>
          <w:lang w:val="en-CA"/>
        </w:rPr>
        <w:t xml:space="preserve"> floral resources</w:t>
      </w:r>
      <w:r w:rsidR="00466172">
        <w:rPr>
          <w:lang w:val="en-CA"/>
        </w:rPr>
        <w:t xml:space="preserve"> or </w:t>
      </w:r>
      <w:r w:rsidR="00D12B5E">
        <w:rPr>
          <w:lang w:val="en-CA"/>
        </w:rPr>
        <w:t xml:space="preserve">vegetation height were responsible for improved detection </w:t>
      </w:r>
      <w:r w:rsidR="008C754C">
        <w:rPr>
          <w:lang w:val="en-CA"/>
        </w:rPr>
        <w:t>rates.</w:t>
      </w:r>
    </w:p>
    <w:p w14:paraId="56A0CC20" w14:textId="3581A19E" w:rsidR="00FC2ED5" w:rsidRDefault="00BD4EF1" w:rsidP="005F2F9C">
      <w:pPr>
        <w:spacing w:line="480" w:lineRule="auto"/>
        <w:ind w:firstLine="720"/>
        <w:rPr>
          <w:lang w:val="en-CA"/>
        </w:rPr>
      </w:pPr>
      <w:r w:rsidRPr="00175E62">
        <w:rPr>
          <w:lang w:val="en-CA"/>
        </w:rPr>
        <w:t xml:space="preserve">Other </w:t>
      </w:r>
      <w:r w:rsidR="00175E62" w:rsidRPr="00175E62">
        <w:rPr>
          <w:lang w:val="en-CA"/>
        </w:rPr>
        <w:t xml:space="preserve">factors besides </w:t>
      </w:r>
      <w:r w:rsidR="00A511FD" w:rsidRPr="00175E62">
        <w:rPr>
          <w:lang w:val="en-CA"/>
        </w:rPr>
        <w:t>flo</w:t>
      </w:r>
      <w:r w:rsidR="00A511FD">
        <w:rPr>
          <w:lang w:val="en-CA"/>
        </w:rPr>
        <w:t>ral</w:t>
      </w:r>
      <w:r w:rsidR="00A511FD" w:rsidRPr="00175E62">
        <w:rPr>
          <w:lang w:val="en-CA"/>
        </w:rPr>
        <w:t xml:space="preserve"> </w:t>
      </w:r>
      <w:r w:rsidR="00175E62" w:rsidRPr="00175E62">
        <w:rPr>
          <w:lang w:val="en-CA"/>
        </w:rPr>
        <w:t xml:space="preserve">resources and vegetation height </w:t>
      </w:r>
      <w:r w:rsidRPr="00175E62">
        <w:rPr>
          <w:lang w:val="en-CA"/>
        </w:rPr>
        <w:t xml:space="preserve">have the potential to </w:t>
      </w:r>
      <w:r w:rsidR="008C754C">
        <w:rPr>
          <w:lang w:val="en-CA"/>
        </w:rPr>
        <w:t>impact</w:t>
      </w:r>
      <w:r w:rsidRPr="00175E62">
        <w:rPr>
          <w:lang w:val="en-CA"/>
        </w:rPr>
        <w:t xml:space="preserve"> insect detection. For</w:t>
      </w:r>
      <w:r>
        <w:rPr>
          <w:lang w:val="en-CA"/>
        </w:rPr>
        <w:t xml:space="preserve"> example, looking at urban mosquito populations, </w:t>
      </w:r>
      <w:r w:rsidR="005A1542">
        <w:rPr>
          <w:lang w:val="en-CA"/>
        </w:rPr>
        <w:fldChar w:fldCharType="begin" w:fldLock="1"/>
      </w:r>
      <w:r w:rsidR="00B1731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2019)","manualFormatting":"Manica et al. (2019)","plainTextFormattedCitation":"(Manica et al. 2019)","previouslyFormattedCitation":"(Manica et al. 2019)"},"properties":{"noteIndex":0},"schema":"https://github.com/citation-style-language/schema/raw/master/csl-citation.json"}</w:instrText>
      </w:r>
      <w:r w:rsidR="005A1542">
        <w:rPr>
          <w:lang w:val="en-CA"/>
        </w:rPr>
        <w:fldChar w:fldCharType="separate"/>
      </w:r>
      <w:r w:rsidR="005A1542" w:rsidRPr="005A1542">
        <w:rPr>
          <w:noProof/>
          <w:lang w:val="en-CA"/>
        </w:rPr>
        <w:t xml:space="preserve">Manica et al. </w:t>
      </w:r>
      <w:r w:rsidR="005A1542">
        <w:rPr>
          <w:noProof/>
          <w:lang w:val="en-CA"/>
        </w:rPr>
        <w:t>(</w:t>
      </w:r>
      <w:r w:rsidR="005A1542" w:rsidRPr="005A1542">
        <w:rPr>
          <w:noProof/>
          <w:lang w:val="en-CA"/>
        </w:rPr>
        <w:t>2019)</w:t>
      </w:r>
      <w:r w:rsidR="005A1542">
        <w:rPr>
          <w:lang w:val="en-CA"/>
        </w:rPr>
        <w:fldChar w:fldCharType="end"/>
      </w:r>
      <w:r>
        <w:rPr>
          <w:lang w:val="en-CA"/>
        </w:rPr>
        <w:t xml:space="preserve"> found that </w:t>
      </w:r>
      <w:r w:rsidR="00BB7709">
        <w:rPr>
          <w:lang w:val="en-CA"/>
        </w:rPr>
        <w:t>dense</w:t>
      </w:r>
      <w:r>
        <w:rPr>
          <w:lang w:val="en-CA"/>
        </w:rPr>
        <w:t xml:space="preserve"> vegetation cover </w:t>
      </w:r>
      <w:r w:rsidR="00A511FD">
        <w:rPr>
          <w:lang w:val="en-CA"/>
        </w:rPr>
        <w:t xml:space="preserve">improved </w:t>
      </w:r>
      <w:r>
        <w:rPr>
          <w:lang w:val="en-CA"/>
        </w:rPr>
        <w:t>trap capture rates</w:t>
      </w:r>
      <w:r w:rsidR="00BB7709">
        <w:rPr>
          <w:lang w:val="en-CA"/>
        </w:rPr>
        <w:t xml:space="preserve">, </w:t>
      </w:r>
      <w:r>
        <w:rPr>
          <w:lang w:val="en-CA"/>
        </w:rPr>
        <w:t>alig</w:t>
      </w:r>
      <w:r w:rsidR="00175E62">
        <w:rPr>
          <w:lang w:val="en-CA"/>
        </w:rPr>
        <w:t>n</w:t>
      </w:r>
      <w:r w:rsidR="00BB7709">
        <w:rPr>
          <w:lang w:val="en-CA"/>
        </w:rPr>
        <w:t>ing</w:t>
      </w:r>
      <w:r>
        <w:rPr>
          <w:lang w:val="en-CA"/>
        </w:rPr>
        <w:t xml:space="preserve"> with</w:t>
      </w:r>
      <w:r w:rsidR="00341B43">
        <w:rPr>
          <w:lang w:val="en-CA"/>
        </w:rPr>
        <w:t xml:space="preserve"> preferences in the location of</w:t>
      </w:r>
      <w:r>
        <w:rPr>
          <w:lang w:val="en-CA"/>
        </w:rPr>
        <w:t xml:space="preserve"> mosquito </w:t>
      </w:r>
      <w:r w:rsidR="00341B43">
        <w:rPr>
          <w:lang w:val="en-CA"/>
        </w:rPr>
        <w:t>oviposition</w:t>
      </w:r>
      <w:r>
        <w:rPr>
          <w:lang w:val="en-CA"/>
        </w:rPr>
        <w:t xml:space="preserve">. Other studies have pointed to </w:t>
      </w:r>
      <w:r w:rsidR="00175E62">
        <w:rPr>
          <w:lang w:val="en-CA"/>
        </w:rPr>
        <w:t xml:space="preserve">observer differences as </w:t>
      </w:r>
      <w:r>
        <w:rPr>
          <w:lang w:val="en-CA"/>
        </w:rPr>
        <w:t>source</w:t>
      </w:r>
      <w:r w:rsidR="00466172">
        <w:rPr>
          <w:lang w:val="en-CA"/>
        </w:rPr>
        <w:t>s</w:t>
      </w:r>
      <w:r>
        <w:rPr>
          <w:lang w:val="en-CA"/>
        </w:rPr>
        <w:t xml:space="preserve"> of insect detection bias. </w:t>
      </w:r>
      <w:r w:rsidR="00341B43">
        <w:rPr>
          <w:lang w:val="en-CA"/>
        </w:rPr>
        <w:t>For example, i</w:t>
      </w:r>
      <w:r>
        <w:rPr>
          <w:lang w:val="en-CA"/>
        </w:rPr>
        <w:t xml:space="preserve">n a study of </w:t>
      </w:r>
      <w:r w:rsidR="005A1542">
        <w:rPr>
          <w:lang w:val="en-CA"/>
        </w:rPr>
        <w:t xml:space="preserve">UK </w:t>
      </w:r>
      <w:r>
        <w:rPr>
          <w:lang w:val="en-CA"/>
        </w:rPr>
        <w:t xml:space="preserve">butterfly populations, </w:t>
      </w:r>
      <w:r w:rsidR="005A1542">
        <w:rPr>
          <w:lang w:val="en-CA"/>
        </w:rPr>
        <w:fldChar w:fldCharType="begin" w:fldLock="1"/>
      </w:r>
      <w:r w:rsidR="00540122">
        <w:rPr>
          <w:lang w:val="en-CA"/>
        </w:rPr>
        <w:instrText>ADDIN CSL_CITATION {"citationItems":[{"id":"ITEM-1","itemData":{"DOI":"10.1111/J.2041-210X.2011.00109.X","ISSN":"2041-210X","abstract":"1. Abundance indices generated by the UK Butterfly Monitoring Scheme (UKBMS) have been influential in informing our understanding of environmental change and highlighting UK conservation priorities. Here, we critically evaluate the standard 'Pollard Walk' methodology employed by the UKBMS. 2.We consider the systematic sampling biases among different butterfly species and biotopes using distance sampling. We collected over 5000 observations on 17 species using distance sampling at 13 study sites in England and Wales. We fitted detection functions to explore variation in detectability among species and sites. 3.Our results suggest that around one-third of individual butterflies in the Pollard Walk box were missed. However, detectability varies markedly among species and sites. We provide the first species-specific estimates of detectability for converting Pollard Walk data into population densities. A few species show no drop off in detectability and most require only a modest correction factor, but for the least detectable species, we estimate that 3/4 of individuals are not recorded. 4.Much of the variation among sites is explained by substantially higher detectability among sites in England than in Wales, which had different recorders. Biological traits have only limited explanatory power in distinguishing detectable vs undetectable species. 5.The variation in detectability is small compared with the variation in true abundance, such that population density estimates from the Pollard Walk are highly correlated with those derived from distance sampling. 6.These results are used to evaluate the robustness of the Pollard Walk for comparisons of abundance across species, across sites and over time. UKBMS data provide a good reflection of relative abundance for most species and of large-scale trends in abundance. We also consider the practicalities of applying distance sampling to butterfly monitoring in general. Distance sampling is a valuable tool for quantifying bias and imprecision and has a role in surveying species of conservation concern, but is not viable as a wholesale replacement for simpler methods for large-scale monitoring of multispecies butterfly communities by volunteer recorders. © 2011 The Authors. Methods in Ecology and Evolution © 2011 British Ecological Society.","author":[{"dropping-particle":"","family":"Isaac","given":"N.","non-dropping-particle":"","parse-names":false,"suffix":""},{"dropping-particle":"","family":"Cruickshanks","given":"K.","non-dropping-particle":"","parse-names":false,"suffix":""},{"dropping-particle":"","family":"Weddle","given":"A.","non-dropping-particle":"","parse-names":false,"suffix":""},{"dropping-particle":"","family":"R.","given":"Marcus","non-dropping-particle":"","parse-names":false,"suffix":""},{"dropping-particle":"","family":"Brereton","given":"T.","non-dropping-particle":"","parse-names":false,"suffix":""},{"dropping-particle":"","family":"Dennis","given":"R.","non-dropping-particle":"","parse-names":false,"suffix":""},{"dropping-particle":"","family":"Shuker","given":"D.","non-dropping-particle":"","parse-names":false,"suffix":""},{"dropping-particle":"","family":"Thomas","given":"C.","non-dropping-particle":"","parse-names":false,"suffix":""}],"container-title":"Methods in Ecology and Evolution","id":"ITEM-1","issue":"6","issued":{"date-parts":[["2011","12","1"]]},"page":"585-594","publisher":"John Wiley &amp; Sons, Ltd","title":"Distance sampling and the challenge of monitoring butterfly populations","type":"article-journal","volume":"2"},"uris":["http://www.mendeley.com/documents/?uuid=87157b94-3c91-32f8-b49d-5c7b801b5450"]}],"mendeley":{"formattedCitation":"(Isaac et al. 2011)","manualFormatting":"Isaac et al. (2011)","plainTextFormattedCitation":"(Isaac et al. 2011)","previouslyFormattedCitation":"(Isaac et al. 2011)"},"properties":{"noteIndex":0},"schema":"https://github.com/citation-style-language/schema/raw/master/csl-citation.json"}</w:instrText>
      </w:r>
      <w:r w:rsidR="005A1542">
        <w:rPr>
          <w:lang w:val="en-CA"/>
        </w:rPr>
        <w:fldChar w:fldCharType="separate"/>
      </w:r>
      <w:r w:rsidR="005A1542" w:rsidRPr="005A1542">
        <w:rPr>
          <w:noProof/>
          <w:lang w:val="en-CA"/>
        </w:rPr>
        <w:t xml:space="preserve">Isaac et al. </w:t>
      </w:r>
      <w:r w:rsidR="005A1542">
        <w:rPr>
          <w:noProof/>
          <w:lang w:val="en-CA"/>
        </w:rPr>
        <w:t>(</w:t>
      </w:r>
      <w:r w:rsidR="005A1542" w:rsidRPr="005A1542">
        <w:rPr>
          <w:noProof/>
          <w:lang w:val="en-CA"/>
        </w:rPr>
        <w:t>2011)</w:t>
      </w:r>
      <w:r w:rsidR="005A1542">
        <w:rPr>
          <w:lang w:val="en-CA"/>
        </w:rPr>
        <w:fldChar w:fldCharType="end"/>
      </w:r>
      <w:r w:rsidR="005A1542">
        <w:rPr>
          <w:lang w:val="en-CA"/>
        </w:rPr>
        <w:t xml:space="preserve"> </w:t>
      </w:r>
      <w:r w:rsidR="00A511FD">
        <w:rPr>
          <w:lang w:val="en-CA"/>
        </w:rPr>
        <w:t xml:space="preserve">found that </w:t>
      </w:r>
      <w:r w:rsidR="00BB7709">
        <w:rPr>
          <w:lang w:val="en-CA"/>
        </w:rPr>
        <w:t xml:space="preserve">one field team </w:t>
      </w:r>
      <w:r w:rsidR="005F2F9C">
        <w:rPr>
          <w:lang w:val="en-CA"/>
        </w:rPr>
        <w:t>had a higher butterfly detection rate</w:t>
      </w:r>
      <w:r w:rsidR="00BB7709">
        <w:rPr>
          <w:lang w:val="en-CA"/>
        </w:rPr>
        <w:t xml:space="preserve"> than another field team, potentially because </w:t>
      </w:r>
      <w:r w:rsidR="00BB7709">
        <w:rPr>
          <w:lang w:val="en-CA"/>
        </w:rPr>
        <w:lastRenderedPageBreak/>
        <w:t>those</w:t>
      </w:r>
      <w:r w:rsidR="00BB7709" w:rsidRPr="00BB7709">
        <w:rPr>
          <w:lang w:val="en-CA"/>
        </w:rPr>
        <w:t xml:space="preserve"> </w:t>
      </w:r>
      <w:r w:rsidR="00BB7709">
        <w:rPr>
          <w:lang w:val="en-CA"/>
        </w:rPr>
        <w:t>surveyors had more field experience</w:t>
      </w:r>
      <w:r>
        <w:rPr>
          <w:lang w:val="en-CA"/>
        </w:rPr>
        <w:t>.</w:t>
      </w:r>
      <w:r w:rsidR="005F2F9C">
        <w:rPr>
          <w:lang w:val="en-CA"/>
        </w:rPr>
        <w:t xml:space="preserve"> Another study found that</w:t>
      </w:r>
      <w:r>
        <w:rPr>
          <w:lang w:val="en-CA"/>
        </w:rPr>
        <w:t xml:space="preserve"> </w:t>
      </w:r>
      <w:r w:rsidR="005F2F9C">
        <w:rPr>
          <w:lang w:val="en-CA"/>
        </w:rPr>
        <w:t xml:space="preserve">larger and more brightly coloured </w:t>
      </w:r>
      <w:r w:rsidR="005F2F9C" w:rsidRPr="000F0A14">
        <w:rPr>
          <w:lang w:val="en-CA"/>
        </w:rPr>
        <w:t xml:space="preserve">butterfly species </w:t>
      </w:r>
      <w:r w:rsidR="008C754C">
        <w:rPr>
          <w:lang w:val="en-CA"/>
        </w:rPr>
        <w:t>were</w:t>
      </w:r>
      <w:r w:rsidR="005F2F9C" w:rsidRPr="000F0A14">
        <w:rPr>
          <w:lang w:val="en-CA"/>
        </w:rPr>
        <w:t xml:space="preserve"> easier to detect during transect walks compared to smaller and duller species </w:t>
      </w:r>
      <w:r w:rsidR="005F2F9C">
        <w:rPr>
          <w:lang w:val="en-CA"/>
        </w:rPr>
        <w:fldChar w:fldCharType="begin" w:fldLock="1"/>
      </w:r>
      <w:r w:rsidR="00540122">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5F2F9C">
        <w:rPr>
          <w:lang w:val="en-CA"/>
        </w:rPr>
        <w:fldChar w:fldCharType="separate"/>
      </w:r>
      <w:r w:rsidR="005F2F9C" w:rsidRPr="00CD0949">
        <w:rPr>
          <w:noProof/>
          <w:lang w:val="en-CA"/>
        </w:rPr>
        <w:t>(Kral-O’Brien et al. 2020)</w:t>
      </w:r>
      <w:r w:rsidR="005F2F9C">
        <w:rPr>
          <w:lang w:val="en-CA"/>
        </w:rPr>
        <w:fldChar w:fldCharType="end"/>
      </w:r>
      <w:r w:rsidR="005F2F9C">
        <w:rPr>
          <w:lang w:val="en-CA"/>
        </w:rPr>
        <w:t>.</w:t>
      </w:r>
      <w:r w:rsidR="005F2F9C" w:rsidRPr="000F0A14">
        <w:rPr>
          <w:lang w:val="en-CA"/>
        </w:rPr>
        <w:t xml:space="preserve"> </w:t>
      </w:r>
      <w:r w:rsidR="005F2F9C">
        <w:rPr>
          <w:lang w:val="en-CA"/>
        </w:rPr>
        <w:t xml:space="preserve">This </w:t>
      </w:r>
      <w:r>
        <w:rPr>
          <w:lang w:val="en-CA"/>
        </w:rPr>
        <w:t>provid</w:t>
      </w:r>
      <w:r w:rsidR="005F2F9C">
        <w:rPr>
          <w:lang w:val="en-CA"/>
        </w:rPr>
        <w:t>e</w:t>
      </w:r>
      <w:r w:rsidR="00D05C72">
        <w:rPr>
          <w:lang w:val="en-CA"/>
        </w:rPr>
        <w:t>s</w:t>
      </w:r>
      <w:r>
        <w:rPr>
          <w:lang w:val="en-CA"/>
        </w:rPr>
        <w:t xml:space="preserve"> evidence that insect morphological traits </w:t>
      </w:r>
      <w:r w:rsidR="00033253">
        <w:rPr>
          <w:lang w:val="en-CA"/>
        </w:rPr>
        <w:t xml:space="preserve">can </w:t>
      </w:r>
      <w:r>
        <w:rPr>
          <w:lang w:val="en-CA"/>
        </w:rPr>
        <w:t xml:space="preserve">bias </w:t>
      </w:r>
      <w:r w:rsidR="005F2F9C">
        <w:rPr>
          <w:lang w:val="en-CA"/>
        </w:rPr>
        <w:t xml:space="preserve">among-species </w:t>
      </w:r>
      <w:r w:rsidR="00200F23">
        <w:rPr>
          <w:lang w:val="en-CA"/>
        </w:rPr>
        <w:t xml:space="preserve">abundance </w:t>
      </w:r>
      <w:r w:rsidR="00175E62">
        <w:rPr>
          <w:lang w:val="en-CA"/>
        </w:rPr>
        <w:t xml:space="preserve">comparisons </w:t>
      </w:r>
      <w:r w:rsidR="00D05C72">
        <w:rPr>
          <w:lang w:val="en-CA"/>
        </w:rPr>
        <w:t xml:space="preserve">made </w:t>
      </w:r>
      <w:r w:rsidR="0017490F">
        <w:rPr>
          <w:lang w:val="en-CA"/>
        </w:rPr>
        <w:t xml:space="preserve">by </w:t>
      </w:r>
      <w:r w:rsidR="00D05C72">
        <w:rPr>
          <w:lang w:val="en-CA"/>
        </w:rPr>
        <w:t>GLMs</w:t>
      </w:r>
      <w:r>
        <w:rPr>
          <w:lang w:val="en-CA"/>
        </w:rPr>
        <w:t xml:space="preserve">. </w:t>
      </w:r>
      <w:r w:rsidR="00665A80">
        <w:rPr>
          <w:lang w:val="en-CA"/>
        </w:rPr>
        <w:t>Taken together</w:t>
      </w:r>
      <w:r>
        <w:rPr>
          <w:lang w:val="en-CA"/>
        </w:rPr>
        <w:t xml:space="preserve">, </w:t>
      </w:r>
      <w:r w:rsidR="00665A80">
        <w:rPr>
          <w:lang w:val="en-CA"/>
        </w:rPr>
        <w:t>these results</w:t>
      </w:r>
      <w:r>
        <w:rPr>
          <w:lang w:val="en-CA"/>
        </w:rPr>
        <w:t xml:space="preserve"> emphasize that</w:t>
      </w:r>
      <w:r w:rsidR="00665A80">
        <w:rPr>
          <w:lang w:val="en-CA"/>
        </w:rPr>
        <w:t xml:space="preserve"> estimates of the effect</w:t>
      </w:r>
      <w:r w:rsidR="00466172">
        <w:rPr>
          <w:lang w:val="en-CA"/>
        </w:rPr>
        <w:t>s</w:t>
      </w:r>
      <w:r w:rsidR="00665A80">
        <w:rPr>
          <w:lang w:val="en-CA"/>
        </w:rPr>
        <w:t xml:space="preserve"> of ecological drivers of</w:t>
      </w:r>
      <w:r>
        <w:rPr>
          <w:lang w:val="en-CA"/>
        </w:rPr>
        <w:t xml:space="preserve"> abundance produced by conventional GLMs should be interpreted with caution.</w:t>
      </w:r>
    </w:p>
    <w:p w14:paraId="3A3EC195" w14:textId="0EA297CE" w:rsidR="00BD4EF1" w:rsidRDefault="00BD4EF1" w:rsidP="00BD4EF1">
      <w:pPr>
        <w:spacing w:line="480" w:lineRule="auto"/>
        <w:ind w:firstLine="720"/>
        <w:rPr>
          <w:lang w:val="en-CA"/>
        </w:rPr>
      </w:pPr>
      <w:r w:rsidRPr="00175E62">
        <w:rPr>
          <w:lang w:val="en-CA"/>
        </w:rPr>
        <w:t xml:space="preserve">Still, conventional GLMs are </w:t>
      </w:r>
      <w:r w:rsidR="001F163D">
        <w:rPr>
          <w:lang w:val="en-CA"/>
        </w:rPr>
        <w:t>popular with ecologists</w:t>
      </w:r>
      <w:r w:rsidR="001F163D" w:rsidRPr="00175E62">
        <w:rPr>
          <w:lang w:val="en-CA"/>
        </w:rPr>
        <w:t xml:space="preserve"> </w:t>
      </w:r>
      <w:r w:rsidRPr="00175E62">
        <w:rPr>
          <w:lang w:val="en-CA"/>
        </w:rPr>
        <w:t xml:space="preserve">and are likely to </w:t>
      </w:r>
      <w:r w:rsidR="008C754C">
        <w:rPr>
          <w:lang w:val="en-CA"/>
        </w:rPr>
        <w:t>remain</w:t>
      </w:r>
      <w:r w:rsidRPr="00175E62">
        <w:rPr>
          <w:lang w:val="en-CA"/>
        </w:rPr>
        <w:t xml:space="preserve"> </w:t>
      </w:r>
      <w:r w:rsidR="00175E62" w:rsidRPr="00175E62">
        <w:rPr>
          <w:lang w:val="en-CA"/>
        </w:rPr>
        <w:t>the</w:t>
      </w:r>
      <w:r w:rsidRPr="00175E62">
        <w:rPr>
          <w:lang w:val="en-CA"/>
        </w:rPr>
        <w:t xml:space="preserve"> standard </w:t>
      </w:r>
      <w:r w:rsidR="00175E62" w:rsidRPr="00175E62">
        <w:rPr>
          <w:lang w:val="en-CA"/>
        </w:rPr>
        <w:t>methodology</w:t>
      </w:r>
      <w:r w:rsidRPr="00175E62">
        <w:rPr>
          <w:lang w:val="en-CA"/>
        </w:rPr>
        <w:t xml:space="preserve"> for insect population and community studies. As such, we </w:t>
      </w:r>
      <w:r w:rsidR="001F163D">
        <w:rPr>
          <w:lang w:val="en-CA"/>
        </w:rPr>
        <w:t>aim</w:t>
      </w:r>
      <w:r w:rsidR="00D05C72">
        <w:rPr>
          <w:lang w:val="en-CA"/>
        </w:rPr>
        <w:t>ed</w:t>
      </w:r>
      <w:r w:rsidRPr="00175E62">
        <w:rPr>
          <w:lang w:val="en-CA"/>
        </w:rPr>
        <w:t xml:space="preserve"> to provide guidance </w:t>
      </w:r>
      <w:r w:rsidR="001F163D">
        <w:rPr>
          <w:lang w:val="en-CA"/>
        </w:rPr>
        <w:t>as to</w:t>
      </w:r>
      <w:r w:rsidR="001F163D" w:rsidRPr="00175E62">
        <w:rPr>
          <w:lang w:val="en-CA"/>
        </w:rPr>
        <w:t xml:space="preserve"> </w:t>
      </w:r>
      <w:r w:rsidRPr="00175E62">
        <w:rPr>
          <w:lang w:val="en-CA"/>
        </w:rPr>
        <w:t>when they are most appropriate and/or how to reduce their bias.</w:t>
      </w:r>
      <w:r>
        <w:rPr>
          <w:lang w:val="en-CA"/>
        </w:rPr>
        <w:t xml:space="preserve"> Our simulation showed that, despite imperfect detection, GLM estimates for </w:t>
      </w:r>
      <w:r w:rsidR="005F2F9C">
        <w:rPr>
          <w:lang w:val="en-CA"/>
        </w:rPr>
        <w:t xml:space="preserve">an environmental covariate </w:t>
      </w:r>
      <w:r>
        <w:rPr>
          <w:lang w:val="en-CA"/>
        </w:rPr>
        <w:t>were unbiased when there was no effect of the same covariate on</w:t>
      </w:r>
      <w:r w:rsidR="006B0DF4">
        <w:rPr>
          <w:lang w:val="en-CA"/>
        </w:rPr>
        <w:t xml:space="preserve"> the</w:t>
      </w:r>
      <w:r>
        <w:rPr>
          <w:lang w:val="en-CA"/>
        </w:rPr>
        <w:t xml:space="preserve"> detection rate</w:t>
      </w:r>
      <w:r w:rsidR="005F2F9C">
        <w:rPr>
          <w:lang w:val="en-CA"/>
        </w:rPr>
        <w:t xml:space="preserve"> (</w:t>
      </w:r>
      <w:r w:rsidR="00BB7709">
        <w:rPr>
          <w:lang w:val="en-CA"/>
        </w:rPr>
        <w:t xml:space="preserve">i.e., in the simulation when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rFonts w:eastAsiaTheme="minorEastAsia"/>
          <w:lang w:val="en-CA"/>
        </w:rPr>
        <w:t xml:space="preserve"> </w:t>
      </w:r>
      <w:r w:rsidR="008C754C">
        <w:rPr>
          <w:rFonts w:eastAsiaTheme="minorEastAsia"/>
          <w:lang w:val="en-CA"/>
        </w:rPr>
        <w:t>equals zero</w:t>
      </w:r>
      <w:r w:rsidR="005F2F9C">
        <w:rPr>
          <w:lang w:val="en-CA"/>
        </w:rPr>
        <w:t>)</w:t>
      </w:r>
      <w:r>
        <w:rPr>
          <w:lang w:val="en-CA"/>
        </w:rPr>
        <w:t>. GLM bias emerged when the covariate had a confounding effect on detection</w:t>
      </w:r>
      <w:r w:rsidR="008C754C">
        <w:rPr>
          <w:lang w:val="en-CA"/>
        </w:rPr>
        <w:t xml:space="preserve"> (i.e., when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8C754C">
        <w:rPr>
          <w:rFonts w:eastAsiaTheme="minorEastAsia"/>
          <w:lang w:val="en-CA"/>
        </w:rPr>
        <w:t xml:space="preserve"> does not equal zero</w:t>
      </w:r>
      <w:r w:rsidR="008C754C">
        <w:rPr>
          <w:lang w:val="en-CA"/>
        </w:rPr>
        <w:t>)</w:t>
      </w:r>
      <w:r>
        <w:rPr>
          <w:lang w:val="en-CA"/>
        </w:rPr>
        <w:t xml:space="preserve">. </w:t>
      </w:r>
      <w:r w:rsidR="00BB7709">
        <w:rPr>
          <w:lang w:val="en-CA"/>
        </w:rPr>
        <w:t>On the other hand, we found that i</w:t>
      </w:r>
      <w:r w:rsidR="004C2E50">
        <w:rPr>
          <w:lang w:val="en-CA"/>
        </w:rPr>
        <w:t xml:space="preserve">ncreased detection reduced GLM bias. Under our simulation setup, we found minimal bias </w:t>
      </w:r>
      <w:r w:rsidR="008C754C">
        <w:rPr>
          <w:lang w:val="en-CA"/>
        </w:rPr>
        <w:t xml:space="preserve">despite a detection confound </w:t>
      </w:r>
      <w:r w:rsidR="004C2E50">
        <w:rPr>
          <w:lang w:val="en-CA"/>
        </w:rPr>
        <w:t xml:space="preserve">at baseline detection rates of 25% or 50%. </w:t>
      </w:r>
      <w:r w:rsidR="00BB7709">
        <w:rPr>
          <w:lang w:val="en-CA"/>
        </w:rPr>
        <w:t>Conversely</w:t>
      </w:r>
      <w:r w:rsidR="004C2E50">
        <w:rPr>
          <w:lang w:val="en-CA"/>
        </w:rPr>
        <w:t xml:space="preserve">, adding more sites exacerbated </w:t>
      </w:r>
      <w:r w:rsidR="00BB7709">
        <w:rPr>
          <w:lang w:val="en-CA"/>
        </w:rPr>
        <w:t>GLM</w:t>
      </w:r>
      <w:r w:rsidR="004C2E50">
        <w:rPr>
          <w:lang w:val="en-CA"/>
        </w:rPr>
        <w:t xml:space="preserve"> bias</w:t>
      </w:r>
      <w:r w:rsidR="00BB7709">
        <w:rPr>
          <w:lang w:val="en-CA"/>
        </w:rPr>
        <w:t xml:space="preserve"> </w:t>
      </w:r>
      <w:r w:rsidR="00D05C72">
        <w:rPr>
          <w:lang w:val="en-CA"/>
        </w:rPr>
        <w:t>while simultaneously r</w:t>
      </w:r>
      <w:r w:rsidR="00B13340">
        <w:rPr>
          <w:lang w:val="en-CA"/>
        </w:rPr>
        <w:t>educ</w:t>
      </w:r>
      <w:r w:rsidR="00D05C72">
        <w:rPr>
          <w:lang w:val="en-CA"/>
        </w:rPr>
        <w:t>ing</w:t>
      </w:r>
      <w:r w:rsidR="00B13340">
        <w:rPr>
          <w:lang w:val="en-CA"/>
        </w:rPr>
        <w:t xml:space="preserve"> the </w:t>
      </w:r>
      <w:r w:rsidR="004C2E50">
        <w:rPr>
          <w:lang w:val="en-CA"/>
        </w:rPr>
        <w:t>uncertainty</w:t>
      </w:r>
      <w:r w:rsidR="00D05C72">
        <w:rPr>
          <w:lang w:val="en-CA"/>
        </w:rPr>
        <w:t xml:space="preserve"> </w:t>
      </w:r>
      <w:r w:rsidR="00B13340">
        <w:rPr>
          <w:lang w:val="en-CA"/>
        </w:rPr>
        <w:t>around inaccurate estimates</w:t>
      </w:r>
      <w:r>
        <w:rPr>
          <w:lang w:val="en-CA"/>
        </w:rPr>
        <w:t xml:space="preserve">. Given these results, we recommend that GLM studies </w:t>
      </w:r>
      <w:r w:rsidR="004C2E50">
        <w:rPr>
          <w:lang w:val="en-CA"/>
        </w:rPr>
        <w:t xml:space="preserve">wishing to avoid </w:t>
      </w:r>
      <w:r w:rsidR="004C2E50" w:rsidRPr="00111795">
        <w:rPr>
          <w:lang w:val="en-CA"/>
        </w:rPr>
        <w:t>detection</w:t>
      </w:r>
      <w:r w:rsidR="004C2E50">
        <w:rPr>
          <w:lang w:val="en-CA"/>
        </w:rPr>
        <w:t xml:space="preserve"> confounds </w:t>
      </w:r>
      <w:r>
        <w:rPr>
          <w:lang w:val="en-CA"/>
        </w:rPr>
        <w:t xml:space="preserve">prioritize </w:t>
      </w:r>
      <w:r w:rsidRPr="00111795">
        <w:rPr>
          <w:lang w:val="en-CA"/>
        </w:rPr>
        <w:t>increas</w:t>
      </w:r>
      <w:r w:rsidR="004C2E50">
        <w:rPr>
          <w:lang w:val="en-CA"/>
        </w:rPr>
        <w:t xml:space="preserve">ed </w:t>
      </w:r>
      <w:r w:rsidRPr="00111795">
        <w:rPr>
          <w:lang w:val="en-CA"/>
        </w:rPr>
        <w:t>detection rate over</w:t>
      </w:r>
      <w:r w:rsidR="004C2E50">
        <w:rPr>
          <w:lang w:val="en-CA"/>
        </w:rPr>
        <w:t xml:space="preserve"> increased</w:t>
      </w:r>
      <w:r w:rsidRPr="00111795">
        <w:rPr>
          <w:lang w:val="en-CA"/>
        </w:rPr>
        <w:t xml:space="preserve"> site replication. Increasing</w:t>
      </w:r>
      <w:r>
        <w:rPr>
          <w:lang w:val="en-CA"/>
        </w:rPr>
        <w:t xml:space="preserve"> detection rate could be achieved by improved sampling intensity: </w:t>
      </w:r>
      <w:r w:rsidR="004C2E50">
        <w:rPr>
          <w:lang w:val="en-CA"/>
        </w:rPr>
        <w:t xml:space="preserve">for example, </w:t>
      </w:r>
      <w:r>
        <w:rPr>
          <w:lang w:val="en-CA"/>
        </w:rPr>
        <w:t>by increasing the length of survey</w:t>
      </w:r>
      <w:r w:rsidR="004C2E50">
        <w:rPr>
          <w:lang w:val="en-CA"/>
        </w:rPr>
        <w:t>s</w:t>
      </w:r>
      <w:r>
        <w:rPr>
          <w:lang w:val="en-CA"/>
        </w:rPr>
        <w:t xml:space="preserve">, </w:t>
      </w:r>
      <w:r w:rsidR="00D05C72">
        <w:rPr>
          <w:lang w:val="en-CA"/>
        </w:rPr>
        <w:t xml:space="preserve">by increasing </w:t>
      </w:r>
      <w:r>
        <w:rPr>
          <w:lang w:val="en-CA"/>
        </w:rPr>
        <w:t>the number</w:t>
      </w:r>
      <w:r w:rsidR="006B0DF4">
        <w:rPr>
          <w:lang w:val="en-CA"/>
        </w:rPr>
        <w:t xml:space="preserve"> and/or expertise</w:t>
      </w:r>
      <w:r>
        <w:rPr>
          <w:lang w:val="en-CA"/>
        </w:rPr>
        <w:t xml:space="preserve"> of surveyors, </w:t>
      </w:r>
      <w:r w:rsidR="00D05C72">
        <w:rPr>
          <w:lang w:val="en-CA"/>
        </w:rPr>
        <w:t>or</w:t>
      </w:r>
      <w:r w:rsidR="001F163D">
        <w:rPr>
          <w:lang w:val="en-CA"/>
        </w:rPr>
        <w:t xml:space="preserve"> by increasing</w:t>
      </w:r>
      <w:r>
        <w:rPr>
          <w:lang w:val="en-CA"/>
        </w:rPr>
        <w:t xml:space="preserve"> the number of traps deployed per sampling location</w:t>
      </w:r>
      <w:r w:rsidR="008C754C">
        <w:rPr>
          <w:lang w:val="en-CA"/>
        </w:rPr>
        <w:t xml:space="preserve"> </w:t>
      </w:r>
      <w:r w:rsidR="008C754C">
        <w:rPr>
          <w:lang w:val="en-CA"/>
        </w:rPr>
        <w:fldChar w:fldCharType="begin" w:fldLock="1"/>
      </w:r>
      <w:r w:rsidR="00B17310">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C754C">
        <w:rPr>
          <w:lang w:val="en-CA"/>
        </w:rPr>
        <w:fldChar w:fldCharType="separate"/>
      </w:r>
      <w:r w:rsidR="008C754C" w:rsidRPr="008C754C">
        <w:rPr>
          <w:noProof/>
          <w:lang w:val="en-CA"/>
        </w:rPr>
        <w:t>(Mccravy 2018)</w:t>
      </w:r>
      <w:r w:rsidR="008C754C">
        <w:rPr>
          <w:lang w:val="en-CA"/>
        </w:rPr>
        <w:fldChar w:fldCharType="end"/>
      </w:r>
      <w:r w:rsidR="008C754C">
        <w:rPr>
          <w:lang w:val="en-CA"/>
        </w:rPr>
        <w:t xml:space="preserve">. </w:t>
      </w:r>
    </w:p>
    <w:p w14:paraId="604C2D75" w14:textId="235F0BB1" w:rsidR="00B13340" w:rsidRDefault="00070EB6" w:rsidP="00BD4EF1">
      <w:pPr>
        <w:spacing w:line="480" w:lineRule="auto"/>
        <w:ind w:firstLine="720"/>
        <w:rPr>
          <w:lang w:val="en-CA"/>
        </w:rPr>
      </w:pPr>
      <w:r>
        <w:rPr>
          <w:lang w:val="en-CA"/>
        </w:rPr>
        <w:t>Across our field sites</w:t>
      </w:r>
      <w:r w:rsidR="00BD4EF1">
        <w:rPr>
          <w:lang w:val="en-CA"/>
        </w:rPr>
        <w:t xml:space="preserve">, the mark-recapture model </w:t>
      </w:r>
      <w:r w:rsidR="006B0DF4">
        <w:rPr>
          <w:lang w:val="en-CA"/>
        </w:rPr>
        <w:t xml:space="preserve">reported </w:t>
      </w:r>
      <w:r w:rsidR="00BD4EF1">
        <w:rPr>
          <w:lang w:val="en-CA"/>
        </w:rPr>
        <w:t>wild bee detection rates</w:t>
      </w:r>
      <w:r w:rsidR="006B0DF4">
        <w:rPr>
          <w:lang w:val="en-CA"/>
        </w:rPr>
        <w:t xml:space="preserve"> that</w:t>
      </w:r>
      <w:r w:rsidR="00BD4EF1">
        <w:rPr>
          <w:lang w:val="en-CA"/>
        </w:rPr>
        <w:t xml:space="preserve"> </w:t>
      </w:r>
      <w:r>
        <w:rPr>
          <w:lang w:val="en-CA"/>
        </w:rPr>
        <w:t>ranged between 2% and 12%</w:t>
      </w:r>
      <w:r w:rsidR="00BD4EF1">
        <w:rPr>
          <w:lang w:val="en-CA"/>
        </w:rPr>
        <w:t>. These estimates are in line with those provided by other net-</w:t>
      </w:r>
      <w:r w:rsidR="00BD4EF1">
        <w:rPr>
          <w:lang w:val="en-CA"/>
        </w:rPr>
        <w:lastRenderedPageBreak/>
        <w:t xml:space="preserve">collection wild bee mark-recapture studies, including capture probabilities ranging between 4% and 52% for </w:t>
      </w:r>
      <w:r w:rsidR="001F163D">
        <w:rPr>
          <w:lang w:val="en-CA"/>
        </w:rPr>
        <w:t xml:space="preserve">surveys of bees </w:t>
      </w:r>
      <w:r w:rsidR="00BD4EF1">
        <w:rPr>
          <w:lang w:val="en-CA"/>
        </w:rPr>
        <w:t xml:space="preserve">in North Carolina forests </w:t>
      </w:r>
      <w:r w:rsidR="00B13340">
        <w:rPr>
          <w:lang w:val="en-CA"/>
        </w:rPr>
        <w:fldChar w:fldCharType="begin" w:fldLock="1"/>
      </w:r>
      <w:r w:rsidR="00540122">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2022)","plainTextFormattedCitation":"(Briggs et al. 2022)","previouslyFormattedCitation":"(Briggs et al. 2022)"},"properties":{"noteIndex":0},"schema":"https://github.com/citation-style-language/schema/raw/master/csl-citation.json"}</w:instrText>
      </w:r>
      <w:r w:rsidR="00B13340">
        <w:rPr>
          <w:lang w:val="en-CA"/>
        </w:rPr>
        <w:fldChar w:fldCharType="separate"/>
      </w:r>
      <w:r w:rsidR="00B13340" w:rsidRPr="00B13340">
        <w:rPr>
          <w:noProof/>
          <w:lang w:val="en-CA"/>
        </w:rPr>
        <w:t>(Briggs et al. 2022)</w:t>
      </w:r>
      <w:r w:rsidR="00B13340">
        <w:rPr>
          <w:lang w:val="en-CA"/>
        </w:rPr>
        <w:fldChar w:fldCharType="end"/>
      </w:r>
      <w:r w:rsidR="00BD4EF1">
        <w:rPr>
          <w:lang w:val="en-CA"/>
        </w:rPr>
        <w:t xml:space="preserve">. Detection rates could be </w:t>
      </w:r>
      <w:r w:rsidR="00357DD5">
        <w:rPr>
          <w:lang w:val="en-CA"/>
        </w:rPr>
        <w:t xml:space="preserve">higher </w:t>
      </w:r>
      <w:r w:rsidR="00BD4EF1">
        <w:rPr>
          <w:lang w:val="en-CA"/>
        </w:rPr>
        <w:t xml:space="preserve">for </w:t>
      </w:r>
      <w:r w:rsidR="00175E62">
        <w:rPr>
          <w:lang w:val="en-CA"/>
        </w:rPr>
        <w:t xml:space="preserve">other insects such as </w:t>
      </w:r>
      <w:r w:rsidR="00BD4EF1">
        <w:rPr>
          <w:lang w:val="en-CA"/>
        </w:rPr>
        <w:t xml:space="preserve">butterflies. </w:t>
      </w:r>
      <w:r w:rsidR="00357DD5">
        <w:rPr>
          <w:lang w:val="en-CA"/>
        </w:rPr>
        <w:t>For example, i</w:t>
      </w:r>
      <w:r w:rsidR="00BD4EF1">
        <w:rPr>
          <w:lang w:val="en-CA"/>
        </w:rPr>
        <w:t xml:space="preserve">n central Europe, surveyors detected the </w:t>
      </w:r>
      <w:proofErr w:type="spellStart"/>
      <w:r w:rsidR="00BD4EF1" w:rsidRPr="00177644">
        <w:rPr>
          <w:lang w:val="en-CA"/>
        </w:rPr>
        <w:t>Iolas</w:t>
      </w:r>
      <w:proofErr w:type="spellEnd"/>
      <w:r w:rsidR="00BD4EF1" w:rsidRPr="00177644">
        <w:rPr>
          <w:lang w:val="en-CA"/>
        </w:rPr>
        <w:t xml:space="preserve"> blue</w:t>
      </w:r>
      <w:r w:rsidR="00BD4EF1">
        <w:rPr>
          <w:lang w:val="en-CA"/>
        </w:rPr>
        <w:t>,</w:t>
      </w:r>
      <w:r w:rsidR="00BD4EF1" w:rsidRPr="00177644">
        <w:rPr>
          <w:lang w:val="en-CA"/>
        </w:rPr>
        <w:t xml:space="preserve"> </w:t>
      </w:r>
      <w:r w:rsidR="00BD4EF1" w:rsidRPr="00177644">
        <w:rPr>
          <w:i/>
          <w:iCs/>
          <w:lang w:val="en-CA"/>
        </w:rPr>
        <w:t xml:space="preserve">Iolana </w:t>
      </w:r>
      <w:proofErr w:type="spellStart"/>
      <w:r w:rsidR="00BD4EF1" w:rsidRPr="00177644">
        <w:rPr>
          <w:i/>
          <w:iCs/>
          <w:lang w:val="en-CA"/>
        </w:rPr>
        <w:t>iolas</w:t>
      </w:r>
      <w:proofErr w:type="spellEnd"/>
      <w:r w:rsidR="00BD4EF1">
        <w:rPr>
          <w:lang w:val="en-CA"/>
        </w:rPr>
        <w:t xml:space="preserve"> with an odds of 86% </w:t>
      </w:r>
      <w:r w:rsidR="00B13340">
        <w:rPr>
          <w:lang w:val="en-CA"/>
        </w:rPr>
        <w:fldChar w:fldCharType="begin" w:fldLock="1"/>
      </w:r>
      <w:r w:rsidR="00540122">
        <w:rPr>
          <w:lang w:val="en-CA"/>
        </w:rPr>
        <w:instrText>ADDIN CSL_CITATION {"citationItems":[{"id":"ITEM-1","itemData":{"DOI":"10.1007/S10531-012-0417-9","ISSN":"15729710","abstract":"The decline in distribution and abundance of biodiversity requires evidence-based guidelines for cost-effective conservation management and systematic quantitative assessments of its effects. We investigated the efficiency of a habitat restoration programme aimed at reducing the risk of extinction of the Iolas blue Iolana iolas (Ochsenheimer, 1816), one of the rarest butterflies of Central Europe. Using occupancy and capture-mark-recapture (CMR) models accounting for probability of detection, we assessed habitat patch occupancy, habitat selection, demography and dispersal with the aim of testing and refining restoration measures. Count surveys performed at 38 plantations dedicated to the species' unique host plant resulted in an occupancy rate of 50 %, with mostly very low relative abundance indices. The site-occupancy habitat analysis demonstrated that species abundance was best explained by host plant vitality, habitat patch connectivity, and solar radiation. CMR surveys yielded very high catchability (82 %), individual detectability (86 %) rates and limited dispersal capacity. These results form the basis for future efficient count surveys to assess species distribution and abundance. They also provide evidence-based recommendations for improving ongoing habitat restoration: (i) the attractiveness of host plant plantations must be enhanced by promoting mass blossoming, which can be achieved through systematic autumn pruning of the extant plantations; (ii) new plantations should be created in order to fill in the gaps in the landscape matrix, to increase meta-population capacity through improved habitat connectivity. Finally, this study demonstrates the relevance of efficiency tests as an integral, adaptive phase of any conservation research activity. © 2012 Springer Science+Business Media Dordrecht.","author":[{"dropping-particle":"","family":"Heer","given":"P.","non-dropping-particle":"","parse-names":false,"suffix":""},{"dropping-particle":"","family":"Pellet","given":"J.","non-dropping-particle":"","parse-names":false,"suffix":""},{"dropping-particle":"","family":"Sierro","given":"A.","non-dropping-particle":"","parse-names":false,"suffix":""},{"dropping-particle":"","family":"Arlettaz","given":"R.","non-dropping-particle":"","parse-names":false,"suffix":""}],"container-title":"Biodiversity and Conservation","id":"ITEM-1","issue":"1","issued":{"date-parts":[["2013","1","1"]]},"page":"239-252","publisher":"Kluwer Academic Publishers","title":"Evidence-based assessment of butterfly habitat restoration to enhance management practices","type":"article-journal","volume":"22"},"uris":["http://www.mendeley.com/documents/?uuid=81b19686-d60e-39ff-8c85-4bf17e3c45df"]}],"mendeley":{"formattedCitation":"(Heer et al. 2013)","plainTextFormattedCitation":"(Heer et al. 2013)","previouslyFormattedCitation":"(Heer et al. 2013)"},"properties":{"noteIndex":0},"schema":"https://github.com/citation-style-language/schema/raw/master/csl-citation.json"}</w:instrText>
      </w:r>
      <w:r w:rsidR="00B13340">
        <w:rPr>
          <w:lang w:val="en-CA"/>
        </w:rPr>
        <w:fldChar w:fldCharType="separate"/>
      </w:r>
      <w:r w:rsidR="00B13340" w:rsidRPr="00B13340">
        <w:rPr>
          <w:noProof/>
          <w:lang w:val="en-CA"/>
        </w:rPr>
        <w:t>(Heer et al. 2013)</w:t>
      </w:r>
      <w:r w:rsidR="00B13340">
        <w:rPr>
          <w:lang w:val="en-CA"/>
        </w:rPr>
        <w:fldChar w:fldCharType="end"/>
      </w:r>
      <w:r w:rsidR="00BD4EF1">
        <w:rPr>
          <w:lang w:val="en-CA"/>
        </w:rPr>
        <w:t>. Conversely, detection rates for other insects might be lower, with mosquitos detected at an average rate of only</w:t>
      </w:r>
      <w:r w:rsidR="00BD4EF1" w:rsidRPr="00177644">
        <w:rPr>
          <w:lang w:val="en-CA"/>
        </w:rPr>
        <w:t xml:space="preserve"> 0.022%</w:t>
      </w:r>
      <w:r w:rsidR="006B0DF4">
        <w:rPr>
          <w:lang w:val="en-CA"/>
        </w:rPr>
        <w:t xml:space="preserve"> in a study of </w:t>
      </w:r>
      <w:r w:rsidR="00466172">
        <w:rPr>
          <w:lang w:val="en-CA"/>
        </w:rPr>
        <w:t>urban habitats that relied on passive trap sampling methods rather than active sweep netting</w:t>
      </w:r>
      <w:r w:rsidR="00B13340">
        <w:rPr>
          <w:lang w:val="en-CA"/>
        </w:rPr>
        <w:t xml:space="preserve"> </w:t>
      </w:r>
      <w:r w:rsidR="00B13340">
        <w:rPr>
          <w:lang w:val="en-CA"/>
        </w:rPr>
        <w:fldChar w:fldCharType="begin" w:fldLock="1"/>
      </w:r>
      <w:r w:rsidR="00B17310">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2019)","plainTextFormattedCitation":"(Manica et al. 2019)","previouslyFormattedCitation":"(Manica et al. 2019)"},"properties":{"noteIndex":0},"schema":"https://github.com/citation-style-language/schema/raw/master/csl-citation.json"}</w:instrText>
      </w:r>
      <w:r w:rsidR="00B13340">
        <w:rPr>
          <w:lang w:val="en-CA"/>
        </w:rPr>
        <w:fldChar w:fldCharType="separate"/>
      </w:r>
      <w:r w:rsidR="00B13340" w:rsidRPr="00B13340">
        <w:rPr>
          <w:noProof/>
          <w:lang w:val="en-CA"/>
        </w:rPr>
        <w:t>(Manica et al. 2019)</w:t>
      </w:r>
      <w:r w:rsidR="00B13340">
        <w:rPr>
          <w:lang w:val="en-CA"/>
        </w:rPr>
        <w:fldChar w:fldCharType="end"/>
      </w:r>
      <w:r w:rsidR="00BD4EF1">
        <w:rPr>
          <w:lang w:val="en-CA"/>
        </w:rPr>
        <w:t xml:space="preserve">. </w:t>
      </w:r>
      <w:r w:rsidR="00B13340">
        <w:rPr>
          <w:lang w:val="en-CA"/>
        </w:rPr>
        <w:t>Given the relationship between baseline detection rate and abundance covariate bias, detection modelling approaches should be considered</w:t>
      </w:r>
      <w:r w:rsidR="006B0DF4">
        <w:rPr>
          <w:lang w:val="en-CA"/>
        </w:rPr>
        <w:t xml:space="preserve"> particularly</w:t>
      </w:r>
      <w:r w:rsidR="00B13340">
        <w:rPr>
          <w:lang w:val="en-CA"/>
        </w:rPr>
        <w:t xml:space="preserve"> for </w:t>
      </w:r>
      <w:r w:rsidR="00B1273F">
        <w:rPr>
          <w:lang w:val="en-CA"/>
        </w:rPr>
        <w:t xml:space="preserve">those </w:t>
      </w:r>
      <w:r w:rsidR="00B13340">
        <w:rPr>
          <w:lang w:val="en-CA"/>
        </w:rPr>
        <w:t>insect taxonomic groups that are</w:t>
      </w:r>
      <w:r w:rsidR="006B0DF4">
        <w:rPr>
          <w:lang w:val="en-CA"/>
        </w:rPr>
        <w:t xml:space="preserve"> known to be</w:t>
      </w:r>
      <w:r w:rsidR="00B13340">
        <w:rPr>
          <w:lang w:val="en-CA"/>
        </w:rPr>
        <w:t xml:space="preserve"> more difficult to detect.</w:t>
      </w:r>
    </w:p>
    <w:p w14:paraId="3D55F5A5" w14:textId="224E18FC" w:rsidR="00BD4EF1" w:rsidRDefault="00BD4EF1" w:rsidP="004A79EF">
      <w:pPr>
        <w:spacing w:line="480" w:lineRule="auto"/>
        <w:rPr>
          <w:lang w:val="en-CA"/>
        </w:rPr>
      </w:pPr>
      <w:r>
        <w:rPr>
          <w:lang w:val="en-CA"/>
        </w:rPr>
        <w:tab/>
      </w:r>
      <w:r w:rsidR="00B13340">
        <w:rPr>
          <w:lang w:val="en-CA"/>
        </w:rPr>
        <w:t>Even m</w:t>
      </w:r>
      <w:r w:rsidR="00B13340" w:rsidRPr="00B13340">
        <w:rPr>
          <w:lang w:val="en-CA"/>
        </w:rPr>
        <w:t xml:space="preserve">inor violations of the closure assumption are known to </w:t>
      </w:r>
      <w:r w:rsidR="00DC55F9">
        <w:rPr>
          <w:lang w:val="en-CA"/>
        </w:rPr>
        <w:t xml:space="preserve">cause severe </w:t>
      </w:r>
      <w:r w:rsidR="00B13340" w:rsidRPr="00B13340">
        <w:rPr>
          <w:lang w:val="en-CA"/>
        </w:rPr>
        <w:t>bias</w:t>
      </w:r>
      <w:r w:rsidRPr="00B13340">
        <w:rPr>
          <w:lang w:val="en-CA"/>
        </w:rPr>
        <w:t xml:space="preserve"> </w:t>
      </w:r>
      <w:r w:rsidR="00DC55F9">
        <w:rPr>
          <w:lang w:val="en-CA"/>
        </w:rPr>
        <w:t xml:space="preserve">for </w:t>
      </w:r>
      <w:proofErr w:type="spellStart"/>
      <w:r w:rsidRPr="00B13340">
        <w:rPr>
          <w:lang w:val="en-CA"/>
        </w:rPr>
        <w:t>binmix</w:t>
      </w:r>
      <w:proofErr w:type="spellEnd"/>
      <w:r w:rsidRPr="00B13340">
        <w:rPr>
          <w:lang w:val="en-CA"/>
        </w:rPr>
        <w:t xml:space="preserve"> estimates of </w:t>
      </w:r>
      <w:r w:rsidR="00DC55F9">
        <w:rPr>
          <w:lang w:val="en-CA"/>
        </w:rPr>
        <w:t xml:space="preserve">total </w:t>
      </w:r>
      <w:r w:rsidRPr="00B13340">
        <w:rPr>
          <w:lang w:val="en-CA"/>
        </w:rPr>
        <w:t xml:space="preserve">population size </w:t>
      </w:r>
      <w:r w:rsidR="00DC55F9">
        <w:rPr>
          <w:lang w:val="en-CA"/>
        </w:rPr>
        <w:fldChar w:fldCharType="begin" w:fldLock="1"/>
      </w:r>
      <w:r w:rsidR="00540122">
        <w:rPr>
          <w:lang w:val="en-CA"/>
        </w:rPr>
        <w:instrText>ADDIN CSL_CITATION {"citationItems":[{"id":"ITEM-1","itemData":{"DOI":"10.1016/J.ECOLMODEL.2018.02.007","ISSN":"0304-3800","abstract":"Monitoring animal populations is central to wildlife and fisheries management, and the use of N-mixture models toward these efforts has markedly increased in recent years. Nevertheless, relatively little work has evaluated estimator performance when basic assumptions are violated. Moreover, diagnostics to identify when bias in parameter estimates from N-mixture models is likely is largely unexplored. We simulated count data sets using 837 combinations of detection probability, number of sample units, number of survey occasions, and type and extent of heterogeneity in abundance or detectability. We fit Poisson N-mixture models to these data, quantified the bias associated with each combination, and evaluated if the parametric bootstrap goodness-of-fit (GOF) test can be used to indicate bias in parameter estimates. We also explored if assumption violations can be diagnosed prior to fitting N-mixture models. In doing so, we propose a new model diagnostic, which we term the quasi-coefficient of variation (QCV). N-mixture models performed well when assumptions were met and detection probabilities were moderate (i.e., ≥0.3), and the performance of the estimator improved with increasing survey occasions and sample units. However, the magnitude of bias in estimated mean abundance with even slight amounts of unmodeled heterogeneity was substantial. The parametric bootstrap GOF test did not perform well as a diagnostic for bias in parameter estimates when detectability and sample sizes were low. The results indicate the QCV is useful to diagnose potential bias and that potential bias associated with unidirectional trends in abundance or detectability can be diagnosed using Poisson regression. This study represents the most thorough assessment to date of assumption violations and diagnostics when fitting N-mixture models using the most commonly implemented error distribution. Unbiased estimates of population state variables are needed to properly inform management decision making. Therefore, we also discuss alternative approaches to yield unbiased estimates of population state variables using similar data types, and we stress that there is no substitute for an effective sample design that is grounded upon well-defined management objectives.","author":[{"dropping-particle":"","family":"Duarte","given":"A.","non-dropping-particle":"","parse-names":false,"suffix":""},{"dropping-particle":"","family":"Adams","given":"M.","non-dropping-particle":"","parse-names":false,"suffix":""},{"dropping-particle":"","family":"Peterson","given":"J.","non-dropping-particle":"","parse-names":false,"suffix":""}],"container-title":"Ecological Modelling","id":"ITEM-1","issued":{"date-parts":[["2018","4","24"]]},"page":"51-59","publisher":"Elsevier","title":"Fitting N-mixture models to count data with unmodeled heterogeneity: Bias, diagnostics, and alternative approaches","type":"article-journal","volume":"374"},"uris":["http://www.mendeley.com/documents/?uuid=68bdbd2e-4eb4-30c8-af7e-8676231121d5"]},{"id":"ITEM-2","itemData":{"DOI":"10.1016/J.ECOLIND.2021.108170","ISSN":"1470-160X","abstract":"The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Indicators","id":"ITEM-2","issued":{"date-parts":[["2021","11","1"]]},"page":"108170","publisher":"Elsevier","title":"Bias in estimated breeding-bird abundance from closure-assumption violations","type":"article-journal","volume":"131"},"uris":["http://www.mendeley.com/documents/?uuid=501d0873-2939-360e-8ddf-ea2a31d544b8"]}],"mendeley":{"formattedCitation":"(Duarte, Adams, and Peterson 2018; Fogarty and Fleishman 2021)","plainTextFormattedCitation":"(Duarte, Adams, and Peterson 2018; Fogarty and Fleishman 2021)","previouslyFormattedCitation":"(Duarte, Adams, and Peterson 2018; Fogarty and Fleishman 2021)"},"properties":{"noteIndex":0},"schema":"https://github.com/citation-style-language/schema/raw/master/csl-citation.json"}</w:instrText>
      </w:r>
      <w:r w:rsidR="00DC55F9">
        <w:rPr>
          <w:lang w:val="en-CA"/>
        </w:rPr>
        <w:fldChar w:fldCharType="separate"/>
      </w:r>
      <w:r w:rsidR="00DC55F9" w:rsidRPr="00DC55F9">
        <w:rPr>
          <w:noProof/>
          <w:lang w:val="en-CA"/>
        </w:rPr>
        <w:t>(Duarte, Adams, and Peterson 2018; Fogarty and Fleishman 2021)</w:t>
      </w:r>
      <w:r w:rsidR="00DC55F9">
        <w:rPr>
          <w:lang w:val="en-CA"/>
        </w:rPr>
        <w:fldChar w:fldCharType="end"/>
      </w:r>
      <w:r w:rsidR="00DC55F9">
        <w:rPr>
          <w:lang w:val="en-CA"/>
        </w:rPr>
        <w:t xml:space="preserve">. </w:t>
      </w:r>
      <w:r w:rsidRPr="00801A78">
        <w:rPr>
          <w:lang w:val="en-CA"/>
        </w:rPr>
        <w:t xml:space="preserve">Our closure violation simulations </w:t>
      </w:r>
      <w:r w:rsidR="00357DD5">
        <w:rPr>
          <w:lang w:val="en-CA"/>
        </w:rPr>
        <w:t>confirm</w:t>
      </w:r>
      <w:r w:rsidR="001B4CD6">
        <w:rPr>
          <w:lang w:val="en-CA"/>
        </w:rPr>
        <w:t>ed</w:t>
      </w:r>
      <w:r w:rsidR="00357DD5">
        <w:rPr>
          <w:lang w:val="en-CA"/>
        </w:rPr>
        <w:t xml:space="preserve"> this</w:t>
      </w:r>
      <w:r w:rsidR="0091188F">
        <w:rPr>
          <w:lang w:val="en-CA"/>
        </w:rPr>
        <w:t>:</w:t>
      </w:r>
      <w:r w:rsidRPr="00801A78">
        <w:rPr>
          <w:lang w:val="en-CA"/>
        </w:rPr>
        <w:t xml:space="preserve"> </w:t>
      </w:r>
      <w:proofErr w:type="spellStart"/>
      <w:r w:rsidR="0067261D">
        <w:rPr>
          <w:lang w:val="en-CA"/>
        </w:rPr>
        <w:t>B</w:t>
      </w:r>
      <w:r w:rsidRPr="00801A78">
        <w:rPr>
          <w:lang w:val="en-CA"/>
        </w:rPr>
        <w:t>inmix</w:t>
      </w:r>
      <w:proofErr w:type="spellEnd"/>
      <w:r w:rsidRPr="00801A78">
        <w:rPr>
          <w:lang w:val="en-CA"/>
        </w:rPr>
        <w:t xml:space="preserve"> models </w:t>
      </w:r>
      <w:r w:rsidR="003A6AD4">
        <w:rPr>
          <w:lang w:val="en-CA"/>
        </w:rPr>
        <w:t>consistently underestimated the abundance intercept, which would translate to under</w:t>
      </w:r>
      <w:r w:rsidR="001B4CD6">
        <w:rPr>
          <w:lang w:val="en-CA"/>
        </w:rPr>
        <w:t>estimates of total population size</w:t>
      </w:r>
      <w:r w:rsidR="0067261D">
        <w:rPr>
          <w:lang w:val="en-CA"/>
        </w:rPr>
        <w:t xml:space="preserve">. </w:t>
      </w:r>
      <w:r w:rsidR="003A6AD4">
        <w:rPr>
          <w:lang w:val="en-CA"/>
        </w:rPr>
        <w:t xml:space="preserve">Therefore, </w:t>
      </w:r>
      <w:proofErr w:type="spellStart"/>
      <w:r w:rsidR="003A6AD4">
        <w:rPr>
          <w:lang w:val="en-CA"/>
        </w:rPr>
        <w:t>binmix</w:t>
      </w:r>
      <w:proofErr w:type="spellEnd"/>
      <w:r w:rsidR="003A6AD4">
        <w:rPr>
          <w:lang w:val="en-CA"/>
        </w:rPr>
        <w:t xml:space="preserve"> models are </w:t>
      </w:r>
      <w:r w:rsidRPr="00801A78">
        <w:rPr>
          <w:lang w:val="en-CA"/>
        </w:rPr>
        <w:t xml:space="preserve">unlikely to provide </w:t>
      </w:r>
      <w:r w:rsidR="00DC55F9">
        <w:rPr>
          <w:lang w:val="en-CA"/>
        </w:rPr>
        <w:t>robust</w:t>
      </w:r>
      <w:r w:rsidRPr="00801A78">
        <w:rPr>
          <w:lang w:val="en-CA"/>
        </w:rPr>
        <w:t xml:space="preserve"> estimat</w:t>
      </w:r>
      <w:r w:rsidR="00DC55F9">
        <w:rPr>
          <w:lang w:val="en-CA"/>
        </w:rPr>
        <w:t>es of</w:t>
      </w:r>
      <w:r w:rsidRPr="00801A78">
        <w:rPr>
          <w:lang w:val="en-CA"/>
        </w:rPr>
        <w:t xml:space="preserve"> </w:t>
      </w:r>
      <w:r w:rsidR="00DC55F9">
        <w:rPr>
          <w:lang w:val="en-CA"/>
        </w:rPr>
        <w:t xml:space="preserve">the </w:t>
      </w:r>
      <w:r w:rsidRPr="00801A78">
        <w:rPr>
          <w:lang w:val="en-CA"/>
        </w:rPr>
        <w:t>true abundance of insec</w:t>
      </w:r>
      <w:r w:rsidR="00DC55F9">
        <w:rPr>
          <w:lang w:val="en-CA"/>
        </w:rPr>
        <w:t>ts in study landscapes</w:t>
      </w:r>
      <w:r w:rsidRPr="00801A78">
        <w:rPr>
          <w:lang w:val="en-CA"/>
        </w:rPr>
        <w:t xml:space="preserve">. </w:t>
      </w:r>
      <w:r w:rsidR="0023273A">
        <w:rPr>
          <w:lang w:val="en-CA"/>
        </w:rPr>
        <w:t>On the other hand</w:t>
      </w:r>
      <w:r w:rsidR="0091188F">
        <w:rPr>
          <w:lang w:val="en-CA"/>
        </w:rPr>
        <w:t xml:space="preserve">, </w:t>
      </w:r>
      <w:r w:rsidR="0023273A">
        <w:rPr>
          <w:lang w:val="en-CA"/>
        </w:rPr>
        <w:t>w</w:t>
      </w:r>
      <w:r w:rsidRPr="00DC55F9">
        <w:rPr>
          <w:lang w:val="en-CA"/>
        </w:rPr>
        <w:t xml:space="preserve">e found </w:t>
      </w:r>
      <w:r w:rsidR="00DC55F9">
        <w:rPr>
          <w:lang w:val="en-CA"/>
        </w:rPr>
        <w:t>that</w:t>
      </w:r>
      <w:r w:rsidR="00DC55F9" w:rsidRPr="00DC55F9">
        <w:rPr>
          <w:lang w:val="en-CA"/>
        </w:rPr>
        <w:t xml:space="preserve"> </w:t>
      </w:r>
      <w:proofErr w:type="spellStart"/>
      <w:r w:rsidR="0091188F">
        <w:rPr>
          <w:lang w:val="en-CA"/>
        </w:rPr>
        <w:t>binmix</w:t>
      </w:r>
      <w:proofErr w:type="spellEnd"/>
      <w:r w:rsidR="0091188F">
        <w:rPr>
          <w:lang w:val="en-CA"/>
        </w:rPr>
        <w:t xml:space="preserve"> estimates </w:t>
      </w:r>
      <w:r w:rsidR="00EC043F">
        <w:rPr>
          <w:lang w:val="en-CA"/>
        </w:rPr>
        <w:t xml:space="preserve">of </w:t>
      </w:r>
      <w:r w:rsidR="0091188F">
        <w:rPr>
          <w:lang w:val="en-CA"/>
        </w:rPr>
        <w:t>a</w:t>
      </w:r>
      <w:r w:rsidR="00466172">
        <w:rPr>
          <w:lang w:val="en-CA"/>
        </w:rPr>
        <w:t xml:space="preserve"> simulated effect of restoration on abundance</w:t>
      </w:r>
      <w:r w:rsidR="0091188F">
        <w:rPr>
          <w:lang w:val="en-CA"/>
        </w:rPr>
        <w:t xml:space="preserve"> were only impacted by closure violations under particular circumstances. Specifically, </w:t>
      </w:r>
      <w:r w:rsidR="00EC043F">
        <w:rPr>
          <w:lang w:val="en-CA"/>
        </w:rPr>
        <w:t xml:space="preserve">estimates of the </w:t>
      </w:r>
      <w:r w:rsidR="0091188F">
        <w:rPr>
          <w:lang w:val="en-CA"/>
        </w:rPr>
        <w:t xml:space="preserve">abundance covariate were only biased when </w:t>
      </w:r>
      <w:r w:rsidR="008A3429">
        <w:rPr>
          <w:lang w:val="en-CA"/>
        </w:rPr>
        <w:t>closure violations were rampant (</w:t>
      </w:r>
      <w:r w:rsidR="0091188F">
        <w:rPr>
          <w:lang w:val="en-CA"/>
        </w:rPr>
        <w:t>baseline odds of being within a sampling plot at the time of a survey were low less than 50%)</w:t>
      </w:r>
      <w:r w:rsidR="008A3429">
        <w:rPr>
          <w:lang w:val="en-CA"/>
        </w:rPr>
        <w:t>,</w:t>
      </w:r>
      <w:r w:rsidR="0091188F">
        <w:rPr>
          <w:lang w:val="en-CA"/>
        </w:rPr>
        <w:t xml:space="preserve"> and simultaneously </w:t>
      </w:r>
      <w:r w:rsidR="00466172">
        <w:rPr>
          <w:lang w:val="en-CA"/>
        </w:rPr>
        <w:t xml:space="preserve">when </w:t>
      </w:r>
      <w:r w:rsidR="0091188F">
        <w:rPr>
          <w:lang w:val="en-CA"/>
        </w:rPr>
        <w:t xml:space="preserve">there was a confounding effect of habitat </w:t>
      </w:r>
      <w:r w:rsidR="004A79EF">
        <w:rPr>
          <w:lang w:val="en-CA"/>
        </w:rPr>
        <w:t>the degree of closure violations</w:t>
      </w:r>
      <w:r w:rsidR="0091188F">
        <w:rPr>
          <w:lang w:val="en-CA"/>
        </w:rPr>
        <w:t xml:space="preserve"> </w:t>
      </w:r>
      <w:r w:rsidR="00DC55F9">
        <w:rPr>
          <w:lang w:val="en-CA"/>
        </w:rPr>
        <w:t>(</w:t>
      </w:r>
      <w:r w:rsidR="0091188F">
        <w:rPr>
          <w:lang w:val="en-CA"/>
        </w:rPr>
        <w:t xml:space="preserve">i.e., when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DC55F9">
        <w:rPr>
          <w:rFonts w:eastAsiaTheme="minorEastAsia"/>
          <w:lang w:val="en-CA"/>
        </w:rPr>
        <w:t xml:space="preserve"> </w:t>
      </w:r>
      <w:r w:rsidR="003A6AD4">
        <w:rPr>
          <w:rFonts w:eastAsiaTheme="minorEastAsia"/>
          <w:lang w:val="en-CA"/>
        </w:rPr>
        <w:t>does not equal zero</w:t>
      </w:r>
      <w:r w:rsidR="00DC55F9">
        <w:rPr>
          <w:lang w:val="en-CA"/>
        </w:rPr>
        <w:t>)</w:t>
      </w:r>
      <w:r w:rsidR="0091188F">
        <w:rPr>
          <w:lang w:val="en-CA"/>
        </w:rPr>
        <w:t xml:space="preserve">. </w:t>
      </w:r>
      <w:r w:rsidR="004426BC">
        <w:rPr>
          <w:lang w:val="en-CA"/>
        </w:rPr>
        <w:t xml:space="preserve">Because it may be difficult to know how the environment </w:t>
      </w:r>
      <w:r w:rsidR="00EC043F">
        <w:rPr>
          <w:lang w:val="en-CA"/>
        </w:rPr>
        <w:t xml:space="preserve">will affect </w:t>
      </w:r>
      <w:r w:rsidR="004426BC">
        <w:rPr>
          <w:lang w:val="en-CA"/>
        </w:rPr>
        <w:t>the rate of closure violations</w:t>
      </w:r>
      <w:r w:rsidR="000653F5">
        <w:rPr>
          <w:lang w:val="en-CA"/>
        </w:rPr>
        <w:t xml:space="preserve"> prior to implementing a study</w:t>
      </w:r>
      <w:r w:rsidR="004426BC">
        <w:rPr>
          <w:lang w:val="en-CA"/>
        </w:rPr>
        <w:t>,</w:t>
      </w:r>
      <w:r w:rsidR="004A79EF">
        <w:rPr>
          <w:lang w:val="en-CA"/>
        </w:rPr>
        <w:t xml:space="preserve"> </w:t>
      </w:r>
      <w:r w:rsidR="004426BC">
        <w:rPr>
          <w:lang w:val="en-CA"/>
        </w:rPr>
        <w:t xml:space="preserve">more rigorous </w:t>
      </w:r>
      <w:proofErr w:type="spellStart"/>
      <w:r w:rsidR="004426BC">
        <w:rPr>
          <w:lang w:val="en-CA"/>
        </w:rPr>
        <w:t>multimix</w:t>
      </w:r>
      <w:proofErr w:type="spellEnd"/>
      <w:r w:rsidR="004426BC">
        <w:rPr>
          <w:lang w:val="en-CA"/>
        </w:rPr>
        <w:t xml:space="preserve"> mark recapture models should be preferred over </w:t>
      </w:r>
      <w:proofErr w:type="spellStart"/>
      <w:r w:rsidR="004A79EF">
        <w:rPr>
          <w:lang w:val="en-CA"/>
        </w:rPr>
        <w:t>binmix</w:t>
      </w:r>
      <w:proofErr w:type="spellEnd"/>
      <w:r w:rsidR="004A79EF">
        <w:rPr>
          <w:lang w:val="en-CA"/>
        </w:rPr>
        <w:t xml:space="preserve"> models </w:t>
      </w:r>
      <w:r w:rsidR="004426BC">
        <w:rPr>
          <w:lang w:val="en-CA"/>
        </w:rPr>
        <w:t>in situations where</w:t>
      </w:r>
      <w:r w:rsidR="004A79EF">
        <w:rPr>
          <w:lang w:val="en-CA"/>
        </w:rPr>
        <w:t xml:space="preserve"> populations </w:t>
      </w:r>
      <w:r w:rsidR="000653F5">
        <w:rPr>
          <w:lang w:val="en-CA"/>
        </w:rPr>
        <w:t xml:space="preserve">are thought to be </w:t>
      </w:r>
      <w:r w:rsidR="004A79EF">
        <w:rPr>
          <w:lang w:val="en-CA"/>
        </w:rPr>
        <w:t xml:space="preserve">dynamic.  </w:t>
      </w:r>
    </w:p>
    <w:p w14:paraId="25BD984E" w14:textId="53347AC8" w:rsidR="00BD4EF1" w:rsidRPr="009945BA" w:rsidRDefault="00D70B28" w:rsidP="00B917FE">
      <w:pPr>
        <w:spacing w:line="480" w:lineRule="auto"/>
        <w:ind w:firstLine="720"/>
        <w:rPr>
          <w:lang w:val="en-CA"/>
        </w:rPr>
      </w:pPr>
      <w:r>
        <w:rPr>
          <w:lang w:val="en-CA"/>
        </w:rPr>
        <w:lastRenderedPageBreak/>
        <w:t>High m</w:t>
      </w:r>
      <w:r w:rsidR="00BD4EF1" w:rsidRPr="00D70B28">
        <w:rPr>
          <w:lang w:val="en-CA"/>
        </w:rPr>
        <w:t xml:space="preserve">obility or </w:t>
      </w:r>
      <w:r>
        <w:rPr>
          <w:lang w:val="en-CA"/>
        </w:rPr>
        <w:t xml:space="preserve">rapid </w:t>
      </w:r>
      <w:r w:rsidR="00BD4EF1" w:rsidRPr="00D70B28">
        <w:rPr>
          <w:lang w:val="en-CA"/>
        </w:rPr>
        <w:t>mortality</w:t>
      </w:r>
      <w:r>
        <w:rPr>
          <w:lang w:val="en-CA"/>
        </w:rPr>
        <w:t xml:space="preserve"> </w:t>
      </w:r>
      <w:r w:rsidR="000653F5">
        <w:rPr>
          <w:lang w:val="en-CA"/>
        </w:rPr>
        <w:t xml:space="preserve">make populations more dynamic and </w:t>
      </w:r>
      <w:r w:rsidR="00B010B7">
        <w:rPr>
          <w:lang w:val="en-CA"/>
        </w:rPr>
        <w:t>increase</w:t>
      </w:r>
      <w:r w:rsidR="006D7C1D">
        <w:rPr>
          <w:lang w:val="en-CA"/>
        </w:rPr>
        <w:t xml:space="preserve"> the chance</w:t>
      </w:r>
      <w:r w:rsidR="00357DD5">
        <w:rPr>
          <w:lang w:val="en-CA"/>
        </w:rPr>
        <w:t xml:space="preserve"> </w:t>
      </w:r>
      <w:r w:rsidR="006D7C1D">
        <w:rPr>
          <w:lang w:val="en-CA"/>
        </w:rPr>
        <w:t xml:space="preserve">of </w:t>
      </w:r>
      <w:r w:rsidR="004426BC">
        <w:rPr>
          <w:lang w:val="en-CA"/>
        </w:rPr>
        <w:t>population</w:t>
      </w:r>
      <w:r w:rsidR="00357DD5">
        <w:rPr>
          <w:lang w:val="en-CA"/>
        </w:rPr>
        <w:t xml:space="preserve"> </w:t>
      </w:r>
      <w:r w:rsidR="00B010B7">
        <w:rPr>
          <w:lang w:val="en-CA"/>
        </w:rPr>
        <w:t>closure</w:t>
      </w:r>
      <w:r w:rsidR="006D7C1D" w:rsidRPr="006D7C1D">
        <w:rPr>
          <w:lang w:val="en-CA"/>
        </w:rPr>
        <w:t xml:space="preserve"> </w:t>
      </w:r>
      <w:r w:rsidR="006D7C1D">
        <w:rPr>
          <w:lang w:val="en-CA"/>
        </w:rPr>
        <w:t>violations</w:t>
      </w:r>
      <w:r w:rsidR="00BD4EF1" w:rsidRPr="00D70B28">
        <w:rPr>
          <w:lang w:val="en-CA"/>
        </w:rPr>
        <w:t>.</w:t>
      </w:r>
      <w:r w:rsidR="00BD4EF1">
        <w:rPr>
          <w:lang w:val="en-CA"/>
        </w:rPr>
        <w:t xml:space="preserve"> For our study, we surveyed </w:t>
      </w:r>
      <w:r w:rsidR="00466172">
        <w:rPr>
          <w:lang w:val="en-CA"/>
        </w:rPr>
        <w:t>one</w:t>
      </w:r>
      <w:r w:rsidR="000653F5">
        <w:rPr>
          <w:lang w:val="en-CA"/>
        </w:rPr>
        <w:t>-hectare</w:t>
      </w:r>
      <w:r w:rsidR="004426BC">
        <w:rPr>
          <w:lang w:val="en-CA"/>
        </w:rPr>
        <w:t xml:space="preserve"> </w:t>
      </w:r>
      <w:r w:rsidR="00BD4EF1">
        <w:rPr>
          <w:lang w:val="en-CA"/>
        </w:rPr>
        <w:t>plots. Although they</w:t>
      </w:r>
      <w:r w:rsidR="006D7C1D">
        <w:rPr>
          <w:lang w:val="en-CA"/>
        </w:rPr>
        <w:t xml:space="preserve"> can disperse farther </w:t>
      </w:r>
      <w:r w:rsidR="00B010B7">
        <w:rPr>
          <w:lang w:val="en-CA"/>
        </w:rPr>
        <w:fldChar w:fldCharType="begin" w:fldLock="1"/>
      </w:r>
      <w:r w:rsidR="00B010B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010B7">
        <w:rPr>
          <w:lang w:val="en-CA"/>
        </w:rPr>
        <w:fldChar w:fldCharType="separate"/>
      </w:r>
      <w:r w:rsidR="00B010B7" w:rsidRPr="00B010B7">
        <w:rPr>
          <w:noProof/>
          <w:lang w:val="en-CA"/>
        </w:rPr>
        <w:t>(Greenleaf et al. 2007)</w:t>
      </w:r>
      <w:r w:rsidR="00B010B7">
        <w:rPr>
          <w:lang w:val="en-CA"/>
        </w:rPr>
        <w:fldChar w:fldCharType="end"/>
      </w:r>
      <w:r w:rsidR="00BD4EF1">
        <w:rPr>
          <w:lang w:val="en-CA"/>
        </w:rPr>
        <w:t xml:space="preserve">, even the most mobile wild bees such as bumble bees tend </w:t>
      </w:r>
      <w:r w:rsidR="00B010B7">
        <w:rPr>
          <w:lang w:val="en-CA"/>
        </w:rPr>
        <w:t>to exhibit strong site fidelity</w:t>
      </w:r>
      <w:r w:rsidR="000653F5">
        <w:rPr>
          <w:lang w:val="en-CA"/>
        </w:rPr>
        <w:t xml:space="preserve"> within a few hundred metres</w:t>
      </w:r>
      <w:r w:rsidR="00B010B7">
        <w:rPr>
          <w:lang w:val="en-CA"/>
        </w:rPr>
        <w:t xml:space="preserve"> </w:t>
      </w:r>
      <w:r w:rsidR="00B010B7">
        <w:rPr>
          <w:lang w:val="en-CA"/>
        </w:rPr>
        <w:fldChar w:fldCharType="begin" w:fldLock="1"/>
      </w:r>
      <w:r w:rsidR="00B17310">
        <w:rPr>
          <w:lang w:val="en-CA"/>
        </w:rPr>
        <w:instrText>ADDIN CSL_CITATION {"citationItems":[{"id":"ITEM-1","itemData":{"DOI":"10.1890/15-0903.1","ISSN":"1939-9170","PMID":"27459775","abstract":"Plant species can influence the pollination and reproductive success of coflowering neighbors that share pollinators. Because some individual pollinators habitually forage in particular areas, it is also possible that plant species could influence the pollination of neighbors that bloom later. When flowers of a preferred forage plant decline in an area, site-fidelity may cause individual flower feeders to stay in an area and switch plant species rather than search for preferred plants in a new location. A newly blooming plant species may quickly inherit a set of visitors from a prior plant species, and therefore experience higher pollination success than it would in an area where the first species never bloomed. To test this, we manipulated the placement and timing of two plant species, Delphinium barbeyi and later-blooming Gentiana parryi. We recorded the responses of individually marked bumble bee pollinators. About 63% of marked individuals returned repeatedly to the same areas to forage on Delphinium. When Delphinium was experimentally taken out of bloom, most of those site-faithful individuals (78%) stayed and switched to Gentiana. Consequently, Gentiana flowers received more visits in areas where Delphinium had previously flowered, compared to areas where Delphinium was still flowering or never occurred. Gentiana stigmas received more pollen in areas where Delphinium disappeared than where it never bloomed, indicating that Delphinium increases the pollination of Gentiana when they are separated in time. Overall, we show that individual bumble bees are often site-faithful, causing one plant species to increase the pollination of another even when separated in time, which is a novel mechanism of pollination facilitation.","author":[{"dropping-particle":"","family":"Ogilvie","given":"J.","non-dropping-particle":"","parse-names":false,"suffix":""},{"dropping-particle":"","family":"Thomson","given":"J.","non-dropping-particle":"","parse-names":false,"suffix":""}],"container-title":"Ecology","id":"ITEM-1","issue":"6","issued":{"date-parts":[["2016","6","1"]]},"page":"1442-1451","publisher":"John Wiley &amp; Sons, Ltd","title":"Site fidelity by bees drives pollination facilitation in sequentially blooming plant species","type":"article-journal","volume":"97"},"uris":["http://www.mendeley.com/documents/?uuid=043de875-36ec-395f-9e04-99710ed1bba1"]}],"mendeley":{"formattedCitation":"(Ogilvie and Thomson 2016)","plainTextFormattedCitation":"(Ogilvie and Thomson 2016)","previouslyFormattedCitation":"(Ogilvie and Thomson 2016)"},"properties":{"noteIndex":0},"schema":"https://github.com/citation-style-language/schema/raw/master/csl-citation.json"}</w:instrText>
      </w:r>
      <w:r w:rsidR="00B010B7">
        <w:rPr>
          <w:lang w:val="en-CA"/>
        </w:rPr>
        <w:fldChar w:fldCharType="separate"/>
      </w:r>
      <w:r w:rsidR="00B010B7" w:rsidRPr="00B010B7">
        <w:rPr>
          <w:noProof/>
          <w:lang w:val="en-CA"/>
        </w:rPr>
        <w:t>(Ogilvie and Thomson 2016)</w:t>
      </w:r>
      <w:r w:rsidR="00B010B7">
        <w:rPr>
          <w:lang w:val="en-CA"/>
        </w:rPr>
        <w:fldChar w:fldCharType="end"/>
      </w:r>
      <w:r w:rsidR="00BD4EF1">
        <w:rPr>
          <w:lang w:val="en-CA"/>
        </w:rPr>
        <w:t xml:space="preserve">. </w:t>
      </w:r>
      <w:r w:rsidR="00B010B7">
        <w:rPr>
          <w:lang w:val="en-CA"/>
        </w:rPr>
        <w:t>T</w:t>
      </w:r>
      <w:r w:rsidR="00BD4EF1">
        <w:rPr>
          <w:lang w:val="en-CA"/>
        </w:rPr>
        <w:t xml:space="preserve">his means that individual bees </w:t>
      </w:r>
      <w:r w:rsidR="00B010B7">
        <w:rPr>
          <w:lang w:val="en-CA"/>
        </w:rPr>
        <w:t xml:space="preserve">are unlikely to immigrate/emigrate from </w:t>
      </w:r>
      <w:r w:rsidR="00466172">
        <w:rPr>
          <w:lang w:val="en-CA"/>
        </w:rPr>
        <w:t>one</w:t>
      </w:r>
      <w:r w:rsidR="000653F5">
        <w:rPr>
          <w:lang w:val="en-CA"/>
        </w:rPr>
        <w:t>-</w:t>
      </w:r>
      <w:r w:rsidR="004426BC">
        <w:rPr>
          <w:lang w:val="en-CA"/>
        </w:rPr>
        <w:t>hectare sampling areas</w:t>
      </w:r>
      <w:r w:rsidR="00B010B7">
        <w:rPr>
          <w:lang w:val="en-CA"/>
        </w:rPr>
        <w:t xml:space="preserve"> between survey rounds</w:t>
      </w:r>
      <w:r w:rsidR="00B917FE">
        <w:rPr>
          <w:lang w:val="en-CA"/>
        </w:rPr>
        <w:t>. As a result of this limited potential</w:t>
      </w:r>
      <w:r w:rsidR="00357DD5">
        <w:rPr>
          <w:lang w:val="en-CA"/>
        </w:rPr>
        <w:t xml:space="preserve"> for </w:t>
      </w:r>
      <w:r w:rsidR="004426BC">
        <w:rPr>
          <w:lang w:val="en-CA"/>
        </w:rPr>
        <w:t xml:space="preserve">closure </w:t>
      </w:r>
      <w:r w:rsidR="00357DD5">
        <w:rPr>
          <w:lang w:val="en-CA"/>
        </w:rPr>
        <w:t>violation</w:t>
      </w:r>
      <w:r w:rsidR="004426BC">
        <w:rPr>
          <w:lang w:val="en-CA"/>
        </w:rPr>
        <w:t>s in our system</w:t>
      </w:r>
      <w:r w:rsidR="00B917FE">
        <w:rPr>
          <w:lang w:val="en-CA"/>
        </w:rPr>
        <w:t xml:space="preserve">, </w:t>
      </w:r>
      <w:proofErr w:type="spellStart"/>
      <w:r w:rsidR="00B917FE">
        <w:rPr>
          <w:lang w:val="en-CA"/>
        </w:rPr>
        <w:t>binmix</w:t>
      </w:r>
      <w:proofErr w:type="spellEnd"/>
      <w:r w:rsidR="00B917FE">
        <w:rPr>
          <w:lang w:val="en-CA"/>
        </w:rPr>
        <w:t xml:space="preserve"> model</w:t>
      </w:r>
      <w:r w:rsidR="004426BC">
        <w:rPr>
          <w:lang w:val="en-CA"/>
        </w:rPr>
        <w:t xml:space="preserve"> estimate</w:t>
      </w:r>
      <w:r w:rsidR="00B917FE">
        <w:rPr>
          <w:lang w:val="en-CA"/>
        </w:rPr>
        <w:t xml:space="preserve">s </w:t>
      </w:r>
      <w:r w:rsidR="004426BC">
        <w:rPr>
          <w:lang w:val="en-CA"/>
        </w:rPr>
        <w:t xml:space="preserve">for abundance covariates were unlikely to be compromised by </w:t>
      </w:r>
      <w:r w:rsidR="000653F5">
        <w:rPr>
          <w:lang w:val="en-CA"/>
        </w:rPr>
        <w:t xml:space="preserve">bee </w:t>
      </w:r>
      <w:r w:rsidR="004426BC">
        <w:rPr>
          <w:lang w:val="en-CA"/>
        </w:rPr>
        <w:t>movement</w:t>
      </w:r>
      <w:r w:rsidR="00B010B7">
        <w:rPr>
          <w:lang w:val="en-CA"/>
        </w:rPr>
        <w:t>.</w:t>
      </w:r>
      <w:r w:rsidR="00B917FE">
        <w:rPr>
          <w:lang w:val="en-CA"/>
        </w:rPr>
        <w:t xml:space="preserve"> </w:t>
      </w:r>
      <w:r w:rsidR="004426BC">
        <w:rPr>
          <w:lang w:val="en-CA"/>
        </w:rPr>
        <w:t>I</w:t>
      </w:r>
      <w:r w:rsidR="00BD4EF1">
        <w:rPr>
          <w:lang w:val="en-CA"/>
        </w:rPr>
        <w:t>nsects with larger daily movements and no fixed nest position may be less likely to satisfy</w:t>
      </w:r>
      <w:r w:rsidR="006D7C1D">
        <w:rPr>
          <w:lang w:val="en-CA"/>
        </w:rPr>
        <w:t xml:space="preserve"> the assumption of</w:t>
      </w:r>
      <w:r w:rsidR="00BD4EF1">
        <w:rPr>
          <w:lang w:val="en-CA"/>
        </w:rPr>
        <w:t xml:space="preserve"> </w:t>
      </w:r>
      <w:r w:rsidR="004426BC">
        <w:rPr>
          <w:lang w:val="en-CA"/>
        </w:rPr>
        <w:t>high levels of closure</w:t>
      </w:r>
      <w:r w:rsidR="00BD4EF1">
        <w:rPr>
          <w:lang w:val="en-CA"/>
        </w:rPr>
        <w:t xml:space="preserve">. For example, </w:t>
      </w:r>
      <w:r w:rsidR="00466172">
        <w:rPr>
          <w:lang w:val="en-CA"/>
        </w:rPr>
        <w:t>butterflies such as the</w:t>
      </w:r>
      <w:r w:rsidR="00BD4EF1">
        <w:rPr>
          <w:lang w:val="en-CA"/>
        </w:rPr>
        <w:t xml:space="preserve"> </w:t>
      </w:r>
      <w:r w:rsidR="006D7C1D" w:rsidRPr="00021D74">
        <w:rPr>
          <w:lang w:val="en-CA"/>
        </w:rPr>
        <w:t>che</w:t>
      </w:r>
      <w:r w:rsidR="006D7C1D">
        <w:rPr>
          <w:lang w:val="en-CA"/>
        </w:rPr>
        <w:t>ck</w:t>
      </w:r>
      <w:r w:rsidR="006D7C1D" w:rsidRPr="00021D74">
        <w:rPr>
          <w:lang w:val="en-CA"/>
        </w:rPr>
        <w:t xml:space="preserve">ered </w:t>
      </w:r>
      <w:r w:rsidR="00BD4EF1" w:rsidRPr="00021D74">
        <w:rPr>
          <w:lang w:val="en-CA"/>
        </w:rPr>
        <w:t>skipper butterfly</w:t>
      </w:r>
      <w:r w:rsidR="00BD4EF1">
        <w:rPr>
          <w:lang w:val="en-CA"/>
        </w:rPr>
        <w:t>,</w:t>
      </w:r>
      <w:r w:rsidR="00BD4EF1" w:rsidRPr="00021D74">
        <w:rPr>
          <w:lang w:val="en-CA"/>
        </w:rPr>
        <w:t xml:space="preserve"> </w:t>
      </w:r>
      <w:proofErr w:type="spellStart"/>
      <w:r w:rsidR="00BD4EF1" w:rsidRPr="00021D74">
        <w:rPr>
          <w:i/>
          <w:iCs/>
          <w:lang w:val="en-CA"/>
        </w:rPr>
        <w:t>Carterocephalus</w:t>
      </w:r>
      <w:proofErr w:type="spellEnd"/>
      <w:r w:rsidR="00BD4EF1" w:rsidRPr="00021D74">
        <w:rPr>
          <w:i/>
          <w:iCs/>
          <w:lang w:val="en-CA"/>
        </w:rPr>
        <w:t xml:space="preserve"> </w:t>
      </w:r>
      <w:proofErr w:type="spellStart"/>
      <w:r w:rsidR="00BD4EF1" w:rsidRPr="00021D74">
        <w:rPr>
          <w:i/>
          <w:iCs/>
          <w:lang w:val="en-CA"/>
        </w:rPr>
        <w:t>palaemon</w:t>
      </w:r>
      <w:proofErr w:type="spellEnd"/>
      <w:r w:rsidR="00BD4EF1">
        <w:rPr>
          <w:lang w:val="en-CA"/>
        </w:rPr>
        <w:t xml:space="preserve">, </w:t>
      </w:r>
      <w:r w:rsidR="00357DD5">
        <w:rPr>
          <w:lang w:val="en-CA"/>
        </w:rPr>
        <w:t>can move</w:t>
      </w:r>
      <w:r w:rsidR="00BD4EF1">
        <w:rPr>
          <w:lang w:val="en-CA"/>
        </w:rPr>
        <w:t xml:space="preserve"> </w:t>
      </w:r>
      <w:r w:rsidR="00357DD5">
        <w:rPr>
          <w:lang w:val="en-CA"/>
        </w:rPr>
        <w:t xml:space="preserve">more than </w:t>
      </w:r>
      <w:r w:rsidR="00BD4EF1">
        <w:rPr>
          <w:lang w:val="en-CA"/>
        </w:rPr>
        <w:t>a kilometre in a single day</w:t>
      </w:r>
      <w:r w:rsidR="00357DD5">
        <w:rPr>
          <w:lang w:val="en-CA"/>
        </w:rPr>
        <w:t>, although it does so infrequently</w:t>
      </w:r>
      <w:r w:rsidR="00BD4EF1">
        <w:rPr>
          <w:lang w:val="en-CA"/>
        </w:rPr>
        <w:t xml:space="preserve"> </w:t>
      </w:r>
      <w:r w:rsidR="00B917FE">
        <w:rPr>
          <w:lang w:val="en-CA"/>
        </w:rPr>
        <w:fldChar w:fldCharType="begin" w:fldLock="1"/>
      </w:r>
      <w:r w:rsidR="002D46EE">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B917FE">
        <w:rPr>
          <w:lang w:val="en-CA"/>
        </w:rPr>
        <w:fldChar w:fldCharType="separate"/>
      </w:r>
      <w:r w:rsidR="00B917FE" w:rsidRPr="00B917FE">
        <w:rPr>
          <w:noProof/>
          <w:lang w:val="en-CA"/>
        </w:rPr>
        <w:t>(Wildman et al. 2024)</w:t>
      </w:r>
      <w:r w:rsidR="00B917FE">
        <w:rPr>
          <w:lang w:val="en-CA"/>
        </w:rPr>
        <w:fldChar w:fldCharType="end"/>
      </w:r>
      <w:r w:rsidR="00BD4EF1">
        <w:rPr>
          <w:lang w:val="en-CA"/>
        </w:rPr>
        <w:t xml:space="preserve">. </w:t>
      </w:r>
      <w:r w:rsidR="00B917FE">
        <w:rPr>
          <w:lang w:val="en-CA"/>
        </w:rPr>
        <w:t>In addition, unlike bees, butterflies do not maintain</w:t>
      </w:r>
      <w:r w:rsidR="00BD4EF1">
        <w:rPr>
          <w:lang w:val="en-CA"/>
        </w:rPr>
        <w:t xml:space="preserve"> fixed nest location</w:t>
      </w:r>
      <w:r w:rsidR="00B917FE">
        <w:rPr>
          <w:lang w:val="en-CA"/>
        </w:rPr>
        <w:t>s</w:t>
      </w:r>
      <w:r w:rsidR="004426BC">
        <w:rPr>
          <w:lang w:val="en-CA"/>
        </w:rPr>
        <w:t xml:space="preserve"> where they must return after each foraging bout</w:t>
      </w:r>
      <w:r w:rsidR="00B917FE">
        <w:rPr>
          <w:lang w:val="en-CA"/>
        </w:rPr>
        <w:t xml:space="preserve">. Therefore, </w:t>
      </w:r>
      <w:r w:rsidR="00357DD5">
        <w:rPr>
          <w:lang w:val="en-CA"/>
        </w:rPr>
        <w:t xml:space="preserve">butterflies </w:t>
      </w:r>
      <w:r w:rsidR="00B917FE">
        <w:rPr>
          <w:lang w:val="en-CA"/>
        </w:rPr>
        <w:t xml:space="preserve">may be less suitable for </w:t>
      </w:r>
      <w:proofErr w:type="spellStart"/>
      <w:r w:rsidR="00B917FE">
        <w:rPr>
          <w:lang w:val="en-CA"/>
        </w:rPr>
        <w:t>binmix</w:t>
      </w:r>
      <w:proofErr w:type="spellEnd"/>
      <w:r w:rsidR="00B917FE">
        <w:rPr>
          <w:lang w:val="en-CA"/>
        </w:rPr>
        <w:t xml:space="preserve"> approaches.</w:t>
      </w:r>
      <w:r w:rsidR="00527977">
        <w:rPr>
          <w:lang w:val="en-CA"/>
        </w:rPr>
        <w:t xml:space="preserve"> </w:t>
      </w:r>
      <w:r w:rsidR="00A4650B">
        <w:rPr>
          <w:lang w:val="en-CA"/>
        </w:rPr>
        <w:t>H</w:t>
      </w:r>
      <w:r w:rsidR="00527977">
        <w:rPr>
          <w:lang w:val="en-CA"/>
        </w:rPr>
        <w:t xml:space="preserve">abitat edges like roads or hedges </w:t>
      </w:r>
      <w:r w:rsidR="004426BC">
        <w:rPr>
          <w:lang w:val="en-CA"/>
        </w:rPr>
        <w:t>can impact the tendency for</w:t>
      </w:r>
      <w:r w:rsidR="00527977">
        <w:rPr>
          <w:lang w:val="en-CA"/>
        </w:rPr>
        <w:t xml:space="preserve"> </w:t>
      </w:r>
      <w:r w:rsidR="00A4650B">
        <w:rPr>
          <w:lang w:val="en-CA"/>
        </w:rPr>
        <w:t xml:space="preserve">insects </w:t>
      </w:r>
      <w:r w:rsidR="004426BC">
        <w:rPr>
          <w:lang w:val="en-CA"/>
        </w:rPr>
        <w:t>to move across</w:t>
      </w:r>
      <w:r w:rsidR="00A4650B">
        <w:rPr>
          <w:lang w:val="en-CA"/>
        </w:rPr>
        <w:t xml:space="preserve"> </w:t>
      </w:r>
      <w:r w:rsidR="004426BC">
        <w:rPr>
          <w:lang w:val="en-CA"/>
        </w:rPr>
        <w:t>sampling area</w:t>
      </w:r>
      <w:r w:rsidR="00A4650B">
        <w:rPr>
          <w:lang w:val="en-CA"/>
        </w:rPr>
        <w:t xml:space="preserve"> boundaries </w:t>
      </w:r>
      <w:r w:rsidR="001B4CD6">
        <w:rPr>
          <w:lang w:val="en-CA"/>
        </w:rPr>
        <w:fldChar w:fldCharType="begin" w:fldLock="1"/>
      </w:r>
      <w:r w:rsidR="002D46EE">
        <w:rPr>
          <w:lang w:val="en-CA"/>
        </w:rPr>
        <w:instrText>ADDIN CSL_CITATION {"citationItems":[{"id":"ITEM-1","itemData":{"DOI":"10.1007/S00442-024-05652-6","ISSN":"14321939","abstract":"Understanding how animals navigate novel heterogeneous landscapes is key to predicting species responses to land-use change. Roads are pervasive features of human-altered landscapes, known to alter movement patterns and habitat connectivity of vertebrates like small mammals and amphibians. However, less is known about how roads influence movement of insects, a knowledge gap that is especially glaring in light of recent investments in habitat plantings for insect pollinators along roads verges and medians. In this study, we experimentally investigate behavioral avoidance of roads by a solitary bee and explore whether landscape factors are associated with bee movement in urban Massachusetts, USA. Using mark–recapture surveys, we tracked individual solitary bee (Agapostemon virescens) foraging movements among floral patches separated by roads or grass lawn. We found that roads acted as partial barriers to movements of foraging bees, with road crossings nearly half as likely as along-road movements (36% vs. 64%). Movement probabilities were negatively associated with distance and the proportion of roadway between patches, and positively associated with higher floral resource density at the destination patch. Importantly, our findings also suggest that while roads impede bee movement, they are not complete barriers to dispersal of bees and/or transfer of pollen in urban landscapes. In the context of green space design, our findings suggest that prioritizing contiguous habitat and ensuring higher floral densities along road edges may enhance resource access for pollinators and mitigate the risk of ecological traps.","author":[{"dropping-particle":"","family":"Markovits","given":"C.","non-dropping-particle":"","parse-names":false,"suffix":""},{"dropping-particle":"","family":"Dorian","given":"N.","non-dropping-particle":"","parse-names":false,"suffix":""},{"dropping-particle":"","family":"Crone","given":"E.","non-dropping-particle":"","parse-names":false,"suffix":""}],"container-title":"Oecologia","id":"ITEM-1","issue":"1","issued":{"date-parts":[["2025","1","1"]]},"page":"1-11","publisher":"Springer Science and Business Media Deutschland GmbH","title":"Roads are partial barriers to foraging solitary bees in an urban landscape","type":"article-journal","volume":"207"},"uris":["http://www.mendeley.com/documents/?uuid=addb5ffd-a0a2-3f76-9ecc-afc41ef96aa6"]},{"id":"ITEM-2","itemData":{"DOI":"10.1007/S00442-002-1128-9","ISSN":"00298549","PMID":"12647134","abstract":"Field boundaries play an important role as refuges, food sources and corridors for invertebrates and vertebrates, and increasing farmland fragmentation impacts on these functions. However, hedgerows and other structures can also impede dispersal by flying insects. The current work uses the pollen of Phacelia tanacetifolia in hover fly guts as a marker to assess hover fly movement in farm landscapes. In the United Kingdom and New Zealand, Phacelia pollen was found in the guts of Ephisyrphus balteatus and Metasyrphus corollae (United Kingdom) and Melanostoma fasciatum (New Zealand) at distances up to 200 m from the source, when there were no barriers between the flowers and the traps used to catch the flies. The rate of decline over distance in the proportion of flies containing pollen was similar for the two countries. The extent to which four replicated field boundary types impeded hover fly movement was tested using post-and-wire fences, lines of poplars (Populus spp.) with gaps, dense poplars and controls (no potential barriers). Phacelia was planted on one side of each boundary, and along the centre of the control plots. The relative presence of the pollen in flies on both sides of the barriers showed that both types of poplar boundary restricted the movement of the flies, but the fence had no effect. In a separate experiment, gravid females of M. fasciatum were captured at a greater height on a shade-cloth fence than were non-gravid females and males. The implications of this work include the functioning and persistence of metapopulations and the influence of field boundaries on population recovery of beneficial invertebrates following pesticide-induced mortality. If field boundaries contribute to a temporal asynchrony between pest and natural enemy populations, this needs to be considered along with the well-established roles of boundaries as refugia for, and sources of, beneficial arthropods.","author":[{"dropping-particle":"","family":"Wratten","given":"S.","non-dropping-particle":"","parse-names":false,"suffix":""},{"dropping-particle":"","family":"Bowie","given":"M.","non-dropping-particle":"","parse-names":false,"suffix":""},{"dropping-particle":"","family":"Hickman","given":"J.","non-dropping-particle":"","parse-names":false,"suffix":""},{"dropping-particle":"","family":"Evans","given":"A.","non-dropping-particle":"","parse-names":false,"suffix":""},{"dropping-particle":"","family":"Sedcole","given":"J.","non-dropping-particle":"","parse-names":false,"suffix":""},{"dropping-particle":"","family":"Tylianakis","given":"J.","non-dropping-particle":"","parse-names":false,"suffix":""}],"container-title":"Oecologia","id":"ITEM-2","issue":"4","issued":{"date-parts":[["2003","1","25"]]},"page":"605-611","publisher":"Springer Verlag","title":"Field boundaries as barriers to movement of hover flies (Diptera: Syrphidae) in cultivated land","type":"article-journal","volume":"134"},"uris":["http://www.mendeley.com/documents/?uuid=252778fd-47bd-3d79-8902-57668547ebf0"]}],"mendeley":{"formattedCitation":"(Markovits, Dorian, and Crone 2025; Wratten et al. 2003)","plainTextFormattedCitation":"(Markovits, Dorian, and Crone 2025; Wratten et al. 2003)","previouslyFormattedCitation":"(Markovits, Dorian, and Crone 2025; Wratten et al. 2003)"},"properties":{"noteIndex":0},"schema":"https://github.com/citation-style-language/schema/raw/master/csl-citation.json"}</w:instrText>
      </w:r>
      <w:r w:rsidR="001B4CD6">
        <w:rPr>
          <w:lang w:val="en-CA"/>
        </w:rPr>
        <w:fldChar w:fldCharType="separate"/>
      </w:r>
      <w:r w:rsidR="001B4CD6" w:rsidRPr="001B4CD6">
        <w:rPr>
          <w:noProof/>
          <w:lang w:val="en-CA"/>
        </w:rPr>
        <w:t>(Markovits, Dorian, and Crone 2025; Wratten et al. 2003)</w:t>
      </w:r>
      <w:r w:rsidR="001B4CD6">
        <w:rPr>
          <w:lang w:val="en-CA"/>
        </w:rPr>
        <w:fldChar w:fldCharType="end"/>
      </w:r>
      <w:r w:rsidR="00527977">
        <w:rPr>
          <w:lang w:val="en-CA"/>
        </w:rPr>
        <w:t xml:space="preserve">. </w:t>
      </w:r>
      <w:r w:rsidR="004426BC">
        <w:rPr>
          <w:lang w:val="en-CA"/>
        </w:rPr>
        <w:t>Consequently</w:t>
      </w:r>
      <w:r w:rsidR="00527977">
        <w:rPr>
          <w:lang w:val="en-CA"/>
        </w:rPr>
        <w:t>, researchers</w:t>
      </w:r>
      <w:r w:rsidR="002E436D">
        <w:rPr>
          <w:lang w:val="en-CA"/>
        </w:rPr>
        <w:t xml:space="preserve"> using </w:t>
      </w:r>
      <w:proofErr w:type="spellStart"/>
      <w:r w:rsidR="002E436D">
        <w:rPr>
          <w:lang w:val="en-CA"/>
        </w:rPr>
        <w:t>binmix</w:t>
      </w:r>
      <w:proofErr w:type="spellEnd"/>
      <w:r w:rsidR="002E436D">
        <w:rPr>
          <w:lang w:val="en-CA"/>
        </w:rPr>
        <w:t xml:space="preserve"> models</w:t>
      </w:r>
      <w:r w:rsidR="00527977">
        <w:rPr>
          <w:lang w:val="en-CA"/>
        </w:rPr>
        <w:t xml:space="preserve"> should also standardiz</w:t>
      </w:r>
      <w:r w:rsidR="002E436D">
        <w:rPr>
          <w:lang w:val="en-CA"/>
        </w:rPr>
        <w:t xml:space="preserve">e </w:t>
      </w:r>
      <w:r w:rsidR="00527977">
        <w:rPr>
          <w:lang w:val="en-CA"/>
        </w:rPr>
        <w:t xml:space="preserve">the presence of discrete </w:t>
      </w:r>
      <w:r w:rsidR="00A4650B">
        <w:rPr>
          <w:lang w:val="en-CA"/>
        </w:rPr>
        <w:t xml:space="preserve">site </w:t>
      </w:r>
      <w:r w:rsidR="00527977">
        <w:rPr>
          <w:lang w:val="en-CA"/>
        </w:rPr>
        <w:t xml:space="preserve">borders to minimize systematic closure violations caused by </w:t>
      </w:r>
      <w:r w:rsidR="000653F5">
        <w:rPr>
          <w:lang w:val="en-CA"/>
        </w:rPr>
        <w:t xml:space="preserve">insect </w:t>
      </w:r>
      <w:r w:rsidR="00527977">
        <w:rPr>
          <w:lang w:val="en-CA"/>
        </w:rPr>
        <w:t>movement.</w:t>
      </w:r>
      <w:r w:rsidR="00BD4EF1">
        <w:rPr>
          <w:lang w:val="en-CA"/>
        </w:rPr>
        <w:t xml:space="preserve"> </w:t>
      </w:r>
      <w:r w:rsidR="00B917FE">
        <w:rPr>
          <w:lang w:val="en-CA"/>
        </w:rPr>
        <w:t>I</w:t>
      </w:r>
      <w:r w:rsidR="007B303C">
        <w:rPr>
          <w:lang w:val="en-CA"/>
        </w:rPr>
        <w:t>n addition, i</w:t>
      </w:r>
      <w:r w:rsidR="00B917FE">
        <w:rPr>
          <w:lang w:val="en-CA"/>
        </w:rPr>
        <w:t>nsect lifespan</w:t>
      </w:r>
      <w:r w:rsidR="00BD4EF1">
        <w:rPr>
          <w:lang w:val="en-CA"/>
        </w:rPr>
        <w:t xml:space="preserve"> should be considered before implementing </w:t>
      </w:r>
      <w:proofErr w:type="spellStart"/>
      <w:r w:rsidR="00BD4EF1">
        <w:rPr>
          <w:lang w:val="en-CA"/>
        </w:rPr>
        <w:t>binmix</w:t>
      </w:r>
      <w:proofErr w:type="spellEnd"/>
      <w:r w:rsidR="00BD4EF1">
        <w:rPr>
          <w:lang w:val="en-CA"/>
        </w:rPr>
        <w:t xml:space="preserve"> models. Wild bees are typically active for several weeks, for example, with a flight period of about 18 days for </w:t>
      </w:r>
      <w:r w:rsidR="00BD4EF1" w:rsidRPr="00BE249B">
        <w:rPr>
          <w:i/>
          <w:iCs/>
          <w:lang w:val="en-CA"/>
        </w:rPr>
        <w:t xml:space="preserve">Andrena </w:t>
      </w:r>
      <w:proofErr w:type="spellStart"/>
      <w:r w:rsidR="00BD4EF1" w:rsidRPr="00BE249B">
        <w:rPr>
          <w:i/>
          <w:iCs/>
          <w:lang w:val="en-CA"/>
        </w:rPr>
        <w:t>hattorfiana</w:t>
      </w:r>
      <w:proofErr w:type="spellEnd"/>
      <w:r w:rsidR="00BD4EF1">
        <w:rPr>
          <w:lang w:val="en-CA"/>
        </w:rPr>
        <w:t xml:space="preserve"> </w:t>
      </w:r>
      <w:r w:rsidR="000F575C">
        <w:rPr>
          <w:lang w:val="en-CA"/>
        </w:rPr>
        <w:fldChar w:fldCharType="begin" w:fldLock="1"/>
      </w:r>
      <w:r w:rsidR="00540122">
        <w:rPr>
          <w:lang w:val="en-CA"/>
        </w:rPr>
        <w:instrText>ADDIN CSL_CITATION {"citationItems":[{"id":"ITEM-1","itemData":{"DOI":"10.1111/J.1365-2311.2007.00956.X","ISSN":"1365-2311","abstract":"1. Reliable methods for quantifying population size are crucial for strategies to conserve endangered wild-bee species. Estimates of population size obtained through survey walks were compared with estimates obtained through mark-recapture studies in 10 populations of the red-listed solitary bee Andrena hattorfiana in southern Sweden. 2. The mean number of bees observed during survey walks was strongly correlated with estimates of population size obtained with mark-recapture. It was found that 5.5-23.4% (mean 13.4%) of the total population was observed during an average survey walk. 3. One component in mark-recapture analysis is the measure of survival of individuals. In the largest bee population, females of A. hattorfiana that emerged in early season were found to forage for pollen on average 18.4 days. 4. The findings suggest that during large-scale surveys, for example re-inventories for red-listed species, the population size of solitary bees can be quantified reliably and effectively by performing survey walks in a two-step process. The first step consists of survey walks to establish the relationship between number of bee observations per survey walk and mark-recapture population size for a small set of populations. In the second, simple observation survey walks can be performed for a large set of populations. In each population of A. hattorfiana, it is recommended that at least six survey walks are performed. © 2008 The Authors.","author":[{"dropping-particle":"","family":"Larsson","given":"M.","non-dropping-particle":"","parse-names":false,"suffix":""},{"dropping-particle":"","family":"Franzén","given":"M.","non-dropping-particle":"","parse-names":false,"suffix":""}],"container-title":"Ecological Entomology","id":"ITEM-1","issue":"2","issued":{"date-parts":[["2008","4","1"]]},"page":"232-238","publisher":"John Wiley &amp; Sons, Ltd","title":"Estimating the population size of specialised solitary bees","type":"article-journal","volume":"33"},"uris":["http://www.mendeley.com/documents/?uuid=bf92c63e-e9ee-34e5-a118-372be6b91ec2"]}],"mendeley":{"formattedCitation":"(Larsson and Franzén 2008)","plainTextFormattedCitation":"(Larsson and Franzén 2008)","previouslyFormattedCitation":"(Larsson and Franzén 2008)"},"properties":{"noteIndex":0},"schema":"https://github.com/citation-style-language/schema/raw/master/csl-citation.json"}</w:instrText>
      </w:r>
      <w:r w:rsidR="000F575C">
        <w:rPr>
          <w:lang w:val="en-CA"/>
        </w:rPr>
        <w:fldChar w:fldCharType="separate"/>
      </w:r>
      <w:r w:rsidR="000F575C" w:rsidRPr="000F575C">
        <w:rPr>
          <w:noProof/>
          <w:lang w:val="en-CA"/>
        </w:rPr>
        <w:t>(Larsson and Franzén 2008)</w:t>
      </w:r>
      <w:r w:rsidR="000F575C">
        <w:rPr>
          <w:lang w:val="en-CA"/>
        </w:rPr>
        <w:fldChar w:fldCharType="end"/>
      </w:r>
      <w:r w:rsidR="00BD4EF1">
        <w:rPr>
          <w:lang w:val="en-CA"/>
        </w:rPr>
        <w:t>, a reasonably broad window for our repeat surveys</w:t>
      </w:r>
      <w:r w:rsidR="00357DD5">
        <w:rPr>
          <w:lang w:val="en-CA"/>
        </w:rPr>
        <w:t>,</w:t>
      </w:r>
      <w:r w:rsidR="00BD4EF1">
        <w:rPr>
          <w:lang w:val="en-CA"/>
        </w:rPr>
        <w:t xml:space="preserve"> which were conducted </w:t>
      </w:r>
      <w:r w:rsidR="00466172">
        <w:rPr>
          <w:lang w:val="en-CA"/>
        </w:rPr>
        <w:t>within</w:t>
      </w:r>
      <w:r w:rsidR="00357DD5">
        <w:rPr>
          <w:lang w:val="en-CA"/>
        </w:rPr>
        <w:t xml:space="preserve"> </w:t>
      </w:r>
      <w:r w:rsidR="00BD4EF1">
        <w:rPr>
          <w:lang w:val="en-CA"/>
        </w:rPr>
        <w:t>eight day</w:t>
      </w:r>
      <w:r w:rsidR="00466172">
        <w:rPr>
          <w:lang w:val="en-CA"/>
        </w:rPr>
        <w:t xml:space="preserve"> periods</w:t>
      </w:r>
      <w:r w:rsidR="00BD4EF1">
        <w:rPr>
          <w:lang w:val="en-CA"/>
        </w:rPr>
        <w:t xml:space="preserve">. Conducting repeat surveys within a single day could help limit </w:t>
      </w:r>
      <w:r w:rsidR="00357DD5">
        <w:rPr>
          <w:lang w:val="en-CA"/>
        </w:rPr>
        <w:t xml:space="preserve">violations of the </w:t>
      </w:r>
      <w:r w:rsidR="00BD4EF1">
        <w:rPr>
          <w:lang w:val="en-CA"/>
        </w:rPr>
        <w:t>closure</w:t>
      </w:r>
      <w:r w:rsidR="00357DD5">
        <w:rPr>
          <w:lang w:val="en-CA"/>
        </w:rPr>
        <w:t xml:space="preserve"> assumption</w:t>
      </w:r>
      <w:r w:rsidR="00BD4EF1">
        <w:rPr>
          <w:lang w:val="en-CA"/>
        </w:rPr>
        <w:t xml:space="preserve"> for insect groups with </w:t>
      </w:r>
      <w:r w:rsidR="00357DD5">
        <w:rPr>
          <w:lang w:val="en-CA"/>
        </w:rPr>
        <w:t>shorter lifespans</w:t>
      </w:r>
      <w:r w:rsidR="00BD4EF1">
        <w:rPr>
          <w:lang w:val="en-CA"/>
        </w:rPr>
        <w:t xml:space="preserve"> </w:t>
      </w:r>
      <w:r w:rsidR="000F575C">
        <w:rPr>
          <w:lang w:val="en-CA"/>
        </w:rPr>
        <w:fldChar w:fldCharType="begin" w:fldLock="1"/>
      </w:r>
      <w:r w:rsidR="00540122">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non-dropping-particle":"","parse-names":false,"suffix":""},{"dropping-particle":"","family":"Settele","given":"J.","non-dropping-particle":"","parse-names":false,"suffix":""},{"dropping-particle":"","family":"Henry","given":"P.","non-dropping-particle":"","parse-names":false,"suffix":""},{"dropping-particle":"","family":"Woyciechowski","given":"M.","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World","type":"article-journal","volume":"54"},"uris":["http://www.mendeley.com/documents/?uuid=ddb11c34-4f3d-340b-9364-f9a514f9d535"]}],"mendeley":{"formattedCitation":"(Nowicki et al. 2008)","plainTextFormattedCitation":"(Nowicki et al. 2008)","previouslyFormattedCitation":"(Nowicki et al. 2008)"},"properties":{"noteIndex":0},"schema":"https://github.com/citation-style-language/schema/raw/master/csl-citation.json"}</w:instrText>
      </w:r>
      <w:r w:rsidR="000F575C">
        <w:rPr>
          <w:lang w:val="en-CA"/>
        </w:rPr>
        <w:fldChar w:fldCharType="separate"/>
      </w:r>
      <w:r w:rsidR="000F575C" w:rsidRPr="000F575C">
        <w:rPr>
          <w:noProof/>
          <w:lang w:val="en-CA"/>
        </w:rPr>
        <w:t>(Nowicki et al. 2008)</w:t>
      </w:r>
      <w:r w:rsidR="000F575C">
        <w:rPr>
          <w:lang w:val="en-CA"/>
        </w:rPr>
        <w:fldChar w:fldCharType="end"/>
      </w:r>
      <w:r w:rsidR="000F575C">
        <w:rPr>
          <w:lang w:val="en-CA"/>
        </w:rPr>
        <w:t xml:space="preserve">. </w:t>
      </w:r>
      <w:r w:rsidR="00BD4EF1">
        <w:rPr>
          <w:lang w:val="en-CA"/>
        </w:rPr>
        <w:t xml:space="preserve">Overall, </w:t>
      </w:r>
      <w:proofErr w:type="spellStart"/>
      <w:r w:rsidR="00BD4EF1">
        <w:rPr>
          <w:lang w:val="en-CA"/>
        </w:rPr>
        <w:t>binmix</w:t>
      </w:r>
      <w:proofErr w:type="spellEnd"/>
      <w:r w:rsidR="00BD4EF1">
        <w:rPr>
          <w:lang w:val="en-CA"/>
        </w:rPr>
        <w:t xml:space="preserve"> models will be most appropriate when mobility is limited and individual insects are longer-lived. </w:t>
      </w:r>
      <w:r w:rsidR="00B1273F">
        <w:rPr>
          <w:lang w:val="en-CA"/>
        </w:rPr>
        <w:t>Th</w:t>
      </w:r>
      <w:r w:rsidR="001B4CD6">
        <w:rPr>
          <w:lang w:val="en-CA"/>
        </w:rPr>
        <w:t>e</w:t>
      </w:r>
      <w:r w:rsidR="00B1273F">
        <w:rPr>
          <w:lang w:val="en-CA"/>
        </w:rPr>
        <w:t>s</w:t>
      </w:r>
      <w:r w:rsidR="001B4CD6">
        <w:rPr>
          <w:lang w:val="en-CA"/>
        </w:rPr>
        <w:t>e</w:t>
      </w:r>
      <w:r w:rsidR="00B1273F">
        <w:rPr>
          <w:lang w:val="en-CA"/>
        </w:rPr>
        <w:t xml:space="preserve"> requirements were well satisfied</w:t>
      </w:r>
      <w:r w:rsidR="001B4CD6">
        <w:rPr>
          <w:lang w:val="en-CA"/>
        </w:rPr>
        <w:t xml:space="preserve"> </w:t>
      </w:r>
      <w:r w:rsidR="00B1273F">
        <w:rPr>
          <w:lang w:val="en-CA"/>
        </w:rPr>
        <w:t xml:space="preserve">when </w:t>
      </w:r>
      <w:proofErr w:type="spellStart"/>
      <w:r w:rsidR="00B1273F">
        <w:rPr>
          <w:lang w:val="en-CA"/>
        </w:rPr>
        <w:t>binmix</w:t>
      </w:r>
      <w:proofErr w:type="spellEnd"/>
      <w:r w:rsidR="00B1273F">
        <w:rPr>
          <w:lang w:val="en-CA"/>
        </w:rPr>
        <w:t xml:space="preserve"> models were used to </w:t>
      </w:r>
      <w:r w:rsidR="000F575C">
        <w:rPr>
          <w:lang w:val="en-CA"/>
        </w:rPr>
        <w:t>estimate</w:t>
      </w:r>
      <w:r w:rsidR="00B1273F">
        <w:rPr>
          <w:lang w:val="en-CA"/>
        </w:rPr>
        <w:t xml:space="preserve"> the</w:t>
      </w:r>
      <w:r w:rsidR="000F575C">
        <w:rPr>
          <w:lang w:val="en-CA"/>
        </w:rPr>
        <w:t xml:space="preserve"> abundance of a </w:t>
      </w:r>
      <w:r w:rsidR="00BD4EF1">
        <w:rPr>
          <w:lang w:val="en-CA"/>
        </w:rPr>
        <w:t xml:space="preserve">rare stag beetle, </w:t>
      </w:r>
      <w:r w:rsidR="00BD4EF1" w:rsidRPr="00080462">
        <w:rPr>
          <w:i/>
          <w:iCs/>
          <w:lang w:val="en-CA"/>
        </w:rPr>
        <w:t xml:space="preserve">Lucanus </w:t>
      </w:r>
      <w:proofErr w:type="spellStart"/>
      <w:r w:rsidR="00BD4EF1" w:rsidRPr="00080462">
        <w:rPr>
          <w:i/>
          <w:iCs/>
          <w:lang w:val="en-CA"/>
        </w:rPr>
        <w:t>cervus</w:t>
      </w:r>
      <w:proofErr w:type="spellEnd"/>
      <w:r w:rsidR="00B1273F">
        <w:rPr>
          <w:lang w:val="en-CA"/>
        </w:rPr>
        <w:t xml:space="preserve"> </w:t>
      </w:r>
      <w:r w:rsidR="000F575C">
        <w:rPr>
          <w:lang w:val="en-CA"/>
        </w:rPr>
        <w:fldChar w:fldCharType="begin" w:fldLock="1"/>
      </w:r>
      <w:r w:rsidR="00B17310">
        <w:rPr>
          <w:lang w:val="en-CA"/>
        </w:rPr>
        <w:instrText>ADDIN CSL_CITATION {"citationItems":[{"id":"ITEM-1","itemData":{"DOI":"10.3390/F11101085","ISSN":"1999-4907","abstract":"Monitoring programs should be based on the measurement of two main pillars for evaluating the conservation status of a species: population size and geographical distribution. To date, the only way reported in the literature to obtain detailed information on L. cervus population size is to use the capture-mark-recapture method. This is an expensive and time-consuming technique that implies physical capture and handling of individuals, which could affect their survival. Therefore, in this study we tested and compared two non-invasive sampling approaches, namely evening walk transects and diurnal tree trunk surveys, to derive accurate abundance estimates by means of N-mixture models in a Bayesian framework. In our study, both methods showed relatively high detection probability (≥56%). However, tree surveys performed better than walk transects (≈80%), especially with the progression of the sampling season. Tree surveys proved to be more effective than walk transects in providing data for an accurate population density estimate (much smaller 95% Bayesian Confidence Intervals). In light of a cost and benefit assessment, the tree survey is undoubtedly more convenient, as well as more effective, as it is more time consuming but less expensive than a walk transect (one operator for 2–3 h vs. two operators for 30 min each). Moreover, it needs fewer expert operators because of the greater proximity to the species, increasing the probability of correctly identifying it, i.e., reducing type I error (false positive or overestimation of counts). For the first time, we applied N-mixture models for estimating population abundance of L. cervus. Overcoming all the limits imposed by the use of the capture-mark-recapture method, in this study we performed a further step forward in the planning of monitoring aimed at the conservation of L. cervus and the evaluation of its demographic trend.","author":[{"dropping-particle":"","family":"Rocca","given":"F.","non-dropping-particle":"Della","parse-names":false,"suffix":""},{"dropping-particle":"","family":"Milanesi","given":"P.","non-dropping-particle":"","parse-names":false,"suffix":""},{"dropping-particle":"","family":"Magna","given":"F.","non-dropping-particle":"","parse-names":false,"suffix":""},{"dropping-particle":"","family":"Mola","given":"Li.","non-dropping-particle":"","parse-names":false,"suffix":""},{"dropping-particle":"","family":"Bezzicheri","given":"T.","non-dropping-particle":"","parse-names":false,"suffix":""},{"dropping-particle":"","family":"Deiaco","given":"C.","non-dropping-particle":"","parse-names":false,"suffix":""},{"dropping-particle":"","family":"Bracco","given":"F.","non-dropping-particle":"","parse-names":false,"suffix":""}],"container-title":"Forests 2020, Vol. 11, Page 1085","id":"ITEM-1","issue":"10","issued":{"date-parts":[["2020","10","12"]]},"page":"1085","publisher":"Multidisciplinary Digital Publishing Institute","title":"Comparison of Two Sampling Methods to Estimate the Abundance of Lucanus cervus with Application of n-Mixture Models","type":"article-journal","volume":"11"},"uris":["http://www.mendeley.com/documents/?uuid=ce7ca28b-0011-3ddb-af9d-ab21595b42ef"]}],"mendeley":{"formattedCitation":"(Della Rocca et al. 2020)","plainTextFormattedCitation":"(Della Rocca et al. 2020)","previouslyFormattedCitation":"(Della Rocca et al. 2020)"},"properties":{"noteIndex":0},"schema":"https://github.com/citation-style-language/schema/raw/master/csl-citation.json"}</w:instrText>
      </w:r>
      <w:r w:rsidR="000F575C">
        <w:rPr>
          <w:lang w:val="en-CA"/>
        </w:rPr>
        <w:fldChar w:fldCharType="separate"/>
      </w:r>
      <w:r w:rsidR="000F575C" w:rsidRPr="000F575C">
        <w:rPr>
          <w:noProof/>
          <w:lang w:val="en-CA"/>
        </w:rPr>
        <w:t>(Della Rocca et al. 2020)</w:t>
      </w:r>
      <w:r w:rsidR="000F575C">
        <w:rPr>
          <w:lang w:val="en-CA"/>
        </w:rPr>
        <w:fldChar w:fldCharType="end"/>
      </w:r>
      <w:r w:rsidR="00BD4EF1">
        <w:rPr>
          <w:lang w:val="en-CA"/>
        </w:rPr>
        <w:t xml:space="preserve">. Adult </w:t>
      </w:r>
      <w:r w:rsidR="006D7C1D" w:rsidRPr="00080462">
        <w:rPr>
          <w:i/>
          <w:iCs/>
          <w:lang w:val="en-CA"/>
        </w:rPr>
        <w:t>L</w:t>
      </w:r>
      <w:r w:rsidR="006D7C1D">
        <w:rPr>
          <w:i/>
          <w:iCs/>
          <w:lang w:val="en-CA"/>
        </w:rPr>
        <w:t>.</w:t>
      </w:r>
      <w:r w:rsidR="006D7C1D" w:rsidRPr="00080462">
        <w:rPr>
          <w:i/>
          <w:iCs/>
          <w:lang w:val="en-CA"/>
        </w:rPr>
        <w:t xml:space="preserve"> </w:t>
      </w:r>
      <w:proofErr w:type="spellStart"/>
      <w:r w:rsidR="00BD4EF1" w:rsidRPr="00080462">
        <w:rPr>
          <w:i/>
          <w:iCs/>
          <w:lang w:val="en-CA"/>
        </w:rPr>
        <w:lastRenderedPageBreak/>
        <w:t>cervus</w:t>
      </w:r>
      <w:proofErr w:type="spellEnd"/>
      <w:r w:rsidR="00BD4EF1">
        <w:rPr>
          <w:i/>
          <w:iCs/>
          <w:lang w:val="en-CA"/>
        </w:rPr>
        <w:t xml:space="preserve"> </w:t>
      </w:r>
      <w:r w:rsidR="000F575C">
        <w:rPr>
          <w:lang w:val="en-CA"/>
        </w:rPr>
        <w:t xml:space="preserve">are long-lived with </w:t>
      </w:r>
      <w:r w:rsidR="00BD4EF1">
        <w:rPr>
          <w:lang w:val="en-CA"/>
        </w:rPr>
        <w:t>an active flight period of several months</w:t>
      </w:r>
      <w:r w:rsidR="000F575C">
        <w:rPr>
          <w:lang w:val="en-CA"/>
        </w:rPr>
        <w:t xml:space="preserve">; </w:t>
      </w:r>
      <w:r w:rsidR="00B1273F">
        <w:rPr>
          <w:lang w:val="en-CA"/>
        </w:rPr>
        <w:t xml:space="preserve">simultaneously, </w:t>
      </w:r>
      <w:r w:rsidR="000F575C">
        <w:rPr>
          <w:lang w:val="en-CA"/>
        </w:rPr>
        <w:t xml:space="preserve">they are also fairly immobile, </w:t>
      </w:r>
      <w:r w:rsidR="00BD4EF1">
        <w:rPr>
          <w:lang w:val="en-CA"/>
        </w:rPr>
        <w:t>tend</w:t>
      </w:r>
      <w:r w:rsidR="000F575C">
        <w:rPr>
          <w:lang w:val="en-CA"/>
        </w:rPr>
        <w:t>ing</w:t>
      </w:r>
      <w:r w:rsidR="00BD4EF1">
        <w:rPr>
          <w:lang w:val="en-CA"/>
        </w:rPr>
        <w:t xml:space="preserve"> to move by less than a few dozen meters per day </w:t>
      </w:r>
      <w:r w:rsidR="000F575C">
        <w:rPr>
          <w:lang w:val="en-CA"/>
        </w:rPr>
        <w:fldChar w:fldCharType="begin" w:fldLock="1"/>
      </w:r>
      <w:r w:rsidR="00B17310">
        <w:rPr>
          <w:lang w:val="en-CA"/>
        </w:rPr>
        <w:instrText>ADDIN CSL_CITATION {"citationItems":[{"id":"ITEM-1","itemData":{"DOI":"10.1111/ICAD.12260","ISSN":"1752-4598","abstract":"The stag beetle, Lucanus cervus (Linnaeus, 1758) (Coleoptera: Lucanidae), is a flagship species for the conservation of European old-growth forests. Despite its popularity and many studies conducted, the lack of knowledge of its habits and ecological requirements leads to difficulties in locating the species in the field and to provide information for suitable planning conservation actions suitable for the species. In order to gather information on dispersal ability and space use, a radio-telemetry study was conducted in a relict floodplain forest surrounded by intensively cultivated land. During 2014 and 2015, from May to July, 55 beetles (34 males, 21 females) were radio-tagged, and 9 of these (7 males, 2 females) were telemetered immediately after the emergence from their development sites, by means of emergence traps. The use of radio-telemetry allowed to detect the oviposition sites and to study the first part of the adult life, when they resulted to be more active. Males were more prone to disperse than females but the home range size did not differ between the sexes. Dividing the season in three intervals, the most active individuals were recorded during the first and the second ones (first and second half of June).","author":[{"dropping-particle":"","family":"Tini","given":"M.","non-dropping-particle":"","parse-names":false,"suffix":""},{"dropping-particle":"","family":"Bardiani","given":"M.","non-dropping-particle":"","parse-names":false,"suffix":""},{"dropping-particle":"","family":"Chiari","given":"S.","non-dropping-particle":"","parse-names":false,"suffix":""},{"dropping-particle":"","family":"Campanaro","given":"A.","non-dropping-particle":"","parse-names":false,"suffix":""},{"dropping-particle":"","family":"Maurizi","given":"E.","non-dropping-particle":"","parse-names":false,"suffix":""},{"dropping-particle":"","family":"Toni","given":"I.","non-dropping-particle":"","parse-names":false,"suffix":""},{"dropping-particle":"","family":"Mason","given":"F.","non-dropping-particle":"","parse-names":false,"suffix":""},{"dropping-particle":"","family":"Audisio","given":"P.","non-dropping-particle":"","parse-names":false,"suffix":""},{"dropping-particle":"","family":"Carpaneto","given":"G.","non-dropping-particle":"","parse-names":false,"suffix":""}],"container-title":"Insect Conservation and Diversity","id":"ITEM-1","issue":"1","issued":{"date-parts":[["2018","1","1"]]},"page":"116-129","publisher":"John Wiley &amp; Sons, Ltd","title":"Use of space and dispersal ability of a flagship saproxylic insect: a telemetric study of the stag beetle (Lucanus cervus) in a relict lowland forest","type":"article-journal","volume":"11"},"uris":["http://www.mendeley.com/documents/?uuid=0536e150-3664-36dd-99a2-a5b108131f86"]}],"mendeley":{"formattedCitation":"(Tini et al. 2018)","plainTextFormattedCitation":"(Tini et al. 2018)","previouslyFormattedCitation":"(Tini et al. 2018)"},"properties":{"noteIndex":0},"schema":"https://github.com/citation-style-language/schema/raw/master/csl-citation.json"}</w:instrText>
      </w:r>
      <w:r w:rsidR="000F575C">
        <w:rPr>
          <w:lang w:val="en-CA"/>
        </w:rPr>
        <w:fldChar w:fldCharType="separate"/>
      </w:r>
      <w:r w:rsidR="000F575C" w:rsidRPr="000F575C">
        <w:rPr>
          <w:noProof/>
          <w:lang w:val="en-CA"/>
        </w:rPr>
        <w:t>(Tini et al. 2018)</w:t>
      </w:r>
      <w:r w:rsidR="000F575C">
        <w:rPr>
          <w:lang w:val="en-CA"/>
        </w:rPr>
        <w:fldChar w:fldCharType="end"/>
      </w:r>
      <w:r w:rsidR="00BD4EF1">
        <w:rPr>
          <w:lang w:val="en-CA"/>
        </w:rPr>
        <w:t>.</w:t>
      </w:r>
    </w:p>
    <w:p w14:paraId="7588A83F" w14:textId="227B5670" w:rsidR="00BD4EF1" w:rsidRDefault="00D17C57" w:rsidP="00BD4EF1">
      <w:pPr>
        <w:spacing w:line="480" w:lineRule="auto"/>
        <w:ind w:firstLine="720"/>
        <w:rPr>
          <w:lang w:val="en-CA"/>
        </w:rPr>
      </w:pPr>
      <w:r>
        <w:rPr>
          <w:lang w:val="en-CA"/>
        </w:rPr>
        <w:t>In our</w:t>
      </w:r>
      <w:r w:rsidR="007B303C">
        <w:rPr>
          <w:lang w:val="en-CA"/>
        </w:rPr>
        <w:t xml:space="preserve"> simulation</w:t>
      </w:r>
      <w:r>
        <w:rPr>
          <w:lang w:val="en-CA"/>
        </w:rPr>
        <w:t xml:space="preserve"> study, </w:t>
      </w:r>
      <w:proofErr w:type="spellStart"/>
      <w:r>
        <w:rPr>
          <w:lang w:val="en-CA"/>
        </w:rPr>
        <w:t>m</w:t>
      </w:r>
      <w:r w:rsidR="00BD4EF1">
        <w:rPr>
          <w:lang w:val="en-CA"/>
        </w:rPr>
        <w:t>ultimix</w:t>
      </w:r>
      <w:proofErr w:type="spellEnd"/>
      <w:r w:rsidR="00BD4EF1">
        <w:rPr>
          <w:lang w:val="en-CA"/>
        </w:rPr>
        <w:t xml:space="preserve"> models </w:t>
      </w:r>
      <w:r w:rsidR="000F575C">
        <w:rPr>
          <w:lang w:val="en-CA"/>
        </w:rPr>
        <w:t xml:space="preserve">for mark-recapture data </w:t>
      </w:r>
      <w:r w:rsidR="00BD4EF1">
        <w:rPr>
          <w:lang w:val="en-CA"/>
        </w:rPr>
        <w:t xml:space="preserve">consistently provided the most accurate </w:t>
      </w:r>
      <w:r w:rsidR="000F575C">
        <w:rPr>
          <w:lang w:val="en-CA"/>
        </w:rPr>
        <w:t>estimates of abundance drivers</w:t>
      </w:r>
      <w:r w:rsidR="00BD4EF1">
        <w:rPr>
          <w:lang w:val="en-CA"/>
        </w:rPr>
        <w:t xml:space="preserve">. Therefore, to </w:t>
      </w:r>
      <w:r w:rsidR="000F575C">
        <w:rPr>
          <w:lang w:val="en-CA"/>
        </w:rPr>
        <w:t>provide the strongest basis for evidence-based insect management strategies</w:t>
      </w:r>
      <w:r w:rsidR="00BD4EF1">
        <w:rPr>
          <w:lang w:val="en-CA"/>
        </w:rPr>
        <w:t xml:space="preserve">, we recommend implementation of </w:t>
      </w:r>
      <w:proofErr w:type="spellStart"/>
      <w:r w:rsidR="00BD4EF1">
        <w:rPr>
          <w:lang w:val="en-CA"/>
        </w:rPr>
        <w:t>multimix</w:t>
      </w:r>
      <w:proofErr w:type="spellEnd"/>
      <w:r w:rsidR="00BD4EF1">
        <w:rPr>
          <w:lang w:val="en-CA"/>
        </w:rPr>
        <w:t xml:space="preserve"> models whenever possible.</w:t>
      </w:r>
      <w:r w:rsidR="00BD4EF1" w:rsidRPr="00B41E91">
        <w:rPr>
          <w:lang w:val="en-CA"/>
        </w:rPr>
        <w:t xml:space="preserve"> </w:t>
      </w:r>
      <w:proofErr w:type="spellStart"/>
      <w:r w:rsidR="00BD4EF1">
        <w:rPr>
          <w:lang w:val="en-CA"/>
        </w:rPr>
        <w:t>Multimix</w:t>
      </w:r>
      <w:proofErr w:type="spellEnd"/>
      <w:r w:rsidR="00BD4EF1">
        <w:rPr>
          <w:lang w:val="en-CA"/>
        </w:rPr>
        <w:t xml:space="preserve"> models were also more precise than </w:t>
      </w:r>
      <w:proofErr w:type="spellStart"/>
      <w:r w:rsidR="00BD4EF1">
        <w:rPr>
          <w:lang w:val="en-CA"/>
        </w:rPr>
        <w:t>binmix</w:t>
      </w:r>
      <w:proofErr w:type="spellEnd"/>
      <w:r w:rsidR="00BD4EF1">
        <w:rPr>
          <w:lang w:val="en-CA"/>
        </w:rPr>
        <w:t xml:space="preserve"> models, in agreement with </w:t>
      </w:r>
      <w:r w:rsidR="000F575C">
        <w:rPr>
          <w:lang w:val="en-CA"/>
        </w:rPr>
        <w:t xml:space="preserve">other studies comparing estimates for total abundance </w:t>
      </w:r>
      <w:r w:rsidR="000F575C">
        <w:rPr>
          <w:lang w:val="en-CA"/>
        </w:rPr>
        <w:fldChar w:fldCharType="begin" w:fldLock="1"/>
      </w:r>
      <w:r w:rsidR="00540122">
        <w:rPr>
          <w:lang w:val="en-CA"/>
        </w:rPr>
        <w:instrText>ADDIN CSL_CITATION {"citationItems":[{"id":"ITEM-1","itemData":{"DOI":"10.1111/ibi.12802","ISSN":"1474919X","abstract":"Assessing and modelling abundance from animal count data is a very common task in ecology and management. Detection is arguably never perfect, but modern hierarchical models can incorporate detection probability and yield abundance estimates that are corrected for imperfect detection. Two variants of these models rely on counts of unmarked individuals, or territories (binomial N-mixture models, or binmix), and on detection histories based on territory-mapping data (multinomial N-mixture models or multimix). However, calibration studies which evaluate these two N-mixture model approaches are needed. We analysed conventional territory-mapping data (three surveys in 2014 and four in 2015) using both binmix and multimix models to estimate abundance for two common avian cavity-nesting forest species (Great Tit Parus major and Eurasian Blue Tit Cyanistes caeruleus). In the same study area, we used two benchmarks: occupancy data from a dense nestbox scheme and total number of detected territories. To investigate variance in estimates due to the territory assignment, three independent ornithologists conducted territory assignments. Nestbox occupancy yields a minimum number of territories, as some natural cavities may have been used, and binmix model estimates were generally higher than this benchmark. Estimates using the multimix model were slightly more precise than binmix model estimates. Depending on the person assigning the territories, the multimix model estimates became quite different, either overestimating or underestimating the ‘truth’. We conclude that N-mixture models estimated abundance reliably, even for our very small sample sizes. Territory-mapping counts depended on territory assignment and this carried over to estimates under the multimix model. This limitation has to be taken into account when abundance estimates are compared between sites or years. Whenever possible, accounting for such hidden heterogeneity in the raw data of bird surveys, via including a ‘territory editor’ factor, is recommended. Distributing the surveys randomly (in time and space) to editors may also alleviate this problem.","author":[{"dropping-particle":"","family":"Bötsch","given":"Y.","non-dropping-particle":"","parse-names":false,"suffix":""},{"dropping-particle":"","family":"Jenni","given":"L.","non-dropping-particle":"","parse-names":false,"suffix":""},{"dropping-particle":"","family":"Kéry","given":"M.","non-dropping-particle":"","parse-names":false,"suffix":""}],"container-title":"Ibis","id":"ITEM-1","issue":"3","issued":{"date-parts":[["2020"]]},"page":"902-910","title":"Field evaluation of abundance estimates under binomial and multinomial N-mixture models","type":"article-journal","volume":"162"},"uris":["http://www.mendeley.com/documents/?uuid=88569812-b349-4c39-afee-6369e2c1f62d"]}],"mendeley":{"formattedCitation":"(Bötsch, Jenni, and Kéry 2020)","plainTextFormattedCitation":"(Bötsch, Jenni, and Kéry 2020)","previouslyFormattedCitation":"(Bötsch, Jenni, and Kéry 2020)"},"properties":{"noteIndex":0},"schema":"https://github.com/citation-style-language/schema/raw/master/csl-citation.json"}</w:instrText>
      </w:r>
      <w:r w:rsidR="000F575C">
        <w:rPr>
          <w:lang w:val="en-CA"/>
        </w:rPr>
        <w:fldChar w:fldCharType="separate"/>
      </w:r>
      <w:r w:rsidR="000F575C" w:rsidRPr="000F575C">
        <w:rPr>
          <w:noProof/>
          <w:lang w:val="en-CA"/>
        </w:rPr>
        <w:t>(Bötsch, Jenni, and Kéry 2020)</w:t>
      </w:r>
      <w:r w:rsidR="000F575C">
        <w:rPr>
          <w:lang w:val="en-CA"/>
        </w:rPr>
        <w:fldChar w:fldCharType="end"/>
      </w:r>
      <w:r w:rsidR="00BD4EF1">
        <w:rPr>
          <w:lang w:val="en-CA"/>
        </w:rPr>
        <w:t xml:space="preserve">. As such, </w:t>
      </w:r>
      <w:proofErr w:type="spellStart"/>
      <w:r w:rsidR="00BD4EF1">
        <w:rPr>
          <w:lang w:val="en-CA"/>
        </w:rPr>
        <w:t>multimix</w:t>
      </w:r>
      <w:proofErr w:type="spellEnd"/>
      <w:r w:rsidR="00BD4EF1">
        <w:rPr>
          <w:lang w:val="en-CA"/>
        </w:rPr>
        <w:t xml:space="preserve"> model</w:t>
      </w:r>
      <w:r w:rsidR="000F575C">
        <w:rPr>
          <w:lang w:val="en-CA"/>
        </w:rPr>
        <w:t xml:space="preserve"> approaches can</w:t>
      </w:r>
      <w:r w:rsidR="00BD4EF1">
        <w:rPr>
          <w:lang w:val="en-CA"/>
        </w:rPr>
        <w:t xml:space="preserve"> allow researchers to leverage maximum information from a limited sample size. This could be especially important when a focal species is rare and occurs at a limited number of sites or where site survey permitting is a limiting factor.</w:t>
      </w:r>
    </w:p>
    <w:p w14:paraId="16AB76C5" w14:textId="0156CC16" w:rsidR="00BD4EF1" w:rsidRDefault="00D17C57" w:rsidP="00BD4EF1">
      <w:pPr>
        <w:spacing w:line="480" w:lineRule="auto"/>
        <w:ind w:firstLine="720"/>
        <w:rPr>
          <w:lang w:val="en-CA"/>
        </w:rPr>
      </w:pPr>
      <w:r>
        <w:rPr>
          <w:lang w:val="en-CA"/>
        </w:rPr>
        <w:t xml:space="preserve">Unfortunately, </w:t>
      </w:r>
      <w:proofErr w:type="spellStart"/>
      <w:r>
        <w:rPr>
          <w:lang w:val="en-CA"/>
        </w:rPr>
        <w:t>m</w:t>
      </w:r>
      <w:r w:rsidR="00BD4EF1" w:rsidRPr="000F575C">
        <w:rPr>
          <w:lang w:val="en-CA"/>
        </w:rPr>
        <w:t>ultimix</w:t>
      </w:r>
      <w:proofErr w:type="spellEnd"/>
      <w:r w:rsidR="00BD4EF1" w:rsidRPr="000F575C">
        <w:rPr>
          <w:lang w:val="en-CA"/>
        </w:rPr>
        <w:t xml:space="preserve"> models </w:t>
      </w:r>
      <w:r w:rsidR="000F575C">
        <w:rPr>
          <w:lang w:val="en-CA"/>
        </w:rPr>
        <w:t xml:space="preserve">for mark-recapture data </w:t>
      </w:r>
      <w:r>
        <w:rPr>
          <w:lang w:val="en-CA"/>
        </w:rPr>
        <w:t>are logistically</w:t>
      </w:r>
      <w:r w:rsidRPr="000F575C">
        <w:rPr>
          <w:lang w:val="en-CA"/>
        </w:rPr>
        <w:t xml:space="preserve"> </w:t>
      </w:r>
      <w:r w:rsidR="000F575C" w:rsidRPr="000F575C">
        <w:rPr>
          <w:lang w:val="en-CA"/>
        </w:rPr>
        <w:t>difficult to implement</w:t>
      </w:r>
      <w:r w:rsidR="00BD4EF1" w:rsidRPr="000F575C">
        <w:rPr>
          <w:lang w:val="en-CA"/>
        </w:rPr>
        <w:t>. Marking and releasing</w:t>
      </w:r>
      <w:r w:rsidR="00BD4EF1">
        <w:rPr>
          <w:lang w:val="en-CA"/>
        </w:rPr>
        <w:t xml:space="preserve"> captured individuals </w:t>
      </w:r>
      <w:r>
        <w:rPr>
          <w:lang w:val="en-CA"/>
        </w:rPr>
        <w:t xml:space="preserve">takes </w:t>
      </w:r>
      <w:r w:rsidR="00BD4EF1">
        <w:rPr>
          <w:lang w:val="en-CA"/>
        </w:rPr>
        <w:t xml:space="preserve">significant time, which can translate into substantial survey costs </w:t>
      </w:r>
      <w:r w:rsidR="000F575C">
        <w:rPr>
          <w:lang w:val="en-CA"/>
        </w:rPr>
        <w:fldChar w:fldCharType="begin" w:fldLock="1"/>
      </w:r>
      <w:r w:rsidR="00540122">
        <w:rPr>
          <w:lang w:val="en-CA"/>
        </w:rPr>
        <w:instrText>ADDIN CSL_CITATION {"citationItems":[{"id":"ITEM-1","itemData":{"DOI":"10.1111/ICAD.12017","ISSN":"1752-4598","abstract":"Estimates of animal abundance are essential to conservation biology and are sorely lacking for many endangered species in the United States of America. This lack of knowledge may disproportionately affect butterflies in the USA, which form the largest group of federally protected insects (20 of 62 species). The Mitchell's satyr butterfly, Neonympha mitchellii mitchellii, is a federally endangered species found at 18 highly isolated sites in the Eastern USA. Currently, surveys are conducted by meandering through habitat and recording the number of butterflies observed. These surveys are efficient in terms of staffing and time, but the data from these surveys cannot be used to estimate abundance. Mark release recapture surveys generate estimates of demographic parameters and have been conducted, albeit infrequently, and require high staffing levels and weeks of fieldwork to generate estimates with reasonable error. I employed hierarchical distance sampling along line transects to estimate N. m. mitchellii abundance at one site in lower Michigan, USA. This method requires one observer to traverse a series of transects at a walking pace and record the number of butterflies observed and their perpendicular distance to the transect line. My results suggest that this method is as cost efficient as meander surveys, but generates reasonable estimates of butterfly abundance. © 2013 The Royal Entomological Society.","author":[{"dropping-particle":"","family":"Hamm","given":"C.","non-dropping-particle":"","parse-names":false,"suffix":""}],"container-title":"Insect Conservation and Diversity","id":"ITEM-1","issue":"5","issued":{"date-parts":[["2013","9","1"]]},"page":"619-626","publisher":"John Wiley &amp; Sons, Ltd","title":"Estimating abundance of the federally endangered Mitchell's satyr butterfly using hierarchical distance sampling","type":"article-journal","volume":"6"},"uris":["http://www.mendeley.com/documents/?uuid=30a2bdde-0049-3e97-9443-47155903206f"]}],"mendeley":{"formattedCitation":"(Hamm 2013)","plainTextFormattedCitation":"(Hamm 2013)","previouslyFormattedCitation":"(Hamm 2013)"},"properties":{"noteIndex":0},"schema":"https://github.com/citation-style-language/schema/raw/master/csl-citation.json"}</w:instrText>
      </w:r>
      <w:r w:rsidR="000F575C">
        <w:rPr>
          <w:lang w:val="en-CA"/>
        </w:rPr>
        <w:fldChar w:fldCharType="separate"/>
      </w:r>
      <w:r w:rsidR="000F575C" w:rsidRPr="000F575C">
        <w:rPr>
          <w:noProof/>
          <w:lang w:val="en-CA"/>
        </w:rPr>
        <w:t>(Hamm 2013)</w:t>
      </w:r>
      <w:r w:rsidR="000F575C">
        <w:rPr>
          <w:lang w:val="en-CA"/>
        </w:rPr>
        <w:fldChar w:fldCharType="end"/>
      </w:r>
      <w:r w:rsidR="000F575C">
        <w:rPr>
          <w:lang w:val="en-CA"/>
        </w:rPr>
        <w:t>.</w:t>
      </w:r>
      <w:r w:rsidR="00BD4EF1">
        <w:rPr>
          <w:lang w:val="en-CA"/>
        </w:rPr>
        <w:t xml:space="preserve"> Second, marking could injure insects or otherwise alter population trajectories by changing predation rates or mating success. </w:t>
      </w:r>
      <w:r>
        <w:rPr>
          <w:lang w:val="en-CA"/>
        </w:rPr>
        <w:t>E</w:t>
      </w:r>
      <w:r w:rsidR="00BD4EF1">
        <w:rPr>
          <w:lang w:val="en-CA"/>
        </w:rPr>
        <w:t xml:space="preserve">vidence </w:t>
      </w:r>
      <w:r w:rsidR="00FC2ED5">
        <w:rPr>
          <w:lang w:val="en-CA"/>
        </w:rPr>
        <w:t>on whether</w:t>
      </w:r>
      <w:r w:rsidR="00BD4EF1">
        <w:rPr>
          <w:lang w:val="en-CA"/>
        </w:rPr>
        <w:t xml:space="preserve"> marking </w:t>
      </w:r>
      <w:r w:rsidR="006D7C1D">
        <w:rPr>
          <w:lang w:val="en-CA"/>
        </w:rPr>
        <w:t xml:space="preserve">affects </w:t>
      </w:r>
      <w:r w:rsidR="00BD4EF1">
        <w:rPr>
          <w:lang w:val="en-CA"/>
        </w:rPr>
        <w:t>insect survival</w:t>
      </w:r>
      <w:r w:rsidR="00FC2ED5">
        <w:rPr>
          <w:lang w:val="en-CA"/>
        </w:rPr>
        <w:t xml:space="preserve"> or behaviour</w:t>
      </w:r>
      <w:r>
        <w:rPr>
          <w:lang w:val="en-CA"/>
        </w:rPr>
        <w:t xml:space="preserve"> is mixed</w:t>
      </w:r>
      <w:r w:rsidR="00BD4EF1">
        <w:rPr>
          <w:lang w:val="en-CA"/>
        </w:rPr>
        <w:t xml:space="preserve"> </w:t>
      </w:r>
      <w:r w:rsidR="000F575C">
        <w:rPr>
          <w:lang w:val="en-CA"/>
        </w:rPr>
        <w:fldChar w:fldCharType="begin" w:fldLock="1"/>
      </w:r>
      <w:r w:rsidR="002D46EE">
        <w:rPr>
          <w:lang w:val="en-CA"/>
        </w:rPr>
        <w:instrText>ADDIN CSL_CITATION {"citationItems":[{"id":"ITEM-1","itemData":{"DOI":"10.1007/BF00377143","ISSN":"00298549","abstract":"As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butterflies","type":"article-journal","volume":"53"},"uris":["http://www.mendeley.com/documents/?uuid=112a99b5-af65-38e8-b567-5f530c37d655"]},{"id":"ITEM-2","itemData":{"DOI":"10.1016/0006-3207(84)90032-6","ISSN":"0006-3207","abstract":"Capturing and marking disrupts flight activity in the alpine fritillary butterfly, Boloria acrocnema. This effect is limited to the date an individual receives its mark, and does not appear to increase mortality significantly. It nevertheless can generate large positive biases in population size estimates, especially in single-census mark-recapture models. The bias may overestimate by 2 to 4 times the actual population size. Similar marking effects in several other Lepidoptera are also analysed. Tests for the presence of marking effects are reviewed, with discussion of the general influence they have on population data. © 1984.","author":[{"dropping-particle":"","family":"Gall","given":"L.","non-dropping-particle":"","parse-names":false,"suffix":""}],"container-title":"Biological Conservation","id":"ITEM-2","issue":"2","issued":{"date-parts":[["1984","1","1"]]},"page":"139-154","publisher":"Elsevier","title":"The effects of capturing and marking on subsequent activity in Boloria acrocnema (Lepidoptera: Nymphalidae), with a comparison of different numerical models that estimate population size","type":"article-journal","volume":"28"},"uris":["http://www.mendeley.com/documents/?uuid=55f17bd3-c408-3788-b122-554bdeb661f3"]}],"mendeley":{"formattedCitation":"(Morton 1982; Gall 1984)","plainTextFormattedCitation":"(Morton 1982; Gall 1984)","previouslyFormattedCitation":"(Morton 1982; Gall 1984)"},"properties":{"noteIndex":0},"schema":"https://github.com/citation-style-language/schema/raw/master/csl-citation.json"}</w:instrText>
      </w:r>
      <w:r w:rsidR="000F575C">
        <w:rPr>
          <w:lang w:val="en-CA"/>
        </w:rPr>
        <w:fldChar w:fldCharType="separate"/>
      </w:r>
      <w:r w:rsidR="000F575C" w:rsidRPr="000F575C">
        <w:rPr>
          <w:noProof/>
          <w:lang w:val="en-CA"/>
        </w:rPr>
        <w:t>(Morton 1982; Gall 1984)</w:t>
      </w:r>
      <w:r w:rsidR="000F575C">
        <w:rPr>
          <w:lang w:val="en-CA"/>
        </w:rPr>
        <w:fldChar w:fldCharType="end"/>
      </w:r>
      <w:r w:rsidR="00BD4EF1">
        <w:rPr>
          <w:lang w:val="en-CA"/>
        </w:rPr>
        <w:t xml:space="preserve">. For our study, we observed </w:t>
      </w:r>
      <w:r>
        <w:rPr>
          <w:lang w:val="en-CA"/>
        </w:rPr>
        <w:t xml:space="preserve">that </w:t>
      </w:r>
      <w:r w:rsidR="00BD4EF1">
        <w:rPr>
          <w:lang w:val="en-CA"/>
        </w:rPr>
        <w:t>bees resume</w:t>
      </w:r>
      <w:r>
        <w:rPr>
          <w:lang w:val="en-CA"/>
        </w:rPr>
        <w:t>d</w:t>
      </w:r>
      <w:r w:rsidR="00FC2ED5">
        <w:rPr>
          <w:lang w:val="en-CA"/>
        </w:rPr>
        <w:t xml:space="preserve"> their normal</w:t>
      </w:r>
      <w:r w:rsidR="00BD4EF1">
        <w:rPr>
          <w:lang w:val="en-CA"/>
        </w:rPr>
        <w:t xml:space="preserve"> foraging activity immediately </w:t>
      </w:r>
      <w:r>
        <w:rPr>
          <w:lang w:val="en-CA"/>
        </w:rPr>
        <w:t xml:space="preserve">following </w:t>
      </w:r>
      <w:r w:rsidR="00BD4EF1">
        <w:rPr>
          <w:lang w:val="en-CA"/>
        </w:rPr>
        <w:t>release. Nonetheless, damage may still be an important consideration for extremely vulnerable insect populations</w:t>
      </w:r>
      <w:r w:rsidR="00E94379">
        <w:rPr>
          <w:lang w:val="en-CA"/>
        </w:rPr>
        <w:t xml:space="preserve"> </w:t>
      </w:r>
      <w:r w:rsidR="00E94379">
        <w:rPr>
          <w:lang w:val="en-CA"/>
        </w:rPr>
        <w:fldChar w:fldCharType="begin" w:fldLock="1"/>
      </w:r>
      <w:r w:rsidR="00540122">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butterflies","type":"article-journal","volume":"22"},"uris":["http://www.mendeley.com/documents/?uuid=98cafc03-90ee-3d1c-97b5-64422b5f4e06"]}],"mendeley":{"formattedCitation":"(Haddad et al. 2008)","plainTextFormattedCitation":"(Haddad et al. 2008)","previouslyFormattedCitation":"(Haddad et al. 2008)"},"properties":{"noteIndex":0},"schema":"https://github.com/citation-style-language/schema/raw/master/csl-citation.json"}</w:instrText>
      </w:r>
      <w:r w:rsidR="00E94379">
        <w:rPr>
          <w:lang w:val="en-CA"/>
        </w:rPr>
        <w:fldChar w:fldCharType="separate"/>
      </w:r>
      <w:r w:rsidR="00E94379" w:rsidRPr="00E94379">
        <w:rPr>
          <w:noProof/>
          <w:lang w:val="en-CA"/>
        </w:rPr>
        <w:t>(Haddad et al. 2008)</w:t>
      </w:r>
      <w:r w:rsidR="00E94379">
        <w:rPr>
          <w:lang w:val="en-CA"/>
        </w:rPr>
        <w:fldChar w:fldCharType="end"/>
      </w:r>
      <w:r w:rsidR="00BD4EF1">
        <w:rPr>
          <w:lang w:val="en-CA"/>
        </w:rPr>
        <w:t xml:space="preserve">. In addition, </w:t>
      </w:r>
      <w:r w:rsidR="00E94379">
        <w:rPr>
          <w:lang w:val="en-CA"/>
        </w:rPr>
        <w:t>our study required</w:t>
      </w:r>
      <w:r w:rsidR="00BD4EF1">
        <w:rPr>
          <w:lang w:val="en-CA"/>
        </w:rPr>
        <w:t xml:space="preserve"> custom-built statistical models</w:t>
      </w:r>
      <w:r w:rsidR="00E94379">
        <w:rPr>
          <w:lang w:val="en-CA"/>
        </w:rPr>
        <w:t xml:space="preserve">, which may be </w:t>
      </w:r>
      <w:r w:rsidR="00585AE4">
        <w:rPr>
          <w:lang w:val="en-CA"/>
        </w:rPr>
        <w:t xml:space="preserve">infeasible </w:t>
      </w:r>
      <w:r w:rsidR="00E94379">
        <w:rPr>
          <w:lang w:val="en-CA"/>
        </w:rPr>
        <w:t>for some researchers</w:t>
      </w:r>
      <w:r w:rsidR="00BD4EF1">
        <w:rPr>
          <w:lang w:val="en-CA"/>
        </w:rPr>
        <w:t xml:space="preserve">. The R package “unmarked” </w:t>
      </w:r>
      <w:r w:rsidR="00E94379">
        <w:rPr>
          <w:lang w:val="en-CA"/>
        </w:rPr>
        <w:t>allows researchers to fit</w:t>
      </w:r>
      <w:r w:rsidR="00BD4EF1">
        <w:rPr>
          <w:lang w:val="en-CA"/>
        </w:rPr>
        <w:t xml:space="preserve"> </w:t>
      </w:r>
      <w:r w:rsidR="00E94379">
        <w:rPr>
          <w:lang w:val="en-CA"/>
        </w:rPr>
        <w:t xml:space="preserve">both </w:t>
      </w:r>
      <w:proofErr w:type="spellStart"/>
      <w:r w:rsidR="00BD4EF1">
        <w:rPr>
          <w:lang w:val="en-CA"/>
        </w:rPr>
        <w:t>binmix</w:t>
      </w:r>
      <w:proofErr w:type="spellEnd"/>
      <w:r w:rsidR="00BD4EF1">
        <w:rPr>
          <w:lang w:val="en-CA"/>
        </w:rPr>
        <w:t xml:space="preserve"> and </w:t>
      </w:r>
      <w:proofErr w:type="spellStart"/>
      <w:r w:rsidR="00BD4EF1">
        <w:rPr>
          <w:lang w:val="en-CA"/>
        </w:rPr>
        <w:t>multimix</w:t>
      </w:r>
      <w:proofErr w:type="spellEnd"/>
      <w:r w:rsidR="00BD4EF1">
        <w:rPr>
          <w:lang w:val="en-CA"/>
        </w:rPr>
        <w:t xml:space="preserve"> models in a frequentist framework</w:t>
      </w:r>
      <w:r w:rsidR="00E94379">
        <w:rPr>
          <w:lang w:val="en-CA"/>
        </w:rPr>
        <w:t xml:space="preserve"> using user-friendly commands</w:t>
      </w:r>
      <w:r w:rsidR="00BD4EF1">
        <w:rPr>
          <w:lang w:val="en-CA"/>
        </w:rPr>
        <w:t xml:space="preserve"> </w:t>
      </w:r>
      <w:r w:rsidR="00F643EE">
        <w:rPr>
          <w:lang w:val="en-CA"/>
        </w:rPr>
        <w:fldChar w:fldCharType="begin" w:fldLock="1"/>
      </w:r>
      <w:r w:rsidR="00540122">
        <w:rPr>
          <w:lang w:val="en-CA"/>
        </w:rPr>
        <w:instrText>ADDIN CSL_CITATION {"citationItems":[{"id":"ITEM-1","itemData":{"DOI":"10.1111/2041-210X.14123","ISSN":"2041-210X","abstract":"Species distribution models (SDMs) are widely applied to understand the processes governing spatial and temporal variation in species abundance and distribution but often do not account for measurement errors such as false negatives and false positives. We describe unmarked, a package for the freely available and open-source R software that provides a complete workflow for modelling species distribution and abundance while explicitly accounting for measurement errors. Here we focus on recent advances in unmarked functionality to support multi-species, multi-state, and multi-season data, as well as support for fitting models with random effects. For illustration, we present an analysis of Acadian Flycatcher Empidonax virescens abundance on Roanoke River National Wildlife Refuge, North Carolina, USA, over 18 years. We found that Acadian Flycatcher abundance was initially greater in hardwood plantation habitat relative to bottomland hardwood forest along river levees but that abundance declined over time in both habitats. We plan for unmarked development to keep pace with advances in hierarchical modelling in ecology, including better handling of continuous-time data from camera trap and automated recording units and integrated models for multiple data streams.","author":[{"dropping-particle":"","family":"Kellner","given":"K.","non-dropping-particle":"","parse-names":false,"suffix":""},{"dropping-particle":"","family":"Smith","given":"A.","non-dropping-particle":"","parse-names":false,"suffix":""},{"dropping-particle":"","family":"Royle","given":"J. A.","non-dropping-particle":"","parse-names":false,"suffix":""},{"dropping-particle":"","family":"Kéry","given":"M.","non-dropping-particle":"","parse-names":false,"suffix":""},{"dropping-particle":"","family":"Belant","given":"J.","non-dropping-particle":"","parse-names":false,"suffix":""},{"dropping-particle":"","family":"Chandler","given":"R.","non-dropping-particle":"","parse-names":false,"suffix":""}],"container-title":"Methods in Ecology and Evolution","id":"ITEM-1","issue":"6","issued":{"date-parts":[["2023","6","1"]]},"page":"1408-1415","publisher":"John Wiley &amp; Sons, Ltd","title":"The unmarked R package: Twelve years of advances in occurrence and abundance modelling in ecology","type":"article-journal","volume":"14"},"uris":["http://www.mendeley.com/documents/?uuid=6c7947d4-b3d0-3691-8437-e21634cdab0a"]}],"mendeley":{"formattedCitation":"(Kellner et al. 2023)","plainTextFormattedCitation":"(Kellner et al. 2023)","previouslyFormattedCitation":"(Kellner et al. 2023)"},"properties":{"noteIndex":0},"schema":"https://github.com/citation-style-language/schema/raw/master/csl-citation.json"}</w:instrText>
      </w:r>
      <w:r w:rsidR="00F643EE">
        <w:rPr>
          <w:lang w:val="en-CA"/>
        </w:rPr>
        <w:fldChar w:fldCharType="separate"/>
      </w:r>
      <w:r w:rsidR="00F643EE" w:rsidRPr="00F643EE">
        <w:rPr>
          <w:noProof/>
          <w:lang w:val="en-CA"/>
        </w:rPr>
        <w:t>(Kellner et al. 2023)</w:t>
      </w:r>
      <w:r w:rsidR="00F643EE">
        <w:rPr>
          <w:lang w:val="en-CA"/>
        </w:rPr>
        <w:fldChar w:fldCharType="end"/>
      </w:r>
      <w:r w:rsidR="00BD4EF1">
        <w:rPr>
          <w:lang w:val="en-CA"/>
        </w:rPr>
        <w:t xml:space="preserve">. </w:t>
      </w:r>
      <w:r w:rsidR="00E94379">
        <w:rPr>
          <w:lang w:val="en-CA"/>
        </w:rPr>
        <w:t>Currently, however, users</w:t>
      </w:r>
      <w:r w:rsidR="00BD4EF1">
        <w:rPr>
          <w:lang w:val="en-CA"/>
        </w:rPr>
        <w:t xml:space="preserve"> cannot apply </w:t>
      </w:r>
      <w:r w:rsidR="00E94379">
        <w:rPr>
          <w:lang w:val="en-CA"/>
        </w:rPr>
        <w:t xml:space="preserve">the </w:t>
      </w:r>
      <w:r w:rsidR="00BD4EF1">
        <w:rPr>
          <w:lang w:val="en-CA"/>
        </w:rPr>
        <w:t xml:space="preserve">“unmarked” </w:t>
      </w:r>
      <w:r w:rsidR="00E94379">
        <w:rPr>
          <w:lang w:val="en-CA"/>
        </w:rPr>
        <w:t xml:space="preserve">package </w:t>
      </w:r>
      <w:r w:rsidR="00BD4EF1">
        <w:rPr>
          <w:lang w:val="en-CA"/>
        </w:rPr>
        <w:t>to multispecies systems such as ours, limiting application for community studies. An inability to specify priors with “unmarked” may also hinder</w:t>
      </w:r>
      <w:r w:rsidR="00604DE8">
        <w:rPr>
          <w:lang w:val="en-CA"/>
        </w:rPr>
        <w:t xml:space="preserve"> </w:t>
      </w:r>
      <w:r w:rsidR="005F4F36">
        <w:rPr>
          <w:lang w:val="en-CA"/>
        </w:rPr>
        <w:t xml:space="preserve">model </w:t>
      </w:r>
      <w:r w:rsidR="00BD4EF1">
        <w:rPr>
          <w:lang w:val="en-CA"/>
        </w:rPr>
        <w:t xml:space="preserve">identifiability </w:t>
      </w:r>
      <w:r w:rsidR="00E94379">
        <w:rPr>
          <w:lang w:val="en-CA"/>
        </w:rPr>
        <w:fldChar w:fldCharType="begin" w:fldLock="1"/>
      </w:r>
      <w:r w:rsidR="00540122">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E94379">
        <w:rPr>
          <w:lang w:val="en-CA"/>
        </w:rPr>
        <w:fldChar w:fldCharType="separate"/>
      </w:r>
      <w:r w:rsidR="00E94379" w:rsidRPr="00E94379">
        <w:rPr>
          <w:noProof/>
          <w:lang w:val="en-CA"/>
        </w:rPr>
        <w:t>(Kery 2017)</w:t>
      </w:r>
      <w:r w:rsidR="00E94379">
        <w:rPr>
          <w:lang w:val="en-CA"/>
        </w:rPr>
        <w:fldChar w:fldCharType="end"/>
      </w:r>
      <w:r w:rsidR="00BD4EF1">
        <w:rPr>
          <w:lang w:val="en-CA"/>
        </w:rPr>
        <w:t xml:space="preserve">. </w:t>
      </w:r>
    </w:p>
    <w:p w14:paraId="4AF81D09" w14:textId="56F05F78" w:rsidR="00BD4EF1" w:rsidRDefault="00BD4EF1" w:rsidP="00BD4EF1">
      <w:pPr>
        <w:spacing w:line="480" w:lineRule="auto"/>
        <w:ind w:firstLine="720"/>
        <w:rPr>
          <w:lang w:val="en-CA"/>
        </w:rPr>
      </w:pPr>
      <w:r w:rsidRPr="008A3429">
        <w:rPr>
          <w:lang w:val="en-CA"/>
        </w:rPr>
        <w:lastRenderedPageBreak/>
        <w:t xml:space="preserve">One key drawback of both </w:t>
      </w:r>
      <w:proofErr w:type="spellStart"/>
      <w:r w:rsidRPr="008A3429">
        <w:rPr>
          <w:lang w:val="en-CA"/>
        </w:rPr>
        <w:t>binmix</w:t>
      </w:r>
      <w:proofErr w:type="spellEnd"/>
      <w:r w:rsidRPr="008A3429">
        <w:rPr>
          <w:lang w:val="en-CA"/>
        </w:rPr>
        <w:t xml:space="preserve"> and </w:t>
      </w:r>
      <w:proofErr w:type="spellStart"/>
      <w:r w:rsidRPr="008A3429">
        <w:rPr>
          <w:lang w:val="en-CA"/>
        </w:rPr>
        <w:t>multimix</w:t>
      </w:r>
      <w:proofErr w:type="spellEnd"/>
      <w:r w:rsidRPr="008A3429">
        <w:rPr>
          <w:lang w:val="en-CA"/>
        </w:rPr>
        <w:t xml:space="preserve"> approaches is the need to assign taxonomic identity to individuals in the field.</w:t>
      </w:r>
      <w:r>
        <w:rPr>
          <w:lang w:val="en-CA"/>
        </w:rPr>
        <w:t xml:space="preserve"> Many insect species are not readily recognizable in the field</w:t>
      </w:r>
      <w:r w:rsidR="00E94379">
        <w:rPr>
          <w:lang w:val="en-CA"/>
        </w:rPr>
        <w:t>.</w:t>
      </w:r>
      <w:r>
        <w:rPr>
          <w:lang w:val="en-CA"/>
        </w:rPr>
        <w:t xml:space="preserve"> </w:t>
      </w:r>
      <w:r w:rsidR="00E94379">
        <w:rPr>
          <w:lang w:val="en-CA"/>
        </w:rPr>
        <w:t>Close to</w:t>
      </w:r>
      <w:r>
        <w:rPr>
          <w:lang w:val="en-CA"/>
        </w:rPr>
        <w:t xml:space="preserve"> 100 wild bee species</w:t>
      </w:r>
      <w:r w:rsidR="00E94379">
        <w:rPr>
          <w:lang w:val="en-CA"/>
        </w:rPr>
        <w:t xml:space="preserve"> were previously detected in our study system </w:t>
      </w:r>
      <w:r w:rsidR="00E94379">
        <w:rPr>
          <w:lang w:val="en-CA"/>
        </w:rPr>
        <w:fldChar w:fldCharType="begin" w:fldLock="1"/>
      </w:r>
      <w:r w:rsidR="008768BD">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and Sargent 2025)","plainTextFormattedCitation":"(Ulrich and Sargent 2025)","previouslyFormattedCitation":"(Ulrich and Sargent 2025)"},"properties":{"noteIndex":0},"schema":"https://github.com/citation-style-language/schema/raw/master/csl-citation.json"}</w:instrText>
      </w:r>
      <w:r w:rsidR="00E94379">
        <w:rPr>
          <w:lang w:val="en-CA"/>
        </w:rPr>
        <w:fldChar w:fldCharType="separate"/>
      </w:r>
      <w:r w:rsidR="0017490F" w:rsidRPr="0017490F">
        <w:rPr>
          <w:noProof/>
          <w:lang w:val="en-CA"/>
        </w:rPr>
        <w:t>(Ulrich and Sargent 2025)</w:t>
      </w:r>
      <w:r w:rsidR="00E94379">
        <w:rPr>
          <w:lang w:val="en-CA"/>
        </w:rPr>
        <w:fldChar w:fldCharType="end"/>
      </w:r>
      <w:r>
        <w:rPr>
          <w:lang w:val="en-CA"/>
        </w:rPr>
        <w:t xml:space="preserve">. We were only able to focus on </w:t>
      </w:r>
      <w:r w:rsidR="005F4F36">
        <w:rPr>
          <w:lang w:val="en-CA"/>
        </w:rPr>
        <w:t>eight</w:t>
      </w:r>
      <w:r>
        <w:rPr>
          <w:lang w:val="en-CA"/>
        </w:rPr>
        <w:t xml:space="preserve"> </w:t>
      </w:r>
      <w:r w:rsidR="00E94379">
        <w:rPr>
          <w:lang w:val="en-CA"/>
        </w:rPr>
        <w:t>of these</w:t>
      </w:r>
      <w:r w:rsidR="00B1273F">
        <w:rPr>
          <w:lang w:val="en-CA"/>
        </w:rPr>
        <w:t xml:space="preserve">, </w:t>
      </w:r>
      <w:r>
        <w:rPr>
          <w:lang w:val="en-CA"/>
        </w:rPr>
        <w:t xml:space="preserve">in part because we could not identify </w:t>
      </w:r>
      <w:r w:rsidR="00D17C57">
        <w:rPr>
          <w:lang w:val="en-CA"/>
        </w:rPr>
        <w:t>additional</w:t>
      </w:r>
      <w:r>
        <w:rPr>
          <w:lang w:val="en-CA"/>
        </w:rPr>
        <w:t xml:space="preserve"> species without </w:t>
      </w:r>
      <w:r w:rsidR="00E94379">
        <w:rPr>
          <w:lang w:val="en-CA"/>
        </w:rPr>
        <w:t xml:space="preserve">lethal sampling. </w:t>
      </w:r>
      <w:r w:rsidR="008A3429">
        <w:rPr>
          <w:lang w:val="en-CA"/>
        </w:rPr>
        <w:t xml:space="preserve">We were also unable to mark some species that were particularly small such as species of </w:t>
      </w:r>
      <w:proofErr w:type="spellStart"/>
      <w:r w:rsidR="008A3429">
        <w:rPr>
          <w:i/>
          <w:iCs/>
          <w:lang w:val="en-CA"/>
        </w:rPr>
        <w:t>Lasioglossum</w:t>
      </w:r>
      <w:proofErr w:type="spellEnd"/>
      <w:r w:rsidR="008A3429">
        <w:rPr>
          <w:i/>
          <w:iCs/>
          <w:lang w:val="en-CA"/>
        </w:rPr>
        <w:t xml:space="preserve"> </w:t>
      </w:r>
      <w:r w:rsidR="008A3429">
        <w:rPr>
          <w:lang w:val="en-CA"/>
        </w:rPr>
        <w:t xml:space="preserve">or </w:t>
      </w:r>
      <w:proofErr w:type="spellStart"/>
      <w:r w:rsidR="008A3429">
        <w:rPr>
          <w:i/>
          <w:iCs/>
          <w:lang w:val="en-CA"/>
        </w:rPr>
        <w:t>Ceratina</w:t>
      </w:r>
      <w:proofErr w:type="spellEnd"/>
      <w:r w:rsidR="008A3429">
        <w:rPr>
          <w:lang w:val="en-CA"/>
        </w:rPr>
        <w:t xml:space="preserve">. </w:t>
      </w:r>
      <w:proofErr w:type="spellStart"/>
      <w:r w:rsidR="00E94379">
        <w:rPr>
          <w:lang w:val="en-CA"/>
        </w:rPr>
        <w:t>Multimix</w:t>
      </w:r>
      <w:proofErr w:type="spellEnd"/>
      <w:r w:rsidR="00E94379">
        <w:rPr>
          <w:lang w:val="en-CA"/>
        </w:rPr>
        <w:t xml:space="preserve"> or </w:t>
      </w:r>
      <w:proofErr w:type="spellStart"/>
      <w:r w:rsidR="00E94379">
        <w:rPr>
          <w:lang w:val="en-CA"/>
        </w:rPr>
        <w:t>binmix</w:t>
      </w:r>
      <w:proofErr w:type="spellEnd"/>
      <w:r w:rsidR="00E94379">
        <w:rPr>
          <w:lang w:val="en-CA"/>
        </w:rPr>
        <w:t xml:space="preserve"> models that i</w:t>
      </w:r>
      <w:r>
        <w:rPr>
          <w:lang w:val="en-CA"/>
        </w:rPr>
        <w:t>gnor</w:t>
      </w:r>
      <w:r w:rsidR="00E94379">
        <w:rPr>
          <w:lang w:val="en-CA"/>
        </w:rPr>
        <w:t>e</w:t>
      </w:r>
      <w:r>
        <w:rPr>
          <w:lang w:val="en-CA"/>
        </w:rPr>
        <w:t xml:space="preserve"> rare or </w:t>
      </w:r>
      <w:r w:rsidR="008A3429">
        <w:rPr>
          <w:lang w:val="en-CA"/>
        </w:rPr>
        <w:t>functionally unique</w:t>
      </w:r>
      <w:r>
        <w:rPr>
          <w:lang w:val="en-CA"/>
        </w:rPr>
        <w:t xml:space="preserve"> species could </w:t>
      </w:r>
      <w:r w:rsidR="00B1273F">
        <w:rPr>
          <w:lang w:val="en-CA"/>
        </w:rPr>
        <w:t xml:space="preserve">provide inaccurate </w:t>
      </w:r>
      <w:r w:rsidR="00585AE4">
        <w:rPr>
          <w:lang w:val="en-CA"/>
        </w:rPr>
        <w:t xml:space="preserve">estimates </w:t>
      </w:r>
      <w:r>
        <w:rPr>
          <w:lang w:val="en-CA"/>
        </w:rPr>
        <w:t xml:space="preserve">of </w:t>
      </w:r>
      <w:r w:rsidR="00E94379">
        <w:rPr>
          <w:lang w:val="en-CA"/>
        </w:rPr>
        <w:t xml:space="preserve">certain abundance drivers, </w:t>
      </w:r>
      <w:r w:rsidR="00FD231B">
        <w:rPr>
          <w:lang w:val="en-CA"/>
        </w:rPr>
        <w:t>for example, where rare insect species are more strongly impacted by changes in landscape complexity</w:t>
      </w:r>
      <w:r w:rsidR="00E94379">
        <w:rPr>
          <w:lang w:val="en-CA"/>
        </w:rPr>
        <w:t xml:space="preserve"> </w:t>
      </w:r>
      <w:r w:rsidR="00FD231B">
        <w:rPr>
          <w:lang w:val="en-CA"/>
        </w:rPr>
        <w:fldChar w:fldCharType="begin" w:fldLock="1"/>
      </w:r>
      <w:r w:rsidR="002D46EE">
        <w:rPr>
          <w:lang w:val="en-CA"/>
        </w:rPr>
        <w:instrText>ADDIN CSL_CITATION {"citationItems":[{"id":"ITEM-1","itemData":{"DOI":"10.1007/S10841-014-9734-5","ISSN":"15729753","abstract":"Our ecological knowledge is mainly based on studies about frequent and abundant species, while the vast majority of species are rare; moreover, rare species play crucial role in the evolutionary adaptation of communities to changing land use. Therefore, spatial scale-dependent studies on rare species from the same community may contribute to understanding rare species’ responses. At the same time, by taking into account the effect of landscape structure as well, results of such studies may ease the implementation of conservation management plans or environmental planning. In our research we aimed to assess and quantify the effects of local and landscape-level environmental variables on abundance, incidence and parasitism rates for rare parasitoids belonging to the same community. For this reason, we examined the parasitoid community exploiting the gall-inducing Diplolepisrosae to learn about rare species’ responses to environmental variables at different scales. We have found that local effects on rare species composition diminished while landscape effects increased compared to effects on common species from the same community. Similarly, specific responses of rare species revealed a higher impact of landscape-scale processes than in the case of common species. Although in the case of rare species it is difficult to recognize the effects of environmental changes across spatial scales due to their rarity, we have concluded that the latter are more sensitive to landscape-level changes than common species. Our study underlines the varying importance of environmental changes across spatial scales in the case of both rare and common species; hence rarity and commonness contribute significantly to drawing reliable conclusions about community and interaction patterns.","author":[{"dropping-particle":"","family":"László","given":"Z.","non-dropping-particle":"","parse-names":false,"suffix":""},{"dropping-particle":"","family":"Rákosy","given":"L.","non-dropping-particle":"","parse-names":false,"suffix":""},{"dropping-particle":"","family":"Tóthmérész","given":"B.","non-dropping-particle":"","parse-names":false,"suffix":""}],"container-title":"Journal of Insect Conservation","id":"ITEM-1","issue":"6","issued":{"date-parts":[["2014","12","2"]]},"page":"1203-1213","publisher":"Kluwer Academic Publishers","title":"Landscape and local variables benefit rare species and common ones differently","type":"article-journal","volume":"18"},"uris":["http://www.mendeley.com/documents/?uuid=1b9d8512-dfa8-3317-b450-9d48baeed42d"]}],"mendeley":{"formattedCitation":"(László, Rákosy, and Tóthmérész 2014)","plainTextFormattedCitation":"(László, Rákosy, and Tóthmérész 2014)","previouslyFormattedCitation":"(László, Rákosy, and Tóthmérész 2014)"},"properties":{"noteIndex":0},"schema":"https://github.com/citation-style-language/schema/raw/master/csl-citation.json"}</w:instrText>
      </w:r>
      <w:r w:rsidR="00FD231B">
        <w:rPr>
          <w:lang w:val="en-CA"/>
        </w:rPr>
        <w:fldChar w:fldCharType="separate"/>
      </w:r>
      <w:r w:rsidR="00FD231B" w:rsidRPr="00FD231B">
        <w:rPr>
          <w:noProof/>
          <w:lang w:val="en-CA"/>
        </w:rPr>
        <w:t>(László, Rákosy, and Tóthmérész 2014)</w:t>
      </w:r>
      <w:r w:rsidR="00FD231B">
        <w:rPr>
          <w:lang w:val="en-CA"/>
        </w:rPr>
        <w:fldChar w:fldCharType="end"/>
      </w:r>
      <w:r>
        <w:rPr>
          <w:lang w:val="en-CA"/>
        </w:rPr>
        <w:t xml:space="preserve">. In contrast to </w:t>
      </w:r>
      <w:proofErr w:type="spellStart"/>
      <w:r>
        <w:rPr>
          <w:lang w:val="en-CA"/>
        </w:rPr>
        <w:t>binmix</w:t>
      </w:r>
      <w:proofErr w:type="spellEnd"/>
      <w:r>
        <w:rPr>
          <w:lang w:val="en-CA"/>
        </w:rPr>
        <w:t xml:space="preserve"> or </w:t>
      </w:r>
      <w:proofErr w:type="spellStart"/>
      <w:r>
        <w:rPr>
          <w:lang w:val="en-CA"/>
        </w:rPr>
        <w:t>multimix</w:t>
      </w:r>
      <w:proofErr w:type="spellEnd"/>
      <w:r>
        <w:rPr>
          <w:lang w:val="en-CA"/>
        </w:rPr>
        <w:t xml:space="preserve"> models, GLMs do not require tracking detection historie</w:t>
      </w:r>
      <w:r w:rsidR="00A065BE">
        <w:rPr>
          <w:lang w:val="en-CA"/>
        </w:rPr>
        <w:t xml:space="preserve">s, allowing </w:t>
      </w:r>
      <w:r>
        <w:rPr>
          <w:lang w:val="en-CA"/>
        </w:rPr>
        <w:t xml:space="preserve">specimens </w:t>
      </w:r>
      <w:r w:rsidR="00A065BE">
        <w:rPr>
          <w:lang w:val="en-CA"/>
        </w:rPr>
        <w:t xml:space="preserve">to </w:t>
      </w:r>
      <w:r>
        <w:rPr>
          <w:lang w:val="en-CA"/>
        </w:rPr>
        <w:t>be removed from the field for identification</w:t>
      </w:r>
      <w:r w:rsidR="00FD231B">
        <w:rPr>
          <w:lang w:val="en-CA"/>
        </w:rPr>
        <w:t>,</w:t>
      </w:r>
      <w:r w:rsidR="00CD2ED7">
        <w:rPr>
          <w:lang w:val="en-CA"/>
        </w:rPr>
        <w:t xml:space="preserve"> thereby</w:t>
      </w:r>
      <w:r w:rsidR="00FD231B">
        <w:rPr>
          <w:lang w:val="en-CA"/>
        </w:rPr>
        <w:t xml:space="preserve"> </w:t>
      </w:r>
      <w:r w:rsidR="00CD2ED7">
        <w:rPr>
          <w:lang w:val="en-CA"/>
        </w:rPr>
        <w:t>allowing</w:t>
      </w:r>
      <w:r w:rsidR="00FD231B">
        <w:rPr>
          <w:lang w:val="en-CA"/>
        </w:rPr>
        <w:t xml:space="preserve"> full community samples</w:t>
      </w:r>
      <w:r>
        <w:rPr>
          <w:lang w:val="en-CA"/>
        </w:rPr>
        <w:t xml:space="preserve">. This reinforces that conventional GLMs are likely to remain widespread and important for studies of insect populations and communities. </w:t>
      </w:r>
    </w:p>
    <w:p w14:paraId="2B7EC853" w14:textId="5080F5D8" w:rsidR="00BD4EF1" w:rsidRDefault="00BD4EF1" w:rsidP="00BD4EF1">
      <w:pPr>
        <w:spacing w:line="480" w:lineRule="auto"/>
        <w:ind w:firstLine="720"/>
        <w:rPr>
          <w:lang w:val="en-CA"/>
        </w:rPr>
      </w:pPr>
      <w:proofErr w:type="spellStart"/>
      <w:r w:rsidRPr="008A3429">
        <w:rPr>
          <w:lang w:val="en-CA"/>
        </w:rPr>
        <w:t>Multimix</w:t>
      </w:r>
      <w:proofErr w:type="spellEnd"/>
      <w:r w:rsidRPr="008A3429">
        <w:rPr>
          <w:lang w:val="en-CA"/>
        </w:rPr>
        <w:t xml:space="preserve"> models can be applied to </w:t>
      </w:r>
      <w:r w:rsidR="00A22361">
        <w:rPr>
          <w:lang w:val="en-CA"/>
        </w:rPr>
        <w:t xml:space="preserve">data generated using </w:t>
      </w:r>
      <w:r w:rsidRPr="008A3429">
        <w:rPr>
          <w:lang w:val="en-CA"/>
        </w:rPr>
        <w:t>sampling protocols</w:t>
      </w:r>
      <w:r w:rsidR="00A065BE" w:rsidRPr="008A3429">
        <w:rPr>
          <w:lang w:val="en-CA"/>
        </w:rPr>
        <w:t xml:space="preserve"> </w:t>
      </w:r>
      <w:r w:rsidR="00A22361">
        <w:rPr>
          <w:lang w:val="en-CA"/>
        </w:rPr>
        <w:t>other than</w:t>
      </w:r>
      <w:r w:rsidR="00A065BE" w:rsidRPr="008A3429">
        <w:rPr>
          <w:lang w:val="en-CA"/>
        </w:rPr>
        <w:t xml:space="preserve"> mark-recapture</w:t>
      </w:r>
      <w:r w:rsidRPr="008A3429">
        <w:rPr>
          <w:lang w:val="en-CA"/>
        </w:rPr>
        <w:t xml:space="preserve">. </w:t>
      </w:r>
      <w:r>
        <w:rPr>
          <w:lang w:val="en-CA"/>
        </w:rPr>
        <w:t>Alternative protocols include r</w:t>
      </w:r>
      <w:r w:rsidRPr="00473683">
        <w:rPr>
          <w:lang w:val="en-CA"/>
        </w:rPr>
        <w:t>emoval sampling, multiple observer recordin</w:t>
      </w:r>
      <w:r>
        <w:rPr>
          <w:lang w:val="en-CA"/>
        </w:rPr>
        <w:t>g</w:t>
      </w:r>
      <w:r w:rsidRPr="00473683">
        <w:rPr>
          <w:lang w:val="en-CA"/>
        </w:rPr>
        <w:t>, territory tracking</w:t>
      </w:r>
      <w:r>
        <w:rPr>
          <w:lang w:val="en-CA"/>
        </w:rPr>
        <w:t>, or distance sampling methods</w:t>
      </w:r>
      <w:r w:rsidR="00FD231B">
        <w:rPr>
          <w:lang w:val="en-CA"/>
        </w:rPr>
        <w:t xml:space="preserve"> </w:t>
      </w:r>
      <w:r w:rsidR="00FD231B">
        <w:rPr>
          <w:lang w:val="en-CA"/>
        </w:rPr>
        <w:fldChar w:fldCharType="begin" w:fldLock="1"/>
      </w:r>
      <w:r w:rsidR="0054012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2020)","manualFormatting":"(Kery and Royle 2020)","plainTextFormattedCitation":"(Kery and Royle 2020)","previouslyFormattedCitation":"(Kery and Royle 2020)"},"properties":{"noteIndex":0},"schema":"https://github.com/citation-style-language/schema/raw/master/csl-citation.json"}</w:instrText>
      </w:r>
      <w:r w:rsidR="00FD231B">
        <w:rPr>
          <w:lang w:val="en-CA"/>
        </w:rPr>
        <w:fldChar w:fldCharType="separate"/>
      </w:r>
      <w:r w:rsidR="00FD231B" w:rsidRPr="00FD231B">
        <w:rPr>
          <w:noProof/>
          <w:lang w:val="en-CA"/>
        </w:rPr>
        <w:t>(Kery and Royle 2020)</w:t>
      </w:r>
      <w:r w:rsidR="00FD231B">
        <w:rPr>
          <w:lang w:val="en-CA"/>
        </w:rPr>
        <w:fldChar w:fldCharType="end"/>
      </w:r>
      <w:r w:rsidR="00FD231B">
        <w:rPr>
          <w:lang w:val="en-CA"/>
        </w:rPr>
        <w:t xml:space="preserve">. </w:t>
      </w:r>
      <w:r>
        <w:rPr>
          <w:lang w:val="en-CA"/>
        </w:rPr>
        <w:t>Distance sampling appears promising for insect studies and has been applied to bumble bees and butterflies</w:t>
      </w:r>
      <w:r w:rsidR="00FD231B">
        <w:rPr>
          <w:lang w:val="en-CA"/>
        </w:rPr>
        <w:t xml:space="preserve"> </w:t>
      </w:r>
      <w:r w:rsidR="00FD231B">
        <w:rPr>
          <w:lang w:val="en-CA"/>
        </w:rPr>
        <w:fldChar w:fldCharType="begin" w:fldLock="1"/>
      </w:r>
      <w:r w:rsidR="00B17310">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bumblebees","type":"article-journal","volume":"143"},"uris":["http://www.mendeley.com/documents/?uuid=b4b0aaf2-8ef3-3065-8ae8-b8bfcfc1f8bb"]},{"id":"ITEM-2","itemData":{"DOI":"10.1002/ECS2.3304","ISSN":"2150-8925","abstract":"Ecological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-2","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butterflies","type":"article-journal","volume":"11"},"uris":["http://www.mendeley.com/documents/?uuid=b65f2af6-c9e3-3e14-ad6c-4d7f7a774490"]}],"mendeley":{"formattedCitation":"(McNeil et al. 2019; Kral-O’Brien et al. 2020)","plainTextFormattedCitation":"(McNeil et al. 2019; Kral-O’Brien et al. 2020)","previouslyFormattedCitation":"(McNeil et al. 2019; Kral-O’Brien et al. 2020)"},"properties":{"noteIndex":0},"schema":"https://github.com/citation-style-language/schema/raw/master/csl-citation.json"}</w:instrText>
      </w:r>
      <w:r w:rsidR="00FD231B">
        <w:rPr>
          <w:lang w:val="en-CA"/>
        </w:rPr>
        <w:fldChar w:fldCharType="separate"/>
      </w:r>
      <w:r w:rsidR="00FD231B" w:rsidRPr="00FD231B">
        <w:rPr>
          <w:noProof/>
          <w:lang w:val="en-CA"/>
        </w:rPr>
        <w:t>(McNeil et al. 2019; Kral-O’Brien et al. 2020)</w:t>
      </w:r>
      <w:r w:rsidR="00FD231B">
        <w:rPr>
          <w:lang w:val="en-CA"/>
        </w:rPr>
        <w:fldChar w:fldCharType="end"/>
      </w:r>
      <w:r>
        <w:rPr>
          <w:lang w:val="en-CA"/>
        </w:rPr>
        <w:t xml:space="preserve">. </w:t>
      </w:r>
      <w:r w:rsidR="00F643EE">
        <w:rPr>
          <w:lang w:val="en-CA"/>
        </w:rPr>
        <w:t>With t</w:t>
      </w:r>
      <w:r>
        <w:rPr>
          <w:lang w:val="en-CA"/>
        </w:rPr>
        <w:t xml:space="preserve">his </w:t>
      </w:r>
      <w:r w:rsidR="00F643EE">
        <w:rPr>
          <w:lang w:val="en-CA"/>
        </w:rPr>
        <w:t xml:space="preserve">approach, a researcher typically walks a line transect through a sampling area, recording the distance between the observer and sighted insects. Researchers then infer the detection probability from the observed pattern of distances </w:t>
      </w:r>
      <w:r w:rsidR="00FD231B">
        <w:rPr>
          <w:lang w:val="en-CA"/>
        </w:rPr>
        <w:fldChar w:fldCharType="begin" w:fldLock="1"/>
      </w:r>
      <w:r w:rsidR="00540122">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author":[{"dropping-particle":"","family":"Kery","given":"M.","non-dropping-particle":"","parse-names":false,"suffix":""},{"dropping-particle":"","family":"Royle","given":"J. A.","non-dropping-particle":"","parse-names":false,"suffix":""}],"id":"ITEM-2","issued":{"date-parts":[["2020"]]},"publisher":"Academic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models","type":"book"},"uris":["http://www.mendeley.com/documents/?uuid=91016cbe-0b9b-497a-b808-658738883c67"]}],"mendeley":{"formattedCitation":"(Taron and Ries 2015; Kery and Royle 2020)","manualFormatting":"(Taron and Ries 2015; Kery and Royle 2020)","plainTextFormattedCitation":"(Taron and Ries 2015; Kery and Royle 2020)","previouslyFormattedCitation":"(Taron and Ries 2015; Kery and Royle 2020)"},"properties":{"noteIndex":0},"schema":"https://github.com/citation-style-language/schema/raw/master/csl-citation.json"}</w:instrText>
      </w:r>
      <w:r w:rsidR="00FD231B">
        <w:rPr>
          <w:lang w:val="en-CA"/>
        </w:rPr>
        <w:fldChar w:fldCharType="separate"/>
      </w:r>
      <w:r w:rsidR="008A3429" w:rsidRPr="008A3429">
        <w:rPr>
          <w:noProof/>
          <w:lang w:val="en-CA"/>
        </w:rPr>
        <w:t>(Taron and Ries 2015; Kery and Royle 2020)</w:t>
      </w:r>
      <w:r w:rsidR="00FD231B">
        <w:rPr>
          <w:lang w:val="en-CA"/>
        </w:rPr>
        <w:fldChar w:fldCharType="end"/>
      </w:r>
      <w:r>
        <w:rPr>
          <w:lang w:val="en-CA"/>
        </w:rPr>
        <w:t xml:space="preserve">. </w:t>
      </w:r>
      <w:r w:rsidR="00F643EE">
        <w:rPr>
          <w:lang w:val="en-CA"/>
        </w:rPr>
        <w:t>The d</w:t>
      </w:r>
      <w:r>
        <w:rPr>
          <w:lang w:val="en-CA"/>
        </w:rPr>
        <w:t xml:space="preserve">istance sampling </w:t>
      </w:r>
      <w:r w:rsidR="00F643EE">
        <w:rPr>
          <w:lang w:val="en-CA"/>
        </w:rPr>
        <w:t xml:space="preserve">method </w:t>
      </w:r>
      <w:r>
        <w:rPr>
          <w:lang w:val="en-CA"/>
        </w:rPr>
        <w:t xml:space="preserve">is attractive because it does not require that individuals be marked, it does </w:t>
      </w:r>
      <w:r w:rsidR="00FD231B">
        <w:rPr>
          <w:lang w:val="en-CA"/>
        </w:rPr>
        <w:t>not</w:t>
      </w:r>
      <w:r>
        <w:rPr>
          <w:lang w:val="en-CA"/>
        </w:rPr>
        <w:t xml:space="preserve"> require repeat surveys, and it does not require defining discrete sampling area boundaries </w:t>
      </w:r>
      <w:r w:rsidR="00FD231B">
        <w:rPr>
          <w:lang w:val="en-CA"/>
        </w:rPr>
        <w:fldChar w:fldCharType="begin" w:fldLock="1"/>
      </w:r>
      <w:r w:rsidR="00FD231B">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and Ries 2015)","plainTextFormattedCitation":"(Taron and Ries 2015)","previouslyFormattedCitation":"(Taron and Ries 2015)"},"properties":{"noteIndex":0},"schema":"https://github.com/citation-style-language/schema/raw/master/csl-citation.json"}</w:instrText>
      </w:r>
      <w:r w:rsidR="00FD231B">
        <w:rPr>
          <w:lang w:val="en-CA"/>
        </w:rPr>
        <w:fldChar w:fldCharType="separate"/>
      </w:r>
      <w:r w:rsidR="00FD231B" w:rsidRPr="00FD231B">
        <w:rPr>
          <w:noProof/>
          <w:lang w:val="en-CA"/>
        </w:rPr>
        <w:t>(Taron and Ries 2015)</w:t>
      </w:r>
      <w:r w:rsidR="00FD231B">
        <w:rPr>
          <w:lang w:val="en-CA"/>
        </w:rPr>
        <w:fldChar w:fldCharType="end"/>
      </w:r>
      <w:r>
        <w:rPr>
          <w:lang w:val="en-CA"/>
        </w:rPr>
        <w:t xml:space="preserve">. One </w:t>
      </w:r>
      <w:r w:rsidR="005F4F36">
        <w:rPr>
          <w:lang w:val="en-CA"/>
        </w:rPr>
        <w:t xml:space="preserve">key </w:t>
      </w:r>
      <w:r>
        <w:rPr>
          <w:lang w:val="en-CA"/>
        </w:rPr>
        <w:t xml:space="preserve">drawback is that distance sampling requires visual identification without capture, possibly explaining why this </w:t>
      </w:r>
      <w:r>
        <w:rPr>
          <w:lang w:val="en-CA"/>
        </w:rPr>
        <w:lastRenderedPageBreak/>
        <w:t xml:space="preserve">method has not been applied to insects other than butterflies and bumble bees, which are relatively large and </w:t>
      </w:r>
      <w:r w:rsidR="005F4F36">
        <w:rPr>
          <w:lang w:val="en-CA"/>
        </w:rPr>
        <w:t>oftentimes can be</w:t>
      </w:r>
      <w:r>
        <w:rPr>
          <w:lang w:val="en-CA"/>
        </w:rPr>
        <w:t xml:space="preserve"> identified from </w:t>
      </w:r>
      <w:r w:rsidR="005F4F36">
        <w:rPr>
          <w:lang w:val="en-CA"/>
        </w:rPr>
        <w:t xml:space="preserve">distinctive </w:t>
      </w:r>
      <w:r>
        <w:rPr>
          <w:lang w:val="en-CA"/>
        </w:rPr>
        <w:t>colour</w:t>
      </w:r>
      <w:r w:rsidR="005F4F36">
        <w:rPr>
          <w:lang w:val="en-CA"/>
        </w:rPr>
        <w:t>ation</w:t>
      </w:r>
      <w:r>
        <w:rPr>
          <w:lang w:val="en-CA"/>
        </w:rPr>
        <w:t xml:space="preserve"> patterns.  </w:t>
      </w:r>
    </w:p>
    <w:p w14:paraId="1BD83C9A" w14:textId="45AEABDF" w:rsidR="002F5BEA" w:rsidRDefault="00FD231B" w:rsidP="00A03CE3">
      <w:pPr>
        <w:spacing w:line="480" w:lineRule="auto"/>
        <w:ind w:firstLine="720"/>
        <w:rPr>
          <w:lang w:val="en-CA"/>
        </w:rPr>
      </w:pPr>
      <w:r>
        <w:rPr>
          <w:lang w:val="en-CA"/>
        </w:rPr>
        <w:t>In this study, w</w:t>
      </w:r>
      <w:r w:rsidR="00BD4EF1">
        <w:rPr>
          <w:lang w:val="en-CA"/>
        </w:rPr>
        <w:t xml:space="preserve">e showed that habitat </w:t>
      </w:r>
      <w:r w:rsidR="000E7758">
        <w:rPr>
          <w:lang w:val="en-CA"/>
        </w:rPr>
        <w:t xml:space="preserve">restoration </w:t>
      </w:r>
      <w:r w:rsidR="00BD4EF1">
        <w:rPr>
          <w:lang w:val="en-CA"/>
        </w:rPr>
        <w:t>can simultaneously influence insect abundance and detectio</w:t>
      </w:r>
      <w:r>
        <w:rPr>
          <w:lang w:val="en-CA"/>
        </w:rPr>
        <w:t xml:space="preserve">n. </w:t>
      </w:r>
      <w:r w:rsidR="00B1273F">
        <w:rPr>
          <w:lang w:val="en-CA"/>
        </w:rPr>
        <w:t xml:space="preserve">A </w:t>
      </w:r>
      <w:proofErr w:type="spellStart"/>
      <w:r w:rsidR="00B1273F">
        <w:rPr>
          <w:lang w:val="en-CA"/>
        </w:rPr>
        <w:t>m</w:t>
      </w:r>
      <w:r w:rsidR="004C4F15">
        <w:rPr>
          <w:lang w:val="en-CA"/>
        </w:rPr>
        <w:t>ultimix</w:t>
      </w:r>
      <w:proofErr w:type="spellEnd"/>
      <w:r w:rsidR="004C4F15">
        <w:rPr>
          <w:lang w:val="en-CA"/>
        </w:rPr>
        <w:t xml:space="preserve"> model for mark-recapture data and a </w:t>
      </w:r>
      <w:proofErr w:type="spellStart"/>
      <w:r w:rsidR="004C4F15">
        <w:rPr>
          <w:lang w:val="en-CA"/>
        </w:rPr>
        <w:t>binmix</w:t>
      </w:r>
      <w:proofErr w:type="spellEnd"/>
      <w:r w:rsidR="004C4F15">
        <w:rPr>
          <w:lang w:val="en-CA"/>
        </w:rPr>
        <w:t xml:space="preserve"> model for repeat counts estimated that w</w:t>
      </w:r>
      <w:r w:rsidR="00BD4EF1">
        <w:rPr>
          <w:lang w:val="en-CA"/>
        </w:rPr>
        <w:t xml:space="preserve">ild bees </w:t>
      </w:r>
      <w:r>
        <w:rPr>
          <w:lang w:val="en-CA"/>
        </w:rPr>
        <w:t>were</w:t>
      </w:r>
      <w:r w:rsidR="00BD4EF1">
        <w:rPr>
          <w:lang w:val="en-CA"/>
        </w:rPr>
        <w:t xml:space="preserve"> </w:t>
      </w:r>
      <w:r>
        <w:rPr>
          <w:lang w:val="en-CA"/>
        </w:rPr>
        <w:t>easier to detect in restored habitats with</w:t>
      </w:r>
      <w:r w:rsidR="00BD4EF1">
        <w:rPr>
          <w:lang w:val="en-CA"/>
        </w:rPr>
        <w:t xml:space="preserve"> </w:t>
      </w:r>
      <w:r>
        <w:rPr>
          <w:lang w:val="en-CA"/>
        </w:rPr>
        <w:t>taller vegetation and more floral resources</w:t>
      </w:r>
      <w:r w:rsidR="00BD4EF1">
        <w:rPr>
          <w:lang w:val="en-CA"/>
        </w:rPr>
        <w:t xml:space="preserve">. </w:t>
      </w:r>
      <w:r w:rsidR="00CD2ED7">
        <w:rPr>
          <w:lang w:val="en-CA"/>
        </w:rPr>
        <w:t>Generalized linear models</w:t>
      </w:r>
      <w:r w:rsidR="004C4F15">
        <w:rPr>
          <w:lang w:val="en-CA"/>
        </w:rPr>
        <w:t xml:space="preserve">, which do not account for detection effects, overestimated the impact of restoration on bee abundance. Compared to </w:t>
      </w:r>
      <w:proofErr w:type="spellStart"/>
      <w:r w:rsidR="004C4F15">
        <w:rPr>
          <w:lang w:val="en-CA"/>
        </w:rPr>
        <w:t>binmix</w:t>
      </w:r>
      <w:proofErr w:type="spellEnd"/>
      <w:r w:rsidR="004C4F15">
        <w:rPr>
          <w:lang w:val="en-CA"/>
        </w:rPr>
        <w:t xml:space="preserve"> detection models, </w:t>
      </w:r>
      <w:proofErr w:type="spellStart"/>
      <w:r w:rsidR="004C4F15">
        <w:rPr>
          <w:lang w:val="en-CA"/>
        </w:rPr>
        <w:t>m</w:t>
      </w:r>
      <w:r w:rsidR="00BD4EF1">
        <w:rPr>
          <w:lang w:val="en-CA"/>
        </w:rPr>
        <w:t>ultimix</w:t>
      </w:r>
      <w:proofErr w:type="spellEnd"/>
      <w:r w:rsidR="004C4F15">
        <w:rPr>
          <w:lang w:val="en-CA"/>
        </w:rPr>
        <w:t xml:space="preserve"> models </w:t>
      </w:r>
      <w:r w:rsidR="00BD4EF1">
        <w:rPr>
          <w:lang w:val="en-CA"/>
        </w:rPr>
        <w:t xml:space="preserve">were more precise and were also more robust to </w:t>
      </w:r>
      <w:r w:rsidR="005F4F36">
        <w:rPr>
          <w:lang w:val="en-CA"/>
        </w:rPr>
        <w:t xml:space="preserve">population closure violations that can be caused by </w:t>
      </w:r>
      <w:r w:rsidR="00BD4EF1">
        <w:rPr>
          <w:lang w:val="en-CA"/>
        </w:rPr>
        <w:t xml:space="preserve">movement or mortality of insects. Therefore, to account for detection bias, we recommend the use of </w:t>
      </w:r>
      <w:proofErr w:type="spellStart"/>
      <w:r w:rsidR="00BD4EF1">
        <w:rPr>
          <w:lang w:val="en-CA"/>
        </w:rPr>
        <w:t>multimix</w:t>
      </w:r>
      <w:proofErr w:type="spellEnd"/>
      <w:r w:rsidR="00BD4EF1">
        <w:rPr>
          <w:lang w:val="en-CA"/>
        </w:rPr>
        <w:t xml:space="preserve"> approaches especially when insect mobility exceeds the spatial area of sampling or when insect life spans are shorter than the distance between repeat survey events. At the same time, </w:t>
      </w:r>
      <w:proofErr w:type="spellStart"/>
      <w:r w:rsidR="00BD4EF1">
        <w:rPr>
          <w:lang w:val="en-CA"/>
        </w:rPr>
        <w:t>multimix</w:t>
      </w:r>
      <w:proofErr w:type="spellEnd"/>
      <w:r w:rsidR="00BD4EF1">
        <w:rPr>
          <w:lang w:val="en-CA"/>
        </w:rPr>
        <w:t xml:space="preserve"> approaches a</w:t>
      </w:r>
      <w:r>
        <w:rPr>
          <w:lang w:val="en-CA"/>
        </w:rPr>
        <w:t xml:space="preserve">re </w:t>
      </w:r>
      <w:r w:rsidR="005F4F36">
        <w:rPr>
          <w:lang w:val="en-CA"/>
        </w:rPr>
        <w:t xml:space="preserve">especially </w:t>
      </w:r>
      <w:r w:rsidR="00BD4EF1">
        <w:rPr>
          <w:lang w:val="en-CA"/>
        </w:rPr>
        <w:t xml:space="preserve">challenging to implement. </w:t>
      </w:r>
      <w:r w:rsidR="00BD4EF1" w:rsidRPr="00DB0D9A">
        <w:rPr>
          <w:lang w:val="en-CA"/>
        </w:rPr>
        <w:t xml:space="preserve">New approaches for </w:t>
      </w:r>
      <w:r w:rsidR="00BD4EF1">
        <w:rPr>
          <w:lang w:val="en-CA"/>
        </w:rPr>
        <w:t>collecting mark-recapture data</w:t>
      </w:r>
      <w:r w:rsidR="000A314B">
        <w:rPr>
          <w:lang w:val="en-CA"/>
        </w:rPr>
        <w:t xml:space="preserve"> such as </w:t>
      </w:r>
      <w:r w:rsidR="000A314B" w:rsidRPr="00DB0D9A">
        <w:rPr>
          <w:lang w:val="en-CA"/>
        </w:rPr>
        <w:t>photographic</w:t>
      </w:r>
      <w:r w:rsidR="000A314B">
        <w:rPr>
          <w:lang w:val="en-CA"/>
        </w:rPr>
        <w:t xml:space="preserve"> and genetic</w:t>
      </w:r>
      <w:r w:rsidR="000A314B" w:rsidRPr="00DB0D9A">
        <w:rPr>
          <w:lang w:val="en-CA"/>
        </w:rPr>
        <w:t xml:space="preserve"> </w:t>
      </w:r>
      <w:r w:rsidR="000A314B">
        <w:rPr>
          <w:lang w:val="en-CA"/>
        </w:rPr>
        <w:t>mark-</w:t>
      </w:r>
      <w:r w:rsidR="000A314B" w:rsidRPr="00DB0D9A">
        <w:rPr>
          <w:lang w:val="en-CA"/>
        </w:rPr>
        <w:t>recapture</w:t>
      </w:r>
      <w:r w:rsidR="00BD4EF1">
        <w:rPr>
          <w:lang w:val="en-CA"/>
        </w:rPr>
        <w:t xml:space="preserve"> could </w:t>
      </w:r>
      <w:r w:rsidR="000A314B">
        <w:rPr>
          <w:lang w:val="en-CA"/>
        </w:rPr>
        <w:t xml:space="preserve">reduce </w:t>
      </w:r>
      <w:r w:rsidR="00BD4EF1">
        <w:rPr>
          <w:lang w:val="en-CA"/>
        </w:rPr>
        <w:t xml:space="preserve">these burdens </w:t>
      </w:r>
      <w:r w:rsidR="004C4F15">
        <w:rPr>
          <w:lang w:val="en-CA"/>
        </w:rPr>
        <w:fldChar w:fldCharType="begin" w:fldLock="1"/>
      </w:r>
      <w:r w:rsidR="002D46EE">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4C4F15">
        <w:rPr>
          <w:lang w:val="en-CA"/>
        </w:rPr>
        <w:fldChar w:fldCharType="separate"/>
      </w:r>
      <w:r w:rsidR="004C4F15" w:rsidRPr="004C4F15">
        <w:rPr>
          <w:noProof/>
          <w:lang w:val="en-CA"/>
        </w:rPr>
        <w:t>(Wildman et al. 2024)</w:t>
      </w:r>
      <w:r w:rsidR="004C4F15">
        <w:rPr>
          <w:lang w:val="en-CA"/>
        </w:rPr>
        <w:fldChar w:fldCharType="end"/>
      </w:r>
      <w:r w:rsidR="00BD4EF1">
        <w:rPr>
          <w:lang w:val="en-CA"/>
        </w:rPr>
        <w:t xml:space="preserve">. Alternatively, researchers could use </w:t>
      </w:r>
      <w:r w:rsidR="00CD2ED7">
        <w:rPr>
          <w:lang w:val="en-CA"/>
        </w:rPr>
        <w:t xml:space="preserve">other </w:t>
      </w:r>
      <w:r w:rsidR="0067261D">
        <w:rPr>
          <w:lang w:val="en-CA"/>
        </w:rPr>
        <w:t xml:space="preserve">techniques </w:t>
      </w:r>
      <w:r w:rsidR="00CD2ED7">
        <w:rPr>
          <w:lang w:val="en-CA"/>
        </w:rPr>
        <w:t xml:space="preserve">that do not require tracking individual detection histories, </w:t>
      </w:r>
      <w:r w:rsidR="0067261D">
        <w:rPr>
          <w:lang w:val="en-CA"/>
        </w:rPr>
        <w:t xml:space="preserve">such as </w:t>
      </w:r>
      <w:r w:rsidR="007643A0">
        <w:rPr>
          <w:lang w:val="en-CA"/>
        </w:rPr>
        <w:t>distance sampling</w:t>
      </w:r>
      <w:r w:rsidR="00CD2ED7">
        <w:rPr>
          <w:lang w:val="en-CA"/>
        </w:rPr>
        <w:t xml:space="preserve"> </w:t>
      </w:r>
      <w:r w:rsidR="004C4F15">
        <w:rPr>
          <w:lang w:val="en-CA"/>
        </w:rPr>
        <w:fldChar w:fldCharType="begin" w:fldLock="1"/>
      </w:r>
      <w:r w:rsidR="00540122">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4C4F15">
        <w:rPr>
          <w:lang w:val="en-CA"/>
        </w:rPr>
        <w:fldChar w:fldCharType="separate"/>
      </w:r>
      <w:r w:rsidR="004C4F15" w:rsidRPr="004C4F15">
        <w:rPr>
          <w:noProof/>
          <w:lang w:val="en-CA"/>
        </w:rPr>
        <w:t>(Kral-O’Brien et al. 2020)</w:t>
      </w:r>
      <w:r w:rsidR="004C4F15">
        <w:rPr>
          <w:lang w:val="en-CA"/>
        </w:rPr>
        <w:fldChar w:fldCharType="end"/>
      </w:r>
      <w:r w:rsidR="00BD4EF1" w:rsidRPr="00DB0D9A">
        <w:rPr>
          <w:lang w:val="en-CA"/>
        </w:rPr>
        <w:t>. Integrated model</w:t>
      </w:r>
      <w:r w:rsidR="0067261D">
        <w:rPr>
          <w:lang w:val="en-CA"/>
        </w:rPr>
        <w:t>ling approaches</w:t>
      </w:r>
      <w:r w:rsidR="00BD4EF1" w:rsidRPr="00DB0D9A">
        <w:rPr>
          <w:lang w:val="en-CA"/>
        </w:rPr>
        <w:t xml:space="preserve"> </w:t>
      </w:r>
      <w:r w:rsidR="0067261D">
        <w:rPr>
          <w:lang w:val="en-CA"/>
        </w:rPr>
        <w:t xml:space="preserve">could </w:t>
      </w:r>
      <w:r w:rsidR="00355EE7" w:rsidRPr="00DB0D9A">
        <w:rPr>
          <w:lang w:val="en-CA"/>
        </w:rPr>
        <w:t>also</w:t>
      </w:r>
      <w:r w:rsidR="00355EE7">
        <w:rPr>
          <w:lang w:val="en-CA"/>
        </w:rPr>
        <w:t xml:space="preserve"> </w:t>
      </w:r>
      <w:r w:rsidR="0067261D">
        <w:rPr>
          <w:lang w:val="en-CA"/>
        </w:rPr>
        <w:t xml:space="preserve">be useful, since they allow researchers </w:t>
      </w:r>
      <w:r w:rsidR="00BD4EF1" w:rsidRPr="00DB0D9A">
        <w:rPr>
          <w:lang w:val="en-CA"/>
        </w:rPr>
        <w:t xml:space="preserve">to combine </w:t>
      </w:r>
      <w:r w:rsidR="00BD4EF1">
        <w:rPr>
          <w:lang w:val="en-CA"/>
        </w:rPr>
        <w:t>powerful mark-recapture data from a subset of</w:t>
      </w:r>
      <w:r w:rsidR="00BD4EF1" w:rsidRPr="00DB0D9A">
        <w:rPr>
          <w:lang w:val="en-CA"/>
        </w:rPr>
        <w:t xml:space="preserve"> </w:t>
      </w:r>
      <w:r w:rsidR="00BD4EF1">
        <w:rPr>
          <w:lang w:val="en-CA"/>
        </w:rPr>
        <w:t>sites or species</w:t>
      </w:r>
      <w:r>
        <w:rPr>
          <w:lang w:val="en-CA"/>
        </w:rPr>
        <w:t xml:space="preserve"> with more simple count data from a larger number of </w:t>
      </w:r>
      <w:r w:rsidR="007643A0">
        <w:rPr>
          <w:lang w:val="en-CA"/>
        </w:rPr>
        <w:t>sampling units</w:t>
      </w:r>
      <w:r w:rsidR="00BD4EF1">
        <w:rPr>
          <w:lang w:val="en-CA"/>
        </w:rPr>
        <w:t xml:space="preserve"> </w:t>
      </w:r>
      <w:r w:rsidR="00A03CE3">
        <w:rPr>
          <w:lang w:val="en-CA"/>
        </w:rPr>
        <w:fldChar w:fldCharType="begin" w:fldLock="1"/>
      </w:r>
      <w:r w:rsidR="00540122">
        <w:rPr>
          <w:lang w:val="en-CA"/>
        </w:rPr>
        <w:instrText>ADDIN CSL_CITATION {"citationItems":[{"id":"ITEM-1","itemData":{"DOI":"10.1111/J.0006-341X.2002.00540.X","ISSN":"1541-0420","PMID":"12229988","abstract":"In studies of wild animals, one frequently encounters both census and mark-recapture-recovery data. We show how a state-space model for census data in combination with the usual multinomial-based models for ring-recovery data provide estimates of productivity not available from either type of data alone. The approach is illustrated on two British bird species. For the lapwing, we calibrate how its recent decline could be due to a decrease in productivity. For the heron, there is no evidence for a decline in productivity, and the combined analysis increases significantly the strength of logistic regressions of survival on winter severity.","author":[{"dropping-particle":"","family":"Besbeas","given":"P.","non-dropping-particle":"","parse-names":false,"suffix":""},{"dropping-particle":"","family":"Freeman","given":"S. N.","non-dropping-particle":"","parse-names":false,"suffix":""},{"dropping-particle":"","family":"Morgan","given":"B. J.T.","non-dropping-particle":"","parse-names":false,"suffix":""},{"dropping-particle":"","family":"Catchpole","given":"E. A.","non-dropping-particle":"","parse-names":false,"suffix":""}],"container-title":"Biometrics","id":"ITEM-1","issue":"3","issued":{"date-parts":[["2002","9","1"]]},"page":"540-547","publisher":"John Wiley &amp; Sons, Ltd","title":"Integrating Mark–Recapture–Recovery and Census Data to Estimate Animal Abundance and Demographic Parameters","type":"article-journal","volume":"58"},"uris":["http://www.mendeley.com/documents/?uuid=8e593caa-d6b8-3217-ad61-33b731490d44"]},{"id":"ITEM-2","itemData":{"DOI":"10.1002/ECY.3769","ISSN":"1939-9170","PMID":"35620844","abstract":"Abundance estimation methods that combine several types of data are becoming increasingly common because they yield more accurate and precise parameter estimates and predictions than are possible from a single data source. These beneficial effects result from increasing sample size (through data pooling) and complementarity between different data types. Here, we test whether integrating mark–recapture data with passive acoustic detections into a joint likelihood improves estimates of population size in a multi-guild community. We compared the integrated model to a mark–recapture-only model using simulated data first and then using a data set of mist-net captures and acoustic recordings from an Afrotropical agroforest bird community. The integrated model with simulated data improved accuracy and precision of estimated population size and detection parameters. When applied to field data, the integrated model was able to produce, for each bird guild, ecologically plausible estimates of population size and detection parameters, with more precision compared with the mark–recapture model. Overall, our results show that adding acoustic data to mark–recapture analyses improves estimates of population size. With the increasing availability of acoustic recording devices, this data collection technique could readily be added to routine field protocols, leading to a cost-efficient improvement of traditional mark–recapture population estimation.","author":[{"dropping-particle":"","family":"Jarrett","given":"C.","non-dropping-particle":"","parse-names":false,"suffix":""},{"dropping-particle":"","family":"Haydon","given":"D.","non-dropping-particle":"","parse-names":false,"suffix":""},{"dropping-particle":"","family":"Morales","given":"J.","non-dropping-particle":"","parse-names":false,"suffix":""},{"dropping-particle":"","family":"Ferreira","given":"D.","non-dropping-particle":"","parse-names":false,"suffix":""},{"dropping-particle":"","family":"Forzi","given":"F.","non-dropping-particle":"","parse-names":false,"suffix":""},{"dropping-particle":"","family":"Welch","given":"A.","non-dropping-particle":"","parse-names":false,"suffix":""},{"dropping-particle":"","family":"Powell","given":"L.","non-dropping-particle":"","parse-names":false,"suffix":""},{"dropping-particle":"","family":"Matthiopoulos","given":"J.","non-dropping-particle":"","parse-names":false,"suffix":""}],"container-title":"Ecology","id":"ITEM-2","issue":"10","issued":{"date-parts":[["2022","10","1"]]},"page":"e3769","publisher":"John Wiley &amp; Sons, Ltd","title":"Integration of mark–recapture and acoustic detections for unbiased population estimation in animal communities","type":"article-journal","volume":"103"},"uris":["http://www.mendeley.com/documents/?uuid=dbce76c7-0a66-360e-9607-e8b560143eeb"]}],"mendeley":{"formattedCitation":"(Besbeas et al. 2002; Jarrett et al. 2022)","plainTextFormattedCitation":"(Besbeas et al. 2002; Jarrett et al. 2022)","previouslyFormattedCitation":"(Besbeas et al. 2002; Jarrett et al. 2022)"},"properties":{"noteIndex":0},"schema":"https://github.com/citation-style-language/schema/raw/master/csl-citation.json"}</w:instrText>
      </w:r>
      <w:r w:rsidR="00A03CE3">
        <w:rPr>
          <w:lang w:val="en-CA"/>
        </w:rPr>
        <w:fldChar w:fldCharType="separate"/>
      </w:r>
      <w:r w:rsidR="00A03CE3" w:rsidRPr="00A03CE3">
        <w:rPr>
          <w:noProof/>
          <w:lang w:val="en-CA"/>
        </w:rPr>
        <w:t>(Besbeas et al. 2002; Jarrett et al. 2022)</w:t>
      </w:r>
      <w:r w:rsidR="00A03CE3">
        <w:rPr>
          <w:lang w:val="en-CA"/>
        </w:rPr>
        <w:fldChar w:fldCharType="end"/>
      </w:r>
      <w:r w:rsidR="00BD4EF1" w:rsidRPr="00DB0D9A">
        <w:rPr>
          <w:lang w:val="en-CA"/>
        </w:rPr>
        <w:t>.</w:t>
      </w:r>
      <w:r w:rsidR="00BD4EF1">
        <w:rPr>
          <w:lang w:val="en-CA"/>
        </w:rPr>
        <w:t xml:space="preserve"> We anticipate that GLM approaches will remain </w:t>
      </w:r>
      <w:r w:rsidR="00A03CE3">
        <w:rPr>
          <w:lang w:val="en-CA"/>
        </w:rPr>
        <w:t>common</w:t>
      </w:r>
      <w:r w:rsidR="00BD4EF1">
        <w:rPr>
          <w:lang w:val="en-CA"/>
        </w:rPr>
        <w:t xml:space="preserve"> for </w:t>
      </w:r>
      <w:r w:rsidR="00A03CE3">
        <w:rPr>
          <w:lang w:val="en-CA"/>
        </w:rPr>
        <w:t>studies of</w:t>
      </w:r>
      <w:r w:rsidR="00BD4EF1">
        <w:rPr>
          <w:lang w:val="en-CA"/>
        </w:rPr>
        <w:t xml:space="preserve"> insect abundance. As such, we recommend designing studies </w:t>
      </w:r>
      <w:r w:rsidR="007643A0">
        <w:rPr>
          <w:lang w:val="en-CA"/>
        </w:rPr>
        <w:t>that minimize</w:t>
      </w:r>
      <w:r w:rsidR="00BD4EF1">
        <w:rPr>
          <w:lang w:val="en-CA"/>
        </w:rPr>
        <w:t xml:space="preserve"> detection</w:t>
      </w:r>
      <w:r w:rsidR="00A03CE3">
        <w:rPr>
          <w:lang w:val="en-CA"/>
        </w:rPr>
        <w:t xml:space="preserve"> bias</w:t>
      </w:r>
      <w:r w:rsidR="00BD4EF1">
        <w:rPr>
          <w:lang w:val="en-CA"/>
        </w:rPr>
        <w:t xml:space="preserve">. Our study </w:t>
      </w:r>
      <w:r w:rsidR="00355EE7">
        <w:rPr>
          <w:lang w:val="en-CA"/>
        </w:rPr>
        <w:t xml:space="preserve">demonstrates </w:t>
      </w:r>
      <w:r w:rsidR="00BD4EF1">
        <w:rPr>
          <w:lang w:val="en-CA"/>
        </w:rPr>
        <w:t xml:space="preserve">that this can be achieved by </w:t>
      </w:r>
      <w:r w:rsidR="005F4F36">
        <w:rPr>
          <w:lang w:val="en-CA"/>
        </w:rPr>
        <w:t xml:space="preserve">prioritizing </w:t>
      </w:r>
      <w:r w:rsidR="00BD4EF1">
        <w:rPr>
          <w:lang w:val="en-CA"/>
        </w:rPr>
        <w:t>increas</w:t>
      </w:r>
      <w:r w:rsidR="005F4F36">
        <w:rPr>
          <w:lang w:val="en-CA"/>
        </w:rPr>
        <w:t>ed</w:t>
      </w:r>
      <w:r w:rsidR="00BD4EF1">
        <w:rPr>
          <w:lang w:val="en-CA"/>
        </w:rPr>
        <w:t xml:space="preserve"> sampling intensity</w:t>
      </w:r>
      <w:r w:rsidR="005F4F36">
        <w:rPr>
          <w:lang w:val="en-CA"/>
        </w:rPr>
        <w:t xml:space="preserve"> over increased number of study sites</w:t>
      </w:r>
      <w:r w:rsidR="00BD4EF1">
        <w:rPr>
          <w:lang w:val="en-CA"/>
        </w:rPr>
        <w:t>. By accounting for or minimizing detection biases, researche</w:t>
      </w:r>
      <w:r w:rsidR="00A03CE3">
        <w:rPr>
          <w:lang w:val="en-CA"/>
        </w:rPr>
        <w:t>r</w:t>
      </w:r>
      <w:r w:rsidR="00BD4EF1">
        <w:rPr>
          <w:lang w:val="en-CA"/>
        </w:rPr>
        <w:t>s can provide</w:t>
      </w:r>
      <w:r w:rsidR="00355EE7">
        <w:rPr>
          <w:lang w:val="en-CA"/>
        </w:rPr>
        <w:t xml:space="preserve"> the</w:t>
      </w:r>
      <w:r w:rsidR="00BD4EF1">
        <w:rPr>
          <w:lang w:val="en-CA"/>
        </w:rPr>
        <w:t xml:space="preserve"> accurate and precise </w:t>
      </w:r>
      <w:r>
        <w:rPr>
          <w:lang w:val="en-CA"/>
        </w:rPr>
        <w:t xml:space="preserve">evidence that is needed to </w:t>
      </w:r>
      <w:r w:rsidR="00CD2ED7">
        <w:rPr>
          <w:lang w:val="en-CA"/>
        </w:rPr>
        <w:t xml:space="preserve">make </w:t>
      </w:r>
      <w:r w:rsidR="00BD4EF1">
        <w:rPr>
          <w:lang w:val="en-CA"/>
        </w:rPr>
        <w:t>recommendations for</w:t>
      </w:r>
      <w:r w:rsidR="00355EE7">
        <w:rPr>
          <w:lang w:val="en-CA"/>
        </w:rPr>
        <w:t xml:space="preserve"> mitigating</w:t>
      </w:r>
      <w:r w:rsidR="00BD4EF1">
        <w:rPr>
          <w:lang w:val="en-CA"/>
        </w:rPr>
        <w:t xml:space="preserve"> insect declines.</w:t>
      </w:r>
    </w:p>
    <w:p w14:paraId="0795D129" w14:textId="41891237" w:rsidR="0017490F" w:rsidRPr="0017490F" w:rsidRDefault="0017490F" w:rsidP="0017490F">
      <w:pPr>
        <w:spacing w:line="480" w:lineRule="auto"/>
        <w:rPr>
          <w:b/>
          <w:bCs/>
          <w:lang w:val="en-CA"/>
        </w:rPr>
      </w:pPr>
      <w:r>
        <w:rPr>
          <w:b/>
          <w:bCs/>
          <w:lang w:val="en-CA"/>
        </w:rPr>
        <w:lastRenderedPageBreak/>
        <w:t xml:space="preserve">Acknowledgements: </w:t>
      </w:r>
      <w:r w:rsidRPr="0017490F">
        <w:rPr>
          <w:lang w:val="en-CA"/>
        </w:rPr>
        <w:t xml:space="preserve">Jack Tupper, Krista Voth, and Jo Fitzgibbons </w:t>
      </w:r>
      <w:r>
        <w:rPr>
          <w:lang w:val="en-CA"/>
        </w:rPr>
        <w:t xml:space="preserve">from the City of Vancouver </w:t>
      </w:r>
      <w:r w:rsidRPr="0017490F">
        <w:rPr>
          <w:lang w:val="en-CA"/>
        </w:rPr>
        <w:t>assisted with</w:t>
      </w:r>
      <w:r>
        <w:rPr>
          <w:b/>
          <w:bCs/>
          <w:lang w:val="en-CA"/>
        </w:rPr>
        <w:t xml:space="preserve"> </w:t>
      </w:r>
      <w:r>
        <w:rPr>
          <w:lang w:val="en-CA"/>
        </w:rPr>
        <w:t>access to the field study sites.</w:t>
      </w:r>
      <w:r>
        <w:rPr>
          <w:b/>
          <w:bCs/>
          <w:lang w:val="en-CA"/>
        </w:rPr>
        <w:t xml:space="preserve"> </w:t>
      </w:r>
      <w:r>
        <w:rPr>
          <w:lang w:val="en-CA"/>
        </w:rPr>
        <w:t xml:space="preserve">Jessica </w:t>
      </w:r>
      <w:proofErr w:type="spellStart"/>
      <w:r>
        <w:rPr>
          <w:lang w:val="en-CA"/>
        </w:rPr>
        <w:t>DeBiasio</w:t>
      </w:r>
      <w:proofErr w:type="spellEnd"/>
      <w:r>
        <w:rPr>
          <w:lang w:val="en-CA"/>
        </w:rPr>
        <w:t xml:space="preserve">, Erin McHugh, and Daniel Yiyang Shen assisted with field work. Juli Carrillo and Claire Kremen provided valuable feedback throughout. </w:t>
      </w:r>
      <w:r w:rsidRPr="0017490F">
        <w:rPr>
          <w:lang w:val="en-CA"/>
        </w:rPr>
        <w:t>This research was supported in part through the computational resources and services provided by Advanced Research Computing at the University of British Columbia.</w:t>
      </w:r>
      <w:r>
        <w:rPr>
          <w:lang w:val="en-CA"/>
        </w:rPr>
        <w:t xml:space="preserve"> JU was supported by an NSERC graduate student fellowship and RDS was supported by an NSERC Discovery Grant.</w:t>
      </w:r>
    </w:p>
    <w:p w14:paraId="3291FC6E" w14:textId="7979835F" w:rsidR="00F75794" w:rsidRDefault="00F75794" w:rsidP="008C4499">
      <w:pPr>
        <w:rPr>
          <w:b/>
          <w:bCs/>
          <w:lang w:val="en-CA"/>
        </w:rPr>
      </w:pPr>
      <w:r>
        <w:rPr>
          <w:b/>
          <w:bCs/>
          <w:lang w:val="en-CA"/>
        </w:rPr>
        <w:t>References</w:t>
      </w:r>
    </w:p>
    <w:p w14:paraId="3C43084C" w14:textId="60C9185D" w:rsidR="002D46EE" w:rsidRPr="002D46EE" w:rsidRDefault="00F75794" w:rsidP="002D46EE">
      <w:pPr>
        <w:widowControl w:val="0"/>
        <w:autoSpaceDE w:val="0"/>
        <w:autoSpaceDN w:val="0"/>
        <w:adjustRightInd w:val="0"/>
        <w:spacing w:line="240" w:lineRule="auto"/>
        <w:ind w:left="480" w:hanging="480"/>
        <w:rPr>
          <w:rFonts w:ascii="Aptos" w:hAnsi="Aptos" w:cs="Times New Roman"/>
          <w:noProof/>
          <w:kern w:val="0"/>
        </w:rPr>
      </w:pPr>
      <w:r>
        <w:rPr>
          <w:lang w:val="en-CA"/>
        </w:rPr>
        <w:fldChar w:fldCharType="begin" w:fldLock="1"/>
      </w:r>
      <w:r>
        <w:rPr>
          <w:lang w:val="en-CA"/>
        </w:rPr>
        <w:instrText xml:space="preserve">ADDIN Mendeley Bibliography CSL_BIBLIOGRAPHY </w:instrText>
      </w:r>
      <w:r>
        <w:rPr>
          <w:lang w:val="en-CA"/>
        </w:rPr>
        <w:fldChar w:fldCharType="separate"/>
      </w:r>
      <w:r w:rsidR="002D46EE" w:rsidRPr="002D46EE">
        <w:rPr>
          <w:rFonts w:ascii="Aptos" w:hAnsi="Aptos" w:cs="Times New Roman"/>
          <w:noProof/>
          <w:kern w:val="0"/>
        </w:rPr>
        <w:t xml:space="preserve">Barker, R., M. Schofield, W. Link, and J. Sauer. 2018. “On the Reliability of N-Mixture Models for Count Data.” </w:t>
      </w:r>
      <w:r w:rsidR="002D46EE" w:rsidRPr="002D46EE">
        <w:rPr>
          <w:rFonts w:ascii="Aptos" w:hAnsi="Aptos" w:cs="Times New Roman"/>
          <w:i/>
          <w:iCs/>
          <w:noProof/>
          <w:kern w:val="0"/>
        </w:rPr>
        <w:t>Biometrics</w:t>
      </w:r>
      <w:r w:rsidR="002D46EE" w:rsidRPr="002D46EE">
        <w:rPr>
          <w:rFonts w:ascii="Aptos" w:hAnsi="Aptos" w:cs="Times New Roman"/>
          <w:noProof/>
          <w:kern w:val="0"/>
        </w:rPr>
        <w:t xml:space="preserve"> 74 (1): 369–77. https://doi.org/10.1111/BIOM.12734.</w:t>
      </w:r>
    </w:p>
    <w:p w14:paraId="72A22333"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Besbeas, P., S. N. Freeman, B. J.T. Morgan, and E. A. Catchpole. 2002. “Integrating Mark–Recapture–Recovery and Census Data to Estimate Animal Abundance and Demographic Parameters.” </w:t>
      </w:r>
      <w:r w:rsidRPr="002D46EE">
        <w:rPr>
          <w:rFonts w:ascii="Aptos" w:hAnsi="Aptos" w:cs="Times New Roman"/>
          <w:i/>
          <w:iCs/>
          <w:noProof/>
          <w:kern w:val="0"/>
        </w:rPr>
        <w:t>Biometrics</w:t>
      </w:r>
      <w:r w:rsidRPr="002D46EE">
        <w:rPr>
          <w:rFonts w:ascii="Aptos" w:hAnsi="Aptos" w:cs="Times New Roman"/>
          <w:noProof/>
          <w:kern w:val="0"/>
        </w:rPr>
        <w:t xml:space="preserve"> 58 (3): 540–47. https://doi.org/10.1111/J.0006-341X.2002.00540.X.</w:t>
      </w:r>
    </w:p>
    <w:p w14:paraId="512D4254"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Biesmeijer, J. C., S. P.M. Roberts, M. Reemer, R. Ohlemüller, M. Edwards, T. Peeters, A. P. Schaffers, et al. 2006. “Parallel Declines in Pollinators and Insect-Pollinated Plants in Britain and the Netherlands.” </w:t>
      </w:r>
      <w:r w:rsidRPr="002D46EE">
        <w:rPr>
          <w:rFonts w:ascii="Aptos" w:hAnsi="Aptos" w:cs="Times New Roman"/>
          <w:i/>
          <w:iCs/>
          <w:noProof/>
          <w:kern w:val="0"/>
        </w:rPr>
        <w:t>Science</w:t>
      </w:r>
      <w:r w:rsidRPr="002D46EE">
        <w:rPr>
          <w:rFonts w:ascii="Aptos" w:hAnsi="Aptos" w:cs="Times New Roman"/>
          <w:noProof/>
          <w:kern w:val="0"/>
        </w:rPr>
        <w:t xml:space="preserve"> 313 (5785): 351–54. https://doi.org/10.1126/science.1127863.</w:t>
      </w:r>
    </w:p>
    <w:p w14:paraId="50567272"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Blaauw, B., and R. Isaacs. 2014. “Flower Plantings Increase Wild Bee Abundance and the Pollination Services Provided to a Pollination-Dependent Crop.” </w:t>
      </w:r>
      <w:r w:rsidRPr="002D46EE">
        <w:rPr>
          <w:rFonts w:ascii="Aptos" w:hAnsi="Aptos" w:cs="Times New Roman"/>
          <w:i/>
          <w:iCs/>
          <w:noProof/>
          <w:kern w:val="0"/>
        </w:rPr>
        <w:t>Journal of Applied Ecology</w:t>
      </w:r>
      <w:r w:rsidRPr="002D46EE">
        <w:rPr>
          <w:rFonts w:ascii="Aptos" w:hAnsi="Aptos" w:cs="Times New Roman"/>
          <w:noProof/>
          <w:kern w:val="0"/>
        </w:rPr>
        <w:t xml:space="preserve"> 51 (4): 890–98. https://doi.org/10.1111/1365-2664.12257.</w:t>
      </w:r>
    </w:p>
    <w:p w14:paraId="1F7168C4"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Bolker, B., M. Brooks, C. Clark, S. Geange, J. Poulsen, M. Stevens, and J. White. 2009. “Generalized Linear Mixed Models: A Practical Guide for Ecology and Evolution.” </w:t>
      </w:r>
      <w:r w:rsidRPr="002D46EE">
        <w:rPr>
          <w:rFonts w:ascii="Aptos" w:hAnsi="Aptos" w:cs="Times New Roman"/>
          <w:i/>
          <w:iCs/>
          <w:noProof/>
          <w:kern w:val="0"/>
        </w:rPr>
        <w:t>Trends in Ecology and Evolution</w:t>
      </w:r>
      <w:r w:rsidRPr="002D46EE">
        <w:rPr>
          <w:rFonts w:ascii="Aptos" w:hAnsi="Aptos" w:cs="Times New Roman"/>
          <w:noProof/>
          <w:kern w:val="0"/>
        </w:rPr>
        <w:t xml:space="preserve"> 24 (3): 127–35. https://doi.org/10.1016/J.TREE.2008.10.008.</w:t>
      </w:r>
    </w:p>
    <w:p w14:paraId="5CCCE983"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Bötsch, Y., L. Jenni, and M. Kéry. 2020. “Field Evaluation of Abundance Estimates under Binomial and Multinomial N-Mixture Models.” </w:t>
      </w:r>
      <w:r w:rsidRPr="002D46EE">
        <w:rPr>
          <w:rFonts w:ascii="Aptos" w:hAnsi="Aptos" w:cs="Times New Roman"/>
          <w:i/>
          <w:iCs/>
          <w:noProof/>
          <w:kern w:val="0"/>
        </w:rPr>
        <w:t>Ibis</w:t>
      </w:r>
      <w:r w:rsidRPr="002D46EE">
        <w:rPr>
          <w:rFonts w:ascii="Aptos" w:hAnsi="Aptos" w:cs="Times New Roman"/>
          <w:noProof/>
          <w:kern w:val="0"/>
        </w:rPr>
        <w:t xml:space="preserve"> 162 (3): 902–10. https://doi.org/10.1111/ibi.12802.</w:t>
      </w:r>
    </w:p>
    <w:p w14:paraId="3C273D47"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Briggs, E., C. Baranski, O. Schaetz, G. Garrison, J. Collazo, and E. Youngsteadt. 2022. “Estimating Bee Abundance: Can Mark-Recapture Methods Validate Common Sampling Protocols?” </w:t>
      </w:r>
      <w:r w:rsidRPr="002D46EE">
        <w:rPr>
          <w:rFonts w:ascii="Aptos" w:hAnsi="Aptos" w:cs="Times New Roman"/>
          <w:i/>
          <w:iCs/>
          <w:noProof/>
          <w:kern w:val="0"/>
        </w:rPr>
        <w:t>Apidologie</w:t>
      </w:r>
      <w:r w:rsidRPr="002D46EE">
        <w:rPr>
          <w:rFonts w:ascii="Aptos" w:hAnsi="Aptos" w:cs="Times New Roman"/>
          <w:noProof/>
          <w:kern w:val="0"/>
        </w:rPr>
        <w:t xml:space="preserve"> 53 (1): 10. https://doi.org/10.1007/s13592-022-00919-4.</w:t>
      </w:r>
    </w:p>
    <w:p w14:paraId="48669BD8"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Brown, J., C. Threlfall, L. Harrison, J. Baumann, and N. Williams. 2024. “Rapid Responses of Bees and Butterflies but Not Birds to Targeted Urban Road Verge Habitat Enhancements.” </w:t>
      </w:r>
      <w:r w:rsidRPr="002D46EE">
        <w:rPr>
          <w:rFonts w:ascii="Aptos" w:hAnsi="Aptos" w:cs="Times New Roman"/>
          <w:i/>
          <w:iCs/>
          <w:noProof/>
          <w:kern w:val="0"/>
        </w:rPr>
        <w:t>Journal of Applied Ecology</w:t>
      </w:r>
      <w:r w:rsidRPr="002D46EE">
        <w:rPr>
          <w:rFonts w:ascii="Aptos" w:hAnsi="Aptos" w:cs="Times New Roman"/>
          <w:noProof/>
          <w:kern w:val="0"/>
        </w:rPr>
        <w:t>. https://doi.org/10.1111/1365-2664.14648.</w:t>
      </w:r>
    </w:p>
    <w:p w14:paraId="23757926"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Cane, J., R. Minckley, and L. Kervin. 2000. “Sampling Bees (Hymenoptera: Apiformes) for Pollinator Community Studies: Pitfalls of Pan-Trapping.” </w:t>
      </w:r>
      <w:r w:rsidRPr="002D46EE">
        <w:rPr>
          <w:rFonts w:ascii="Aptos" w:hAnsi="Aptos" w:cs="Times New Roman"/>
          <w:i/>
          <w:iCs/>
          <w:noProof/>
          <w:kern w:val="0"/>
        </w:rPr>
        <w:t>Journal of the Kansas Entomological Society</w:t>
      </w:r>
      <w:r w:rsidRPr="002D46EE">
        <w:rPr>
          <w:rFonts w:ascii="Aptos" w:hAnsi="Aptos" w:cs="Times New Roman"/>
          <w:noProof/>
          <w:kern w:val="0"/>
        </w:rPr>
        <w:t xml:space="preserve"> 73 (4): 225–31. https://www.jstor.org/stable/25085973.</w:t>
      </w:r>
    </w:p>
    <w:p w14:paraId="6CB56BD0"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Cloutier, S., P. Mendes, J. Cimon-Morin, S. Pellerin, V. Fournier, and M. Poulin. 2024. “Assessing the Contribution of Lawns and Semi-Natural Meadows to Bee, Wasp, and Flower Fly Communities across Different Landscapes.” </w:t>
      </w:r>
      <w:r w:rsidRPr="002D46EE">
        <w:rPr>
          <w:rFonts w:ascii="Aptos" w:hAnsi="Aptos" w:cs="Times New Roman"/>
          <w:i/>
          <w:iCs/>
          <w:noProof/>
          <w:kern w:val="0"/>
        </w:rPr>
        <w:t>Urban Ecosystems</w:t>
      </w:r>
      <w:r w:rsidRPr="002D46EE">
        <w:rPr>
          <w:rFonts w:ascii="Aptos" w:hAnsi="Aptos" w:cs="Times New Roman"/>
          <w:noProof/>
          <w:kern w:val="0"/>
        </w:rPr>
        <w:t xml:space="preserve">, 1–18. </w:t>
      </w:r>
      <w:r w:rsidRPr="002D46EE">
        <w:rPr>
          <w:rFonts w:ascii="Aptos" w:hAnsi="Aptos" w:cs="Times New Roman"/>
          <w:noProof/>
          <w:kern w:val="0"/>
        </w:rPr>
        <w:lastRenderedPageBreak/>
        <w:t>https://doi.org/10.1007/s11252-024-01516-2.</w:t>
      </w:r>
    </w:p>
    <w:p w14:paraId="06F5EF92"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Duarte, A., M. Adams, and J. Peterson. 2018. “Fitting N-Mixture Models to Count Data with Unmodeled Heterogeneity: Bias, Diagnostics, and Alternative Approaches.” </w:t>
      </w:r>
      <w:r w:rsidRPr="002D46EE">
        <w:rPr>
          <w:rFonts w:ascii="Aptos" w:hAnsi="Aptos" w:cs="Times New Roman"/>
          <w:i/>
          <w:iCs/>
          <w:noProof/>
          <w:kern w:val="0"/>
        </w:rPr>
        <w:t>Ecological Modelling</w:t>
      </w:r>
      <w:r w:rsidRPr="002D46EE">
        <w:rPr>
          <w:rFonts w:ascii="Aptos" w:hAnsi="Aptos" w:cs="Times New Roman"/>
          <w:noProof/>
          <w:kern w:val="0"/>
        </w:rPr>
        <w:t xml:space="preserve"> 374 (April): 51–59. https://doi.org/10.1016/J.ECOLMODEL.2018.02.007.</w:t>
      </w:r>
    </w:p>
    <w:p w14:paraId="23F461D3"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Fogarty, F., and E. Fleishman. 2021. “Bias in Estimated Breeding-Bird Abundance from Closure-Assumption Violations.” </w:t>
      </w:r>
      <w:r w:rsidRPr="002D46EE">
        <w:rPr>
          <w:rFonts w:ascii="Aptos" w:hAnsi="Aptos" w:cs="Times New Roman"/>
          <w:i/>
          <w:iCs/>
          <w:noProof/>
          <w:kern w:val="0"/>
        </w:rPr>
        <w:t>Ecological Indicators</w:t>
      </w:r>
      <w:r w:rsidRPr="002D46EE">
        <w:rPr>
          <w:rFonts w:ascii="Aptos" w:hAnsi="Aptos" w:cs="Times New Roman"/>
          <w:noProof/>
          <w:kern w:val="0"/>
        </w:rPr>
        <w:t xml:space="preserve"> 131 (November): 108170. https://doi.org/10.1016/J.ECOLIND.2021.108170.</w:t>
      </w:r>
    </w:p>
    <w:p w14:paraId="71598E73"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Gall, L. 1984. “The Effects of Capturing and Marking on Subsequent Activity in Boloria Acrocnema (Lepidoptera: Nymphalidae), with a Comparison of Different Numerical Models That Estimate Population Size.” </w:t>
      </w:r>
      <w:r w:rsidRPr="002D46EE">
        <w:rPr>
          <w:rFonts w:ascii="Aptos" w:hAnsi="Aptos" w:cs="Times New Roman"/>
          <w:i/>
          <w:iCs/>
          <w:noProof/>
          <w:kern w:val="0"/>
        </w:rPr>
        <w:t>Biological Conservation</w:t>
      </w:r>
      <w:r w:rsidRPr="002D46EE">
        <w:rPr>
          <w:rFonts w:ascii="Aptos" w:hAnsi="Aptos" w:cs="Times New Roman"/>
          <w:noProof/>
          <w:kern w:val="0"/>
        </w:rPr>
        <w:t xml:space="preserve"> 28 (2): 139–54. https://doi.org/10.1016/0006-3207(84)90032-6.</w:t>
      </w:r>
    </w:p>
    <w:p w14:paraId="13BAD7D4"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Gelman, A., J. Hill, and A. Vehtari. 2020. </w:t>
      </w:r>
      <w:r w:rsidRPr="002D46EE">
        <w:rPr>
          <w:rFonts w:ascii="Aptos" w:hAnsi="Aptos" w:cs="Times New Roman"/>
          <w:i/>
          <w:iCs/>
          <w:noProof/>
          <w:kern w:val="0"/>
        </w:rPr>
        <w:t>Regression and Other Stories</w:t>
      </w:r>
      <w:r w:rsidRPr="002D46EE">
        <w:rPr>
          <w:rFonts w:ascii="Aptos" w:hAnsi="Aptos" w:cs="Times New Roman"/>
          <w:noProof/>
          <w:kern w:val="0"/>
        </w:rPr>
        <w:t>. Cambridge University Press.</w:t>
      </w:r>
    </w:p>
    <w:p w14:paraId="01F691D9"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Greenleaf, S., N. Williams, R. Winfree, and C. Kremen. 2007. “Bee Foraging Ranges and Their Relationship to Body Size.” </w:t>
      </w:r>
      <w:r w:rsidRPr="002D46EE">
        <w:rPr>
          <w:rFonts w:ascii="Aptos" w:hAnsi="Aptos" w:cs="Times New Roman"/>
          <w:i/>
          <w:iCs/>
          <w:noProof/>
          <w:kern w:val="0"/>
        </w:rPr>
        <w:t>Oecologia</w:t>
      </w:r>
      <w:r w:rsidRPr="002D46EE">
        <w:rPr>
          <w:rFonts w:ascii="Aptos" w:hAnsi="Aptos" w:cs="Times New Roman"/>
          <w:noProof/>
          <w:kern w:val="0"/>
        </w:rPr>
        <w:t xml:space="preserve"> 153: 589–96. https://doi.org/10.1007/s00442-007-0752-9.</w:t>
      </w:r>
    </w:p>
    <w:p w14:paraId="6B45DD4A"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Haddad, N., B. Hudgens, C. Damiani, K. Gross, D. Kuefler, and K. Pollock. 2008. “Determining Optimal Population Monitoring for Rare Butterflies.” </w:t>
      </w:r>
      <w:r w:rsidRPr="002D46EE">
        <w:rPr>
          <w:rFonts w:ascii="Aptos" w:hAnsi="Aptos" w:cs="Times New Roman"/>
          <w:i/>
          <w:iCs/>
          <w:noProof/>
          <w:kern w:val="0"/>
        </w:rPr>
        <w:t>Conservation Biology</w:t>
      </w:r>
      <w:r w:rsidRPr="002D46EE">
        <w:rPr>
          <w:rFonts w:ascii="Aptos" w:hAnsi="Aptos" w:cs="Times New Roman"/>
          <w:noProof/>
          <w:kern w:val="0"/>
        </w:rPr>
        <w:t xml:space="preserve"> 22 (4): 929–40. https://doi.org/10.1111/J.1523-1739.2008.00932.X.</w:t>
      </w:r>
    </w:p>
    <w:p w14:paraId="72474735"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Hamm, C. 2013. “Estimating Abundance of the Federally Endangered Mitchell’s Satyr Butterfly Using Hierarchical Distance Sampling.” </w:t>
      </w:r>
      <w:r w:rsidRPr="002D46EE">
        <w:rPr>
          <w:rFonts w:ascii="Aptos" w:hAnsi="Aptos" w:cs="Times New Roman"/>
          <w:i/>
          <w:iCs/>
          <w:noProof/>
          <w:kern w:val="0"/>
        </w:rPr>
        <w:t>Insect Conservation and Diversity</w:t>
      </w:r>
      <w:r w:rsidRPr="002D46EE">
        <w:rPr>
          <w:rFonts w:ascii="Aptos" w:hAnsi="Aptos" w:cs="Times New Roman"/>
          <w:noProof/>
          <w:kern w:val="0"/>
        </w:rPr>
        <w:t xml:space="preserve"> 6 (5): 619–26. https://doi.org/10.1111/ICAD.12017.</w:t>
      </w:r>
    </w:p>
    <w:p w14:paraId="3383BF9B"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Heer, P., J. Pellet, A. Sierro, and R. Arlettaz. 2013. “Evidence-Based Assessment of Butterfly Habitat Restoration to Enhance Management Practices.” </w:t>
      </w:r>
      <w:r w:rsidRPr="002D46EE">
        <w:rPr>
          <w:rFonts w:ascii="Aptos" w:hAnsi="Aptos" w:cs="Times New Roman"/>
          <w:i/>
          <w:iCs/>
          <w:noProof/>
          <w:kern w:val="0"/>
        </w:rPr>
        <w:t>Biodiversity and Conservation</w:t>
      </w:r>
      <w:r w:rsidRPr="002D46EE">
        <w:rPr>
          <w:rFonts w:ascii="Aptos" w:hAnsi="Aptos" w:cs="Times New Roman"/>
          <w:noProof/>
          <w:kern w:val="0"/>
        </w:rPr>
        <w:t xml:space="preserve"> 22 (1): 239–52. https://doi.org/10.1007/S10531-012-0417-9.</w:t>
      </w:r>
    </w:p>
    <w:p w14:paraId="605A60D1"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Heinrich, B. 1979. “Resource Heterogeneity and Patterns of Movement in Foraging Bumblebees.” </w:t>
      </w:r>
      <w:r w:rsidRPr="002D46EE">
        <w:rPr>
          <w:rFonts w:ascii="Aptos" w:hAnsi="Aptos" w:cs="Times New Roman"/>
          <w:i/>
          <w:iCs/>
          <w:noProof/>
          <w:kern w:val="0"/>
        </w:rPr>
        <w:t>Oecologia</w:t>
      </w:r>
      <w:r w:rsidRPr="002D46EE">
        <w:rPr>
          <w:rFonts w:ascii="Aptos" w:hAnsi="Aptos" w:cs="Times New Roman"/>
          <w:noProof/>
          <w:kern w:val="0"/>
        </w:rPr>
        <w:t xml:space="preserve"> 40 (3): 235–45. https://doi.org/10.1007/BF00345321/METRICS.</w:t>
      </w:r>
    </w:p>
    <w:p w14:paraId="06412505"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Hocking, D., J. Crawford, W. Peterman, J. Milanovich, and M. Joseph. 2021. “Abundance of Montane Salamanders over an Elevational Gradient.” </w:t>
      </w:r>
      <w:r w:rsidRPr="002D46EE">
        <w:rPr>
          <w:rFonts w:ascii="Aptos" w:hAnsi="Aptos" w:cs="Times New Roman"/>
          <w:i/>
          <w:iCs/>
          <w:noProof/>
          <w:kern w:val="0"/>
        </w:rPr>
        <w:t>1378 | Ecology and Evolution</w:t>
      </w:r>
      <w:r w:rsidRPr="002D46EE">
        <w:rPr>
          <w:rFonts w:ascii="Aptos" w:hAnsi="Aptos" w:cs="Times New Roman"/>
          <w:noProof/>
          <w:kern w:val="0"/>
        </w:rPr>
        <w:t xml:space="preserve"> 11: 1378–91. https://doi.org/10.1002/ece3.7142.</w:t>
      </w:r>
    </w:p>
    <w:p w14:paraId="0C35E44C"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Hyjazie, B., and R. Sargent. 2022. “Floral Resources Predict the Local Bee Community: Implications for Conservation.” </w:t>
      </w:r>
      <w:r w:rsidRPr="002D46EE">
        <w:rPr>
          <w:rFonts w:ascii="Aptos" w:hAnsi="Aptos" w:cs="Times New Roman"/>
          <w:i/>
          <w:iCs/>
          <w:noProof/>
          <w:kern w:val="0"/>
        </w:rPr>
        <w:t>Biological Conservation</w:t>
      </w:r>
      <w:r w:rsidRPr="002D46EE">
        <w:rPr>
          <w:rFonts w:ascii="Aptos" w:hAnsi="Aptos" w:cs="Times New Roman"/>
          <w:noProof/>
          <w:kern w:val="0"/>
        </w:rPr>
        <w:t xml:space="preserve"> 273: 109679. https://doi.org/10.1016/j.biocon.2022.109679.</w:t>
      </w:r>
    </w:p>
    <w:p w14:paraId="0A83E2EC"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Isaac, N., K. Cruickshanks, A. Weddle, Marcus R., T. Brereton, R. Dennis, D. Shuker, and C. Thomas. 2011. “Distance Sampling and the Challenge of Monitoring Butterfly Populations.” </w:t>
      </w:r>
      <w:r w:rsidRPr="002D46EE">
        <w:rPr>
          <w:rFonts w:ascii="Aptos" w:hAnsi="Aptos" w:cs="Times New Roman"/>
          <w:i/>
          <w:iCs/>
          <w:noProof/>
          <w:kern w:val="0"/>
        </w:rPr>
        <w:t>Methods in Ecology and Evolution</w:t>
      </w:r>
      <w:r w:rsidRPr="002D46EE">
        <w:rPr>
          <w:rFonts w:ascii="Aptos" w:hAnsi="Aptos" w:cs="Times New Roman"/>
          <w:noProof/>
          <w:kern w:val="0"/>
        </w:rPr>
        <w:t xml:space="preserve"> 2 (6): 585–94. https://doi.org/10.1111/J.2041-210X.2011.00109.X.</w:t>
      </w:r>
    </w:p>
    <w:p w14:paraId="00A52AC4"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Jarrett, C., D. Haydon, J. Morales, D. Ferreira, F. Forzi, A. Welch, L. Powell, and J. Matthiopoulos. 2022. “Integration of Mark–Recapture and Acoustic Detections for Unbiased Population Estimation in Animal Communities.” </w:t>
      </w:r>
      <w:r w:rsidRPr="002D46EE">
        <w:rPr>
          <w:rFonts w:ascii="Aptos" w:hAnsi="Aptos" w:cs="Times New Roman"/>
          <w:i/>
          <w:iCs/>
          <w:noProof/>
          <w:kern w:val="0"/>
        </w:rPr>
        <w:t>Ecology</w:t>
      </w:r>
      <w:r w:rsidRPr="002D46EE">
        <w:rPr>
          <w:rFonts w:ascii="Aptos" w:hAnsi="Aptos" w:cs="Times New Roman"/>
          <w:noProof/>
          <w:kern w:val="0"/>
        </w:rPr>
        <w:t xml:space="preserve"> 103 (10): e3769. https://doi.org/10.1002/ECY.3769.</w:t>
      </w:r>
    </w:p>
    <w:p w14:paraId="5B664910"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lastRenderedPageBreak/>
        <w:t xml:space="preserve">Joshi, N., T. Leslie, E. Rajotte, M. Kammerer, M. Otieno, and D. Biddinger. 2015. “Comparative Trapping Efficiency to Characterize Bee Abundance, Diversity, and Community Composition in Apple Orchards.” </w:t>
      </w:r>
      <w:r w:rsidRPr="002D46EE">
        <w:rPr>
          <w:rFonts w:ascii="Aptos" w:hAnsi="Aptos" w:cs="Times New Roman"/>
          <w:i/>
          <w:iCs/>
          <w:noProof/>
          <w:kern w:val="0"/>
        </w:rPr>
        <w:t>Annals of the Entomological Society of America</w:t>
      </w:r>
      <w:r w:rsidRPr="002D46EE">
        <w:rPr>
          <w:rFonts w:ascii="Aptos" w:hAnsi="Aptos" w:cs="Times New Roman"/>
          <w:noProof/>
          <w:kern w:val="0"/>
        </w:rPr>
        <w:t xml:space="preserve"> 108 (5): 785–99. https://doi.org/10.1093/AESA/SAV057.</w:t>
      </w:r>
    </w:p>
    <w:p w14:paraId="7E0DDCED"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Kellner, K., A. Smith, J. A. Royle, M. Kéry, J. Belant, and R. Chandler. 2023. “The Unmarked R Package: Twelve Years of Advances in Occurrence and Abundance Modelling in Ecology.” </w:t>
      </w:r>
      <w:r w:rsidRPr="002D46EE">
        <w:rPr>
          <w:rFonts w:ascii="Aptos" w:hAnsi="Aptos" w:cs="Times New Roman"/>
          <w:i/>
          <w:iCs/>
          <w:noProof/>
          <w:kern w:val="0"/>
        </w:rPr>
        <w:t>Methods in Ecology and Evolution</w:t>
      </w:r>
      <w:r w:rsidRPr="002D46EE">
        <w:rPr>
          <w:rFonts w:ascii="Aptos" w:hAnsi="Aptos" w:cs="Times New Roman"/>
          <w:noProof/>
          <w:kern w:val="0"/>
        </w:rPr>
        <w:t xml:space="preserve"> 14 (6): 1408–15. https://doi.org/10.1111/2041-210X.14123.</w:t>
      </w:r>
    </w:p>
    <w:p w14:paraId="74E16DE6"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Kery, M. 2017. “Identifiability in N-Mixture Models: A Large-Scale Screening Test with Bird Data.” https://doi.org/10.1002/ecy.2093.</w:t>
      </w:r>
    </w:p>
    <w:p w14:paraId="07420FDD"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Kery, M., and J. A. Royle. 2010. “Hierarchical Modelling and Estimation of Abundance and Population Trends in Metapopulation Designs.” </w:t>
      </w:r>
      <w:r w:rsidRPr="002D46EE">
        <w:rPr>
          <w:rFonts w:ascii="Aptos" w:hAnsi="Aptos" w:cs="Times New Roman"/>
          <w:i/>
          <w:iCs/>
          <w:noProof/>
          <w:kern w:val="0"/>
        </w:rPr>
        <w:t>Journal of Animal Ecology</w:t>
      </w:r>
      <w:r w:rsidRPr="002D46EE">
        <w:rPr>
          <w:rFonts w:ascii="Aptos" w:hAnsi="Aptos" w:cs="Times New Roman"/>
          <w:noProof/>
          <w:kern w:val="0"/>
        </w:rPr>
        <w:t xml:space="preserve"> 79: 453–61. https://doi.org/10.1111/j.1365-2656.2009.01632.x.</w:t>
      </w:r>
    </w:p>
    <w:p w14:paraId="0C6735C7"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 2020. </w:t>
      </w:r>
      <w:r w:rsidRPr="002D46EE">
        <w:rPr>
          <w:rFonts w:ascii="Aptos" w:hAnsi="Aptos" w:cs="Times New Roman"/>
          <w:i/>
          <w:iCs/>
          <w:noProof/>
          <w:kern w:val="0"/>
        </w:rPr>
        <w:t>Applied Hierarchical Modeling in Ecology: Analysis of Distribution, Abundance and Species Richness in R and BUGS: Volume 2: Dynamic and Advanced Models</w:t>
      </w:r>
      <w:r w:rsidRPr="002D46EE">
        <w:rPr>
          <w:rFonts w:ascii="Aptos" w:hAnsi="Aptos" w:cs="Times New Roman"/>
          <w:noProof/>
          <w:kern w:val="0"/>
        </w:rPr>
        <w:t>. Academic Press.</w:t>
      </w:r>
    </w:p>
    <w:p w14:paraId="6E86D860"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Koh, I., E. Lonsdorf, N. Williams, C. Brittain, R. Isaacs, J. Gibbs, and T. Ricketts. 2016. “Modeling the Status, Trends, and Impacts of Wild Bee Abundance in the United States.” </w:t>
      </w:r>
      <w:r w:rsidRPr="002D46EE">
        <w:rPr>
          <w:rFonts w:ascii="Aptos" w:hAnsi="Aptos" w:cs="Times New Roman"/>
          <w:i/>
          <w:iCs/>
          <w:noProof/>
          <w:kern w:val="0"/>
        </w:rPr>
        <w:t>PNAS</w:t>
      </w:r>
      <w:r w:rsidRPr="002D46EE">
        <w:rPr>
          <w:rFonts w:ascii="Aptos" w:hAnsi="Aptos" w:cs="Times New Roman"/>
          <w:noProof/>
          <w:kern w:val="0"/>
        </w:rPr>
        <w:t xml:space="preserve"> 113 (1): 140–45. https://doi.org/10.1073/pnas.1517685113.</w:t>
      </w:r>
    </w:p>
    <w:p w14:paraId="4627C6D9"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Kral-O’Brien, K., B. Karasch, T. Hovick, R. Moranz, and J. Harmon. 2020. “Morphological Traits Determine Detectability Bias in North American Grassland Butterflies.” </w:t>
      </w:r>
      <w:r w:rsidRPr="002D46EE">
        <w:rPr>
          <w:rFonts w:ascii="Aptos" w:hAnsi="Aptos" w:cs="Times New Roman"/>
          <w:i/>
          <w:iCs/>
          <w:noProof/>
          <w:kern w:val="0"/>
        </w:rPr>
        <w:t>Ecosphere</w:t>
      </w:r>
      <w:r w:rsidRPr="002D46EE">
        <w:rPr>
          <w:rFonts w:ascii="Aptos" w:hAnsi="Aptos" w:cs="Times New Roman"/>
          <w:noProof/>
          <w:kern w:val="0"/>
        </w:rPr>
        <w:t xml:space="preserve"> 11 (12): e03304. https://doi.org/10.1002/ECS2.3304.</w:t>
      </w:r>
    </w:p>
    <w:p w14:paraId="7F0442ED"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Larsson, M., and M. Franzén. 2008. “Estimating the Population Size of Specialised Solitary Bees.” </w:t>
      </w:r>
      <w:r w:rsidRPr="002D46EE">
        <w:rPr>
          <w:rFonts w:ascii="Aptos" w:hAnsi="Aptos" w:cs="Times New Roman"/>
          <w:i/>
          <w:iCs/>
          <w:noProof/>
          <w:kern w:val="0"/>
        </w:rPr>
        <w:t>Ecological Entomology</w:t>
      </w:r>
      <w:r w:rsidRPr="002D46EE">
        <w:rPr>
          <w:rFonts w:ascii="Aptos" w:hAnsi="Aptos" w:cs="Times New Roman"/>
          <w:noProof/>
          <w:kern w:val="0"/>
        </w:rPr>
        <w:t xml:space="preserve"> 33 (2): 232–38. https://doi.org/10.1111/J.1365-2311.2007.00956.X.</w:t>
      </w:r>
    </w:p>
    <w:p w14:paraId="618884F8"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László, Z., L. Rákosy, and B. Tóthmérész. 2014. “Landscape and Local Variables Benefit Rare Species and Common Ones Differently.” </w:t>
      </w:r>
      <w:r w:rsidRPr="002D46EE">
        <w:rPr>
          <w:rFonts w:ascii="Aptos" w:hAnsi="Aptos" w:cs="Times New Roman"/>
          <w:i/>
          <w:iCs/>
          <w:noProof/>
          <w:kern w:val="0"/>
        </w:rPr>
        <w:t>Journal of Insect Conservation</w:t>
      </w:r>
      <w:r w:rsidRPr="002D46EE">
        <w:rPr>
          <w:rFonts w:ascii="Aptos" w:hAnsi="Aptos" w:cs="Times New Roman"/>
          <w:noProof/>
          <w:kern w:val="0"/>
        </w:rPr>
        <w:t xml:space="preserve"> 18 (6): 1203–13. https://doi.org/10.1007/S10841-014-9734-5.</w:t>
      </w:r>
    </w:p>
    <w:p w14:paraId="4D61F622"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Lincoln, F. C. 1930. “Calculating Waterfowl Abundance on the Basis of Banding Returns.” Washington DC.</w:t>
      </w:r>
    </w:p>
    <w:p w14:paraId="422C609A"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Link, W., M. Schofield, R. Barker, and J. Sauer. 2018. “On the Robustness of N-Mixture Models.” </w:t>
      </w:r>
      <w:r w:rsidRPr="002D46EE">
        <w:rPr>
          <w:rFonts w:ascii="Aptos" w:hAnsi="Aptos" w:cs="Times New Roman"/>
          <w:i/>
          <w:iCs/>
          <w:noProof/>
          <w:kern w:val="0"/>
        </w:rPr>
        <w:t>Ecology</w:t>
      </w:r>
      <w:r w:rsidRPr="002D46EE">
        <w:rPr>
          <w:rFonts w:ascii="Aptos" w:hAnsi="Aptos" w:cs="Times New Roman"/>
          <w:noProof/>
          <w:kern w:val="0"/>
        </w:rPr>
        <w:t xml:space="preserve"> 99 (7): 1547–51. https://doi.org/10.1002/ECY.2362.</w:t>
      </w:r>
    </w:p>
    <w:p w14:paraId="3B82BD27"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Madsen, L., and J. A. Royle. 2023. “A Review of N-Mixture Models.” </w:t>
      </w:r>
      <w:r w:rsidRPr="002D46EE">
        <w:rPr>
          <w:rFonts w:ascii="Aptos" w:hAnsi="Aptos" w:cs="Times New Roman"/>
          <w:i/>
          <w:iCs/>
          <w:noProof/>
          <w:kern w:val="0"/>
        </w:rPr>
        <w:t>Wiley Interdisciplinary Reviews: Computational Statistics</w:t>
      </w:r>
      <w:r w:rsidRPr="002D46EE">
        <w:rPr>
          <w:rFonts w:ascii="Aptos" w:hAnsi="Aptos" w:cs="Times New Roman"/>
          <w:noProof/>
          <w:kern w:val="0"/>
        </w:rPr>
        <w:t xml:space="preserve"> 15 (6): e1625. https://doi.org/10.1002/WICS.1625.</w:t>
      </w:r>
    </w:p>
    <w:p w14:paraId="219F4667"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Manica, M., B. Caputo, A. Screti, F. Filipponi, R. Rosà, A. Solimini, A. della Torre, and M. Blangiardo. 2019. “Applying the N-Mixture Model Approach to Estimate Mosquito Population Absolute Abundance from Monitoring Data.” </w:t>
      </w:r>
      <w:r w:rsidRPr="002D46EE">
        <w:rPr>
          <w:rFonts w:ascii="Aptos" w:hAnsi="Aptos" w:cs="Times New Roman"/>
          <w:i/>
          <w:iCs/>
          <w:noProof/>
          <w:kern w:val="0"/>
        </w:rPr>
        <w:t>Journal of Applied Ecology</w:t>
      </w:r>
      <w:r w:rsidRPr="002D46EE">
        <w:rPr>
          <w:rFonts w:ascii="Aptos" w:hAnsi="Aptos" w:cs="Times New Roman"/>
          <w:noProof/>
          <w:kern w:val="0"/>
        </w:rPr>
        <w:t xml:space="preserve"> 56 (9): 2225–35. https://doi.org/10.1111/1365-2664.13454.</w:t>
      </w:r>
    </w:p>
    <w:p w14:paraId="765CB0F6"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Markovits, C., N. Dorian, and E. Crone. 2025. “Roads Are Partial Barriers to Foraging Solitary Bees in an Urban Landscape.” </w:t>
      </w:r>
      <w:r w:rsidRPr="002D46EE">
        <w:rPr>
          <w:rFonts w:ascii="Aptos" w:hAnsi="Aptos" w:cs="Times New Roman"/>
          <w:i/>
          <w:iCs/>
          <w:noProof/>
          <w:kern w:val="0"/>
        </w:rPr>
        <w:t>Oecologia</w:t>
      </w:r>
      <w:r w:rsidRPr="002D46EE">
        <w:rPr>
          <w:rFonts w:ascii="Aptos" w:hAnsi="Aptos" w:cs="Times New Roman"/>
          <w:noProof/>
          <w:kern w:val="0"/>
        </w:rPr>
        <w:t xml:space="preserve"> 207 (1): 1–11. https://doi.org/10.1007/S00442-024-05652-6.</w:t>
      </w:r>
    </w:p>
    <w:p w14:paraId="5CFDBB83"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lastRenderedPageBreak/>
        <w:t xml:space="preserve">Mccravy, K. 2018. “A Review of Sampling and Monitoring Methods for Beneficial Arthropods in Agroecosystems.” </w:t>
      </w:r>
      <w:r w:rsidRPr="002D46EE">
        <w:rPr>
          <w:rFonts w:ascii="Aptos" w:hAnsi="Aptos" w:cs="Times New Roman"/>
          <w:i/>
          <w:iCs/>
          <w:noProof/>
          <w:kern w:val="0"/>
        </w:rPr>
        <w:t>Insects</w:t>
      </w:r>
      <w:r w:rsidRPr="002D46EE">
        <w:rPr>
          <w:rFonts w:ascii="Aptos" w:hAnsi="Aptos" w:cs="Times New Roman"/>
          <w:noProof/>
          <w:kern w:val="0"/>
        </w:rPr>
        <w:t xml:space="preserve"> 9 (4): 170. https://doi.org/10.3390/insects9040170.</w:t>
      </w:r>
    </w:p>
    <w:p w14:paraId="0D0F6B08"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Mccune, F., É. Normandin, M. Mazerolle, and V. Fournier. 2020. “Response of Wild Bee Communities to Beekeeping, Urbanization, and Flower Availability.” </w:t>
      </w:r>
      <w:r w:rsidRPr="002D46EE">
        <w:rPr>
          <w:rFonts w:ascii="Aptos" w:hAnsi="Aptos" w:cs="Times New Roman"/>
          <w:i/>
          <w:iCs/>
          <w:noProof/>
          <w:kern w:val="0"/>
        </w:rPr>
        <w:t>Urban Ecosystems</w:t>
      </w:r>
      <w:r w:rsidRPr="002D46EE">
        <w:rPr>
          <w:rFonts w:ascii="Aptos" w:hAnsi="Aptos" w:cs="Times New Roman"/>
          <w:noProof/>
          <w:kern w:val="0"/>
        </w:rPr>
        <w:t xml:space="preserve"> 23: 39–54. https://doi.org/10.1007/s11252-019-00909-y.</w:t>
      </w:r>
    </w:p>
    <w:p w14:paraId="2389CE9A"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McNeil, D., Cl. Otto, E. Moser, K. Urban-Mead, D. King, A. Rodewald, and J. Larkin. 2019. “Distance Models as a Tool for Modelling Detection Probability and Density of Native Bumblebees.” </w:t>
      </w:r>
      <w:r w:rsidRPr="002D46EE">
        <w:rPr>
          <w:rFonts w:ascii="Aptos" w:hAnsi="Aptos" w:cs="Times New Roman"/>
          <w:i/>
          <w:iCs/>
          <w:noProof/>
          <w:kern w:val="0"/>
        </w:rPr>
        <w:t>Journal of Applied Entomology</w:t>
      </w:r>
      <w:r w:rsidRPr="002D46EE">
        <w:rPr>
          <w:rFonts w:ascii="Aptos" w:hAnsi="Aptos" w:cs="Times New Roman"/>
          <w:noProof/>
          <w:kern w:val="0"/>
        </w:rPr>
        <w:t xml:space="preserve"> 143 (3): 225–35. https://doi.org/10.1111/JEN.12583.</w:t>
      </w:r>
    </w:p>
    <w:p w14:paraId="78C7A25D"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Mimnagh, N., A. Parnell, and E. Prado. 2023. “Bayesian N-Mixture Models Applied to Estimating Insect Abundance.” In </w:t>
      </w:r>
      <w:r w:rsidRPr="002D46EE">
        <w:rPr>
          <w:rFonts w:ascii="Aptos" w:hAnsi="Aptos" w:cs="Times New Roman"/>
          <w:i/>
          <w:iCs/>
          <w:noProof/>
          <w:kern w:val="0"/>
        </w:rPr>
        <w:t>Modelling Insect Populations in Agricultural Landscapes</w:t>
      </w:r>
      <w:r w:rsidRPr="002D46EE">
        <w:rPr>
          <w:rFonts w:ascii="Aptos" w:hAnsi="Aptos" w:cs="Times New Roman"/>
          <w:noProof/>
          <w:kern w:val="0"/>
        </w:rPr>
        <w:t>, 185–210. Springer International Publishing. https://doi.org/10.1007/978-3-031-43098-5_10.</w:t>
      </w:r>
    </w:p>
    <w:p w14:paraId="1DACC160"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Morton, A. C. 1982. “The Effects of Marking and Capture on Recapture Frequencies of Butterflies.” </w:t>
      </w:r>
      <w:r w:rsidRPr="002D46EE">
        <w:rPr>
          <w:rFonts w:ascii="Aptos" w:hAnsi="Aptos" w:cs="Times New Roman"/>
          <w:i/>
          <w:iCs/>
          <w:noProof/>
          <w:kern w:val="0"/>
        </w:rPr>
        <w:t>Oecologia</w:t>
      </w:r>
      <w:r w:rsidRPr="002D46EE">
        <w:rPr>
          <w:rFonts w:ascii="Aptos" w:hAnsi="Aptos" w:cs="Times New Roman"/>
          <w:noProof/>
          <w:kern w:val="0"/>
        </w:rPr>
        <w:t xml:space="preserve"> 53 (1): 105–10. https://doi.org/10.1007/BF00377143.</w:t>
      </w:r>
    </w:p>
    <w:p w14:paraId="07832F75"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Nowicki, P., J. Settele, P. Henry, and M. Woyciechowski. 2008. “Butterfly Monitoring Methods: The Ideal and the Real World.” </w:t>
      </w:r>
      <w:r w:rsidRPr="002D46EE">
        <w:rPr>
          <w:rFonts w:ascii="Aptos" w:hAnsi="Aptos" w:cs="Times New Roman"/>
          <w:i/>
          <w:iCs/>
          <w:noProof/>
          <w:kern w:val="0"/>
        </w:rPr>
        <w:t>Israel Journal of Ecology &amp; Evolution</w:t>
      </w:r>
      <w:r w:rsidRPr="002D46EE">
        <w:rPr>
          <w:rFonts w:ascii="Aptos" w:hAnsi="Aptos" w:cs="Times New Roman"/>
          <w:noProof/>
          <w:kern w:val="0"/>
        </w:rPr>
        <w:t xml:space="preserve"> 54 (1): 69–88. https://doi.org/10.1560/IJEE.54.1.69.</w:t>
      </w:r>
    </w:p>
    <w:p w14:paraId="4EC05C17"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Ogilvie, J., and J. Thomson. 2016. “Site Fidelity by Bees Drives Pollination Facilitation in Sequentially Blooming Plant Species.” </w:t>
      </w:r>
      <w:r w:rsidRPr="002D46EE">
        <w:rPr>
          <w:rFonts w:ascii="Aptos" w:hAnsi="Aptos" w:cs="Times New Roman"/>
          <w:i/>
          <w:iCs/>
          <w:noProof/>
          <w:kern w:val="0"/>
        </w:rPr>
        <w:t>Ecology</w:t>
      </w:r>
      <w:r w:rsidRPr="002D46EE">
        <w:rPr>
          <w:rFonts w:ascii="Aptos" w:hAnsi="Aptos" w:cs="Times New Roman"/>
          <w:noProof/>
          <w:kern w:val="0"/>
        </w:rPr>
        <w:t xml:space="preserve"> 97 (6): 1442–51. https://doi.org/10.1890/15-0903.1.</w:t>
      </w:r>
    </w:p>
    <w:p w14:paraId="4499CE39"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Portman, Z., B. Bruninga-Socolar, and D. Cariveau. 2020. “The State of Bee Monitoring in the United States: A Call to Refocus Away From Bowl Traps and Towards More Effective Methods.” </w:t>
      </w:r>
      <w:r w:rsidRPr="002D46EE">
        <w:rPr>
          <w:rFonts w:ascii="Aptos" w:hAnsi="Aptos" w:cs="Times New Roman"/>
          <w:i/>
          <w:iCs/>
          <w:noProof/>
          <w:kern w:val="0"/>
        </w:rPr>
        <w:t>Annals of the Entomological Society of America</w:t>
      </w:r>
      <w:r w:rsidRPr="002D46EE">
        <w:rPr>
          <w:rFonts w:ascii="Aptos" w:hAnsi="Aptos" w:cs="Times New Roman"/>
          <w:noProof/>
          <w:kern w:val="0"/>
        </w:rPr>
        <w:t xml:space="preserve"> 113 (5): 337–42. https://doi.org/10.1093/aesa/saaa010.</w:t>
      </w:r>
    </w:p>
    <w:p w14:paraId="5B8941D0"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R Core Team. 2022. “R: A Language and Environment for Statistical Computing.” R Foundation for Statistical Computing, Vienna, Austria. 2022. https://www.r-project.org/.</w:t>
      </w:r>
    </w:p>
    <w:p w14:paraId="3BAEB1FD"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Riva, F., G. Gentile, S. Bonelli, J. Acorn, F. Denes, A. Crosby, and S. Nielsen. 2020. “Of Detectability and Camouflage: Evaluating Pollard Walk Rules Using a Common, Cryptic Butterfly.” </w:t>
      </w:r>
      <w:r w:rsidRPr="002D46EE">
        <w:rPr>
          <w:rFonts w:ascii="Aptos" w:hAnsi="Aptos" w:cs="Times New Roman"/>
          <w:i/>
          <w:iCs/>
          <w:noProof/>
          <w:kern w:val="0"/>
        </w:rPr>
        <w:t>Ecosphere</w:t>
      </w:r>
      <w:r w:rsidRPr="002D46EE">
        <w:rPr>
          <w:rFonts w:ascii="Aptos" w:hAnsi="Aptos" w:cs="Times New Roman"/>
          <w:noProof/>
          <w:kern w:val="0"/>
        </w:rPr>
        <w:t xml:space="preserve"> 11 (4): e03101. https://doi.org/10.1002/ECS2.3101.</w:t>
      </w:r>
    </w:p>
    <w:p w14:paraId="37EF0031"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Rocca, F. Della, P. Milanesi, F. Magna, Li. Mola, T. Bezzicheri, C. Deiaco, and F. Bracco. 2020. “Comparison of Two Sampling Methods to Estimate the Abundance of Lucanus Cervus with Application of N-Mixture Models.” </w:t>
      </w:r>
      <w:r w:rsidRPr="002D46EE">
        <w:rPr>
          <w:rFonts w:ascii="Aptos" w:hAnsi="Aptos" w:cs="Times New Roman"/>
          <w:i/>
          <w:iCs/>
          <w:noProof/>
          <w:kern w:val="0"/>
        </w:rPr>
        <w:t>Forests 2020, Vol. 11, Page 1085</w:t>
      </w:r>
      <w:r w:rsidRPr="002D46EE">
        <w:rPr>
          <w:rFonts w:ascii="Aptos" w:hAnsi="Aptos" w:cs="Times New Roman"/>
          <w:noProof/>
          <w:kern w:val="0"/>
        </w:rPr>
        <w:t xml:space="preserve"> 11 (10): 1085. https://doi.org/10.3390/F11101085.</w:t>
      </w:r>
    </w:p>
    <w:p w14:paraId="66E72400"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Royle, J. A. 2004. “N-Mixture Models for Estimating Population Size from Spatially Replicated Counts.” </w:t>
      </w:r>
      <w:r w:rsidRPr="002D46EE">
        <w:rPr>
          <w:rFonts w:ascii="Aptos" w:hAnsi="Aptos" w:cs="Times New Roman"/>
          <w:i/>
          <w:iCs/>
          <w:noProof/>
          <w:kern w:val="0"/>
        </w:rPr>
        <w:t>Biometrics</w:t>
      </w:r>
      <w:r w:rsidRPr="002D46EE">
        <w:rPr>
          <w:rFonts w:ascii="Aptos" w:hAnsi="Aptos" w:cs="Times New Roman"/>
          <w:noProof/>
          <w:kern w:val="0"/>
        </w:rPr>
        <w:t xml:space="preserve"> 60 (1): 108–115. https://doi.org/https://doi.org/10.1111/j.0006-341X.2004.00142.x.</w:t>
      </w:r>
    </w:p>
    <w:p w14:paraId="4C5D09C9"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Royle, J. A., M. Kéry, R. Gautier, and H. Schmid. 2007. “Hierarchical Spatial Models of Abundance and Occurrence from Imperfect Survey Data.” </w:t>
      </w:r>
      <w:r w:rsidRPr="002D46EE">
        <w:rPr>
          <w:rFonts w:ascii="Aptos" w:hAnsi="Aptos" w:cs="Times New Roman"/>
          <w:i/>
          <w:iCs/>
          <w:noProof/>
          <w:kern w:val="0"/>
        </w:rPr>
        <w:t>Ecological Monographs</w:t>
      </w:r>
      <w:r w:rsidRPr="002D46EE">
        <w:rPr>
          <w:rFonts w:ascii="Aptos" w:hAnsi="Aptos" w:cs="Times New Roman"/>
          <w:noProof/>
          <w:kern w:val="0"/>
        </w:rPr>
        <w:t xml:space="preserve"> 77 (3): 465–81. https://doi.org/10.1890/06-0912.1.</w:t>
      </w:r>
    </w:p>
    <w:p w14:paraId="284D528A"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Rundlöf, Maj, Georg K.S. Andersson, Riccardo Bommarco, Ingemar Fries, Veronica Hederström, Lina Herbertsson, Ove Jonsson, et al. 2015. “Seed Coating with a Neonicotinoid Insecticide </w:t>
      </w:r>
      <w:r w:rsidRPr="002D46EE">
        <w:rPr>
          <w:rFonts w:ascii="Aptos" w:hAnsi="Aptos" w:cs="Times New Roman"/>
          <w:noProof/>
          <w:kern w:val="0"/>
        </w:rPr>
        <w:lastRenderedPageBreak/>
        <w:t xml:space="preserve">Negatively Affects Wild Bees.” </w:t>
      </w:r>
      <w:r w:rsidRPr="002D46EE">
        <w:rPr>
          <w:rFonts w:ascii="Aptos" w:hAnsi="Aptos" w:cs="Times New Roman"/>
          <w:i/>
          <w:iCs/>
          <w:noProof/>
          <w:kern w:val="0"/>
        </w:rPr>
        <w:t>Nature</w:t>
      </w:r>
      <w:r w:rsidRPr="002D46EE">
        <w:rPr>
          <w:rFonts w:ascii="Aptos" w:hAnsi="Aptos" w:cs="Times New Roman"/>
          <w:noProof/>
          <w:kern w:val="0"/>
        </w:rPr>
        <w:t xml:space="preserve"> 521 (7550): 77–80. https://doi.org/10.1038/nature14420.</w:t>
      </w:r>
    </w:p>
    <w:p w14:paraId="39644EE7"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Sánchez-Bayo, Francisco, and Kris A.G. Wyckhuys. 2019. “Worldwide Decline of the Entomofauna: A Review of Its Drivers.” </w:t>
      </w:r>
      <w:r w:rsidRPr="002D46EE">
        <w:rPr>
          <w:rFonts w:ascii="Aptos" w:hAnsi="Aptos" w:cs="Times New Roman"/>
          <w:i/>
          <w:iCs/>
          <w:noProof/>
          <w:kern w:val="0"/>
        </w:rPr>
        <w:t>Biological Conservation</w:t>
      </w:r>
      <w:r w:rsidRPr="002D46EE">
        <w:rPr>
          <w:rFonts w:ascii="Aptos" w:hAnsi="Aptos" w:cs="Times New Roman"/>
          <w:noProof/>
          <w:kern w:val="0"/>
        </w:rPr>
        <w:t xml:space="preserve"> 232 (April): 8–27. https://doi.org/10.1016/J.BIOCON.2019.01.020.</w:t>
      </w:r>
    </w:p>
    <w:p w14:paraId="5833B46E"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Schowalter, T. D., J. A. Noriega, and T. Tscharntke. 2018. “Insect Effects on Ecosystem Services—Introduction.” </w:t>
      </w:r>
      <w:r w:rsidRPr="002D46EE">
        <w:rPr>
          <w:rFonts w:ascii="Aptos" w:hAnsi="Aptos" w:cs="Times New Roman"/>
          <w:i/>
          <w:iCs/>
          <w:noProof/>
          <w:kern w:val="0"/>
        </w:rPr>
        <w:t>Basic and Applied Ecology</w:t>
      </w:r>
      <w:r w:rsidRPr="002D46EE">
        <w:rPr>
          <w:rFonts w:ascii="Aptos" w:hAnsi="Aptos" w:cs="Times New Roman"/>
          <w:noProof/>
          <w:kern w:val="0"/>
        </w:rPr>
        <w:t xml:space="preserve"> 26 (February): 1–7. https://doi.org/10.1016/J.BAAE.2017.09.011.</w:t>
      </w:r>
    </w:p>
    <w:p w14:paraId="529DC8DC"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Schultz, C., and P. Hammond. 2003. “Using Population Viability Analysis to Develop Recovery Criteria for Endangered Insects: Case Study of the Fender’s Blue Butterfly.” </w:t>
      </w:r>
      <w:r w:rsidRPr="002D46EE">
        <w:rPr>
          <w:rFonts w:ascii="Aptos" w:hAnsi="Aptos" w:cs="Times New Roman"/>
          <w:i/>
          <w:iCs/>
          <w:noProof/>
          <w:kern w:val="0"/>
        </w:rPr>
        <w:t>Conservation Biology</w:t>
      </w:r>
      <w:r w:rsidRPr="002D46EE">
        <w:rPr>
          <w:rFonts w:ascii="Aptos" w:hAnsi="Aptos" w:cs="Times New Roman"/>
          <w:noProof/>
          <w:kern w:val="0"/>
        </w:rPr>
        <w:t xml:space="preserve"> 17 (5): 1372–85. https://doi.org/10.1046/J.1523-1739.2003.02141.X.</w:t>
      </w:r>
    </w:p>
    <w:p w14:paraId="0A2F8527"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Stan Development Team. 2023a. “RStan: The R Interface to Stan. R Package Version 2.21.8.” 2023. https://mc-stan.org/.</w:t>
      </w:r>
    </w:p>
    <w:p w14:paraId="5C13EBDA"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2023b. “Stan Modeling Language Users Guide and Reference Manual, v2.31.0.” 2023. https://mc-stan.org.</w:t>
      </w:r>
    </w:p>
    <w:p w14:paraId="034BFD5D"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Taron, D., and L. Ries. 2015. “Butterfly Monitoring for Conservation.” In </w:t>
      </w:r>
      <w:r w:rsidRPr="002D46EE">
        <w:rPr>
          <w:rFonts w:ascii="Aptos" w:hAnsi="Aptos" w:cs="Times New Roman"/>
          <w:i/>
          <w:iCs/>
          <w:noProof/>
          <w:kern w:val="0"/>
        </w:rPr>
        <w:t>Butterfly Conservation in North America: Efforts to Help Save Our Charismatic Microfauna</w:t>
      </w:r>
      <w:r w:rsidRPr="002D46EE">
        <w:rPr>
          <w:rFonts w:ascii="Aptos" w:hAnsi="Aptos" w:cs="Times New Roman"/>
          <w:noProof/>
          <w:kern w:val="0"/>
        </w:rPr>
        <w:t>, 35–57. Dordrecht: Springer Netherlands.</w:t>
      </w:r>
    </w:p>
    <w:p w14:paraId="1543933B"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Tini, M., M. Bardiani, S. Chiari, A. Campanaro, E. Maurizi, I. Toni, F. Mason, P. Audisio, and G. Carpaneto. 2018. “Use of Space and Dispersal Ability of a Flagship Saproxylic Insect: A Telemetric Study of the Stag Beetle (Lucanus Cervus) in a Relict Lowland Forest.” </w:t>
      </w:r>
      <w:r w:rsidRPr="002D46EE">
        <w:rPr>
          <w:rFonts w:ascii="Aptos" w:hAnsi="Aptos" w:cs="Times New Roman"/>
          <w:i/>
          <w:iCs/>
          <w:noProof/>
          <w:kern w:val="0"/>
        </w:rPr>
        <w:t>Insect Conservation and Diversity</w:t>
      </w:r>
      <w:r w:rsidRPr="002D46EE">
        <w:rPr>
          <w:rFonts w:ascii="Aptos" w:hAnsi="Aptos" w:cs="Times New Roman"/>
          <w:noProof/>
          <w:kern w:val="0"/>
        </w:rPr>
        <w:t xml:space="preserve"> 11 (1): 116–29. https://doi.org/10.1111/ICAD.12260.</w:t>
      </w:r>
    </w:p>
    <w:p w14:paraId="5C740BFC"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Ulrich, J., and R. Sargent. 2025. “Habitat Restorations in an Urban Landscape Rapidly Assemble Diverse Pollinator Communities That Persist.” </w:t>
      </w:r>
      <w:r w:rsidRPr="002D46EE">
        <w:rPr>
          <w:rFonts w:ascii="Aptos" w:hAnsi="Aptos" w:cs="Times New Roman"/>
          <w:i/>
          <w:iCs/>
          <w:noProof/>
          <w:kern w:val="0"/>
        </w:rPr>
        <w:t>Ecology Letters</w:t>
      </w:r>
      <w:r w:rsidRPr="002D46EE">
        <w:rPr>
          <w:rFonts w:ascii="Aptos" w:hAnsi="Aptos" w:cs="Times New Roman"/>
          <w:noProof/>
          <w:kern w:val="0"/>
        </w:rPr>
        <w:t xml:space="preserve"> 28 (1): e70037. https://doi.org/https://doi.org/10.1111/ele.70037.</w:t>
      </w:r>
    </w:p>
    <w:p w14:paraId="6AFCB350"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Wagner, D., E. Grames, M. Forister, M. Berenbaum, and D. Stopak. 2021. “Insect Decline in the Anthropocene: Death by a Thousand Cuts.” </w:t>
      </w:r>
      <w:r w:rsidRPr="002D46EE">
        <w:rPr>
          <w:rFonts w:ascii="Aptos" w:hAnsi="Aptos" w:cs="Times New Roman"/>
          <w:i/>
          <w:iCs/>
          <w:noProof/>
          <w:kern w:val="0"/>
        </w:rPr>
        <w:t>PNAS</w:t>
      </w:r>
      <w:r w:rsidRPr="002D46EE">
        <w:rPr>
          <w:rFonts w:ascii="Aptos" w:hAnsi="Aptos" w:cs="Times New Roman"/>
          <w:noProof/>
          <w:kern w:val="0"/>
        </w:rPr>
        <w:t xml:space="preserve"> 118 (2). https://doi.org/10.1073/PNAS.2023989118.</w:t>
      </w:r>
    </w:p>
    <w:p w14:paraId="7B77EC0F"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Waltz, A., and W. Covington. 2004. “Ecological Restoration Treatments Increase Butterfly Richness and Abundance: Mechanisms of Response.” </w:t>
      </w:r>
      <w:r w:rsidRPr="002D46EE">
        <w:rPr>
          <w:rFonts w:ascii="Aptos" w:hAnsi="Aptos" w:cs="Times New Roman"/>
          <w:i/>
          <w:iCs/>
          <w:noProof/>
          <w:kern w:val="0"/>
        </w:rPr>
        <w:t>Restoration Ecology</w:t>
      </w:r>
      <w:r w:rsidRPr="002D46EE">
        <w:rPr>
          <w:rFonts w:ascii="Aptos" w:hAnsi="Aptos" w:cs="Times New Roman"/>
          <w:noProof/>
          <w:kern w:val="0"/>
        </w:rPr>
        <w:t xml:space="preserve"> 12 (1): 85–96. https://doi.org/10.1111/J.1061-2971.2004.00262.X.</w:t>
      </w:r>
    </w:p>
    <w:p w14:paraId="42A80026"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Wildman, J., J. Ollerton, N. Bourn, S. O’Riordan, and D. McCollin. 2024. “Using Photographic Mark-Recapture to Estimate Population Size, Movement, and Lifespan of a Reintroduced Butterfly.” </w:t>
      </w:r>
      <w:r w:rsidRPr="002D46EE">
        <w:rPr>
          <w:rFonts w:ascii="Aptos" w:hAnsi="Aptos" w:cs="Times New Roman"/>
          <w:i/>
          <w:iCs/>
          <w:noProof/>
          <w:kern w:val="0"/>
        </w:rPr>
        <w:t>Biodiversity and Conservation</w:t>
      </w:r>
      <w:r w:rsidRPr="002D46EE">
        <w:rPr>
          <w:rFonts w:ascii="Aptos" w:hAnsi="Aptos" w:cs="Times New Roman"/>
          <w:noProof/>
          <w:kern w:val="0"/>
        </w:rPr>
        <w:t xml:space="preserve"> 33 (6–7): 2011–36. https://doi.org/10.1007/S10531-024-02837-6.</w:t>
      </w:r>
    </w:p>
    <w:p w14:paraId="421A7FA8"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Williams, B. K., J. D. Nichols, and M. J. Conroy. 2002. </w:t>
      </w:r>
      <w:r w:rsidRPr="002D46EE">
        <w:rPr>
          <w:rFonts w:ascii="Aptos" w:hAnsi="Aptos" w:cs="Times New Roman"/>
          <w:i/>
          <w:iCs/>
          <w:noProof/>
          <w:kern w:val="0"/>
        </w:rPr>
        <w:t>Analysis and Management of Animal Populations</w:t>
      </w:r>
      <w:r w:rsidRPr="002D46EE">
        <w:rPr>
          <w:rFonts w:ascii="Aptos" w:hAnsi="Aptos" w:cs="Times New Roman"/>
          <w:noProof/>
          <w:kern w:val="0"/>
        </w:rPr>
        <w:t>. Academic Press.</w:t>
      </w:r>
    </w:p>
    <w:p w14:paraId="0DA01F4F" w14:textId="77777777" w:rsidR="002D46EE" w:rsidRPr="002D46EE" w:rsidRDefault="002D46EE" w:rsidP="002D46EE">
      <w:pPr>
        <w:widowControl w:val="0"/>
        <w:autoSpaceDE w:val="0"/>
        <w:autoSpaceDN w:val="0"/>
        <w:adjustRightInd w:val="0"/>
        <w:spacing w:line="240" w:lineRule="auto"/>
        <w:ind w:left="480" w:hanging="480"/>
        <w:rPr>
          <w:rFonts w:ascii="Aptos" w:hAnsi="Aptos" w:cs="Times New Roman"/>
          <w:noProof/>
          <w:kern w:val="0"/>
        </w:rPr>
      </w:pPr>
      <w:r w:rsidRPr="002D46EE">
        <w:rPr>
          <w:rFonts w:ascii="Aptos" w:hAnsi="Aptos" w:cs="Times New Roman"/>
          <w:noProof/>
          <w:kern w:val="0"/>
        </w:rPr>
        <w:t xml:space="preserve">Wolfin, J., E. Watkins, I. Lane, Z. Portman, and M. Spivak. 2023. “Floral Enhancement of Turfgrass Lawns Benefits Wild Bees and Honey Bees (Apis Mellifera).” </w:t>
      </w:r>
      <w:r w:rsidRPr="002D46EE">
        <w:rPr>
          <w:rFonts w:ascii="Aptos" w:hAnsi="Aptos" w:cs="Times New Roman"/>
          <w:i/>
          <w:iCs/>
          <w:noProof/>
          <w:kern w:val="0"/>
        </w:rPr>
        <w:t>Urban Ecosystems</w:t>
      </w:r>
      <w:r w:rsidRPr="002D46EE">
        <w:rPr>
          <w:rFonts w:ascii="Aptos" w:hAnsi="Aptos" w:cs="Times New Roman"/>
          <w:noProof/>
          <w:kern w:val="0"/>
        </w:rPr>
        <w:t xml:space="preserve"> 26: 361–75. https://doi.org/10.1007/s11252-023-01339-7.</w:t>
      </w:r>
    </w:p>
    <w:p w14:paraId="52DDD3EB" w14:textId="77777777" w:rsidR="002D46EE" w:rsidRPr="002D46EE" w:rsidRDefault="002D46EE" w:rsidP="002D46EE">
      <w:pPr>
        <w:widowControl w:val="0"/>
        <w:autoSpaceDE w:val="0"/>
        <w:autoSpaceDN w:val="0"/>
        <w:adjustRightInd w:val="0"/>
        <w:spacing w:line="240" w:lineRule="auto"/>
        <w:ind w:left="480" w:hanging="480"/>
        <w:rPr>
          <w:rFonts w:ascii="Aptos" w:hAnsi="Aptos"/>
          <w:noProof/>
        </w:rPr>
      </w:pPr>
      <w:r w:rsidRPr="002D46EE">
        <w:rPr>
          <w:rFonts w:ascii="Aptos" w:hAnsi="Aptos" w:cs="Times New Roman"/>
          <w:noProof/>
          <w:kern w:val="0"/>
        </w:rPr>
        <w:lastRenderedPageBreak/>
        <w:t xml:space="preserve">Wratten, S., M. Bowie, J. Hickman, A. Evans, J. Sedcole, and J. Tylianakis. 2003. “Field Boundaries as Barriers to Movement of Hover Flies (Diptera: Syrphidae) in Cultivated Land.” </w:t>
      </w:r>
      <w:r w:rsidRPr="002D46EE">
        <w:rPr>
          <w:rFonts w:ascii="Aptos" w:hAnsi="Aptos" w:cs="Times New Roman"/>
          <w:i/>
          <w:iCs/>
          <w:noProof/>
          <w:kern w:val="0"/>
        </w:rPr>
        <w:t>Oecologia</w:t>
      </w:r>
      <w:r w:rsidRPr="002D46EE">
        <w:rPr>
          <w:rFonts w:ascii="Aptos" w:hAnsi="Aptos" w:cs="Times New Roman"/>
          <w:noProof/>
          <w:kern w:val="0"/>
        </w:rPr>
        <w:t xml:space="preserve"> 134 (4): 605–11. https://doi.org/10.1007/S00442-002-1128-9.</w:t>
      </w:r>
    </w:p>
    <w:p w14:paraId="4F79033B" w14:textId="46331B06" w:rsidR="008A4AE3" w:rsidRDefault="00F75794" w:rsidP="008C4499">
      <w:pPr>
        <w:rPr>
          <w:lang w:val="en-CA"/>
        </w:rPr>
      </w:pPr>
      <w:r>
        <w:rPr>
          <w:lang w:val="en-CA"/>
        </w:rPr>
        <w:fldChar w:fldCharType="end"/>
      </w:r>
    </w:p>
    <w:p w14:paraId="31A09C6F" w14:textId="77777777" w:rsidR="008A4AE3" w:rsidRDefault="008A4AE3">
      <w:pPr>
        <w:rPr>
          <w:lang w:val="en-CA"/>
        </w:rPr>
      </w:pPr>
      <w:r>
        <w:rPr>
          <w:lang w:val="en-CA"/>
        </w:rPr>
        <w:br w:type="page"/>
      </w:r>
    </w:p>
    <w:p w14:paraId="75C9DE97" w14:textId="30ABDDE1" w:rsidR="00C778AD" w:rsidRDefault="00F5113D" w:rsidP="00B512B6">
      <w:pPr>
        <w:rPr>
          <w:b/>
          <w:bCs/>
          <w:lang w:val="en-CA"/>
        </w:rPr>
      </w:pPr>
      <w:r>
        <w:rPr>
          <w:noProof/>
        </w:rPr>
        <w:lastRenderedPageBreak/>
        <w:drawing>
          <wp:inline distT="0" distB="0" distL="0" distR="0" wp14:anchorId="4C6BC167" wp14:editId="4C1F0591">
            <wp:extent cx="5867400" cy="4135457"/>
            <wp:effectExtent l="0" t="0" r="0" b="0"/>
            <wp:docPr id="1927493480" name="Picture 1" descr="A diagram of a butterf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93480" name="Picture 1" descr="A diagram of a butterfly&#10;&#10;Description automatically generated"/>
                    <pic:cNvPicPr/>
                  </pic:nvPicPr>
                  <pic:blipFill rotWithShape="1">
                    <a:blip r:embed="rId13"/>
                    <a:srcRect l="10043" r="10150"/>
                    <a:stretch/>
                  </pic:blipFill>
                  <pic:spPr bwMode="auto">
                    <a:xfrm>
                      <a:off x="0" y="0"/>
                      <a:ext cx="5873382" cy="4139673"/>
                    </a:xfrm>
                    <a:prstGeom prst="rect">
                      <a:avLst/>
                    </a:prstGeom>
                    <a:ln>
                      <a:noFill/>
                    </a:ln>
                    <a:extLst>
                      <a:ext uri="{53640926-AAD7-44D8-BBD7-CCE9431645EC}">
                        <a14:shadowObscured xmlns:a14="http://schemas.microsoft.com/office/drawing/2010/main"/>
                      </a:ext>
                    </a:extLst>
                  </pic:spPr>
                </pic:pic>
              </a:graphicData>
            </a:graphic>
          </wp:inline>
        </w:drawing>
      </w:r>
    </w:p>
    <w:p w14:paraId="410792CA" w14:textId="60726876" w:rsidR="00A76FB4" w:rsidRDefault="00BE5A95" w:rsidP="00B512B6">
      <w:pPr>
        <w:rPr>
          <w:lang w:val="en-CA"/>
        </w:rPr>
      </w:pPr>
      <w:r>
        <w:rPr>
          <w:b/>
          <w:bCs/>
          <w:lang w:val="en-CA"/>
        </w:rPr>
        <w:t>Figure</w:t>
      </w:r>
      <w:r w:rsidR="00C778AD">
        <w:rPr>
          <w:b/>
          <w:bCs/>
          <w:lang w:val="en-CA"/>
        </w:rPr>
        <w:t xml:space="preserve"> 1: </w:t>
      </w:r>
      <w:r w:rsidR="00C778AD">
        <w:rPr>
          <w:lang w:val="en-CA"/>
        </w:rPr>
        <w:t>Comparison of three methods for estimating insect abundance</w:t>
      </w:r>
      <w:r w:rsidR="00120999">
        <w:rPr>
          <w:lang w:val="en-CA"/>
        </w:rPr>
        <w:t>.</w:t>
      </w:r>
      <w:r w:rsidR="00C778AD">
        <w:rPr>
          <w:lang w:val="en-CA"/>
        </w:rPr>
        <w:t xml:space="preserve"> </w:t>
      </w:r>
      <w:r w:rsidR="0024521B">
        <w:rPr>
          <w:lang w:val="en-CA"/>
        </w:rPr>
        <w:t xml:space="preserve">Abundance </w:t>
      </w:r>
      <w:r w:rsidR="00C778AD" w:rsidRPr="0024521B">
        <w:rPr>
          <w:b/>
          <w:bCs/>
          <w:lang w:val="en-CA"/>
        </w:rPr>
        <w:t>GLM’s</w:t>
      </w:r>
      <w:r w:rsidR="00C778AD">
        <w:rPr>
          <w:lang w:val="en-CA"/>
        </w:rPr>
        <w:t xml:space="preserve"> </w:t>
      </w:r>
      <w:r w:rsidR="00845B02">
        <w:rPr>
          <w:lang w:val="en-CA"/>
        </w:rPr>
        <w:t>(column 1)</w:t>
      </w:r>
      <w:r w:rsidR="00F5113D">
        <w:rPr>
          <w:lang w:val="en-CA"/>
        </w:rPr>
        <w:t xml:space="preserve"> treat count data (</w:t>
      </w:r>
      <w:proofErr w:type="spellStart"/>
      <w:proofErr w:type="gramStart"/>
      <w:r w:rsidR="00F5113D">
        <w:rPr>
          <w:i/>
          <w:iCs/>
          <w:lang w:val="en-CA"/>
        </w:rPr>
        <w:t>y</w:t>
      </w:r>
      <w:r w:rsidR="00F5113D">
        <w:rPr>
          <w:i/>
          <w:iCs/>
          <w:vertAlign w:val="subscript"/>
          <w:lang w:val="en-CA"/>
        </w:rPr>
        <w:t>i</w:t>
      </w:r>
      <w:proofErr w:type="spellEnd"/>
      <w:r w:rsidR="00F5113D">
        <w:rPr>
          <w:lang w:val="en-CA"/>
        </w:rPr>
        <w:t xml:space="preserve"> )</w:t>
      </w:r>
      <w:proofErr w:type="gramEnd"/>
      <w:r w:rsidR="00F5113D">
        <w:rPr>
          <w:lang w:val="en-CA"/>
        </w:rPr>
        <w:t xml:space="preserve"> as a stochastic outcome that can be affected by</w:t>
      </w:r>
      <w:r w:rsidR="00845B02">
        <w:rPr>
          <w:lang w:val="en-CA"/>
        </w:rPr>
        <w:t xml:space="preserve"> </w:t>
      </w:r>
      <w:r w:rsidR="00F5113D">
        <w:rPr>
          <w:lang w:val="en-CA"/>
        </w:rPr>
        <w:t>some</w:t>
      </w:r>
      <w:r w:rsidR="00C778AD">
        <w:rPr>
          <w:lang w:val="en-CA"/>
        </w:rPr>
        <w:t xml:space="preserve"> spatiotemporal and taxonomic predictors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C778AD">
        <w:rPr>
          <w:lang w:val="en-CA"/>
        </w:rPr>
        <w:t>). GLM’s are unable to disentangle effects of these predictors on abundance from their potential effects on detection rate, e.g.: Habitat obscures detectability; observers improve detection skills over time; or large</w:t>
      </w:r>
      <w:r w:rsidR="00AC0AD0">
        <w:rPr>
          <w:lang w:val="en-CA"/>
        </w:rPr>
        <w:t>r</w:t>
      </w:r>
      <w:r w:rsidR="00C778AD">
        <w:rPr>
          <w:lang w:val="en-CA"/>
        </w:rPr>
        <w:t xml:space="preserve"> and</w:t>
      </w:r>
      <w:r w:rsidR="009047C5">
        <w:rPr>
          <w:lang w:val="en-CA"/>
        </w:rPr>
        <w:t xml:space="preserve"> more</w:t>
      </w:r>
      <w:r w:rsidR="00C778AD">
        <w:rPr>
          <w:lang w:val="en-CA"/>
        </w:rPr>
        <w:t xml:space="preserve"> colorful species are detected at a higher rate than small</w:t>
      </w:r>
      <w:r w:rsidR="00AC0AD0">
        <w:rPr>
          <w:lang w:val="en-CA"/>
        </w:rPr>
        <w:t>er</w:t>
      </w:r>
      <w:r w:rsidR="00C778AD">
        <w:rPr>
          <w:lang w:val="en-CA"/>
        </w:rPr>
        <w:t xml:space="preserve"> and </w:t>
      </w:r>
      <w:r w:rsidR="00AC0AD0">
        <w:rPr>
          <w:lang w:val="en-CA"/>
        </w:rPr>
        <w:t xml:space="preserve">more </w:t>
      </w:r>
      <w:r w:rsidR="00C778AD">
        <w:rPr>
          <w:lang w:val="en-CA"/>
        </w:rPr>
        <w:t>dull</w:t>
      </w:r>
      <w:r w:rsidR="00AC0AD0">
        <w:rPr>
          <w:lang w:val="en-CA"/>
        </w:rPr>
        <w:t>-colored</w:t>
      </w:r>
      <w:r w:rsidR="00C778AD">
        <w:rPr>
          <w:lang w:val="en-CA"/>
        </w:rPr>
        <w:t xml:space="preserve"> species. </w:t>
      </w:r>
      <w:proofErr w:type="spellStart"/>
      <w:r w:rsidR="00C778AD" w:rsidRPr="0024521B">
        <w:rPr>
          <w:b/>
          <w:bCs/>
          <w:lang w:val="en-CA"/>
        </w:rPr>
        <w:t>Binmix</w:t>
      </w:r>
      <w:proofErr w:type="spellEnd"/>
      <w:r w:rsidR="00C778AD" w:rsidRPr="0024521B">
        <w:rPr>
          <w:b/>
          <w:bCs/>
          <w:lang w:val="en-CA"/>
        </w:rPr>
        <w:t xml:space="preserve"> models</w:t>
      </w:r>
      <w:r w:rsidR="00C778AD">
        <w:rPr>
          <w:lang w:val="en-CA"/>
        </w:rPr>
        <w:t xml:space="preserve"> </w:t>
      </w:r>
      <w:r w:rsidR="00845B02">
        <w:rPr>
          <w:lang w:val="en-CA"/>
        </w:rPr>
        <w:t xml:space="preserve">(column 2) </w:t>
      </w:r>
      <w:r>
        <w:rPr>
          <w:lang w:val="en-CA"/>
        </w:rPr>
        <w:t>leverage the</w:t>
      </w:r>
      <w:r w:rsidR="00C778AD">
        <w:rPr>
          <w:lang w:val="en-CA"/>
        </w:rPr>
        <w:t xml:space="preserve"> variation in counts </w:t>
      </w:r>
      <m:oMath>
        <m:r>
          <w:rPr>
            <w:rFonts w:ascii="Cambria Math" w:eastAsiaTheme="minorEastAsia" w:hAnsi="Cambria Math"/>
            <w:lang w:val="en-CA"/>
          </w:rPr>
          <m:t>y</m:t>
        </m:r>
      </m:oMath>
      <w:r>
        <w:rPr>
          <w:rFonts w:eastAsiaTheme="minorEastAsia"/>
          <w:lang w:val="en-CA"/>
        </w:rPr>
        <w:t xml:space="preserve"> </w:t>
      </w:r>
      <w:r w:rsidR="00C778AD">
        <w:rPr>
          <w:lang w:val="en-CA"/>
        </w:rPr>
        <w:t xml:space="preserve">across repeat surveys </w:t>
      </w:r>
      <m:oMath>
        <m:r>
          <w:rPr>
            <w:rFonts w:ascii="Cambria Math" w:hAnsi="Cambria Math"/>
            <w:lang w:val="en-CA"/>
          </w:rPr>
          <m:t>j</m:t>
        </m:r>
      </m:oMath>
      <w:r w:rsidR="00C778AD">
        <w:rPr>
          <w:i/>
          <w:iCs/>
          <w:lang w:val="en-CA"/>
        </w:rPr>
        <w:t xml:space="preserve"> </w:t>
      </w:r>
      <w:r w:rsidR="00C778AD">
        <w:rPr>
          <w:lang w:val="en-CA"/>
        </w:rPr>
        <w:t>to unit</w:t>
      </w:r>
      <w:r w:rsidR="00626AE9">
        <w:rPr>
          <w:lang w:val="en-CA"/>
        </w:rPr>
        <w:t>s</w:t>
      </w:r>
      <w:r w:rsidR="00C778AD">
        <w:rPr>
          <w:lang w:val="en-CA"/>
        </w:rPr>
        <w:t xml:space="preserve"> </w:t>
      </w:r>
      <m:oMath>
        <m:r>
          <w:rPr>
            <w:rFonts w:ascii="Cambria Math" w:hAnsi="Cambria Math"/>
            <w:lang w:val="en-CA"/>
          </w:rPr>
          <m:t>i</m:t>
        </m:r>
      </m:oMath>
      <w:r>
        <w:rPr>
          <w:lang w:val="en-CA"/>
        </w:rPr>
        <w:t xml:space="preserve"> </w:t>
      </w:r>
      <w:r w:rsidR="00C778AD">
        <w:rPr>
          <w:lang w:val="en-CA"/>
        </w:rPr>
        <w:t xml:space="preserve">to simultaneously estimate detection rate </w:t>
      </w:r>
      <m:oMath>
        <m:r>
          <w:rPr>
            <w:rFonts w:ascii="Cambria Math" w:eastAsiaTheme="minorEastAsia" w:hAnsi="Cambria Math"/>
            <w:lang w:val="en-CA"/>
          </w:rPr>
          <m:t>p</m:t>
        </m:r>
      </m:oMath>
      <w:r w:rsidR="00C778AD">
        <w:rPr>
          <w:i/>
          <w:iCs/>
          <w:lang w:val="en-CA"/>
        </w:rPr>
        <w:t xml:space="preserve"> </w:t>
      </w:r>
      <w:r w:rsidR="00C778AD">
        <w:rPr>
          <w:lang w:val="en-CA"/>
        </w:rPr>
        <w:t>and total abundance</w:t>
      </w:r>
      <w:r>
        <w:rPr>
          <w:lang w:val="en-CA"/>
        </w:rPr>
        <w:t xml:space="preserv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w:t>
      </w:r>
      <w:r w:rsidR="00626AE9">
        <w:rPr>
          <w:lang w:val="en-CA"/>
        </w:rPr>
        <w:t>A</w:t>
      </w:r>
      <w:r w:rsidR="00F51152">
        <w:rPr>
          <w:lang w:val="en-CA"/>
        </w:rPr>
        <w:t xml:space="preserve"> </w:t>
      </w:r>
      <w:r w:rsidR="009047C5">
        <w:rPr>
          <w:lang w:val="en-CA"/>
        </w:rPr>
        <w:t xml:space="preserve">more </w:t>
      </w:r>
      <w:r w:rsidR="00F51152">
        <w:rPr>
          <w:lang w:val="en-CA"/>
        </w:rPr>
        <w:t xml:space="preserve">tightly clustered </w:t>
      </w:r>
      <w:r w:rsidR="009047C5">
        <w:rPr>
          <w:lang w:val="en-CA"/>
        </w:rPr>
        <w:t>right</w:t>
      </w:r>
      <w:r w:rsidR="00F51152">
        <w:rPr>
          <w:lang w:val="en-CA"/>
        </w:rPr>
        <w:t xml:space="preserve">-tailed distribution of repeat counts </w:t>
      </w:r>
      <w:r w:rsidR="00AC0AD0">
        <w:rPr>
          <w:lang w:val="en-CA"/>
        </w:rPr>
        <w:t xml:space="preserve">in Habitat 1 has a high likelihood when detection rate is low (counts heavily underestimate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w:t>
      </w:r>
      <w:r w:rsidR="00F51152">
        <w:rPr>
          <w:lang w:val="en-CA"/>
        </w:rPr>
        <w:t xml:space="preserve"> </w:t>
      </w:r>
      <w:r w:rsidR="00AC0AD0">
        <w:rPr>
          <w:lang w:val="en-CA"/>
        </w:rPr>
        <w:t xml:space="preserve">a tightly clustered left-tailed distribution of repeat counts in Habitat 3 has a high likelihood when detection rate is high (counts nearly approximate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 a wider and more symmetrical distribution in</w:t>
      </w:r>
      <w:r w:rsidR="00845B02">
        <w:rPr>
          <w:lang w:val="en-CA"/>
        </w:rPr>
        <w:t xml:space="preserve"> Habitat </w:t>
      </w:r>
      <w:r w:rsidR="0024521B">
        <w:rPr>
          <w:lang w:val="en-CA"/>
        </w:rPr>
        <w:t>2</w:t>
      </w:r>
      <w:r w:rsidR="00AC0AD0">
        <w:rPr>
          <w:lang w:val="en-CA"/>
        </w:rPr>
        <w:t xml:space="preserve"> has a higher likelihood when the detection rate is </w:t>
      </w:r>
      <w:r w:rsidR="0024521B">
        <w:rPr>
          <w:lang w:val="en-CA"/>
        </w:rPr>
        <w:t>close to a 50</w:t>
      </w:r>
      <w:r w:rsidR="00F5113D">
        <w:rPr>
          <w:lang w:val="en-CA"/>
        </w:rPr>
        <w:t>%</w:t>
      </w:r>
      <w:r w:rsidR="00F51152">
        <w:rPr>
          <w:lang w:val="en-CA"/>
        </w:rPr>
        <w:t xml:space="preserve">. </w:t>
      </w:r>
      <w:proofErr w:type="spellStart"/>
      <w:r w:rsidR="00F51152" w:rsidRPr="0024521B">
        <w:rPr>
          <w:b/>
          <w:bCs/>
          <w:lang w:val="en-CA"/>
        </w:rPr>
        <w:t>Multimix</w:t>
      </w:r>
      <w:proofErr w:type="spellEnd"/>
      <w:r w:rsidR="00F51152" w:rsidRPr="0024521B">
        <w:rPr>
          <w:b/>
          <w:bCs/>
          <w:lang w:val="en-CA"/>
        </w:rPr>
        <w:t xml:space="preserve"> models</w:t>
      </w:r>
      <w:r w:rsidR="00F51152">
        <w:rPr>
          <w:lang w:val="en-CA"/>
        </w:rPr>
        <w:t xml:space="preserve"> </w:t>
      </w:r>
      <w:r w:rsidR="0024521B" w:rsidRPr="0024521B">
        <w:rPr>
          <w:b/>
          <w:bCs/>
          <w:lang w:val="en-CA"/>
        </w:rPr>
        <w:t xml:space="preserve">for mark-recapture </w:t>
      </w:r>
      <w:r w:rsidR="00F5113D">
        <w:rPr>
          <w:b/>
          <w:bCs/>
          <w:lang w:val="en-CA"/>
        </w:rPr>
        <w:t xml:space="preserve">data </w:t>
      </w:r>
      <w:r w:rsidR="00845B02">
        <w:rPr>
          <w:lang w:val="en-CA"/>
        </w:rPr>
        <w:t xml:space="preserve">(column 3) </w:t>
      </w:r>
      <w:r w:rsidR="00F51152">
        <w:rPr>
          <w:lang w:val="en-CA"/>
        </w:rPr>
        <w:t xml:space="preserve">classify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75D3B">
        <w:rPr>
          <w:rFonts w:eastAsiaTheme="minorEastAsia"/>
          <w:lang w:val="en-CA"/>
        </w:rPr>
        <w:t xml:space="preserve"> </w:t>
      </w:r>
      <w:r w:rsidR="00F51152">
        <w:rPr>
          <w:lang w:val="en-CA"/>
        </w:rPr>
        <w:t xml:space="preserve">as the number of individuals </w:t>
      </w:r>
      <w:r w:rsidR="009047C5">
        <w:rPr>
          <w:lang w:val="en-CA"/>
        </w:rPr>
        <w:t>in</w:t>
      </w:r>
      <w:r w:rsidR="00F51152">
        <w:rPr>
          <w:lang w:val="en-CA"/>
        </w:rPr>
        <w:t xml:space="preserve"> each observable encounter history, with the total number of individuals detected one or more times </w:t>
      </w:r>
      <w:r w:rsidR="0024521B">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w:t>
      </w:r>
      <w:r w:rsidR="00F51152">
        <w:rPr>
          <w:i/>
          <w:iCs/>
          <w:lang w:val="en-CA"/>
        </w:rPr>
        <w:t xml:space="preserve"> </w:t>
      </w:r>
      <w:r w:rsidR="00F5113D">
        <w:rPr>
          <w:lang w:val="en-CA"/>
        </w:rPr>
        <w:t xml:space="preserve">dependent on </w:t>
      </w:r>
      <w:r w:rsidR="00F51152">
        <w:rPr>
          <w:lang w:val="en-CA"/>
        </w:rPr>
        <w:t xml:space="preserve">a total population size </w:t>
      </w:r>
      <m:oMath>
        <m:r>
          <w:rPr>
            <w:rFonts w:ascii="Cambria Math" w:hAnsi="Cambria Math"/>
            <w:lang w:val="en-CA"/>
          </w:rPr>
          <m:t>(</m:t>
        </m:r>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 xml:space="preserve">) </w:t>
      </w:r>
      <w:r w:rsidR="00F51152">
        <w:rPr>
          <w:lang w:val="en-CA"/>
        </w:rPr>
        <w:t>and the probability of an individual having any of the observable detection histories (1</w:t>
      </w:r>
      <w:r>
        <w:rPr>
          <w:lang w:val="en-CA"/>
        </w:rPr>
        <w:t xml:space="preserve"> </w:t>
      </w:r>
      <w:r w:rsidR="00F51152">
        <w:rPr>
          <w:lang w:val="en-CA"/>
        </w:rPr>
        <w:t>-</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w:t>
      </w:r>
      <w:r w:rsidR="009047C5">
        <w:rPr>
          <w:lang w:val="en-CA"/>
        </w:rPr>
        <w:t>. In a study with three repeat surveys, the probability of never being captured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9047C5">
        <w:rPr>
          <w:lang w:val="en-CA"/>
        </w:rPr>
        <w:t>) is equal to (1</w:t>
      </w:r>
      <w:r>
        <w:rPr>
          <w:lang w:val="en-CA"/>
        </w:rPr>
        <w:t xml:space="preserve"> </w:t>
      </w:r>
      <w:r w:rsidR="009047C5">
        <w:rPr>
          <w:lang w:val="en-CA"/>
        </w:rPr>
        <w:t>-</w:t>
      </w:r>
      <w:r w:rsidRPr="00BE5A95">
        <w:rPr>
          <w:rFonts w:ascii="Cambria Math" w:eastAsiaTheme="minorEastAsia" w:hAnsi="Cambria Math"/>
          <w:i/>
          <w:lang w:val="en-CA"/>
        </w:rPr>
        <w:t xml:space="preserve"> </w:t>
      </w:r>
      <m:oMath>
        <m:r>
          <w:rPr>
            <w:rFonts w:ascii="Cambria Math" w:eastAsiaTheme="minorEastAsia" w:hAnsi="Cambria Math"/>
            <w:lang w:val="en-CA"/>
          </w:rPr>
          <m:t>p</m:t>
        </m:r>
      </m:oMath>
      <w:r w:rsidR="009047C5">
        <w:rPr>
          <w:lang w:val="en-CA"/>
        </w:rPr>
        <w:t>)</w:t>
      </w:r>
      <w:r w:rsidR="009047C5">
        <w:rPr>
          <w:vertAlign w:val="superscript"/>
          <w:lang w:val="en-CA"/>
        </w:rPr>
        <w:t>3</w:t>
      </w:r>
      <w:r w:rsidR="00F51152">
        <w:rPr>
          <w:lang w:val="en-CA"/>
        </w:rPr>
        <w:t>. Encounter histories are typically tracked by placing marks on individual insect</w:t>
      </w:r>
      <w:r w:rsidR="00F75D3B">
        <w:rPr>
          <w:lang w:val="en-CA"/>
        </w:rPr>
        <w:t>s</w:t>
      </w:r>
      <w:r w:rsidR="00F51152">
        <w:rPr>
          <w:lang w:val="en-CA"/>
        </w:rPr>
        <w:t xml:space="preserve">. Encounter histories that skew towards infrequent detection in Habitat 2 suggest that there </w:t>
      </w:r>
      <w:r w:rsidR="00F75D3B">
        <w:rPr>
          <w:lang w:val="en-CA"/>
        </w:rPr>
        <w:t xml:space="preserve">is a high probability of failing to detect </w:t>
      </w:r>
      <w:r w:rsidR="00F51152">
        <w:rPr>
          <w:lang w:val="en-CA"/>
        </w:rPr>
        <w:t xml:space="preserve">individuals </w:t>
      </w:r>
      <w:r w:rsidR="00F75D3B">
        <w:rPr>
          <w:lang w:val="en-CA"/>
        </w:rPr>
        <w:t>across all repeat surveys</w:t>
      </w:r>
      <w:r w:rsidR="00F51152">
        <w:rPr>
          <w:lang w:val="en-CA"/>
        </w:rPr>
        <w:t xml:space="preserve">, i.e., that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 xml:space="preserve"> is </w:t>
      </w:r>
      <w:r w:rsidR="00F75D3B">
        <w:rPr>
          <w:lang w:val="en-CA"/>
        </w:rPr>
        <w:t>greater</w:t>
      </w:r>
      <w:r w:rsidR="00F51152">
        <w:rPr>
          <w:lang w:val="en-CA"/>
        </w:rPr>
        <w:t xml:space="preserve"> in Habitat 2 versus Habitat 1 and, correspondingly,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is </w:t>
      </w:r>
      <w:r w:rsidR="00A76FB4">
        <w:rPr>
          <w:lang w:val="en-CA"/>
        </w:rPr>
        <w:t xml:space="preserve">a smaller proportion of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w:t>
      </w:r>
      <w:r w:rsidR="00F5113D">
        <w:rPr>
          <w:lang w:val="en-CA"/>
        </w:rPr>
        <w:t xml:space="preserve"> </w:t>
      </w:r>
      <w:r w:rsidR="003733C6">
        <w:rPr>
          <w:lang w:val="en-CA"/>
        </w:rPr>
        <w:t>Figure c</w:t>
      </w:r>
      <w:r w:rsidR="00F5113D" w:rsidRPr="00F5113D">
        <w:rPr>
          <w:lang w:val="en-CA"/>
        </w:rPr>
        <w:t xml:space="preserve">reated in </w:t>
      </w:r>
      <w:hyperlink r:id="rId14" w:history="1">
        <w:r w:rsidR="00F5113D" w:rsidRPr="0075600C">
          <w:rPr>
            <w:rStyle w:val="Hyperlink"/>
            <w:lang w:val="en-CA"/>
          </w:rPr>
          <w:t>https://BioRender.com</w:t>
        </w:r>
      </w:hyperlink>
      <w:r w:rsidR="00F5113D">
        <w:rPr>
          <w:lang w:val="en-CA"/>
        </w:rPr>
        <w:t xml:space="preserve">. </w:t>
      </w:r>
    </w:p>
    <w:p w14:paraId="5CDF5EC8" w14:textId="77777777" w:rsidR="007E37C7" w:rsidRDefault="007E37C7" w:rsidP="000F16E1">
      <w:pPr>
        <w:rPr>
          <w:b/>
          <w:bCs/>
          <w:lang w:val="en-CA"/>
        </w:rPr>
      </w:pPr>
      <w:r>
        <w:rPr>
          <w:noProof/>
        </w:rPr>
        <w:lastRenderedPageBreak/>
        <w:drawing>
          <wp:inline distT="0" distB="0" distL="0" distR="0" wp14:anchorId="4D5DA933" wp14:editId="60A02EE2">
            <wp:extent cx="5702300" cy="3088746"/>
            <wp:effectExtent l="0" t="0" r="0" b="0"/>
            <wp:docPr id="1864703532" name="Picture 1" descr="A diagram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03532" name="Picture 1" descr="A diagram of a model&#10;&#10;Description automatically generated with medium confidence"/>
                    <pic:cNvPicPr/>
                  </pic:nvPicPr>
                  <pic:blipFill rotWithShape="1">
                    <a:blip r:embed="rId15"/>
                    <a:srcRect t="1711" b="1994"/>
                    <a:stretch/>
                  </pic:blipFill>
                  <pic:spPr bwMode="auto">
                    <a:xfrm>
                      <a:off x="0" y="0"/>
                      <a:ext cx="5705684" cy="3090579"/>
                    </a:xfrm>
                    <a:prstGeom prst="rect">
                      <a:avLst/>
                    </a:prstGeom>
                    <a:ln>
                      <a:noFill/>
                    </a:ln>
                    <a:extLst>
                      <a:ext uri="{53640926-AAD7-44D8-BBD7-CCE9431645EC}">
                        <a14:shadowObscured xmlns:a14="http://schemas.microsoft.com/office/drawing/2010/main"/>
                      </a:ext>
                    </a:extLst>
                  </pic:spPr>
                </pic:pic>
              </a:graphicData>
            </a:graphic>
          </wp:inline>
        </w:drawing>
      </w:r>
    </w:p>
    <w:p w14:paraId="43135CE7" w14:textId="7C337368" w:rsidR="000F16E1" w:rsidRDefault="007A4BD1" w:rsidP="000F16E1">
      <w:pPr>
        <w:rPr>
          <w:lang w:val="en-CA"/>
        </w:rPr>
      </w:pPr>
      <w:r>
        <w:rPr>
          <w:b/>
          <w:bCs/>
          <w:lang w:val="en-CA"/>
        </w:rPr>
        <w:t xml:space="preserve">Figure 2: </w:t>
      </w:r>
      <w:r w:rsidR="00CE4559">
        <w:rPr>
          <w:lang w:val="en-CA"/>
        </w:rPr>
        <w:t xml:space="preserve">Field study </w:t>
      </w:r>
      <w:r w:rsidR="000F16E1">
        <w:rPr>
          <w:lang w:val="en-CA"/>
        </w:rPr>
        <w:t xml:space="preserve">estimates of wild bee abundance and detection. We estimated abundance intercepts (a) and community mean effect of restoration on abundance (b) with all three model types. We estimated detection rate intercepts (c) and community mean effect of restoration on detection (d) for </w:t>
      </w:r>
      <w:proofErr w:type="spellStart"/>
      <w:r w:rsidR="000F16E1">
        <w:rPr>
          <w:lang w:val="en-CA"/>
        </w:rPr>
        <w:t>binmix</w:t>
      </w:r>
      <w:proofErr w:type="spellEnd"/>
      <w:r w:rsidR="000F16E1">
        <w:rPr>
          <w:lang w:val="en-CA"/>
        </w:rPr>
        <w:t xml:space="preserve"> and </w:t>
      </w:r>
      <w:proofErr w:type="spellStart"/>
      <w:r w:rsidR="000F16E1">
        <w:rPr>
          <w:lang w:val="en-CA"/>
        </w:rPr>
        <w:t>multimix</w:t>
      </w:r>
      <w:proofErr w:type="spellEnd"/>
      <w:r w:rsidR="000F16E1">
        <w:rPr>
          <w:lang w:val="en-CA"/>
        </w:rPr>
        <w:t xml:space="preserve"> models, which are designed to estimate and account for imperfection detection. Mean estimates are displayed with filled circles. Thick and thin error bars represent 50% and 90% </w:t>
      </w:r>
      <w:r w:rsidR="00BF5B80">
        <w:rPr>
          <w:lang w:val="en-CA"/>
        </w:rPr>
        <w:t>Bayesian credible intervals</w:t>
      </w:r>
      <w:r w:rsidR="00D9493B">
        <w:rPr>
          <w:lang w:val="en-CA"/>
        </w:rPr>
        <w:t>.</w:t>
      </w:r>
    </w:p>
    <w:p w14:paraId="2EAE4B66" w14:textId="58DFD5E5" w:rsidR="007A4BD1" w:rsidRDefault="007A4BD1" w:rsidP="00B512B6">
      <w:pPr>
        <w:rPr>
          <w:lang w:val="en-CA"/>
        </w:rPr>
      </w:pPr>
    </w:p>
    <w:p w14:paraId="47F9ECC3" w14:textId="7EF2F6E7" w:rsidR="007A4BD1" w:rsidRDefault="007A4BD1" w:rsidP="00B512B6">
      <w:pPr>
        <w:rPr>
          <w:lang w:val="en-CA"/>
        </w:rPr>
      </w:pPr>
      <w:r>
        <w:rPr>
          <w:lang w:val="en-CA"/>
        </w:rPr>
        <w:br w:type="page"/>
      </w:r>
    </w:p>
    <w:p w14:paraId="734464CC" w14:textId="55C10685" w:rsidR="00B512B6" w:rsidRPr="00A76FB4" w:rsidRDefault="00742924" w:rsidP="00B512B6">
      <w:pPr>
        <w:rPr>
          <w:lang w:val="en-CA"/>
        </w:rPr>
      </w:pPr>
      <w:r>
        <w:rPr>
          <w:noProof/>
        </w:rPr>
        <w:lastRenderedPageBreak/>
        <w:drawing>
          <wp:inline distT="0" distB="0" distL="0" distR="0" wp14:anchorId="69240CB5" wp14:editId="0E2892F1">
            <wp:extent cx="5977475" cy="4842344"/>
            <wp:effectExtent l="0" t="0" r="4445" b="0"/>
            <wp:docPr id="1420155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55903" name="Picture 1" descr="A screenshot of a computer&#10;&#10;Description automatically generated"/>
                    <pic:cNvPicPr/>
                  </pic:nvPicPr>
                  <pic:blipFill rotWithShape="1">
                    <a:blip r:embed="rId16"/>
                    <a:srcRect l="15251" r="15312"/>
                    <a:stretch/>
                  </pic:blipFill>
                  <pic:spPr bwMode="auto">
                    <a:xfrm>
                      <a:off x="0" y="0"/>
                      <a:ext cx="5989019" cy="4851696"/>
                    </a:xfrm>
                    <a:prstGeom prst="rect">
                      <a:avLst/>
                    </a:prstGeom>
                    <a:ln>
                      <a:noFill/>
                    </a:ln>
                    <a:extLst>
                      <a:ext uri="{53640926-AAD7-44D8-BBD7-CCE9431645EC}">
                        <a14:shadowObscured xmlns:a14="http://schemas.microsoft.com/office/drawing/2010/main"/>
                      </a:ext>
                    </a:extLst>
                  </pic:spPr>
                </pic:pic>
              </a:graphicData>
            </a:graphic>
          </wp:inline>
        </w:drawing>
      </w:r>
    </w:p>
    <w:p w14:paraId="10362BAA" w14:textId="6E832361" w:rsidR="00B512B6" w:rsidRDefault="00B512B6" w:rsidP="008C4499">
      <w:pPr>
        <w:rPr>
          <w:lang w:val="en-CA"/>
        </w:rPr>
      </w:pPr>
      <w:r>
        <w:rPr>
          <w:b/>
          <w:bCs/>
          <w:lang w:val="en-CA"/>
        </w:rPr>
        <w:t xml:space="preserve">Figure </w:t>
      </w:r>
      <w:r w:rsidR="00CE4559">
        <w:rPr>
          <w:b/>
          <w:bCs/>
          <w:lang w:val="en-CA"/>
        </w:rPr>
        <w:t>3</w:t>
      </w:r>
      <w:r>
        <w:rPr>
          <w:b/>
          <w:bCs/>
          <w:lang w:val="en-CA"/>
        </w:rPr>
        <w:t>:</w:t>
      </w:r>
      <w:r w:rsidR="000772CD">
        <w:rPr>
          <w:b/>
          <w:bCs/>
          <w:lang w:val="en-CA"/>
        </w:rPr>
        <w:t xml:space="preserve"> Bias and precision </w:t>
      </w:r>
      <w:r w:rsidR="008A1F12">
        <w:rPr>
          <w:b/>
          <w:bCs/>
          <w:lang w:val="en-CA"/>
        </w:rPr>
        <w:t xml:space="preserve">of abundance models under </w:t>
      </w:r>
      <w:r w:rsidR="00E731E0">
        <w:rPr>
          <w:b/>
          <w:bCs/>
          <w:lang w:val="en-CA"/>
        </w:rPr>
        <w:t>simulated changes in</w:t>
      </w:r>
      <w:r w:rsidR="008A1F12">
        <w:rPr>
          <w:b/>
          <w:bCs/>
          <w:lang w:val="en-CA"/>
        </w:rPr>
        <w:t xml:space="preserve"> detection rate and effects of </w:t>
      </w:r>
      <w:r w:rsidR="00D9493B">
        <w:rPr>
          <w:b/>
          <w:bCs/>
          <w:lang w:val="en-CA"/>
        </w:rPr>
        <w:t xml:space="preserve">habitat restoration </w:t>
      </w:r>
      <w:r w:rsidR="008A1F12">
        <w:rPr>
          <w:b/>
          <w:bCs/>
          <w:lang w:val="en-CA"/>
        </w:rPr>
        <w:t>on detection</w:t>
      </w:r>
      <w:r w:rsidR="00D9493B">
        <w:rPr>
          <w:b/>
          <w:bCs/>
          <w:lang w:val="en-CA"/>
        </w:rPr>
        <w:t xml:space="preserve">: </w:t>
      </w:r>
      <w:r w:rsidR="00E731E0">
        <w:rPr>
          <w:lang w:val="en-CA"/>
        </w:rPr>
        <w:t xml:space="preserve">GLM bias (a) and precision (b); </w:t>
      </w:r>
      <w:proofErr w:type="spellStart"/>
      <w:r w:rsidR="00E731E0">
        <w:rPr>
          <w:lang w:val="en-CA"/>
        </w:rPr>
        <w:t>binmix</w:t>
      </w:r>
      <w:proofErr w:type="spellEnd"/>
      <w:r w:rsidR="00E731E0">
        <w:rPr>
          <w:lang w:val="en-CA"/>
        </w:rPr>
        <w:t xml:space="preserve"> bias (c) and precision (d); and </w:t>
      </w:r>
      <w:proofErr w:type="spellStart"/>
      <w:r w:rsidR="00E731E0">
        <w:rPr>
          <w:lang w:val="en-CA"/>
        </w:rPr>
        <w:t>multimix</w:t>
      </w:r>
      <w:proofErr w:type="spellEnd"/>
      <w:r w:rsidR="00E731E0">
        <w:rPr>
          <w:lang w:val="en-CA"/>
        </w:rPr>
        <w:t xml:space="preserve"> bias (e) and precision (f). Positive bias </w:t>
      </w:r>
      <w:r w:rsidR="00D9493B">
        <w:rPr>
          <w:lang w:val="en-CA"/>
        </w:rPr>
        <w:t xml:space="preserve">(red) </w:t>
      </w:r>
      <w:r w:rsidR="00E731E0">
        <w:rPr>
          <w:lang w:val="en-CA"/>
        </w:rPr>
        <w:t xml:space="preserve">indicates a tendency to overestimate the effect of habitat restoration on abundance while </w:t>
      </w:r>
      <w:r w:rsidR="00CD1DEF">
        <w:rPr>
          <w:lang w:val="en-CA"/>
        </w:rPr>
        <w:t xml:space="preserve">a negative bias </w:t>
      </w:r>
      <w:r w:rsidR="00D9493B">
        <w:rPr>
          <w:lang w:val="en-CA"/>
        </w:rPr>
        <w:t xml:space="preserve">(blue) </w:t>
      </w:r>
      <w:r w:rsidR="00CD1DEF">
        <w:rPr>
          <w:lang w:val="en-CA"/>
        </w:rPr>
        <w:t>indicates a tendency to underestimate the effect</w:t>
      </w:r>
      <w:r w:rsidR="00D9493B">
        <w:rPr>
          <w:lang w:val="en-CA"/>
        </w:rPr>
        <w:t>. A value of zero indicates no model bias</w:t>
      </w:r>
      <w:r w:rsidR="00E731E0">
        <w:rPr>
          <w:lang w:val="en-CA"/>
        </w:rPr>
        <w:t>.</w:t>
      </w:r>
      <w:r w:rsidR="00CD1DEF">
        <w:rPr>
          <w:lang w:val="en-CA"/>
        </w:rPr>
        <w:t xml:space="preserve"> </w:t>
      </w:r>
      <w:r w:rsidR="00D9493B">
        <w:rPr>
          <w:lang w:val="en-CA"/>
        </w:rPr>
        <w:t xml:space="preserve">Models should return unbiased estimates of abundance drivers that are also precise. Higher values for precision (dark purple) represent wider </w:t>
      </w:r>
      <w:r w:rsidR="00BF5B80">
        <w:rPr>
          <w:lang w:val="en-CA"/>
        </w:rPr>
        <w:t>Bayesian credible intervals (</w:t>
      </w:r>
      <w:r w:rsidR="00D9493B">
        <w:rPr>
          <w:lang w:val="en-CA"/>
        </w:rPr>
        <w:t>BCIs</w:t>
      </w:r>
      <w:r w:rsidR="00BF5B80">
        <w:rPr>
          <w:lang w:val="en-CA"/>
        </w:rPr>
        <w:t>)</w:t>
      </w:r>
      <w:r w:rsidR="00D9493B">
        <w:rPr>
          <w:lang w:val="en-CA"/>
        </w:rPr>
        <w:t xml:space="preserve">. Lower values (light purple) represent </w:t>
      </w:r>
      <w:r w:rsidR="00BF5B80">
        <w:rPr>
          <w:lang w:val="en-CA"/>
        </w:rPr>
        <w:t>BCIs</w:t>
      </w:r>
      <w:r w:rsidR="00D9493B">
        <w:rPr>
          <w:lang w:val="en-CA"/>
        </w:rPr>
        <w:t xml:space="preserve"> with less uncertainty</w:t>
      </w:r>
      <w:r w:rsidR="00CD1DEF">
        <w:rPr>
          <w:lang w:val="en-CA"/>
        </w:rPr>
        <w:t xml:space="preserve">. </w:t>
      </w:r>
      <w:r w:rsidR="003A6AD4">
        <w:rPr>
          <w:lang w:val="en-CA"/>
        </w:rPr>
        <w:t xml:space="preserve">Text in the panels communicates the mean bias or precision, with lower and upper bounds of the 90% </w:t>
      </w:r>
      <w:r w:rsidR="00BF5B80">
        <w:rPr>
          <w:lang w:val="en-CA"/>
        </w:rPr>
        <w:t>BCIs</w:t>
      </w:r>
      <w:r w:rsidR="003A6AD4">
        <w:rPr>
          <w:lang w:val="en-CA"/>
        </w:rPr>
        <w:t xml:space="preserve"> included in brackets.</w:t>
      </w:r>
    </w:p>
    <w:p w14:paraId="77D63617" w14:textId="7F35D96F" w:rsidR="00742924" w:rsidRPr="00A76FB4" w:rsidRDefault="00742924" w:rsidP="00742924">
      <w:pPr>
        <w:rPr>
          <w:lang w:val="en-CA"/>
        </w:rPr>
      </w:pPr>
      <w:r>
        <w:rPr>
          <w:noProof/>
        </w:rPr>
        <w:lastRenderedPageBreak/>
        <w:drawing>
          <wp:inline distT="0" distB="0" distL="0" distR="0" wp14:anchorId="4FE36757" wp14:editId="2DC70C55">
            <wp:extent cx="5773461" cy="4659464"/>
            <wp:effectExtent l="0" t="0" r="0" b="8255"/>
            <wp:docPr id="70710113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01133" name="Picture 1" descr="A screenshot of a computer screen&#10;&#10;Description automatically generated"/>
                    <pic:cNvPicPr/>
                  </pic:nvPicPr>
                  <pic:blipFill rotWithShape="1">
                    <a:blip r:embed="rId17"/>
                    <a:srcRect l="15252" r="15050"/>
                    <a:stretch/>
                  </pic:blipFill>
                  <pic:spPr bwMode="auto">
                    <a:xfrm>
                      <a:off x="0" y="0"/>
                      <a:ext cx="5780559" cy="4665193"/>
                    </a:xfrm>
                    <a:prstGeom prst="rect">
                      <a:avLst/>
                    </a:prstGeom>
                    <a:ln>
                      <a:noFill/>
                    </a:ln>
                    <a:extLst>
                      <a:ext uri="{53640926-AAD7-44D8-BBD7-CCE9431645EC}">
                        <a14:shadowObscured xmlns:a14="http://schemas.microsoft.com/office/drawing/2010/main"/>
                      </a:ext>
                    </a:extLst>
                  </pic:spPr>
                </pic:pic>
              </a:graphicData>
            </a:graphic>
          </wp:inline>
        </w:drawing>
      </w:r>
    </w:p>
    <w:p w14:paraId="6FE5FBBA" w14:textId="3E0B3ECB" w:rsidR="00D9493B" w:rsidRDefault="00742924" w:rsidP="00742924">
      <w:pPr>
        <w:rPr>
          <w:lang w:val="en-CA"/>
        </w:rPr>
      </w:pPr>
      <w:r>
        <w:rPr>
          <w:b/>
          <w:bCs/>
          <w:lang w:val="en-CA"/>
        </w:rPr>
        <w:t xml:space="preserve">Figure </w:t>
      </w:r>
      <w:r w:rsidR="00CE4559">
        <w:rPr>
          <w:b/>
          <w:bCs/>
          <w:lang w:val="en-CA"/>
        </w:rPr>
        <w:t>4</w:t>
      </w:r>
      <w:r>
        <w:rPr>
          <w:b/>
          <w:bCs/>
          <w:lang w:val="en-CA"/>
        </w:rPr>
        <w:t xml:space="preserve">: Bias and precision of abundance models under simulated changes in site number and effects of habitat category on detection. </w:t>
      </w:r>
      <w:r w:rsidR="00D9493B">
        <w:rPr>
          <w:lang w:val="en-CA"/>
        </w:rPr>
        <w:t xml:space="preserve">GLM bias (a) and precision (b); </w:t>
      </w:r>
      <w:proofErr w:type="spellStart"/>
      <w:r w:rsidR="00D9493B">
        <w:rPr>
          <w:lang w:val="en-CA"/>
        </w:rPr>
        <w:t>binmix</w:t>
      </w:r>
      <w:proofErr w:type="spellEnd"/>
      <w:r w:rsidR="00D9493B">
        <w:rPr>
          <w:lang w:val="en-CA"/>
        </w:rPr>
        <w:t xml:space="preserve"> bias (c) and precision (d); and </w:t>
      </w:r>
      <w:proofErr w:type="spellStart"/>
      <w:r w:rsidR="00D9493B">
        <w:rPr>
          <w:lang w:val="en-CA"/>
        </w:rPr>
        <w:t>multimix</w:t>
      </w:r>
      <w:proofErr w:type="spellEnd"/>
      <w:r w:rsidR="00D9493B">
        <w:rPr>
          <w:lang w:val="en-CA"/>
        </w:rPr>
        <w:t xml:space="preserve"> bias (e) and precision (f). Positive bias (red) indicates a tendency to overestimate the effect of habitat restoration on abundance while a negative bias (blue) indicates a tendency to underestimate the effect. A value of zero indicates no model bias. Models should return unbiased estimates of abundance drivers that are also precise. Higher values for precision (dark purple) represent wider </w:t>
      </w:r>
      <w:r w:rsidR="00BF5B80">
        <w:rPr>
          <w:lang w:val="en-CA"/>
        </w:rPr>
        <w:t>Bayesian credible intervals (BCIs)</w:t>
      </w:r>
      <w:r w:rsidR="00D9493B">
        <w:rPr>
          <w:lang w:val="en-CA"/>
        </w:rPr>
        <w:t>. Lower values (light purple) represent BCIs with less uncertainty.</w:t>
      </w:r>
      <w:r w:rsidR="003A6AD4" w:rsidRPr="003A6AD4">
        <w:rPr>
          <w:lang w:val="en-CA"/>
        </w:rPr>
        <w:t xml:space="preserve"> </w:t>
      </w:r>
      <w:r w:rsidR="003A6AD4">
        <w:rPr>
          <w:lang w:val="en-CA"/>
        </w:rPr>
        <w:t>Text in the panels communicates the mean bias or precision, with lower and upper bounds of the 90% BCIs included in brackets.</w:t>
      </w:r>
    </w:p>
    <w:p w14:paraId="4F796E4E" w14:textId="77777777" w:rsidR="00D9493B" w:rsidRDefault="00D9493B">
      <w:pPr>
        <w:rPr>
          <w:lang w:val="en-CA"/>
        </w:rPr>
      </w:pPr>
      <w:r>
        <w:rPr>
          <w:lang w:val="en-CA"/>
        </w:rPr>
        <w:br w:type="page"/>
      </w:r>
    </w:p>
    <w:p w14:paraId="7D108792" w14:textId="77777777" w:rsidR="003A277F" w:rsidRDefault="003A277F" w:rsidP="00742924">
      <w:pPr>
        <w:rPr>
          <w:lang w:val="en-CA"/>
        </w:rPr>
      </w:pPr>
    </w:p>
    <w:p w14:paraId="6E266CDA" w14:textId="78DE1362" w:rsidR="00896B5B" w:rsidRDefault="00F64206" w:rsidP="00742924">
      <w:pPr>
        <w:rPr>
          <w:b/>
          <w:bCs/>
          <w:lang w:val="en-CA"/>
        </w:rPr>
      </w:pPr>
      <w:r>
        <w:rPr>
          <w:noProof/>
        </w:rPr>
        <w:drawing>
          <wp:inline distT="0" distB="0" distL="0" distR="0" wp14:anchorId="7A9A80FF" wp14:editId="45F5D671">
            <wp:extent cx="5942683" cy="2369489"/>
            <wp:effectExtent l="0" t="0" r="1270" b="0"/>
            <wp:docPr id="52367831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78319" name="Picture 1" descr="A screenshot of a computer screen&#10;&#10;Description automatically generated"/>
                    <pic:cNvPicPr/>
                  </pic:nvPicPr>
                  <pic:blipFill rotWithShape="1">
                    <a:blip r:embed="rId18"/>
                    <a:srcRect t="14270" b="14846"/>
                    <a:stretch/>
                  </pic:blipFill>
                  <pic:spPr bwMode="auto">
                    <a:xfrm>
                      <a:off x="0" y="0"/>
                      <a:ext cx="5943600" cy="2369854"/>
                    </a:xfrm>
                    <a:prstGeom prst="rect">
                      <a:avLst/>
                    </a:prstGeom>
                    <a:ln>
                      <a:noFill/>
                    </a:ln>
                    <a:extLst>
                      <a:ext uri="{53640926-AAD7-44D8-BBD7-CCE9431645EC}">
                        <a14:shadowObscured xmlns:a14="http://schemas.microsoft.com/office/drawing/2010/main"/>
                      </a:ext>
                    </a:extLst>
                  </pic:spPr>
                </pic:pic>
              </a:graphicData>
            </a:graphic>
          </wp:inline>
        </w:drawing>
      </w:r>
    </w:p>
    <w:p w14:paraId="405D1469" w14:textId="045D649B" w:rsidR="003A277F" w:rsidRPr="008C4499" w:rsidRDefault="003A277F" w:rsidP="00742924">
      <w:pPr>
        <w:rPr>
          <w:lang w:val="en-CA"/>
        </w:rPr>
      </w:pPr>
      <w:r>
        <w:rPr>
          <w:b/>
          <w:bCs/>
          <w:lang w:val="en-CA"/>
        </w:rPr>
        <w:t>Figure 5: Robustness to closure violations</w:t>
      </w:r>
      <w:r w:rsidR="009728CF">
        <w:rPr>
          <w:b/>
          <w:bCs/>
          <w:lang w:val="en-CA"/>
        </w:rPr>
        <w:t xml:space="preserve">. </w:t>
      </w:r>
      <w:r w:rsidR="00F64206">
        <w:rPr>
          <w:lang w:val="en-CA"/>
        </w:rPr>
        <w:t xml:space="preserve">We simulated variation in the odds that insects remain </w:t>
      </w:r>
      <w:r w:rsidR="003A6AD4">
        <w:rPr>
          <w:lang w:val="en-CA"/>
        </w:rPr>
        <w:t xml:space="preserve">within </w:t>
      </w:r>
      <w:r w:rsidR="00F64206">
        <w:rPr>
          <w:lang w:val="en-CA"/>
        </w:rPr>
        <w:t>a sampling area at the time of a survey effort (</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0</m:t>
            </m:r>
          </m:sub>
        </m:sSub>
      </m:oMath>
      <w:r w:rsidR="00F64206">
        <w:rPr>
          <w:lang w:val="en-CA"/>
        </w:rPr>
        <w:t xml:space="preserve">), and the degree to which a site covariate of habitat restoration impacts these odds </w:t>
      </w:r>
      <w:r w:rsidR="003A6AD4">
        <w:rPr>
          <w:lang w:val="en-CA"/>
        </w:rPr>
        <w:t xml:space="preserve">either positively or negatively </w:t>
      </w:r>
      <w:r w:rsidR="00F64206">
        <w:rPr>
          <w:lang w:val="en-CA"/>
        </w:rPr>
        <w:t>(</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1</m:t>
            </m:r>
          </m:sub>
        </m:sSub>
      </m:oMath>
      <w:r w:rsidR="00F64206">
        <w:rPr>
          <w:lang w:val="en-CA"/>
        </w:rPr>
        <w:t xml:space="preserve">). </w:t>
      </w:r>
      <w:r w:rsidR="003A6AD4">
        <w:rPr>
          <w:lang w:val="en-CA"/>
        </w:rPr>
        <w:t xml:space="preserve">We recorded the bias for estimates of the abundance intercept and for the abundance covariate of restoration for both a </w:t>
      </w:r>
      <w:proofErr w:type="spellStart"/>
      <w:r w:rsidR="003A6AD4">
        <w:rPr>
          <w:lang w:val="en-CA"/>
        </w:rPr>
        <w:t>binmix</w:t>
      </w:r>
      <w:proofErr w:type="spellEnd"/>
      <w:r w:rsidR="003A6AD4">
        <w:rPr>
          <w:lang w:val="en-CA"/>
        </w:rPr>
        <w:t xml:space="preserve"> model (a and b) and for a </w:t>
      </w:r>
      <w:proofErr w:type="spellStart"/>
      <w:r w:rsidR="003A6AD4">
        <w:rPr>
          <w:lang w:val="en-CA"/>
        </w:rPr>
        <w:t>multimix</w:t>
      </w:r>
      <w:proofErr w:type="spellEnd"/>
      <w:r w:rsidR="003A6AD4">
        <w:rPr>
          <w:lang w:val="en-CA"/>
        </w:rPr>
        <w:t xml:space="preserve"> model (</w:t>
      </w:r>
      <w:commentRangeStart w:id="31"/>
      <w:r w:rsidR="003A6AD4">
        <w:rPr>
          <w:lang w:val="en-CA"/>
        </w:rPr>
        <w:t>c and d</w:t>
      </w:r>
      <w:commentRangeEnd w:id="31"/>
      <w:r w:rsidR="00C10CB2">
        <w:rPr>
          <w:rStyle w:val="CommentReference"/>
        </w:rPr>
        <w:commentReference w:id="31"/>
      </w:r>
      <w:r w:rsidR="003A6AD4">
        <w:rPr>
          <w:lang w:val="en-CA"/>
        </w:rPr>
        <w:t xml:space="preserve">). </w:t>
      </w:r>
      <w:r w:rsidR="009728CF">
        <w:rPr>
          <w:lang w:val="en-CA"/>
        </w:rPr>
        <w:t xml:space="preserve">Positive bias (red) indicates a tendency to overestimate the </w:t>
      </w:r>
      <w:r w:rsidR="003A6AD4">
        <w:rPr>
          <w:lang w:val="en-CA"/>
        </w:rPr>
        <w:t xml:space="preserve">abundance intercept or the </w:t>
      </w:r>
      <w:r w:rsidR="009728CF">
        <w:rPr>
          <w:lang w:val="en-CA"/>
        </w:rPr>
        <w:t>effect of habitat restoration on abundance while a negative bias (blue) indicates a tendency to underestimate. A value of zero indicates no model bia</w:t>
      </w:r>
      <w:r w:rsidR="003A6AD4">
        <w:rPr>
          <w:lang w:val="en-CA"/>
        </w:rPr>
        <w:t>s.</w:t>
      </w:r>
      <w:r w:rsidR="009728CF">
        <w:rPr>
          <w:lang w:val="en-CA"/>
        </w:rPr>
        <w:t xml:space="preserve"> </w:t>
      </w:r>
      <w:r w:rsidR="003A6AD4">
        <w:rPr>
          <w:lang w:val="en-CA"/>
        </w:rPr>
        <w:t xml:space="preserve">Text in the panels communicates the mean bias, with lower and upper bounds of the 90% </w:t>
      </w:r>
      <w:r w:rsidR="00BF5B80">
        <w:rPr>
          <w:lang w:val="en-CA"/>
        </w:rPr>
        <w:t xml:space="preserve">Bayesian credible intervals </w:t>
      </w:r>
      <w:r w:rsidR="003A6AD4">
        <w:rPr>
          <w:lang w:val="en-CA"/>
        </w:rPr>
        <w:t>included in brackets.</w:t>
      </w:r>
    </w:p>
    <w:p w14:paraId="6FA06882" w14:textId="77777777" w:rsidR="00742924" w:rsidRDefault="00742924" w:rsidP="008C4499">
      <w:pPr>
        <w:rPr>
          <w:lang w:val="en-CA"/>
        </w:rPr>
      </w:pPr>
    </w:p>
    <w:p w14:paraId="02937AE1" w14:textId="77777777" w:rsidR="00953B8E" w:rsidRDefault="00953B8E">
      <w:pPr>
        <w:rPr>
          <w:lang w:val="en-CA"/>
        </w:rPr>
      </w:pPr>
      <w:r>
        <w:rPr>
          <w:lang w:val="en-CA"/>
        </w:rPr>
        <w:br w:type="page"/>
      </w:r>
    </w:p>
    <w:p w14:paraId="3AC83FB6" w14:textId="79170122" w:rsidR="00953B8E" w:rsidRDefault="00953B8E" w:rsidP="008C4499">
      <w:pPr>
        <w:rPr>
          <w:b/>
          <w:bCs/>
          <w:lang w:val="en-CA"/>
        </w:rPr>
      </w:pPr>
      <w:r w:rsidRPr="00953B8E">
        <w:rPr>
          <w:b/>
          <w:bCs/>
          <w:lang w:val="en-CA"/>
        </w:rPr>
        <w:lastRenderedPageBreak/>
        <w:t>Supplemental Materials</w:t>
      </w:r>
    </w:p>
    <w:p w14:paraId="363169AB" w14:textId="5E8D2F76" w:rsidR="0030787E" w:rsidRDefault="0030787E" w:rsidP="008C4499">
      <w:pPr>
        <w:rPr>
          <w:b/>
          <w:bCs/>
          <w:lang w:val="en-CA"/>
        </w:rPr>
      </w:pPr>
      <w:r>
        <w:rPr>
          <w:b/>
          <w:bCs/>
          <w:lang w:val="en-CA"/>
        </w:rPr>
        <w:t>Supplemental Tables</w:t>
      </w:r>
    </w:p>
    <w:p w14:paraId="33EEF8A4" w14:textId="3D4B498F" w:rsidR="0030787E" w:rsidRDefault="0068185E">
      <w:pPr>
        <w:rPr>
          <w:lang w:val="en-CA"/>
        </w:rPr>
      </w:pPr>
      <w:r>
        <w:rPr>
          <w:b/>
          <w:bCs/>
          <w:lang w:val="en-CA"/>
        </w:rPr>
        <w:t xml:space="preserve">Table S1: Site Details. </w:t>
      </w:r>
      <w:r>
        <w:rPr>
          <w:lang w:val="en-CA"/>
        </w:rPr>
        <w:t xml:space="preserve">We conducted wild bee abundance surveys in 1-hectare plots located in ten urban park sites in Vancouver, Canada. Detailed vegetation and site management data </w:t>
      </w:r>
      <w:r w:rsidR="00B466A8">
        <w:rPr>
          <w:lang w:val="en-CA"/>
        </w:rPr>
        <w:t>were</w:t>
      </w:r>
      <w:r>
        <w:rPr>
          <w:lang w:val="en-CA"/>
        </w:rPr>
        <w:t xml:space="preserve"> reported </w:t>
      </w:r>
      <w:r w:rsidR="00B466A8">
        <w:rPr>
          <w:lang w:val="en-CA"/>
        </w:rPr>
        <w:t>by</w:t>
      </w:r>
      <w:r>
        <w:rPr>
          <w:lang w:val="en-CA"/>
        </w:rPr>
        <w:t xml:space="preserve"> Ulrich and Sargent 2025.</w:t>
      </w:r>
    </w:p>
    <w:tbl>
      <w:tblPr>
        <w:tblStyle w:val="TableGrid"/>
        <w:tblW w:w="0" w:type="auto"/>
        <w:tblLook w:val="04A0" w:firstRow="1" w:lastRow="0" w:firstColumn="1" w:lastColumn="0" w:noHBand="0" w:noVBand="1"/>
      </w:tblPr>
      <w:tblGrid>
        <w:gridCol w:w="2337"/>
        <w:gridCol w:w="2337"/>
        <w:gridCol w:w="2338"/>
        <w:gridCol w:w="2338"/>
      </w:tblGrid>
      <w:tr w:rsidR="0068185E" w14:paraId="255DE832" w14:textId="77777777" w:rsidTr="0068185E">
        <w:tc>
          <w:tcPr>
            <w:tcW w:w="2337" w:type="dxa"/>
          </w:tcPr>
          <w:p w14:paraId="5BF4C561" w14:textId="1FD9FA34" w:rsidR="0068185E" w:rsidRPr="00B466A8" w:rsidRDefault="0068185E" w:rsidP="00B466A8">
            <w:pPr>
              <w:spacing w:line="360" w:lineRule="auto"/>
              <w:rPr>
                <w:b/>
                <w:bCs/>
                <w:lang w:val="en-CA"/>
              </w:rPr>
            </w:pPr>
            <w:r w:rsidRPr="00B466A8">
              <w:rPr>
                <w:b/>
                <w:bCs/>
                <w:lang w:val="en-CA"/>
              </w:rPr>
              <w:t>Site name</w:t>
            </w:r>
          </w:p>
        </w:tc>
        <w:tc>
          <w:tcPr>
            <w:tcW w:w="2337" w:type="dxa"/>
          </w:tcPr>
          <w:p w14:paraId="584514AC" w14:textId="13546209" w:rsidR="0068185E" w:rsidRPr="00B466A8" w:rsidRDefault="0068185E" w:rsidP="00B466A8">
            <w:pPr>
              <w:spacing w:line="360" w:lineRule="auto"/>
              <w:rPr>
                <w:b/>
                <w:bCs/>
                <w:lang w:val="en-CA"/>
              </w:rPr>
            </w:pPr>
            <w:r w:rsidRPr="00B466A8">
              <w:rPr>
                <w:b/>
                <w:bCs/>
                <w:lang w:val="en-CA"/>
              </w:rPr>
              <w:t>Treatment group</w:t>
            </w:r>
          </w:p>
        </w:tc>
        <w:tc>
          <w:tcPr>
            <w:tcW w:w="2338" w:type="dxa"/>
          </w:tcPr>
          <w:p w14:paraId="6D36DCAE" w14:textId="5E64F161" w:rsidR="0068185E" w:rsidRPr="00B466A8" w:rsidRDefault="0068185E" w:rsidP="00B466A8">
            <w:pPr>
              <w:spacing w:line="360" w:lineRule="auto"/>
              <w:rPr>
                <w:b/>
                <w:bCs/>
                <w:lang w:val="en-CA"/>
              </w:rPr>
            </w:pPr>
            <w:r w:rsidRPr="00B466A8">
              <w:rPr>
                <w:b/>
                <w:bCs/>
                <w:lang w:val="en-CA"/>
              </w:rPr>
              <w:t>Latitude</w:t>
            </w:r>
          </w:p>
        </w:tc>
        <w:tc>
          <w:tcPr>
            <w:tcW w:w="2338" w:type="dxa"/>
          </w:tcPr>
          <w:p w14:paraId="6CBCE303" w14:textId="5DA0DB0E" w:rsidR="0068185E" w:rsidRPr="00B466A8" w:rsidRDefault="0068185E" w:rsidP="00B466A8">
            <w:pPr>
              <w:spacing w:line="360" w:lineRule="auto"/>
              <w:rPr>
                <w:b/>
                <w:bCs/>
                <w:lang w:val="en-CA"/>
              </w:rPr>
            </w:pPr>
            <w:r w:rsidRPr="00B466A8">
              <w:rPr>
                <w:b/>
                <w:bCs/>
                <w:lang w:val="en-CA"/>
              </w:rPr>
              <w:t>Longitude</w:t>
            </w:r>
          </w:p>
        </w:tc>
      </w:tr>
      <w:tr w:rsidR="0068185E" w14:paraId="52C8766D" w14:textId="77777777" w:rsidTr="0068185E">
        <w:tc>
          <w:tcPr>
            <w:tcW w:w="2337" w:type="dxa"/>
          </w:tcPr>
          <w:p w14:paraId="1EA1949E" w14:textId="0BFCBE94" w:rsidR="0068185E" w:rsidRDefault="0068185E" w:rsidP="00B466A8">
            <w:pPr>
              <w:spacing w:line="360" w:lineRule="auto"/>
              <w:rPr>
                <w:lang w:val="en-CA"/>
              </w:rPr>
            </w:pPr>
            <w:r>
              <w:rPr>
                <w:lang w:val="en-CA"/>
              </w:rPr>
              <w:t>Killarney</w:t>
            </w:r>
            <w:r w:rsidR="00B466A8">
              <w:rPr>
                <w:lang w:val="en-CA"/>
              </w:rPr>
              <w:t xml:space="preserve"> Park</w:t>
            </w:r>
          </w:p>
        </w:tc>
        <w:tc>
          <w:tcPr>
            <w:tcW w:w="2337" w:type="dxa"/>
          </w:tcPr>
          <w:p w14:paraId="37CF2BB2" w14:textId="5AFF64E8" w:rsidR="0068185E" w:rsidRDefault="00B466A8" w:rsidP="00B466A8">
            <w:pPr>
              <w:spacing w:line="360" w:lineRule="auto"/>
              <w:rPr>
                <w:lang w:val="en-CA"/>
              </w:rPr>
            </w:pPr>
            <w:r>
              <w:rPr>
                <w:lang w:val="en-CA"/>
              </w:rPr>
              <w:t>Restored</w:t>
            </w:r>
          </w:p>
        </w:tc>
        <w:tc>
          <w:tcPr>
            <w:tcW w:w="2338" w:type="dxa"/>
          </w:tcPr>
          <w:p w14:paraId="21CC0B48" w14:textId="15F922BC" w:rsidR="0068185E" w:rsidRDefault="00B466A8" w:rsidP="00B466A8">
            <w:pPr>
              <w:spacing w:line="360" w:lineRule="auto"/>
              <w:rPr>
                <w:lang w:val="en-CA"/>
              </w:rPr>
            </w:pPr>
            <w:r w:rsidRPr="00B466A8">
              <w:rPr>
                <w:lang w:val="en-CA"/>
              </w:rPr>
              <w:t>49.227468</w:t>
            </w:r>
          </w:p>
        </w:tc>
        <w:tc>
          <w:tcPr>
            <w:tcW w:w="2338" w:type="dxa"/>
          </w:tcPr>
          <w:p w14:paraId="2BD984CD" w14:textId="11B65559" w:rsidR="0068185E" w:rsidRDefault="00B466A8" w:rsidP="00B466A8">
            <w:pPr>
              <w:spacing w:line="360" w:lineRule="auto"/>
              <w:rPr>
                <w:lang w:val="en-CA"/>
              </w:rPr>
            </w:pPr>
            <w:r w:rsidRPr="00B466A8">
              <w:rPr>
                <w:lang w:val="en-CA"/>
              </w:rPr>
              <w:t>-123.046616</w:t>
            </w:r>
          </w:p>
        </w:tc>
      </w:tr>
      <w:tr w:rsidR="00B466A8" w14:paraId="579A0ECB" w14:textId="77777777" w:rsidTr="0068185E">
        <w:tc>
          <w:tcPr>
            <w:tcW w:w="2337" w:type="dxa"/>
          </w:tcPr>
          <w:p w14:paraId="6F741826" w14:textId="0B932BA5" w:rsidR="00B466A8" w:rsidRDefault="00B466A8" w:rsidP="00B466A8">
            <w:pPr>
              <w:spacing w:line="360" w:lineRule="auto"/>
              <w:rPr>
                <w:lang w:val="en-CA"/>
              </w:rPr>
            </w:pPr>
            <w:r>
              <w:rPr>
                <w:lang w:val="en-CA"/>
              </w:rPr>
              <w:t>Locarno Park</w:t>
            </w:r>
          </w:p>
        </w:tc>
        <w:tc>
          <w:tcPr>
            <w:tcW w:w="2337" w:type="dxa"/>
          </w:tcPr>
          <w:p w14:paraId="53CF60DD" w14:textId="48970FB0" w:rsidR="00B466A8" w:rsidRDefault="00B466A8" w:rsidP="00B466A8">
            <w:pPr>
              <w:spacing w:line="360" w:lineRule="auto"/>
              <w:rPr>
                <w:lang w:val="en-CA"/>
              </w:rPr>
            </w:pPr>
            <w:r>
              <w:rPr>
                <w:lang w:val="en-CA"/>
              </w:rPr>
              <w:t>Restored</w:t>
            </w:r>
          </w:p>
        </w:tc>
        <w:tc>
          <w:tcPr>
            <w:tcW w:w="2338" w:type="dxa"/>
          </w:tcPr>
          <w:p w14:paraId="55C3F040" w14:textId="161774F0" w:rsidR="00B466A8" w:rsidRDefault="00B466A8" w:rsidP="00B466A8">
            <w:pPr>
              <w:spacing w:line="360" w:lineRule="auto"/>
              <w:rPr>
                <w:lang w:val="en-CA"/>
              </w:rPr>
            </w:pPr>
            <w:r w:rsidRPr="00B466A8">
              <w:rPr>
                <w:lang w:val="en-CA"/>
              </w:rPr>
              <w:t>49.273942</w:t>
            </w:r>
          </w:p>
        </w:tc>
        <w:tc>
          <w:tcPr>
            <w:tcW w:w="2338" w:type="dxa"/>
          </w:tcPr>
          <w:p w14:paraId="58E4ABA7" w14:textId="1CEDE465" w:rsidR="00B466A8" w:rsidRDefault="00B466A8" w:rsidP="00B466A8">
            <w:pPr>
              <w:spacing w:line="360" w:lineRule="auto"/>
              <w:rPr>
                <w:lang w:val="en-CA"/>
              </w:rPr>
            </w:pPr>
            <w:r w:rsidRPr="00B466A8">
              <w:rPr>
                <w:lang w:val="en-CA"/>
              </w:rPr>
              <w:t>-123.206008</w:t>
            </w:r>
          </w:p>
        </w:tc>
      </w:tr>
      <w:tr w:rsidR="00B466A8" w14:paraId="6C6A4945" w14:textId="77777777" w:rsidTr="0068185E">
        <w:tc>
          <w:tcPr>
            <w:tcW w:w="2337" w:type="dxa"/>
          </w:tcPr>
          <w:p w14:paraId="4C365584" w14:textId="1B3780E0" w:rsidR="00B466A8" w:rsidRDefault="00B466A8" w:rsidP="00B466A8">
            <w:pPr>
              <w:spacing w:line="360" w:lineRule="auto"/>
              <w:rPr>
                <w:lang w:val="en-CA"/>
              </w:rPr>
            </w:pPr>
            <w:r>
              <w:rPr>
                <w:lang w:val="en-CA"/>
              </w:rPr>
              <w:t>Oak Meadows Park</w:t>
            </w:r>
          </w:p>
        </w:tc>
        <w:tc>
          <w:tcPr>
            <w:tcW w:w="2337" w:type="dxa"/>
          </w:tcPr>
          <w:p w14:paraId="5B7B85A3" w14:textId="6641C02E" w:rsidR="00B466A8" w:rsidRDefault="00B466A8" w:rsidP="00B466A8">
            <w:pPr>
              <w:spacing w:line="360" w:lineRule="auto"/>
              <w:rPr>
                <w:lang w:val="en-CA"/>
              </w:rPr>
            </w:pPr>
            <w:r>
              <w:rPr>
                <w:lang w:val="en-CA"/>
              </w:rPr>
              <w:t>Restored</w:t>
            </w:r>
          </w:p>
        </w:tc>
        <w:tc>
          <w:tcPr>
            <w:tcW w:w="2338" w:type="dxa"/>
          </w:tcPr>
          <w:p w14:paraId="2CC2B281" w14:textId="6124F144" w:rsidR="00B466A8" w:rsidRDefault="00B466A8" w:rsidP="00B466A8">
            <w:pPr>
              <w:spacing w:line="360" w:lineRule="auto"/>
              <w:rPr>
                <w:lang w:val="en-CA"/>
              </w:rPr>
            </w:pPr>
            <w:r w:rsidRPr="00B466A8">
              <w:rPr>
                <w:lang w:val="en-CA"/>
              </w:rPr>
              <w:t>49.238607</w:t>
            </w:r>
          </w:p>
        </w:tc>
        <w:tc>
          <w:tcPr>
            <w:tcW w:w="2338" w:type="dxa"/>
          </w:tcPr>
          <w:p w14:paraId="4446D51B" w14:textId="6148A4CE" w:rsidR="00B466A8" w:rsidRDefault="00B466A8" w:rsidP="00B466A8">
            <w:pPr>
              <w:spacing w:line="360" w:lineRule="auto"/>
              <w:rPr>
                <w:lang w:val="en-CA"/>
              </w:rPr>
            </w:pPr>
            <w:r w:rsidRPr="00B466A8">
              <w:rPr>
                <w:lang w:val="en-CA"/>
              </w:rPr>
              <w:t>-123.126438</w:t>
            </w:r>
          </w:p>
        </w:tc>
      </w:tr>
      <w:tr w:rsidR="00B466A8" w14:paraId="5BBCBAB0" w14:textId="77777777" w:rsidTr="0068185E">
        <w:tc>
          <w:tcPr>
            <w:tcW w:w="2337" w:type="dxa"/>
          </w:tcPr>
          <w:p w14:paraId="4489BB73" w14:textId="3B57DB54" w:rsidR="00B466A8" w:rsidRDefault="00B466A8" w:rsidP="00B466A8">
            <w:pPr>
              <w:spacing w:line="360" w:lineRule="auto"/>
              <w:rPr>
                <w:lang w:val="en-CA"/>
              </w:rPr>
            </w:pPr>
            <w:r>
              <w:rPr>
                <w:lang w:val="en-CA"/>
              </w:rPr>
              <w:t>Prince of Wales Park</w:t>
            </w:r>
          </w:p>
        </w:tc>
        <w:tc>
          <w:tcPr>
            <w:tcW w:w="2337" w:type="dxa"/>
          </w:tcPr>
          <w:p w14:paraId="72E90D75" w14:textId="03769E79" w:rsidR="00B466A8" w:rsidRDefault="00B466A8" w:rsidP="00B466A8">
            <w:pPr>
              <w:spacing w:line="360" w:lineRule="auto"/>
              <w:rPr>
                <w:lang w:val="en-CA"/>
              </w:rPr>
            </w:pPr>
            <w:r>
              <w:rPr>
                <w:lang w:val="en-CA"/>
              </w:rPr>
              <w:t>Restored</w:t>
            </w:r>
          </w:p>
        </w:tc>
        <w:tc>
          <w:tcPr>
            <w:tcW w:w="2338" w:type="dxa"/>
          </w:tcPr>
          <w:p w14:paraId="71B623CF" w14:textId="1E78ABBF" w:rsidR="00B466A8" w:rsidRDefault="00B466A8" w:rsidP="00B466A8">
            <w:pPr>
              <w:spacing w:line="360" w:lineRule="auto"/>
              <w:rPr>
                <w:lang w:val="en-CA"/>
              </w:rPr>
            </w:pPr>
            <w:r w:rsidRPr="00B466A8">
              <w:rPr>
                <w:lang w:val="en-CA"/>
              </w:rPr>
              <w:t>49.243958</w:t>
            </w:r>
          </w:p>
        </w:tc>
        <w:tc>
          <w:tcPr>
            <w:tcW w:w="2338" w:type="dxa"/>
          </w:tcPr>
          <w:p w14:paraId="7388A206" w14:textId="166193E2" w:rsidR="00B466A8" w:rsidRDefault="00B466A8" w:rsidP="00B466A8">
            <w:pPr>
              <w:spacing w:line="360" w:lineRule="auto"/>
              <w:rPr>
                <w:lang w:val="en-CA"/>
              </w:rPr>
            </w:pPr>
            <w:r w:rsidRPr="00B466A8">
              <w:rPr>
                <w:lang w:val="en-CA"/>
              </w:rPr>
              <w:t>-123.158084</w:t>
            </w:r>
          </w:p>
        </w:tc>
      </w:tr>
      <w:tr w:rsidR="00B466A8" w14:paraId="71D2B5DC" w14:textId="77777777" w:rsidTr="0068185E">
        <w:tc>
          <w:tcPr>
            <w:tcW w:w="2337" w:type="dxa"/>
          </w:tcPr>
          <w:p w14:paraId="7252CB2D" w14:textId="34860A12" w:rsidR="00B466A8" w:rsidRDefault="00B466A8" w:rsidP="00B466A8">
            <w:pPr>
              <w:spacing w:line="360" w:lineRule="auto"/>
              <w:rPr>
                <w:lang w:val="en-CA"/>
              </w:rPr>
            </w:pPr>
            <w:r>
              <w:rPr>
                <w:lang w:val="en-CA"/>
              </w:rPr>
              <w:t>West Memorial Park</w:t>
            </w:r>
          </w:p>
        </w:tc>
        <w:tc>
          <w:tcPr>
            <w:tcW w:w="2337" w:type="dxa"/>
          </w:tcPr>
          <w:p w14:paraId="6D4963FF" w14:textId="78AA41CC" w:rsidR="00B466A8" w:rsidRDefault="00B466A8" w:rsidP="00B466A8">
            <w:pPr>
              <w:spacing w:line="360" w:lineRule="auto"/>
              <w:rPr>
                <w:lang w:val="en-CA"/>
              </w:rPr>
            </w:pPr>
            <w:r>
              <w:rPr>
                <w:lang w:val="en-CA"/>
              </w:rPr>
              <w:t>Restored</w:t>
            </w:r>
          </w:p>
        </w:tc>
        <w:tc>
          <w:tcPr>
            <w:tcW w:w="2338" w:type="dxa"/>
          </w:tcPr>
          <w:p w14:paraId="338E2825" w14:textId="06A8103E" w:rsidR="00B466A8" w:rsidRDefault="00B466A8" w:rsidP="00B466A8">
            <w:pPr>
              <w:spacing w:line="360" w:lineRule="auto"/>
              <w:rPr>
                <w:lang w:val="en-CA"/>
              </w:rPr>
            </w:pPr>
            <w:r w:rsidRPr="00B466A8">
              <w:rPr>
                <w:lang w:val="en-CA"/>
              </w:rPr>
              <w:t>49.243227</w:t>
            </w:r>
          </w:p>
        </w:tc>
        <w:tc>
          <w:tcPr>
            <w:tcW w:w="2338" w:type="dxa"/>
          </w:tcPr>
          <w:p w14:paraId="6FA6ECAE" w14:textId="7883D890" w:rsidR="00B466A8" w:rsidRDefault="00B466A8" w:rsidP="00B466A8">
            <w:pPr>
              <w:spacing w:line="360" w:lineRule="auto"/>
              <w:rPr>
                <w:lang w:val="en-CA"/>
              </w:rPr>
            </w:pPr>
            <w:r w:rsidRPr="00B466A8">
              <w:rPr>
                <w:lang w:val="en-CA"/>
              </w:rPr>
              <w:t>-123.189281</w:t>
            </w:r>
          </w:p>
        </w:tc>
      </w:tr>
      <w:tr w:rsidR="00B466A8" w14:paraId="123AB1FC" w14:textId="77777777" w:rsidTr="0068185E">
        <w:tc>
          <w:tcPr>
            <w:tcW w:w="2337" w:type="dxa"/>
          </w:tcPr>
          <w:p w14:paraId="3B97B36E" w14:textId="27BC2B97" w:rsidR="00B466A8" w:rsidRDefault="00B466A8" w:rsidP="00B466A8">
            <w:pPr>
              <w:spacing w:line="360" w:lineRule="auto"/>
              <w:rPr>
                <w:lang w:val="en-CA"/>
              </w:rPr>
            </w:pPr>
            <w:r>
              <w:rPr>
                <w:lang w:val="en-CA"/>
              </w:rPr>
              <w:t>Bobolink Park</w:t>
            </w:r>
          </w:p>
        </w:tc>
        <w:tc>
          <w:tcPr>
            <w:tcW w:w="2337" w:type="dxa"/>
          </w:tcPr>
          <w:p w14:paraId="45CB5C33" w14:textId="699F65C5" w:rsidR="00B466A8" w:rsidRDefault="00B466A8" w:rsidP="00B466A8">
            <w:pPr>
              <w:spacing w:line="360" w:lineRule="auto"/>
              <w:rPr>
                <w:lang w:val="en-CA"/>
              </w:rPr>
            </w:pPr>
            <w:r>
              <w:rPr>
                <w:lang w:val="en-CA"/>
              </w:rPr>
              <w:t>Control</w:t>
            </w:r>
          </w:p>
        </w:tc>
        <w:tc>
          <w:tcPr>
            <w:tcW w:w="2338" w:type="dxa"/>
          </w:tcPr>
          <w:p w14:paraId="259CF72E" w14:textId="239A9FC8" w:rsidR="00B466A8" w:rsidRDefault="00B466A8" w:rsidP="00B466A8">
            <w:pPr>
              <w:spacing w:line="360" w:lineRule="auto"/>
              <w:rPr>
                <w:lang w:val="en-CA"/>
              </w:rPr>
            </w:pPr>
            <w:r w:rsidRPr="00B466A8">
              <w:rPr>
                <w:lang w:val="en-CA"/>
              </w:rPr>
              <w:t>49.21503</w:t>
            </w:r>
          </w:p>
        </w:tc>
        <w:tc>
          <w:tcPr>
            <w:tcW w:w="2338" w:type="dxa"/>
          </w:tcPr>
          <w:p w14:paraId="11C373B5" w14:textId="7A22C98A" w:rsidR="00B466A8" w:rsidRDefault="00B466A8" w:rsidP="00B466A8">
            <w:pPr>
              <w:spacing w:line="360" w:lineRule="auto"/>
              <w:rPr>
                <w:lang w:val="en-CA"/>
              </w:rPr>
            </w:pPr>
            <w:r w:rsidRPr="00B466A8">
              <w:rPr>
                <w:lang w:val="en-CA"/>
              </w:rPr>
              <w:t>-123.057</w:t>
            </w:r>
          </w:p>
        </w:tc>
      </w:tr>
      <w:tr w:rsidR="00B466A8" w14:paraId="1927BEE7" w14:textId="77777777" w:rsidTr="0068185E">
        <w:tc>
          <w:tcPr>
            <w:tcW w:w="2337" w:type="dxa"/>
          </w:tcPr>
          <w:p w14:paraId="70CAD21B" w14:textId="6A4E0541" w:rsidR="00B466A8" w:rsidRDefault="00B466A8" w:rsidP="00B466A8">
            <w:pPr>
              <w:spacing w:line="360" w:lineRule="auto"/>
              <w:rPr>
                <w:lang w:val="en-CA"/>
              </w:rPr>
            </w:pPr>
            <w:r>
              <w:rPr>
                <w:lang w:val="en-CA"/>
              </w:rPr>
              <w:t>Gordon Park</w:t>
            </w:r>
          </w:p>
        </w:tc>
        <w:tc>
          <w:tcPr>
            <w:tcW w:w="2337" w:type="dxa"/>
          </w:tcPr>
          <w:p w14:paraId="2FEB538A" w14:textId="70654076" w:rsidR="00B466A8" w:rsidRDefault="00B466A8" w:rsidP="00B466A8">
            <w:pPr>
              <w:spacing w:line="360" w:lineRule="auto"/>
              <w:rPr>
                <w:lang w:val="en-CA"/>
              </w:rPr>
            </w:pPr>
            <w:r w:rsidRPr="00AF18FA">
              <w:rPr>
                <w:lang w:val="en-CA"/>
              </w:rPr>
              <w:t>Control</w:t>
            </w:r>
          </w:p>
        </w:tc>
        <w:tc>
          <w:tcPr>
            <w:tcW w:w="2338" w:type="dxa"/>
          </w:tcPr>
          <w:p w14:paraId="71F0A72D" w14:textId="7619C0D1" w:rsidR="00B466A8" w:rsidRDefault="00B466A8" w:rsidP="00B466A8">
            <w:pPr>
              <w:spacing w:line="360" w:lineRule="auto"/>
              <w:rPr>
                <w:lang w:val="en-CA"/>
              </w:rPr>
            </w:pPr>
            <w:r w:rsidRPr="00B466A8">
              <w:rPr>
                <w:lang w:val="en-CA"/>
              </w:rPr>
              <w:t>49.223993</w:t>
            </w:r>
          </w:p>
        </w:tc>
        <w:tc>
          <w:tcPr>
            <w:tcW w:w="2338" w:type="dxa"/>
          </w:tcPr>
          <w:p w14:paraId="384A6594" w14:textId="5506F62E" w:rsidR="00B466A8" w:rsidRDefault="00B466A8" w:rsidP="00B466A8">
            <w:pPr>
              <w:spacing w:line="360" w:lineRule="auto"/>
              <w:rPr>
                <w:lang w:val="en-CA"/>
              </w:rPr>
            </w:pPr>
            <w:r w:rsidRPr="00B466A8">
              <w:rPr>
                <w:lang w:val="en-CA"/>
              </w:rPr>
              <w:t>-123.069652</w:t>
            </w:r>
          </w:p>
        </w:tc>
      </w:tr>
      <w:tr w:rsidR="00B466A8" w14:paraId="22C0E439" w14:textId="77777777" w:rsidTr="0068185E">
        <w:tc>
          <w:tcPr>
            <w:tcW w:w="2337" w:type="dxa"/>
          </w:tcPr>
          <w:p w14:paraId="2C908E1A" w14:textId="1B4ADDD0" w:rsidR="00B466A8" w:rsidRDefault="00B466A8" w:rsidP="00B466A8">
            <w:pPr>
              <w:spacing w:line="360" w:lineRule="auto"/>
              <w:rPr>
                <w:lang w:val="en-CA"/>
              </w:rPr>
            </w:pPr>
            <w:r>
              <w:rPr>
                <w:lang w:val="en-CA"/>
              </w:rPr>
              <w:t>Kensington Park</w:t>
            </w:r>
          </w:p>
        </w:tc>
        <w:tc>
          <w:tcPr>
            <w:tcW w:w="2337" w:type="dxa"/>
          </w:tcPr>
          <w:p w14:paraId="40A83A03" w14:textId="7766DFC8" w:rsidR="00B466A8" w:rsidRDefault="00B466A8" w:rsidP="00B466A8">
            <w:pPr>
              <w:spacing w:line="360" w:lineRule="auto"/>
              <w:rPr>
                <w:lang w:val="en-CA"/>
              </w:rPr>
            </w:pPr>
            <w:r w:rsidRPr="00AF18FA">
              <w:rPr>
                <w:lang w:val="en-CA"/>
              </w:rPr>
              <w:t>Control</w:t>
            </w:r>
          </w:p>
        </w:tc>
        <w:tc>
          <w:tcPr>
            <w:tcW w:w="2338" w:type="dxa"/>
          </w:tcPr>
          <w:p w14:paraId="10C65245" w14:textId="2E7C9C51" w:rsidR="00B466A8" w:rsidRDefault="00B466A8" w:rsidP="00B466A8">
            <w:pPr>
              <w:spacing w:line="360" w:lineRule="auto"/>
              <w:rPr>
                <w:lang w:val="en-CA"/>
              </w:rPr>
            </w:pPr>
            <w:r w:rsidRPr="00B466A8">
              <w:rPr>
                <w:lang w:val="en-CA"/>
              </w:rPr>
              <w:t>49.23772</w:t>
            </w:r>
          </w:p>
        </w:tc>
        <w:tc>
          <w:tcPr>
            <w:tcW w:w="2338" w:type="dxa"/>
          </w:tcPr>
          <w:p w14:paraId="234ED7FE" w14:textId="791A9328" w:rsidR="00B466A8" w:rsidRDefault="00B466A8" w:rsidP="00B466A8">
            <w:pPr>
              <w:spacing w:line="360" w:lineRule="auto"/>
              <w:rPr>
                <w:lang w:val="en-CA"/>
              </w:rPr>
            </w:pPr>
            <w:r w:rsidRPr="00B466A8">
              <w:rPr>
                <w:lang w:val="en-CA"/>
              </w:rPr>
              <w:t>-123.076</w:t>
            </w:r>
          </w:p>
        </w:tc>
      </w:tr>
      <w:tr w:rsidR="00B466A8" w14:paraId="23073AEA" w14:textId="77777777" w:rsidTr="0068185E">
        <w:tc>
          <w:tcPr>
            <w:tcW w:w="2337" w:type="dxa"/>
          </w:tcPr>
          <w:p w14:paraId="792840EC" w14:textId="136A94E9" w:rsidR="00B466A8" w:rsidRDefault="00B466A8" w:rsidP="00B466A8">
            <w:pPr>
              <w:spacing w:line="360" w:lineRule="auto"/>
              <w:rPr>
                <w:lang w:val="en-CA"/>
              </w:rPr>
            </w:pPr>
            <w:r>
              <w:rPr>
                <w:lang w:val="en-CA"/>
              </w:rPr>
              <w:t>Moberly Park</w:t>
            </w:r>
          </w:p>
        </w:tc>
        <w:tc>
          <w:tcPr>
            <w:tcW w:w="2337" w:type="dxa"/>
          </w:tcPr>
          <w:p w14:paraId="184F9446" w14:textId="40A3F1AB" w:rsidR="00B466A8" w:rsidRDefault="00B466A8" w:rsidP="00B466A8">
            <w:pPr>
              <w:spacing w:line="360" w:lineRule="auto"/>
              <w:rPr>
                <w:lang w:val="en-CA"/>
              </w:rPr>
            </w:pPr>
            <w:r w:rsidRPr="00AF18FA">
              <w:rPr>
                <w:lang w:val="en-CA"/>
              </w:rPr>
              <w:t>Control</w:t>
            </w:r>
          </w:p>
        </w:tc>
        <w:tc>
          <w:tcPr>
            <w:tcW w:w="2338" w:type="dxa"/>
          </w:tcPr>
          <w:p w14:paraId="3FF802B1" w14:textId="59550600" w:rsidR="00B466A8" w:rsidRDefault="00B466A8" w:rsidP="00B466A8">
            <w:pPr>
              <w:spacing w:line="360" w:lineRule="auto"/>
              <w:rPr>
                <w:lang w:val="en-CA"/>
              </w:rPr>
            </w:pPr>
            <w:r w:rsidRPr="00B466A8">
              <w:rPr>
                <w:lang w:val="en-CA"/>
              </w:rPr>
              <w:t>49.215687</w:t>
            </w:r>
          </w:p>
        </w:tc>
        <w:tc>
          <w:tcPr>
            <w:tcW w:w="2338" w:type="dxa"/>
          </w:tcPr>
          <w:p w14:paraId="288C2229" w14:textId="2DD40B10" w:rsidR="00B466A8" w:rsidRDefault="00B466A8" w:rsidP="00B466A8">
            <w:pPr>
              <w:spacing w:line="360" w:lineRule="auto"/>
              <w:rPr>
                <w:lang w:val="en-CA"/>
              </w:rPr>
            </w:pPr>
            <w:r w:rsidRPr="00B466A8">
              <w:rPr>
                <w:lang w:val="en-CA"/>
              </w:rPr>
              <w:t>-123.086136</w:t>
            </w:r>
          </w:p>
        </w:tc>
      </w:tr>
      <w:tr w:rsidR="00B466A8" w14:paraId="229A423C" w14:textId="77777777" w:rsidTr="0068185E">
        <w:tc>
          <w:tcPr>
            <w:tcW w:w="2337" w:type="dxa"/>
          </w:tcPr>
          <w:p w14:paraId="67FDDA68" w14:textId="68B27AB0" w:rsidR="00B466A8" w:rsidRDefault="00B466A8" w:rsidP="00B466A8">
            <w:pPr>
              <w:spacing w:line="360" w:lineRule="auto"/>
              <w:rPr>
                <w:lang w:val="en-CA"/>
              </w:rPr>
            </w:pPr>
            <w:r>
              <w:rPr>
                <w:lang w:val="en-CA"/>
              </w:rPr>
              <w:t>Quilchena Park</w:t>
            </w:r>
          </w:p>
        </w:tc>
        <w:tc>
          <w:tcPr>
            <w:tcW w:w="2337" w:type="dxa"/>
          </w:tcPr>
          <w:p w14:paraId="10B0BE2C" w14:textId="6C7B0A41" w:rsidR="00B466A8" w:rsidRDefault="00B466A8" w:rsidP="00B466A8">
            <w:pPr>
              <w:spacing w:line="360" w:lineRule="auto"/>
              <w:rPr>
                <w:lang w:val="en-CA"/>
              </w:rPr>
            </w:pPr>
            <w:r w:rsidRPr="00AF18FA">
              <w:rPr>
                <w:lang w:val="en-CA"/>
              </w:rPr>
              <w:t>Control</w:t>
            </w:r>
          </w:p>
        </w:tc>
        <w:tc>
          <w:tcPr>
            <w:tcW w:w="2338" w:type="dxa"/>
          </w:tcPr>
          <w:p w14:paraId="677C5C9F" w14:textId="10655B57" w:rsidR="00B466A8" w:rsidRDefault="00B466A8" w:rsidP="00B466A8">
            <w:pPr>
              <w:spacing w:line="360" w:lineRule="auto"/>
              <w:rPr>
                <w:lang w:val="en-CA"/>
              </w:rPr>
            </w:pPr>
            <w:r w:rsidRPr="00B466A8">
              <w:rPr>
                <w:lang w:val="en-CA"/>
              </w:rPr>
              <w:t>49.242885</w:t>
            </w:r>
          </w:p>
        </w:tc>
        <w:tc>
          <w:tcPr>
            <w:tcW w:w="2338" w:type="dxa"/>
          </w:tcPr>
          <w:p w14:paraId="28FA3A45" w14:textId="1B6DC87D" w:rsidR="00B466A8" w:rsidRDefault="00B466A8" w:rsidP="00B466A8">
            <w:pPr>
              <w:spacing w:line="360" w:lineRule="auto"/>
              <w:rPr>
                <w:lang w:val="en-CA"/>
              </w:rPr>
            </w:pPr>
            <w:r w:rsidRPr="00B466A8">
              <w:rPr>
                <w:lang w:val="en-CA"/>
              </w:rPr>
              <w:t>-123.148097</w:t>
            </w:r>
          </w:p>
        </w:tc>
      </w:tr>
    </w:tbl>
    <w:p w14:paraId="0FDCB235" w14:textId="77777777" w:rsidR="0068185E" w:rsidRDefault="0068185E">
      <w:pPr>
        <w:rPr>
          <w:lang w:val="en-CA"/>
        </w:rPr>
      </w:pPr>
    </w:p>
    <w:p w14:paraId="06D74982" w14:textId="77777777" w:rsidR="006F290C" w:rsidRDefault="006F290C">
      <w:pPr>
        <w:rPr>
          <w:b/>
          <w:bCs/>
          <w:lang w:val="en-CA"/>
        </w:rPr>
      </w:pPr>
      <w:r>
        <w:rPr>
          <w:b/>
          <w:bCs/>
          <w:lang w:val="en-CA"/>
        </w:rPr>
        <w:br w:type="page"/>
      </w:r>
    </w:p>
    <w:p w14:paraId="1B29550F" w14:textId="7EE73488" w:rsidR="006F290C" w:rsidRDefault="006F290C" w:rsidP="006F290C">
      <w:pPr>
        <w:rPr>
          <w:b/>
          <w:bCs/>
          <w:lang w:val="en-CA"/>
        </w:rPr>
      </w:pPr>
      <w:r>
        <w:rPr>
          <w:b/>
          <w:bCs/>
          <w:lang w:val="en-CA"/>
        </w:rPr>
        <w:lastRenderedPageBreak/>
        <w:t xml:space="preserve">Table S2: Prior distributions for abundance GLM. </w:t>
      </w:r>
    </w:p>
    <w:tbl>
      <w:tblPr>
        <w:tblStyle w:val="TableGrid"/>
        <w:tblW w:w="9715" w:type="dxa"/>
        <w:tblLook w:val="04A0" w:firstRow="1" w:lastRow="0" w:firstColumn="1" w:lastColumn="0" w:noHBand="0" w:noVBand="1"/>
      </w:tblPr>
      <w:tblGrid>
        <w:gridCol w:w="1615"/>
        <w:gridCol w:w="2880"/>
        <w:gridCol w:w="2340"/>
        <w:gridCol w:w="2880"/>
      </w:tblGrid>
      <w:tr w:rsidR="00EF73EB" w14:paraId="4B85A406" w14:textId="7833C3C2" w:rsidTr="00EF73EB">
        <w:tc>
          <w:tcPr>
            <w:tcW w:w="1615" w:type="dxa"/>
          </w:tcPr>
          <w:p w14:paraId="058C08AC" w14:textId="70B7BD12" w:rsidR="00EF73EB" w:rsidRDefault="00EF73EB" w:rsidP="00EF73EB">
            <w:pPr>
              <w:spacing w:line="276" w:lineRule="auto"/>
              <w:rPr>
                <w:b/>
                <w:bCs/>
                <w:lang w:val="en-CA"/>
              </w:rPr>
            </w:pPr>
            <w:r>
              <w:rPr>
                <w:b/>
                <w:bCs/>
                <w:lang w:val="en-CA"/>
              </w:rPr>
              <w:t>Parameter</w:t>
            </w:r>
          </w:p>
        </w:tc>
        <w:tc>
          <w:tcPr>
            <w:tcW w:w="2880" w:type="dxa"/>
          </w:tcPr>
          <w:p w14:paraId="68356D46" w14:textId="116FC08E" w:rsidR="00EF73EB" w:rsidRDefault="00EF73EB" w:rsidP="00EF73EB">
            <w:pPr>
              <w:spacing w:line="276" w:lineRule="auto"/>
              <w:rPr>
                <w:b/>
                <w:bCs/>
                <w:lang w:val="en-CA"/>
              </w:rPr>
            </w:pPr>
            <w:r>
              <w:rPr>
                <w:b/>
                <w:bCs/>
                <w:lang w:val="en-CA"/>
              </w:rPr>
              <w:t>Parameter meaning</w:t>
            </w:r>
          </w:p>
        </w:tc>
        <w:tc>
          <w:tcPr>
            <w:tcW w:w="2340" w:type="dxa"/>
          </w:tcPr>
          <w:p w14:paraId="64ADF882" w14:textId="7589EF4A" w:rsidR="00EF73EB" w:rsidRDefault="00EF73EB" w:rsidP="00EF73EB">
            <w:pPr>
              <w:spacing w:line="276" w:lineRule="auto"/>
              <w:rPr>
                <w:b/>
                <w:bCs/>
                <w:lang w:val="en-CA"/>
              </w:rPr>
            </w:pPr>
            <w:r>
              <w:rPr>
                <w:b/>
                <w:bCs/>
                <w:lang w:val="en-CA"/>
              </w:rPr>
              <w:t>Prior Distribution</w:t>
            </w:r>
          </w:p>
        </w:tc>
        <w:tc>
          <w:tcPr>
            <w:tcW w:w="2880" w:type="dxa"/>
          </w:tcPr>
          <w:p w14:paraId="74E9E99A" w14:textId="4A9340F8" w:rsidR="00EF73EB" w:rsidRDefault="00EF73EB" w:rsidP="00EF73EB">
            <w:pPr>
              <w:spacing w:line="276" w:lineRule="auto"/>
              <w:rPr>
                <w:b/>
                <w:bCs/>
                <w:lang w:val="en-CA"/>
              </w:rPr>
            </w:pPr>
            <w:r>
              <w:rPr>
                <w:b/>
                <w:bCs/>
                <w:lang w:val="en-CA"/>
              </w:rPr>
              <w:t>Justification</w:t>
            </w:r>
          </w:p>
        </w:tc>
      </w:tr>
      <w:tr w:rsidR="00EF73EB" w14:paraId="32326AA2" w14:textId="4CB3AA29" w:rsidTr="00EF73EB">
        <w:tc>
          <w:tcPr>
            <w:tcW w:w="1615" w:type="dxa"/>
          </w:tcPr>
          <w:p w14:paraId="60F24B40" w14:textId="170C021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4A3DD015" w14:textId="12C8B2B9" w:rsidR="00EF73EB" w:rsidRPr="006F290C" w:rsidRDefault="00EF73EB" w:rsidP="00EF73EB">
            <w:pPr>
              <w:spacing w:line="276" w:lineRule="auto"/>
              <w:rPr>
                <w:lang w:val="en-CA"/>
              </w:rPr>
            </w:pPr>
            <w:r>
              <w:rPr>
                <w:lang w:val="en-CA"/>
              </w:rPr>
              <w:t>Global intercept</w:t>
            </w:r>
          </w:p>
        </w:tc>
        <w:tc>
          <w:tcPr>
            <w:tcW w:w="2340" w:type="dxa"/>
          </w:tcPr>
          <w:p w14:paraId="40649CCE" w14:textId="2113CCAB"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393D26B" w14:textId="1FD4EED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55FD0DEE" w14:textId="78FC1F72" w:rsidTr="00EF73EB">
        <w:tc>
          <w:tcPr>
            <w:tcW w:w="1615" w:type="dxa"/>
          </w:tcPr>
          <w:p w14:paraId="53318D1C" w14:textId="3D71C8B0"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2EFF5738" w14:textId="722DA589" w:rsidR="00EF73EB" w:rsidRPr="006F290C" w:rsidRDefault="00EF73EB" w:rsidP="00EF73EB">
            <w:pPr>
              <w:spacing w:line="276" w:lineRule="auto"/>
              <w:rPr>
                <w:lang w:val="en-CA"/>
              </w:rPr>
            </w:pPr>
            <w:r>
              <w:rPr>
                <w:lang w:val="en-CA"/>
              </w:rPr>
              <w:t>Species-specific intercept effects</w:t>
            </w:r>
          </w:p>
        </w:tc>
        <w:tc>
          <w:tcPr>
            <w:tcW w:w="2340" w:type="dxa"/>
          </w:tcPr>
          <w:p w14:paraId="14C1D657" w14:textId="4F7AA229"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B4F4AAD" w14:textId="36FCEB2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60A9AB8D" w14:textId="2BF0CF34" w:rsidTr="00EF73EB">
        <w:tc>
          <w:tcPr>
            <w:tcW w:w="1615" w:type="dxa"/>
          </w:tcPr>
          <w:p w14:paraId="680C49E3" w14:textId="4084DA61"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3A7B6EEB" w14:textId="40A43D51" w:rsidR="00EF73EB" w:rsidRPr="006F290C" w:rsidRDefault="00EF73EB" w:rsidP="00EF73EB">
            <w:pPr>
              <w:spacing w:line="276" w:lineRule="auto"/>
              <w:rPr>
                <w:lang w:val="en-CA"/>
              </w:rPr>
            </w:pPr>
            <w:r>
              <w:rPr>
                <w:lang w:val="en-CA"/>
              </w:rPr>
              <w:t>Variation in species-specific intercept effects</w:t>
            </w:r>
          </w:p>
        </w:tc>
        <w:tc>
          <w:tcPr>
            <w:tcW w:w="2340" w:type="dxa"/>
          </w:tcPr>
          <w:p w14:paraId="2C5B04F7" w14:textId="11A85C16"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049B736" w14:textId="1E5827D5"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09CB2B25" w14:textId="37066ABC" w:rsidTr="00EF73EB">
        <w:tc>
          <w:tcPr>
            <w:tcW w:w="1615" w:type="dxa"/>
          </w:tcPr>
          <w:p w14:paraId="68272992" w14:textId="7E88E327"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4172AEB7" w14:textId="1AD35968" w:rsidR="00EF73EB" w:rsidRPr="006F290C" w:rsidRDefault="00EF73EB" w:rsidP="00EF73EB">
            <w:pPr>
              <w:spacing w:line="276" w:lineRule="auto"/>
              <w:rPr>
                <w:lang w:val="en-CA"/>
              </w:rPr>
            </w:pPr>
            <w:r>
              <w:rPr>
                <w:lang w:val="en-CA"/>
              </w:rPr>
              <w:t>Site-specific intercept effects</w:t>
            </w:r>
          </w:p>
        </w:tc>
        <w:tc>
          <w:tcPr>
            <w:tcW w:w="2340" w:type="dxa"/>
          </w:tcPr>
          <w:p w14:paraId="67A572CD" w14:textId="26AFEB18"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C397927" w14:textId="6B079E7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A1CC4C4" w14:textId="13E99241" w:rsidTr="00EF73EB">
        <w:tc>
          <w:tcPr>
            <w:tcW w:w="1615" w:type="dxa"/>
          </w:tcPr>
          <w:p w14:paraId="5242EF73" w14:textId="291550E4"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6CE8F3C7" w14:textId="69F678B1" w:rsidR="00EF73EB" w:rsidRPr="006F290C" w:rsidRDefault="00EF73EB" w:rsidP="00EF73EB">
            <w:pPr>
              <w:spacing w:line="276" w:lineRule="auto"/>
              <w:rPr>
                <w:lang w:val="en-CA"/>
              </w:rPr>
            </w:pPr>
            <w:r>
              <w:rPr>
                <w:lang w:val="en-CA"/>
              </w:rPr>
              <w:t>Variation in site-specific intercept effects</w:t>
            </w:r>
          </w:p>
        </w:tc>
        <w:tc>
          <w:tcPr>
            <w:tcW w:w="2340" w:type="dxa"/>
          </w:tcPr>
          <w:p w14:paraId="3FDD13CD" w14:textId="3CBEC8D9"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29C8D3A" w14:textId="61FE120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E2B301A" w14:textId="4AE293BB" w:rsidTr="00EF73EB">
        <w:tc>
          <w:tcPr>
            <w:tcW w:w="1615" w:type="dxa"/>
          </w:tcPr>
          <w:p w14:paraId="3CB58D90" w14:textId="53B14BF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1C04989E" w14:textId="6FEA8A77" w:rsidR="00EF73EB" w:rsidRPr="006F290C" w:rsidRDefault="00EF73EB" w:rsidP="00EF73EB">
            <w:pPr>
              <w:spacing w:line="276" w:lineRule="auto"/>
              <w:rPr>
                <w:lang w:val="en-CA"/>
              </w:rPr>
            </w:pPr>
            <w:r>
              <w:rPr>
                <w:lang w:val="en-CA"/>
              </w:rPr>
              <w:t>Year intercept effects</w:t>
            </w:r>
          </w:p>
        </w:tc>
        <w:tc>
          <w:tcPr>
            <w:tcW w:w="2340" w:type="dxa"/>
          </w:tcPr>
          <w:p w14:paraId="775FADED" w14:textId="450EB5E0"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714A4679" w14:textId="61FA7F9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5AE8F07" w14:textId="497E831F" w:rsidTr="00EF73EB">
        <w:tc>
          <w:tcPr>
            <w:tcW w:w="1615" w:type="dxa"/>
          </w:tcPr>
          <w:p w14:paraId="6410F58C" w14:textId="7295E8E1"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9A8ECFF" w14:textId="592606BD" w:rsidR="002D10BC" w:rsidRPr="006F290C" w:rsidRDefault="002D10BC" w:rsidP="002D10BC">
            <w:pPr>
              <w:spacing w:line="276" w:lineRule="auto"/>
              <w:rPr>
                <w:lang w:val="en-CA"/>
              </w:rPr>
            </w:pPr>
            <w:r>
              <w:rPr>
                <w:lang w:val="en-CA"/>
              </w:rPr>
              <w:t>Species-specific effects of restoration</w:t>
            </w:r>
          </w:p>
        </w:tc>
        <w:tc>
          <w:tcPr>
            <w:tcW w:w="2340" w:type="dxa"/>
          </w:tcPr>
          <w:p w14:paraId="6098FD7A" w14:textId="4E73A9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15791D26" w14:textId="55CB8FFD"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D653F9" w14:textId="625FE8F5" w:rsidTr="00EF73EB">
        <w:tc>
          <w:tcPr>
            <w:tcW w:w="1615" w:type="dxa"/>
          </w:tcPr>
          <w:p w14:paraId="79E120D2" w14:textId="39C61266"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CB50E27" w14:textId="03702E7D"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58ECBD5E" w14:textId="5E5CB99E"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478FB03" w14:textId="752C08D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5F9BFF72" w14:textId="00426D2C" w:rsidTr="00EF73EB">
        <w:tc>
          <w:tcPr>
            <w:tcW w:w="1615" w:type="dxa"/>
          </w:tcPr>
          <w:p w14:paraId="71B31D46" w14:textId="5BA237E2" w:rsidR="00EF73EB" w:rsidRPr="006F290C" w:rsidRDefault="00EF73EB" w:rsidP="00EF73E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7F7709ED" w14:textId="4190903E" w:rsidR="00EF73EB" w:rsidRPr="006F290C" w:rsidRDefault="00EF73EB" w:rsidP="00EF73EB">
            <w:pPr>
              <w:spacing w:line="276" w:lineRule="auto"/>
              <w:rPr>
                <w:lang w:val="en-CA"/>
              </w:rPr>
            </w:pPr>
            <w:r>
              <w:rPr>
                <w:lang w:val="en-CA"/>
              </w:rPr>
              <w:t>Negative binomial dispersion parameter</w:t>
            </w:r>
          </w:p>
        </w:tc>
        <w:tc>
          <w:tcPr>
            <w:tcW w:w="2340" w:type="dxa"/>
          </w:tcPr>
          <w:p w14:paraId="14C4C0E9" w14:textId="7828BBC0"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F62E49D" w14:textId="508929A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bl>
    <w:p w14:paraId="62405684" w14:textId="77777777" w:rsidR="006F290C" w:rsidRDefault="006F290C" w:rsidP="006F290C">
      <w:pPr>
        <w:rPr>
          <w:b/>
          <w:bCs/>
          <w:lang w:val="en-CA"/>
        </w:rPr>
      </w:pPr>
    </w:p>
    <w:p w14:paraId="01707E25" w14:textId="77777777" w:rsidR="00EF73EB" w:rsidRDefault="00EF73EB">
      <w:pPr>
        <w:rPr>
          <w:b/>
          <w:bCs/>
          <w:lang w:val="en-CA"/>
        </w:rPr>
      </w:pPr>
      <w:r>
        <w:rPr>
          <w:b/>
          <w:bCs/>
          <w:lang w:val="en-CA"/>
        </w:rPr>
        <w:br w:type="page"/>
      </w:r>
    </w:p>
    <w:p w14:paraId="6C8DDC82" w14:textId="69190F65" w:rsidR="006F290C" w:rsidRDefault="006F290C" w:rsidP="006F290C">
      <w:pPr>
        <w:rPr>
          <w:b/>
          <w:bCs/>
          <w:lang w:val="en-CA"/>
        </w:rPr>
      </w:pPr>
      <w:r>
        <w:rPr>
          <w:b/>
          <w:bCs/>
          <w:lang w:val="en-CA"/>
        </w:rPr>
        <w:lastRenderedPageBreak/>
        <w:t>Table S</w:t>
      </w:r>
      <w:r w:rsidR="00EF73EB">
        <w:rPr>
          <w:b/>
          <w:bCs/>
          <w:lang w:val="en-CA"/>
        </w:rPr>
        <w:t>3</w:t>
      </w:r>
      <w:r>
        <w:rPr>
          <w:b/>
          <w:bCs/>
          <w:lang w:val="en-CA"/>
        </w:rPr>
        <w:t xml:space="preserve">: Prior distributions for </w:t>
      </w:r>
      <w:proofErr w:type="spellStart"/>
      <w:r>
        <w:rPr>
          <w:b/>
          <w:bCs/>
          <w:lang w:val="en-CA"/>
        </w:rPr>
        <w:t>binmix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EF73EB" w14:paraId="17CD8F01" w14:textId="77777777" w:rsidTr="00B829B9">
        <w:tc>
          <w:tcPr>
            <w:tcW w:w="1615" w:type="dxa"/>
          </w:tcPr>
          <w:p w14:paraId="7A824C7C" w14:textId="77777777" w:rsidR="00EF73EB" w:rsidRDefault="00EF73EB" w:rsidP="00B829B9">
            <w:pPr>
              <w:spacing w:line="276" w:lineRule="auto"/>
              <w:rPr>
                <w:b/>
                <w:bCs/>
                <w:lang w:val="en-CA"/>
              </w:rPr>
            </w:pPr>
            <w:r>
              <w:rPr>
                <w:b/>
                <w:bCs/>
                <w:lang w:val="en-CA"/>
              </w:rPr>
              <w:t>Parameter</w:t>
            </w:r>
          </w:p>
        </w:tc>
        <w:tc>
          <w:tcPr>
            <w:tcW w:w="2880" w:type="dxa"/>
          </w:tcPr>
          <w:p w14:paraId="73BD20C3" w14:textId="77777777" w:rsidR="00EF73EB" w:rsidRDefault="00EF73EB" w:rsidP="00B829B9">
            <w:pPr>
              <w:spacing w:line="276" w:lineRule="auto"/>
              <w:rPr>
                <w:b/>
                <w:bCs/>
                <w:lang w:val="en-CA"/>
              </w:rPr>
            </w:pPr>
            <w:r>
              <w:rPr>
                <w:b/>
                <w:bCs/>
                <w:lang w:val="en-CA"/>
              </w:rPr>
              <w:t>Parameter meaning</w:t>
            </w:r>
          </w:p>
        </w:tc>
        <w:tc>
          <w:tcPr>
            <w:tcW w:w="2340" w:type="dxa"/>
          </w:tcPr>
          <w:p w14:paraId="399ED273" w14:textId="77777777" w:rsidR="00EF73EB" w:rsidRDefault="00EF73EB" w:rsidP="00B829B9">
            <w:pPr>
              <w:spacing w:line="276" w:lineRule="auto"/>
              <w:rPr>
                <w:b/>
                <w:bCs/>
                <w:lang w:val="en-CA"/>
              </w:rPr>
            </w:pPr>
            <w:r>
              <w:rPr>
                <w:b/>
                <w:bCs/>
                <w:lang w:val="en-CA"/>
              </w:rPr>
              <w:t>Prior Distribution</w:t>
            </w:r>
          </w:p>
        </w:tc>
        <w:tc>
          <w:tcPr>
            <w:tcW w:w="2880" w:type="dxa"/>
          </w:tcPr>
          <w:p w14:paraId="1CFC5820" w14:textId="77777777" w:rsidR="00EF73EB" w:rsidRDefault="00EF73EB" w:rsidP="00B829B9">
            <w:pPr>
              <w:spacing w:line="276" w:lineRule="auto"/>
              <w:rPr>
                <w:b/>
                <w:bCs/>
                <w:lang w:val="en-CA"/>
              </w:rPr>
            </w:pPr>
            <w:r>
              <w:rPr>
                <w:b/>
                <w:bCs/>
                <w:lang w:val="en-CA"/>
              </w:rPr>
              <w:t>Justification</w:t>
            </w:r>
          </w:p>
        </w:tc>
      </w:tr>
      <w:tr w:rsidR="00EF73EB" w14:paraId="1986F2B0" w14:textId="77777777" w:rsidTr="003A28C5">
        <w:tc>
          <w:tcPr>
            <w:tcW w:w="9715" w:type="dxa"/>
            <w:gridSpan w:val="4"/>
          </w:tcPr>
          <w:p w14:paraId="4051B484" w14:textId="7544265B" w:rsidR="00EF73EB" w:rsidRPr="00EF73EB" w:rsidRDefault="00EF73EB" w:rsidP="00EF73E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EF73EB" w14:paraId="0F268F1B" w14:textId="77777777" w:rsidTr="00B829B9">
        <w:tc>
          <w:tcPr>
            <w:tcW w:w="1615" w:type="dxa"/>
          </w:tcPr>
          <w:p w14:paraId="43F3E8DD" w14:textId="77777777" w:rsidR="00EF73EB"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F393568" w14:textId="77777777" w:rsidR="00EF73EB" w:rsidRPr="006F290C" w:rsidRDefault="00EF73EB" w:rsidP="00B829B9">
            <w:pPr>
              <w:spacing w:line="276" w:lineRule="auto"/>
              <w:rPr>
                <w:lang w:val="en-CA"/>
              </w:rPr>
            </w:pPr>
            <w:r>
              <w:rPr>
                <w:lang w:val="en-CA"/>
              </w:rPr>
              <w:t>Global intercept</w:t>
            </w:r>
          </w:p>
        </w:tc>
        <w:tc>
          <w:tcPr>
            <w:tcW w:w="2340" w:type="dxa"/>
          </w:tcPr>
          <w:p w14:paraId="50C2CFCA"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AA5FB5"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497A5B7C" w14:textId="77777777" w:rsidTr="00B829B9">
        <w:tc>
          <w:tcPr>
            <w:tcW w:w="1615" w:type="dxa"/>
          </w:tcPr>
          <w:p w14:paraId="554CA4F2" w14:textId="77777777" w:rsidR="00EF73EB"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860C335" w14:textId="77777777" w:rsidR="00EF73EB" w:rsidRPr="006F290C" w:rsidRDefault="00EF73EB" w:rsidP="00B829B9">
            <w:pPr>
              <w:spacing w:line="276" w:lineRule="auto"/>
              <w:rPr>
                <w:lang w:val="en-CA"/>
              </w:rPr>
            </w:pPr>
            <w:r>
              <w:rPr>
                <w:lang w:val="en-CA"/>
              </w:rPr>
              <w:t>Species-specific intercept effects</w:t>
            </w:r>
          </w:p>
        </w:tc>
        <w:tc>
          <w:tcPr>
            <w:tcW w:w="2340" w:type="dxa"/>
          </w:tcPr>
          <w:p w14:paraId="332DCCA7"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F10FB01"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55ED05E" w14:textId="77777777" w:rsidTr="00B829B9">
        <w:tc>
          <w:tcPr>
            <w:tcW w:w="1615" w:type="dxa"/>
          </w:tcPr>
          <w:p w14:paraId="76148347" w14:textId="77777777" w:rsidR="00EF73EB" w:rsidRPr="006F290C" w:rsidRDefault="00000000" w:rsidP="00B829B9">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0BFD35D4" w14:textId="77777777" w:rsidR="00EF73EB" w:rsidRPr="006F290C" w:rsidRDefault="00EF73EB" w:rsidP="00B829B9">
            <w:pPr>
              <w:spacing w:line="276" w:lineRule="auto"/>
              <w:rPr>
                <w:lang w:val="en-CA"/>
              </w:rPr>
            </w:pPr>
            <w:r>
              <w:rPr>
                <w:lang w:val="en-CA"/>
              </w:rPr>
              <w:t>Variation in species-specific intercept effects</w:t>
            </w:r>
          </w:p>
        </w:tc>
        <w:tc>
          <w:tcPr>
            <w:tcW w:w="2340" w:type="dxa"/>
          </w:tcPr>
          <w:p w14:paraId="0C06C363"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7A82575F"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4BD982B" w14:textId="77777777" w:rsidTr="00B829B9">
        <w:tc>
          <w:tcPr>
            <w:tcW w:w="1615" w:type="dxa"/>
          </w:tcPr>
          <w:p w14:paraId="516CA5E7" w14:textId="77777777" w:rsidR="00EF73EB"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50255D38" w14:textId="77777777" w:rsidR="00EF73EB" w:rsidRPr="006F290C" w:rsidRDefault="00EF73EB" w:rsidP="00B829B9">
            <w:pPr>
              <w:spacing w:line="276" w:lineRule="auto"/>
              <w:rPr>
                <w:lang w:val="en-CA"/>
              </w:rPr>
            </w:pPr>
            <w:r>
              <w:rPr>
                <w:lang w:val="en-CA"/>
              </w:rPr>
              <w:t>Site-specific intercept effects</w:t>
            </w:r>
          </w:p>
        </w:tc>
        <w:tc>
          <w:tcPr>
            <w:tcW w:w="2340" w:type="dxa"/>
          </w:tcPr>
          <w:p w14:paraId="44760011"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7DED5407"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34C9A82D" w14:textId="77777777" w:rsidTr="00B829B9">
        <w:tc>
          <w:tcPr>
            <w:tcW w:w="1615" w:type="dxa"/>
          </w:tcPr>
          <w:p w14:paraId="48835468" w14:textId="77777777" w:rsidR="00EF73EB" w:rsidRPr="006F290C" w:rsidRDefault="00000000" w:rsidP="00B829B9">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7149E8C1" w14:textId="77777777" w:rsidR="00EF73EB" w:rsidRPr="006F290C" w:rsidRDefault="00EF73EB" w:rsidP="00B829B9">
            <w:pPr>
              <w:spacing w:line="276" w:lineRule="auto"/>
              <w:rPr>
                <w:lang w:val="en-CA"/>
              </w:rPr>
            </w:pPr>
            <w:r>
              <w:rPr>
                <w:lang w:val="en-CA"/>
              </w:rPr>
              <w:t>Variation in site-specific intercept effects</w:t>
            </w:r>
          </w:p>
        </w:tc>
        <w:tc>
          <w:tcPr>
            <w:tcW w:w="2340" w:type="dxa"/>
          </w:tcPr>
          <w:p w14:paraId="3B731F30"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4A803DA4"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34D8BAE4" w14:textId="77777777" w:rsidTr="00B829B9">
        <w:tc>
          <w:tcPr>
            <w:tcW w:w="1615" w:type="dxa"/>
          </w:tcPr>
          <w:p w14:paraId="374599E5" w14:textId="77777777" w:rsidR="00EF73EB"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042DADFA" w14:textId="77777777" w:rsidR="00EF73EB" w:rsidRPr="006F290C" w:rsidRDefault="00EF73EB" w:rsidP="00B829B9">
            <w:pPr>
              <w:spacing w:line="276" w:lineRule="auto"/>
              <w:rPr>
                <w:lang w:val="en-CA"/>
              </w:rPr>
            </w:pPr>
            <w:r>
              <w:rPr>
                <w:lang w:val="en-CA"/>
              </w:rPr>
              <w:t>Year intercept effects</w:t>
            </w:r>
          </w:p>
        </w:tc>
        <w:tc>
          <w:tcPr>
            <w:tcW w:w="2340" w:type="dxa"/>
          </w:tcPr>
          <w:p w14:paraId="677803BE"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02348B82"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8AF226D" w14:textId="77777777" w:rsidTr="00B829B9">
        <w:tc>
          <w:tcPr>
            <w:tcW w:w="1615" w:type="dxa"/>
          </w:tcPr>
          <w:p w14:paraId="79868D4D"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9E7B6F6"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0962DC1A" w14:textId="5A0EF2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0A29807" w14:textId="0CC8561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FF92AAE" w14:textId="77777777" w:rsidTr="00B829B9">
        <w:tc>
          <w:tcPr>
            <w:tcW w:w="1615" w:type="dxa"/>
          </w:tcPr>
          <w:p w14:paraId="21C8A04B"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28BA17EB"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6344E78" w14:textId="58EB4191"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FB2F8A2" w14:textId="168C6FF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63528D5D" w14:textId="77777777" w:rsidTr="00B829B9">
        <w:tc>
          <w:tcPr>
            <w:tcW w:w="1615" w:type="dxa"/>
          </w:tcPr>
          <w:p w14:paraId="04E72829" w14:textId="77777777" w:rsidR="00EF73EB" w:rsidRPr="006F290C" w:rsidRDefault="00EF73EB" w:rsidP="00B829B9">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2FC634B" w14:textId="77777777" w:rsidR="00EF73EB" w:rsidRPr="006F290C" w:rsidRDefault="00EF73EB" w:rsidP="00B829B9">
            <w:pPr>
              <w:spacing w:line="276" w:lineRule="auto"/>
              <w:rPr>
                <w:lang w:val="en-CA"/>
              </w:rPr>
            </w:pPr>
            <w:r>
              <w:rPr>
                <w:lang w:val="en-CA"/>
              </w:rPr>
              <w:t>Negative binomial dispersion parameter</w:t>
            </w:r>
          </w:p>
        </w:tc>
        <w:tc>
          <w:tcPr>
            <w:tcW w:w="2340" w:type="dxa"/>
          </w:tcPr>
          <w:p w14:paraId="177A0925" w14:textId="77777777" w:rsidR="00EF73EB" w:rsidRPr="006F290C" w:rsidRDefault="00EF73EB" w:rsidP="00B829B9">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FBD7C33" w14:textId="77777777" w:rsidR="00EF73EB" w:rsidRDefault="00EF73EB"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6980EC01" w14:textId="77777777" w:rsidTr="00F70562">
        <w:tc>
          <w:tcPr>
            <w:tcW w:w="9715" w:type="dxa"/>
            <w:gridSpan w:val="4"/>
          </w:tcPr>
          <w:p w14:paraId="45730B2F" w14:textId="74283121" w:rsidR="002D10BC" w:rsidRDefault="002D10BC" w:rsidP="002D10BC">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2F74B582" w14:textId="77777777" w:rsidTr="00B829B9">
        <w:tc>
          <w:tcPr>
            <w:tcW w:w="1615" w:type="dxa"/>
          </w:tcPr>
          <w:p w14:paraId="5CFB9AAA" w14:textId="4AFB193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3B69539C" w14:textId="0487ACF1" w:rsidR="002D10BC" w:rsidRDefault="002D10BC" w:rsidP="002D10BC">
            <w:pPr>
              <w:spacing w:line="276" w:lineRule="auto"/>
              <w:rPr>
                <w:lang w:val="en-CA"/>
              </w:rPr>
            </w:pPr>
            <w:r>
              <w:rPr>
                <w:lang w:val="en-CA"/>
              </w:rPr>
              <w:t>Global intercept</w:t>
            </w:r>
          </w:p>
        </w:tc>
        <w:tc>
          <w:tcPr>
            <w:tcW w:w="2340" w:type="dxa"/>
          </w:tcPr>
          <w:p w14:paraId="52B95812" w14:textId="640253E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B74808F" w14:textId="485A4B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8A81D51" w14:textId="77777777" w:rsidTr="00B829B9">
        <w:tc>
          <w:tcPr>
            <w:tcW w:w="1615" w:type="dxa"/>
          </w:tcPr>
          <w:p w14:paraId="4074E23A" w14:textId="12F147E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5F179399" w14:textId="16980765" w:rsidR="002D10BC" w:rsidRDefault="002D10BC" w:rsidP="002D10BC">
            <w:pPr>
              <w:spacing w:line="276" w:lineRule="auto"/>
              <w:rPr>
                <w:lang w:val="en-CA"/>
              </w:rPr>
            </w:pPr>
            <w:r>
              <w:rPr>
                <w:lang w:val="en-CA"/>
              </w:rPr>
              <w:t>Species-specific intercept effects</w:t>
            </w:r>
          </w:p>
        </w:tc>
        <w:tc>
          <w:tcPr>
            <w:tcW w:w="2340" w:type="dxa"/>
          </w:tcPr>
          <w:p w14:paraId="26864E31" w14:textId="2820BAAC"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09728013" w14:textId="4A9073E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B68A30E" w14:textId="77777777" w:rsidTr="00B829B9">
        <w:tc>
          <w:tcPr>
            <w:tcW w:w="1615" w:type="dxa"/>
          </w:tcPr>
          <w:p w14:paraId="3F3BB7BD" w14:textId="24C5CD4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71049092" w14:textId="6007CCE7" w:rsidR="002D10BC" w:rsidRDefault="002D10BC" w:rsidP="002D10BC">
            <w:pPr>
              <w:spacing w:line="276" w:lineRule="auto"/>
              <w:rPr>
                <w:lang w:val="en-CA"/>
              </w:rPr>
            </w:pPr>
            <w:r>
              <w:rPr>
                <w:lang w:val="en-CA"/>
              </w:rPr>
              <w:t>Variation in species-specific intercept effects</w:t>
            </w:r>
          </w:p>
        </w:tc>
        <w:tc>
          <w:tcPr>
            <w:tcW w:w="2340" w:type="dxa"/>
          </w:tcPr>
          <w:p w14:paraId="572B12BF" w14:textId="264CB33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A7AFDD5" w14:textId="678494D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3788575E" w14:textId="77777777" w:rsidTr="00B829B9">
        <w:tc>
          <w:tcPr>
            <w:tcW w:w="1615" w:type="dxa"/>
          </w:tcPr>
          <w:p w14:paraId="1A138F8B" w14:textId="71329FD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7B769186" w14:textId="3335438D" w:rsidR="002D10BC" w:rsidRDefault="002D10BC" w:rsidP="002D10BC">
            <w:pPr>
              <w:spacing w:line="276" w:lineRule="auto"/>
              <w:rPr>
                <w:lang w:val="en-CA"/>
              </w:rPr>
            </w:pPr>
            <w:r>
              <w:rPr>
                <w:lang w:val="en-CA"/>
              </w:rPr>
              <w:t>Site-specific intercept effects</w:t>
            </w:r>
          </w:p>
        </w:tc>
        <w:tc>
          <w:tcPr>
            <w:tcW w:w="2340" w:type="dxa"/>
          </w:tcPr>
          <w:p w14:paraId="0EB9AD35" w14:textId="1CDE9CFE"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436708C" w14:textId="0664FC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729A6A" w14:textId="77777777" w:rsidTr="00B829B9">
        <w:tc>
          <w:tcPr>
            <w:tcW w:w="1615" w:type="dxa"/>
          </w:tcPr>
          <w:p w14:paraId="402101CD" w14:textId="3DED7D36"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4D4EF60E" w14:textId="3888DE06" w:rsidR="002D10BC" w:rsidRDefault="002D10BC" w:rsidP="002D10BC">
            <w:pPr>
              <w:spacing w:line="276" w:lineRule="auto"/>
              <w:rPr>
                <w:lang w:val="en-CA"/>
              </w:rPr>
            </w:pPr>
            <w:r>
              <w:rPr>
                <w:lang w:val="en-CA"/>
              </w:rPr>
              <w:t>Variation in site-specific intercept effects</w:t>
            </w:r>
          </w:p>
        </w:tc>
        <w:tc>
          <w:tcPr>
            <w:tcW w:w="2340" w:type="dxa"/>
          </w:tcPr>
          <w:p w14:paraId="69425618" w14:textId="75BA6484"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EDBCD9" w14:textId="0AAF221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7D7C87A" w14:textId="77777777" w:rsidTr="00B829B9">
        <w:tc>
          <w:tcPr>
            <w:tcW w:w="1615" w:type="dxa"/>
          </w:tcPr>
          <w:p w14:paraId="3A647745" w14:textId="441239C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3B4054C1" w14:textId="52B39D62" w:rsidR="002D10BC" w:rsidRDefault="002D10BC" w:rsidP="002D10BC">
            <w:pPr>
              <w:spacing w:line="276" w:lineRule="auto"/>
              <w:rPr>
                <w:lang w:val="en-CA"/>
              </w:rPr>
            </w:pPr>
            <w:r>
              <w:rPr>
                <w:lang w:val="en-CA"/>
              </w:rPr>
              <w:t>Year intercept effects</w:t>
            </w:r>
          </w:p>
        </w:tc>
        <w:tc>
          <w:tcPr>
            <w:tcW w:w="2340" w:type="dxa"/>
          </w:tcPr>
          <w:p w14:paraId="2E003CEB" w14:textId="4FA99C5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A2DBDD0" w14:textId="38DF39A7"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4C112A" w14:textId="77777777" w:rsidTr="00B829B9">
        <w:tc>
          <w:tcPr>
            <w:tcW w:w="1615" w:type="dxa"/>
          </w:tcPr>
          <w:p w14:paraId="63B01427" w14:textId="1B898299"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5021074" w14:textId="1161BA93" w:rsidR="002D10BC" w:rsidRDefault="002D10BC" w:rsidP="002D10BC">
            <w:pPr>
              <w:spacing w:line="276" w:lineRule="auto"/>
              <w:rPr>
                <w:lang w:val="en-CA"/>
              </w:rPr>
            </w:pPr>
            <w:r>
              <w:rPr>
                <w:lang w:val="en-CA"/>
              </w:rPr>
              <w:t>Species-specific effects of restoration</w:t>
            </w:r>
          </w:p>
        </w:tc>
        <w:tc>
          <w:tcPr>
            <w:tcW w:w="2340" w:type="dxa"/>
          </w:tcPr>
          <w:p w14:paraId="6B3E2EBE" w14:textId="4A1B44E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4B9431EC" w14:textId="5AB432D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CA6DCF2" w14:textId="77777777" w:rsidTr="00B829B9">
        <w:tc>
          <w:tcPr>
            <w:tcW w:w="1615" w:type="dxa"/>
          </w:tcPr>
          <w:p w14:paraId="6609A0C3" w14:textId="1715B6E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1A6951B4" w14:textId="3CA4F944" w:rsidR="002D10BC" w:rsidRDefault="002D10BC" w:rsidP="002D10BC">
            <w:pPr>
              <w:spacing w:line="276" w:lineRule="auto"/>
              <w:rPr>
                <w:lang w:val="en-CA"/>
              </w:rPr>
            </w:pPr>
            <w:r>
              <w:rPr>
                <w:lang w:val="en-CA"/>
              </w:rPr>
              <w:t>Variation in species-specific effects of restoration</w:t>
            </w:r>
          </w:p>
        </w:tc>
        <w:tc>
          <w:tcPr>
            <w:tcW w:w="2340" w:type="dxa"/>
          </w:tcPr>
          <w:p w14:paraId="55701957" w14:textId="46D26AF2"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48890C3A" w14:textId="51E8A836"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72EC9E50" w14:textId="77777777" w:rsidR="00EF73EB" w:rsidRDefault="00EF73EB" w:rsidP="006F290C">
      <w:pPr>
        <w:rPr>
          <w:b/>
          <w:bCs/>
          <w:lang w:val="en-CA"/>
        </w:rPr>
      </w:pPr>
    </w:p>
    <w:p w14:paraId="0D7C033D" w14:textId="77777777" w:rsidR="002D10BC" w:rsidRDefault="002D10BC">
      <w:pPr>
        <w:rPr>
          <w:b/>
          <w:bCs/>
          <w:lang w:val="en-CA"/>
        </w:rPr>
      </w:pPr>
      <w:r>
        <w:rPr>
          <w:b/>
          <w:bCs/>
          <w:lang w:val="en-CA"/>
        </w:rPr>
        <w:br w:type="page"/>
      </w:r>
    </w:p>
    <w:p w14:paraId="76C7EEDF" w14:textId="731F2930" w:rsidR="006F290C" w:rsidRDefault="006F290C" w:rsidP="006F290C">
      <w:pPr>
        <w:rPr>
          <w:b/>
          <w:bCs/>
          <w:lang w:val="en-CA"/>
        </w:rPr>
      </w:pPr>
      <w:r>
        <w:rPr>
          <w:b/>
          <w:bCs/>
          <w:lang w:val="en-CA"/>
        </w:rPr>
        <w:lastRenderedPageBreak/>
        <w:t>Table S</w:t>
      </w:r>
      <w:r w:rsidR="00EF73EB">
        <w:rPr>
          <w:b/>
          <w:bCs/>
          <w:lang w:val="en-CA"/>
        </w:rPr>
        <w:t>4</w:t>
      </w:r>
      <w:r>
        <w:rPr>
          <w:b/>
          <w:bCs/>
          <w:lang w:val="en-CA"/>
        </w:rPr>
        <w:t xml:space="preserve">: Prior distributions for </w:t>
      </w:r>
      <w:proofErr w:type="spellStart"/>
      <w:r>
        <w:rPr>
          <w:b/>
          <w:bCs/>
          <w:lang w:val="en-CA"/>
        </w:rPr>
        <w:t>multimix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2D10BC" w14:paraId="3EF2E3A9" w14:textId="77777777" w:rsidTr="00B829B9">
        <w:tc>
          <w:tcPr>
            <w:tcW w:w="1615" w:type="dxa"/>
          </w:tcPr>
          <w:p w14:paraId="4A238356" w14:textId="77777777" w:rsidR="002D10BC" w:rsidRDefault="002D10BC" w:rsidP="00B829B9">
            <w:pPr>
              <w:spacing w:line="276" w:lineRule="auto"/>
              <w:rPr>
                <w:b/>
                <w:bCs/>
                <w:lang w:val="en-CA"/>
              </w:rPr>
            </w:pPr>
            <w:r>
              <w:rPr>
                <w:b/>
                <w:bCs/>
                <w:lang w:val="en-CA"/>
              </w:rPr>
              <w:t>Parameter</w:t>
            </w:r>
          </w:p>
        </w:tc>
        <w:tc>
          <w:tcPr>
            <w:tcW w:w="2880" w:type="dxa"/>
          </w:tcPr>
          <w:p w14:paraId="4F725E45" w14:textId="77777777" w:rsidR="002D10BC" w:rsidRDefault="002D10BC" w:rsidP="00B829B9">
            <w:pPr>
              <w:spacing w:line="276" w:lineRule="auto"/>
              <w:rPr>
                <w:b/>
                <w:bCs/>
                <w:lang w:val="en-CA"/>
              </w:rPr>
            </w:pPr>
            <w:r>
              <w:rPr>
                <w:b/>
                <w:bCs/>
                <w:lang w:val="en-CA"/>
              </w:rPr>
              <w:t>Parameter meaning</w:t>
            </w:r>
          </w:p>
        </w:tc>
        <w:tc>
          <w:tcPr>
            <w:tcW w:w="2340" w:type="dxa"/>
          </w:tcPr>
          <w:p w14:paraId="719769B6" w14:textId="77777777" w:rsidR="002D10BC" w:rsidRDefault="002D10BC" w:rsidP="00B829B9">
            <w:pPr>
              <w:spacing w:line="276" w:lineRule="auto"/>
              <w:rPr>
                <w:b/>
                <w:bCs/>
                <w:lang w:val="en-CA"/>
              </w:rPr>
            </w:pPr>
            <w:r>
              <w:rPr>
                <w:b/>
                <w:bCs/>
                <w:lang w:val="en-CA"/>
              </w:rPr>
              <w:t>Prior Distribution</w:t>
            </w:r>
          </w:p>
        </w:tc>
        <w:tc>
          <w:tcPr>
            <w:tcW w:w="2880" w:type="dxa"/>
          </w:tcPr>
          <w:p w14:paraId="58BF537E" w14:textId="77777777" w:rsidR="002D10BC" w:rsidRDefault="002D10BC" w:rsidP="00B829B9">
            <w:pPr>
              <w:spacing w:line="276" w:lineRule="auto"/>
              <w:rPr>
                <w:b/>
                <w:bCs/>
                <w:lang w:val="en-CA"/>
              </w:rPr>
            </w:pPr>
            <w:r>
              <w:rPr>
                <w:b/>
                <w:bCs/>
                <w:lang w:val="en-CA"/>
              </w:rPr>
              <w:t>Justification</w:t>
            </w:r>
          </w:p>
        </w:tc>
      </w:tr>
      <w:tr w:rsidR="002D10BC" w14:paraId="3FD32D9D" w14:textId="77777777" w:rsidTr="00B829B9">
        <w:tc>
          <w:tcPr>
            <w:tcW w:w="9715" w:type="dxa"/>
            <w:gridSpan w:val="4"/>
          </w:tcPr>
          <w:p w14:paraId="0714B0E6" w14:textId="77777777" w:rsidR="002D10BC" w:rsidRPr="00EF73EB" w:rsidRDefault="002D10BC" w:rsidP="00B829B9">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2D10BC" w14:paraId="0626AC36" w14:textId="77777777" w:rsidTr="00B829B9">
        <w:tc>
          <w:tcPr>
            <w:tcW w:w="1615" w:type="dxa"/>
          </w:tcPr>
          <w:p w14:paraId="2389B382" w14:textId="77777777" w:rsidR="002D10BC"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4B84309" w14:textId="77777777" w:rsidR="002D10BC" w:rsidRPr="006F290C" w:rsidRDefault="002D10BC" w:rsidP="00B829B9">
            <w:pPr>
              <w:spacing w:line="276" w:lineRule="auto"/>
              <w:rPr>
                <w:lang w:val="en-CA"/>
              </w:rPr>
            </w:pPr>
            <w:r>
              <w:rPr>
                <w:lang w:val="en-CA"/>
              </w:rPr>
              <w:t>Global intercept</w:t>
            </w:r>
          </w:p>
        </w:tc>
        <w:tc>
          <w:tcPr>
            <w:tcW w:w="2340" w:type="dxa"/>
          </w:tcPr>
          <w:p w14:paraId="5BF0B50B"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3C5E3BBE"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6032A4" w14:textId="77777777" w:rsidTr="00B829B9">
        <w:tc>
          <w:tcPr>
            <w:tcW w:w="1615" w:type="dxa"/>
          </w:tcPr>
          <w:p w14:paraId="14A95256" w14:textId="77777777" w:rsidR="002D10BC"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EC861FE" w14:textId="77777777" w:rsidR="002D10BC" w:rsidRPr="006F290C" w:rsidRDefault="002D10BC" w:rsidP="00B829B9">
            <w:pPr>
              <w:spacing w:line="276" w:lineRule="auto"/>
              <w:rPr>
                <w:lang w:val="en-CA"/>
              </w:rPr>
            </w:pPr>
            <w:r>
              <w:rPr>
                <w:lang w:val="en-CA"/>
              </w:rPr>
              <w:t>Species-specific intercept effects</w:t>
            </w:r>
          </w:p>
        </w:tc>
        <w:tc>
          <w:tcPr>
            <w:tcW w:w="2340" w:type="dxa"/>
          </w:tcPr>
          <w:p w14:paraId="28642252"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24855D7C"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1CE1AB6" w14:textId="77777777" w:rsidTr="00B829B9">
        <w:tc>
          <w:tcPr>
            <w:tcW w:w="1615" w:type="dxa"/>
          </w:tcPr>
          <w:p w14:paraId="24839A31" w14:textId="77777777" w:rsidR="002D10BC" w:rsidRPr="006F290C" w:rsidRDefault="00000000" w:rsidP="00B829B9">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67BF10C1" w14:textId="77777777" w:rsidR="002D10BC" w:rsidRPr="006F290C" w:rsidRDefault="002D10BC" w:rsidP="00B829B9">
            <w:pPr>
              <w:spacing w:line="276" w:lineRule="auto"/>
              <w:rPr>
                <w:lang w:val="en-CA"/>
              </w:rPr>
            </w:pPr>
            <w:r>
              <w:rPr>
                <w:lang w:val="en-CA"/>
              </w:rPr>
              <w:t>Variation in species-specific intercept effects</w:t>
            </w:r>
          </w:p>
        </w:tc>
        <w:tc>
          <w:tcPr>
            <w:tcW w:w="2340" w:type="dxa"/>
          </w:tcPr>
          <w:p w14:paraId="27F2BCD8"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6436032"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765555F1" w14:textId="77777777" w:rsidTr="00B829B9">
        <w:tc>
          <w:tcPr>
            <w:tcW w:w="1615" w:type="dxa"/>
          </w:tcPr>
          <w:p w14:paraId="5AE3629A" w14:textId="77777777" w:rsidR="002D10BC"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604A8769" w14:textId="77777777" w:rsidR="002D10BC" w:rsidRPr="006F290C" w:rsidRDefault="002D10BC" w:rsidP="00B829B9">
            <w:pPr>
              <w:spacing w:line="276" w:lineRule="auto"/>
              <w:rPr>
                <w:lang w:val="en-CA"/>
              </w:rPr>
            </w:pPr>
            <w:r>
              <w:rPr>
                <w:lang w:val="en-CA"/>
              </w:rPr>
              <w:t>Site-specific intercept effects</w:t>
            </w:r>
          </w:p>
        </w:tc>
        <w:tc>
          <w:tcPr>
            <w:tcW w:w="2340" w:type="dxa"/>
          </w:tcPr>
          <w:p w14:paraId="2639B358"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EA1F58A"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8A4F470" w14:textId="77777777" w:rsidTr="00B829B9">
        <w:tc>
          <w:tcPr>
            <w:tcW w:w="1615" w:type="dxa"/>
          </w:tcPr>
          <w:p w14:paraId="42CF0233" w14:textId="77777777" w:rsidR="002D10BC" w:rsidRPr="006F290C" w:rsidRDefault="00000000" w:rsidP="00B829B9">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1A943DEA" w14:textId="77777777" w:rsidR="002D10BC" w:rsidRPr="006F290C" w:rsidRDefault="002D10BC" w:rsidP="00B829B9">
            <w:pPr>
              <w:spacing w:line="276" w:lineRule="auto"/>
              <w:rPr>
                <w:lang w:val="en-CA"/>
              </w:rPr>
            </w:pPr>
            <w:r>
              <w:rPr>
                <w:lang w:val="en-CA"/>
              </w:rPr>
              <w:t>Variation in site-specific intercept effects</w:t>
            </w:r>
          </w:p>
        </w:tc>
        <w:tc>
          <w:tcPr>
            <w:tcW w:w="2340" w:type="dxa"/>
          </w:tcPr>
          <w:p w14:paraId="4417F640"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664ED096"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BEF8E9F" w14:textId="77777777" w:rsidTr="00B829B9">
        <w:tc>
          <w:tcPr>
            <w:tcW w:w="1615" w:type="dxa"/>
          </w:tcPr>
          <w:p w14:paraId="6B4266BE" w14:textId="77777777" w:rsidR="002D10BC" w:rsidRPr="006F290C" w:rsidRDefault="00000000" w:rsidP="00B829B9">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D6C832D" w14:textId="77777777" w:rsidR="002D10BC" w:rsidRPr="006F290C" w:rsidRDefault="002D10BC" w:rsidP="00B829B9">
            <w:pPr>
              <w:spacing w:line="276" w:lineRule="auto"/>
              <w:rPr>
                <w:lang w:val="en-CA"/>
              </w:rPr>
            </w:pPr>
            <w:r>
              <w:rPr>
                <w:lang w:val="en-CA"/>
              </w:rPr>
              <w:t>Year intercept effects</w:t>
            </w:r>
          </w:p>
        </w:tc>
        <w:tc>
          <w:tcPr>
            <w:tcW w:w="2340" w:type="dxa"/>
          </w:tcPr>
          <w:p w14:paraId="76F154CC"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234F1544"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580F6CD" w14:textId="77777777" w:rsidTr="00B829B9">
        <w:tc>
          <w:tcPr>
            <w:tcW w:w="1615" w:type="dxa"/>
          </w:tcPr>
          <w:p w14:paraId="203F3717"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4313237"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5E603F0C" w14:textId="72DFE9D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2D5F8BBF" w14:textId="3697908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5A6E3742" w14:textId="77777777" w:rsidTr="00B829B9">
        <w:tc>
          <w:tcPr>
            <w:tcW w:w="1615" w:type="dxa"/>
          </w:tcPr>
          <w:p w14:paraId="7F88FD32"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566687E"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4C37109" w14:textId="19A4C5C2"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8D40FC7" w14:textId="6ED0674B"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4FE7E75B" w14:textId="77777777" w:rsidTr="00B829B9">
        <w:tc>
          <w:tcPr>
            <w:tcW w:w="1615" w:type="dxa"/>
          </w:tcPr>
          <w:p w14:paraId="514AC361" w14:textId="77777777" w:rsidR="002D10BC" w:rsidRPr="006F290C" w:rsidRDefault="002D10BC" w:rsidP="00B829B9">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C36495D" w14:textId="77777777" w:rsidR="002D10BC" w:rsidRPr="006F290C" w:rsidRDefault="002D10BC" w:rsidP="00B829B9">
            <w:pPr>
              <w:spacing w:line="276" w:lineRule="auto"/>
              <w:rPr>
                <w:lang w:val="en-CA"/>
              </w:rPr>
            </w:pPr>
            <w:r>
              <w:rPr>
                <w:lang w:val="en-CA"/>
              </w:rPr>
              <w:t>Negative binomial dispersion parameter</w:t>
            </w:r>
          </w:p>
        </w:tc>
        <w:tc>
          <w:tcPr>
            <w:tcW w:w="2340" w:type="dxa"/>
          </w:tcPr>
          <w:p w14:paraId="09A9488F" w14:textId="77777777" w:rsidR="002D10BC" w:rsidRPr="006F290C" w:rsidRDefault="002D10BC" w:rsidP="00B829B9">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E514C46"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2D4BBA70" w14:textId="77777777" w:rsidTr="00B829B9">
        <w:tc>
          <w:tcPr>
            <w:tcW w:w="9715" w:type="dxa"/>
            <w:gridSpan w:val="4"/>
          </w:tcPr>
          <w:p w14:paraId="0EA3644E" w14:textId="77777777" w:rsidR="002D10BC" w:rsidRDefault="002D10BC" w:rsidP="00B829B9">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0CCD064C" w14:textId="77777777" w:rsidTr="00B829B9">
        <w:tc>
          <w:tcPr>
            <w:tcW w:w="1615" w:type="dxa"/>
          </w:tcPr>
          <w:p w14:paraId="4D3C13B5" w14:textId="77777777" w:rsidR="002D10BC" w:rsidRDefault="00000000" w:rsidP="00B829B9">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14CCE95D" w14:textId="77777777" w:rsidR="002D10BC" w:rsidRDefault="002D10BC" w:rsidP="00B829B9">
            <w:pPr>
              <w:spacing w:line="276" w:lineRule="auto"/>
              <w:rPr>
                <w:lang w:val="en-CA"/>
              </w:rPr>
            </w:pPr>
            <w:r>
              <w:rPr>
                <w:lang w:val="en-CA"/>
              </w:rPr>
              <w:t>Global intercept</w:t>
            </w:r>
          </w:p>
        </w:tc>
        <w:tc>
          <w:tcPr>
            <w:tcW w:w="2340" w:type="dxa"/>
          </w:tcPr>
          <w:p w14:paraId="142149C3" w14:textId="77777777" w:rsidR="002D10BC" w:rsidRDefault="002D10BC" w:rsidP="00B829B9">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17816C"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FB14A5C" w14:textId="77777777" w:rsidTr="00B829B9">
        <w:tc>
          <w:tcPr>
            <w:tcW w:w="1615" w:type="dxa"/>
          </w:tcPr>
          <w:p w14:paraId="307740F7" w14:textId="77777777" w:rsidR="002D10BC" w:rsidRDefault="00000000" w:rsidP="00B829B9">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6A0415C6" w14:textId="77777777" w:rsidR="002D10BC" w:rsidRDefault="002D10BC" w:rsidP="00B829B9">
            <w:pPr>
              <w:spacing w:line="276" w:lineRule="auto"/>
              <w:rPr>
                <w:lang w:val="en-CA"/>
              </w:rPr>
            </w:pPr>
            <w:r>
              <w:rPr>
                <w:lang w:val="en-CA"/>
              </w:rPr>
              <w:t>Species-specific intercept effects</w:t>
            </w:r>
          </w:p>
        </w:tc>
        <w:tc>
          <w:tcPr>
            <w:tcW w:w="2340" w:type="dxa"/>
          </w:tcPr>
          <w:p w14:paraId="39C44929" w14:textId="77777777" w:rsidR="002D10BC" w:rsidRDefault="002D10BC" w:rsidP="00B829B9">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3A3789E1"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6E5827A" w14:textId="77777777" w:rsidTr="00B829B9">
        <w:tc>
          <w:tcPr>
            <w:tcW w:w="1615" w:type="dxa"/>
          </w:tcPr>
          <w:p w14:paraId="4F7EB284" w14:textId="77777777" w:rsidR="002D10BC" w:rsidRDefault="00000000" w:rsidP="00B829B9">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4A935EF9" w14:textId="77777777" w:rsidR="002D10BC" w:rsidRDefault="002D10BC" w:rsidP="00B829B9">
            <w:pPr>
              <w:spacing w:line="276" w:lineRule="auto"/>
              <w:rPr>
                <w:lang w:val="en-CA"/>
              </w:rPr>
            </w:pPr>
            <w:r>
              <w:rPr>
                <w:lang w:val="en-CA"/>
              </w:rPr>
              <w:t>Variation in species-specific intercept effects</w:t>
            </w:r>
          </w:p>
        </w:tc>
        <w:tc>
          <w:tcPr>
            <w:tcW w:w="2340" w:type="dxa"/>
          </w:tcPr>
          <w:p w14:paraId="12AF5B50" w14:textId="77777777" w:rsidR="002D10BC" w:rsidRDefault="002D10BC" w:rsidP="00B829B9">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6C4ED245"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68198356" w14:textId="77777777" w:rsidTr="00B829B9">
        <w:tc>
          <w:tcPr>
            <w:tcW w:w="1615" w:type="dxa"/>
          </w:tcPr>
          <w:p w14:paraId="4DCB3AE4" w14:textId="77777777" w:rsidR="002D10BC" w:rsidRDefault="00000000" w:rsidP="00B829B9">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089F1BFE" w14:textId="77777777" w:rsidR="002D10BC" w:rsidRDefault="002D10BC" w:rsidP="00B829B9">
            <w:pPr>
              <w:spacing w:line="276" w:lineRule="auto"/>
              <w:rPr>
                <w:lang w:val="en-CA"/>
              </w:rPr>
            </w:pPr>
            <w:r>
              <w:rPr>
                <w:lang w:val="en-CA"/>
              </w:rPr>
              <w:t>Site-specific intercept effects</w:t>
            </w:r>
          </w:p>
        </w:tc>
        <w:tc>
          <w:tcPr>
            <w:tcW w:w="2340" w:type="dxa"/>
          </w:tcPr>
          <w:p w14:paraId="5B01869C" w14:textId="77777777" w:rsidR="002D10BC" w:rsidRDefault="002D10BC" w:rsidP="00B829B9">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6495F65F"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D6F09B0" w14:textId="77777777" w:rsidTr="00B829B9">
        <w:tc>
          <w:tcPr>
            <w:tcW w:w="1615" w:type="dxa"/>
          </w:tcPr>
          <w:p w14:paraId="35D05881" w14:textId="77777777" w:rsidR="002D10BC" w:rsidRDefault="00000000" w:rsidP="00B829B9">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14E013AC" w14:textId="77777777" w:rsidR="002D10BC" w:rsidRDefault="002D10BC" w:rsidP="00B829B9">
            <w:pPr>
              <w:spacing w:line="276" w:lineRule="auto"/>
              <w:rPr>
                <w:lang w:val="en-CA"/>
              </w:rPr>
            </w:pPr>
            <w:r>
              <w:rPr>
                <w:lang w:val="en-CA"/>
              </w:rPr>
              <w:t>Variation in site-specific intercept effects</w:t>
            </w:r>
          </w:p>
        </w:tc>
        <w:tc>
          <w:tcPr>
            <w:tcW w:w="2340" w:type="dxa"/>
          </w:tcPr>
          <w:p w14:paraId="735F79E9" w14:textId="77777777" w:rsidR="002D10BC" w:rsidRDefault="002D10BC" w:rsidP="00B829B9">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D4C3FA"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1311DE4B" w14:textId="77777777" w:rsidTr="00B829B9">
        <w:tc>
          <w:tcPr>
            <w:tcW w:w="1615" w:type="dxa"/>
          </w:tcPr>
          <w:p w14:paraId="57D383CC" w14:textId="77777777" w:rsidR="002D10BC" w:rsidRDefault="00000000" w:rsidP="00B829B9">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8740173" w14:textId="77777777" w:rsidR="002D10BC" w:rsidRDefault="002D10BC" w:rsidP="00B829B9">
            <w:pPr>
              <w:spacing w:line="276" w:lineRule="auto"/>
              <w:rPr>
                <w:lang w:val="en-CA"/>
              </w:rPr>
            </w:pPr>
            <w:r>
              <w:rPr>
                <w:lang w:val="en-CA"/>
              </w:rPr>
              <w:t>Year intercept effects</w:t>
            </w:r>
          </w:p>
        </w:tc>
        <w:tc>
          <w:tcPr>
            <w:tcW w:w="2340" w:type="dxa"/>
          </w:tcPr>
          <w:p w14:paraId="45687889" w14:textId="77777777" w:rsidR="002D10BC" w:rsidRDefault="002D10BC" w:rsidP="00B829B9">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3E4FEDA" w14:textId="77777777" w:rsidR="002D10BC" w:rsidRDefault="002D10BC" w:rsidP="00B829B9">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DB6B34C" w14:textId="77777777" w:rsidTr="00B829B9">
        <w:tc>
          <w:tcPr>
            <w:tcW w:w="1615" w:type="dxa"/>
          </w:tcPr>
          <w:p w14:paraId="2F89A8B5"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4F19E9D7" w14:textId="77777777" w:rsidR="002D10BC" w:rsidRDefault="002D10BC" w:rsidP="002D10BC">
            <w:pPr>
              <w:spacing w:line="276" w:lineRule="auto"/>
              <w:rPr>
                <w:lang w:val="en-CA"/>
              </w:rPr>
            </w:pPr>
            <w:r>
              <w:rPr>
                <w:lang w:val="en-CA"/>
              </w:rPr>
              <w:t>Species-specific effects of restoration</w:t>
            </w:r>
          </w:p>
        </w:tc>
        <w:tc>
          <w:tcPr>
            <w:tcW w:w="2340" w:type="dxa"/>
          </w:tcPr>
          <w:p w14:paraId="302CBEE3" w14:textId="41DFAA11"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FA3E5E1" w14:textId="755C29A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98D771B" w14:textId="77777777" w:rsidTr="00B829B9">
        <w:tc>
          <w:tcPr>
            <w:tcW w:w="1615" w:type="dxa"/>
          </w:tcPr>
          <w:p w14:paraId="350913D2"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384A3562" w14:textId="77777777" w:rsidR="002D10BC" w:rsidRDefault="002D10BC" w:rsidP="002D10BC">
            <w:pPr>
              <w:spacing w:line="276" w:lineRule="auto"/>
              <w:rPr>
                <w:lang w:val="en-CA"/>
              </w:rPr>
            </w:pPr>
            <w:r>
              <w:rPr>
                <w:lang w:val="en-CA"/>
              </w:rPr>
              <w:t>Variation in species-specific effects of restoration</w:t>
            </w:r>
          </w:p>
        </w:tc>
        <w:tc>
          <w:tcPr>
            <w:tcW w:w="2340" w:type="dxa"/>
          </w:tcPr>
          <w:p w14:paraId="11EEBF21" w14:textId="088BFFE3"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0F271641" w14:textId="13BEA19A"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0EED224F" w14:textId="77777777" w:rsidR="00EF73EB" w:rsidRDefault="00EF73EB" w:rsidP="006F290C">
      <w:pPr>
        <w:rPr>
          <w:lang w:val="en-CA"/>
        </w:rPr>
      </w:pPr>
    </w:p>
    <w:p w14:paraId="221E12E7" w14:textId="77777777" w:rsidR="006F290C" w:rsidRDefault="006F290C" w:rsidP="006F290C">
      <w:pPr>
        <w:rPr>
          <w:lang w:val="en-CA"/>
        </w:rPr>
      </w:pPr>
    </w:p>
    <w:p w14:paraId="35147308" w14:textId="77777777" w:rsidR="006F290C" w:rsidRDefault="006F290C" w:rsidP="006F290C">
      <w:pPr>
        <w:rPr>
          <w:lang w:val="en-CA"/>
        </w:rPr>
      </w:pPr>
    </w:p>
    <w:p w14:paraId="32AFBE6E" w14:textId="77777777" w:rsidR="006F290C" w:rsidRDefault="006F290C">
      <w:pPr>
        <w:rPr>
          <w:lang w:val="en-CA"/>
        </w:rPr>
      </w:pPr>
    </w:p>
    <w:p w14:paraId="3D528B46" w14:textId="22B5D659" w:rsidR="0068185E" w:rsidRDefault="0068185E">
      <w:pPr>
        <w:rPr>
          <w:lang w:val="en-CA"/>
        </w:rPr>
      </w:pPr>
      <w:r>
        <w:rPr>
          <w:lang w:val="en-CA"/>
        </w:rPr>
        <w:br w:type="page"/>
      </w:r>
    </w:p>
    <w:p w14:paraId="6CB01242" w14:textId="5FCC192F" w:rsidR="0030787E" w:rsidRDefault="0030787E" w:rsidP="008C4499">
      <w:pPr>
        <w:rPr>
          <w:b/>
          <w:bCs/>
          <w:lang w:val="en-CA"/>
        </w:rPr>
      </w:pPr>
      <w:r>
        <w:rPr>
          <w:b/>
          <w:bCs/>
          <w:lang w:val="en-CA"/>
        </w:rPr>
        <w:lastRenderedPageBreak/>
        <w:t>Supplemental Figures</w:t>
      </w:r>
    </w:p>
    <w:p w14:paraId="60CFD532" w14:textId="4AA12E92" w:rsidR="003733C6" w:rsidRDefault="0030787E" w:rsidP="008C4499">
      <w:pPr>
        <w:rPr>
          <w:b/>
          <w:bCs/>
          <w:lang w:val="en-CA"/>
        </w:rPr>
      </w:pPr>
      <w:r>
        <w:rPr>
          <w:noProof/>
        </w:rPr>
        <w:drawing>
          <wp:inline distT="0" distB="0" distL="0" distR="0" wp14:anchorId="24847095" wp14:editId="50FDC148">
            <wp:extent cx="5943600" cy="3343275"/>
            <wp:effectExtent l="0" t="0" r="0" b="9525"/>
            <wp:docPr id="406816416" name="Picture 1" descr="A collage of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6416" name="Picture 1" descr="A collage of a field&#10;&#10;Description automatically generated"/>
                    <pic:cNvPicPr/>
                  </pic:nvPicPr>
                  <pic:blipFill>
                    <a:blip r:embed="rId19"/>
                    <a:stretch>
                      <a:fillRect/>
                    </a:stretch>
                  </pic:blipFill>
                  <pic:spPr>
                    <a:xfrm>
                      <a:off x="0" y="0"/>
                      <a:ext cx="5943600" cy="3343275"/>
                    </a:xfrm>
                    <a:prstGeom prst="rect">
                      <a:avLst/>
                    </a:prstGeom>
                  </pic:spPr>
                </pic:pic>
              </a:graphicData>
            </a:graphic>
          </wp:inline>
        </w:drawing>
      </w:r>
    </w:p>
    <w:p w14:paraId="08022ABC" w14:textId="3F952516" w:rsidR="003733C6" w:rsidRDefault="003733C6" w:rsidP="008C4499">
      <w:pPr>
        <w:rPr>
          <w:lang w:val="en-CA"/>
        </w:rPr>
      </w:pPr>
      <w:r>
        <w:rPr>
          <w:b/>
          <w:bCs/>
          <w:lang w:val="en-CA"/>
        </w:rPr>
        <w:t>Figure S</w:t>
      </w:r>
      <w:r w:rsidR="00414B39">
        <w:rPr>
          <w:b/>
          <w:bCs/>
          <w:lang w:val="en-CA"/>
        </w:rPr>
        <w:t>1</w:t>
      </w:r>
      <w:r>
        <w:rPr>
          <w:b/>
          <w:bCs/>
          <w:lang w:val="en-CA"/>
        </w:rPr>
        <w:t xml:space="preserve">: We conducted abundance surveys at ten </w:t>
      </w:r>
      <w:r w:rsidR="00445F4B">
        <w:rPr>
          <w:b/>
          <w:bCs/>
          <w:lang w:val="en-CA"/>
        </w:rPr>
        <w:t>urban park</w:t>
      </w:r>
      <w:r w:rsidR="00C92C75">
        <w:rPr>
          <w:b/>
          <w:bCs/>
          <w:lang w:val="en-CA"/>
        </w:rPr>
        <w:t xml:space="preserve"> sites</w:t>
      </w:r>
      <w:r w:rsidR="00445F4B">
        <w:rPr>
          <w:b/>
          <w:bCs/>
          <w:lang w:val="en-CA"/>
        </w:rPr>
        <w:t xml:space="preserve"> in Vancouver, Canada</w:t>
      </w:r>
      <w:r>
        <w:rPr>
          <w:b/>
          <w:bCs/>
          <w:lang w:val="en-CA"/>
        </w:rPr>
        <w:t xml:space="preserve">. </w:t>
      </w:r>
      <w:r>
        <w:rPr>
          <w:lang w:val="en-CA"/>
        </w:rPr>
        <w:t>Five of the sites were historically turfgrass dominated but received a restoration amendment of about 1 hectare area. The restoration consisted of herbaceous flower seeding combined with no mowing during the spring and summer months. Some restored site</w:t>
      </w:r>
      <w:r w:rsidR="00445F4B">
        <w:rPr>
          <w:lang w:val="en-CA"/>
        </w:rPr>
        <w:t xml:space="preserve"> examples </w:t>
      </w:r>
      <w:r>
        <w:rPr>
          <w:lang w:val="en-CA"/>
        </w:rPr>
        <w:t xml:space="preserve">include </w:t>
      </w:r>
      <w:r w:rsidR="0030787E">
        <w:rPr>
          <w:lang w:val="en-CA"/>
        </w:rPr>
        <w:t>Oak Meadows Park (a), Prince of Wales Park (b), and Killarney Park (c)</w:t>
      </w:r>
      <w:r>
        <w:rPr>
          <w:lang w:val="en-CA"/>
        </w:rPr>
        <w:t xml:space="preserve">. In control sites, turfgrass areas were not amended with a restoration. </w:t>
      </w:r>
      <w:r w:rsidR="0030787E">
        <w:rPr>
          <w:lang w:val="en-CA"/>
        </w:rPr>
        <w:t>Some control site</w:t>
      </w:r>
      <w:r w:rsidR="00445F4B">
        <w:rPr>
          <w:lang w:val="en-CA"/>
        </w:rPr>
        <w:t xml:space="preserve"> examples </w:t>
      </w:r>
      <w:r w:rsidR="0030787E">
        <w:rPr>
          <w:lang w:val="en-CA"/>
        </w:rPr>
        <w:t xml:space="preserve">include Kensington Park (d), Moberly Park (e), and Quilchena Park (f). </w:t>
      </w:r>
      <w:r>
        <w:rPr>
          <w:lang w:val="en-CA"/>
        </w:rPr>
        <w:t>Restored sites had significantly more flower resources and were characterized by taller herbaceous vegetation.</w:t>
      </w:r>
    </w:p>
    <w:p w14:paraId="01881205" w14:textId="77777777" w:rsidR="003733C6" w:rsidRPr="003733C6" w:rsidRDefault="003733C6" w:rsidP="008C4499">
      <w:pPr>
        <w:rPr>
          <w:lang w:val="en-CA"/>
        </w:rPr>
      </w:pPr>
    </w:p>
    <w:p w14:paraId="575408F6" w14:textId="124DBA78" w:rsidR="003733C6" w:rsidRDefault="00D525D0" w:rsidP="003733C6">
      <w:pPr>
        <w:rPr>
          <w:lang w:val="en-CA"/>
        </w:rPr>
      </w:pPr>
      <w:r>
        <w:rPr>
          <w:noProof/>
        </w:rPr>
        <w:lastRenderedPageBreak/>
        <w:drawing>
          <wp:inline distT="0" distB="0" distL="0" distR="0" wp14:anchorId="4AF73C46" wp14:editId="14094D33">
            <wp:extent cx="5943600" cy="3029447"/>
            <wp:effectExtent l="0" t="0" r="0" b="0"/>
            <wp:docPr id="2040937468" name="Picture 1" descr="A collage of bees on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37468" name="Picture 1" descr="A collage of bees on flowers&#10;&#10;Description automatically generated"/>
                    <pic:cNvPicPr/>
                  </pic:nvPicPr>
                  <pic:blipFill rotWithShape="1">
                    <a:blip r:embed="rId20"/>
                    <a:srcRect b="9387"/>
                    <a:stretch/>
                  </pic:blipFill>
                  <pic:spPr bwMode="auto">
                    <a:xfrm>
                      <a:off x="0" y="0"/>
                      <a:ext cx="5943600" cy="3029447"/>
                    </a:xfrm>
                    <a:prstGeom prst="rect">
                      <a:avLst/>
                    </a:prstGeom>
                    <a:ln>
                      <a:noFill/>
                    </a:ln>
                    <a:extLst>
                      <a:ext uri="{53640926-AAD7-44D8-BBD7-CCE9431645EC}">
                        <a14:shadowObscured xmlns:a14="http://schemas.microsoft.com/office/drawing/2010/main"/>
                      </a:ext>
                    </a:extLst>
                  </pic:spPr>
                </pic:pic>
              </a:graphicData>
            </a:graphic>
          </wp:inline>
        </w:drawing>
      </w:r>
      <w:r w:rsidR="003733C6">
        <w:rPr>
          <w:lang w:val="en-CA"/>
        </w:rPr>
        <w:t xml:space="preserve"> </w:t>
      </w:r>
    </w:p>
    <w:p w14:paraId="59023BCA" w14:textId="1D275437" w:rsidR="0030787E" w:rsidRPr="0030787E" w:rsidRDefault="003733C6" w:rsidP="008C4499">
      <w:pPr>
        <w:rPr>
          <w:lang w:val="en-CA"/>
        </w:rPr>
      </w:pPr>
      <w:r>
        <w:rPr>
          <w:b/>
          <w:bCs/>
          <w:lang w:val="en-CA"/>
        </w:rPr>
        <w:t xml:space="preserve">Figure S2: We targeted 8 wild species in our abundance surveys: </w:t>
      </w:r>
      <w:proofErr w:type="spellStart"/>
      <w:r>
        <w:rPr>
          <w:i/>
          <w:iCs/>
          <w:lang w:val="en-CA"/>
        </w:rPr>
        <w:t>Agapostemon</w:t>
      </w:r>
      <w:proofErr w:type="spellEnd"/>
      <w:r>
        <w:rPr>
          <w:i/>
          <w:iCs/>
          <w:lang w:val="en-CA"/>
        </w:rPr>
        <w:t xml:space="preserve"> </w:t>
      </w:r>
      <w:proofErr w:type="spellStart"/>
      <w:r>
        <w:rPr>
          <w:i/>
          <w:iCs/>
          <w:lang w:val="en-CA"/>
        </w:rPr>
        <w:t>texanus</w:t>
      </w:r>
      <w:proofErr w:type="spellEnd"/>
      <w:r>
        <w:rPr>
          <w:i/>
          <w:iCs/>
          <w:lang w:val="en-CA"/>
        </w:rPr>
        <w:t xml:space="preserve"> </w:t>
      </w:r>
      <w:r>
        <w:rPr>
          <w:lang w:val="en-CA"/>
        </w:rPr>
        <w:t xml:space="preserve">(a), </w:t>
      </w:r>
      <w:r>
        <w:rPr>
          <w:i/>
          <w:iCs/>
          <w:lang w:val="en-CA"/>
        </w:rPr>
        <w:t xml:space="preserve">Andrena </w:t>
      </w:r>
      <w:proofErr w:type="spellStart"/>
      <w:r>
        <w:rPr>
          <w:i/>
          <w:iCs/>
          <w:lang w:val="en-CA"/>
        </w:rPr>
        <w:t>prunorum</w:t>
      </w:r>
      <w:proofErr w:type="spellEnd"/>
      <w:r>
        <w:rPr>
          <w:i/>
          <w:iCs/>
          <w:lang w:val="en-CA"/>
        </w:rPr>
        <w:t xml:space="preserve"> </w:t>
      </w:r>
      <w:r>
        <w:rPr>
          <w:lang w:val="en-CA"/>
        </w:rPr>
        <w:t xml:space="preserve">(b), </w:t>
      </w:r>
      <w:proofErr w:type="spellStart"/>
      <w:r>
        <w:rPr>
          <w:i/>
          <w:iCs/>
          <w:lang w:val="en-CA"/>
        </w:rPr>
        <w:t>Anthidium</w:t>
      </w:r>
      <w:proofErr w:type="spellEnd"/>
      <w:r>
        <w:rPr>
          <w:i/>
          <w:iCs/>
          <w:lang w:val="en-CA"/>
        </w:rPr>
        <w:t xml:space="preserve"> </w:t>
      </w:r>
      <w:proofErr w:type="spellStart"/>
      <w:r>
        <w:rPr>
          <w:i/>
          <w:iCs/>
          <w:lang w:val="en-CA"/>
        </w:rPr>
        <w:t>oblongatum</w:t>
      </w:r>
      <w:proofErr w:type="spellEnd"/>
      <w:r>
        <w:rPr>
          <w:i/>
          <w:iCs/>
          <w:lang w:val="en-CA"/>
        </w:rPr>
        <w:t xml:space="preserve"> </w:t>
      </w:r>
      <w:r>
        <w:rPr>
          <w:lang w:val="en-CA"/>
        </w:rPr>
        <w:t xml:space="preserve">(c),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(d),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(e), </w:t>
      </w:r>
      <w:proofErr w:type="spellStart"/>
      <w:r>
        <w:rPr>
          <w:i/>
          <w:iCs/>
          <w:lang w:val="en-CA"/>
        </w:rPr>
        <w:t>Halictus</w:t>
      </w:r>
      <w:proofErr w:type="spellEnd"/>
      <w:r>
        <w:rPr>
          <w:i/>
          <w:iCs/>
          <w:lang w:val="en-CA"/>
        </w:rPr>
        <w:t xml:space="preserve"> </w:t>
      </w:r>
      <w:proofErr w:type="spellStart"/>
      <w:r>
        <w:rPr>
          <w:i/>
          <w:iCs/>
          <w:lang w:val="en-CA"/>
        </w:rPr>
        <w:t>rubicundus</w:t>
      </w:r>
      <w:proofErr w:type="spellEnd"/>
      <w:r>
        <w:rPr>
          <w:i/>
          <w:iCs/>
          <w:lang w:val="en-CA"/>
        </w:rPr>
        <w:t xml:space="preserve"> </w:t>
      </w:r>
      <w:r>
        <w:rPr>
          <w:lang w:val="en-CA"/>
        </w:rPr>
        <w:t xml:space="preserve">(f), native </w:t>
      </w:r>
      <w:r>
        <w:rPr>
          <w:i/>
          <w:iCs/>
          <w:lang w:val="en-CA"/>
        </w:rPr>
        <w:t xml:space="preserve">Megachile spp. </w:t>
      </w:r>
      <w:r>
        <w:rPr>
          <w:lang w:val="en-CA"/>
        </w:rPr>
        <w:t xml:space="preserve">(g), and </w:t>
      </w:r>
      <w:proofErr w:type="spellStart"/>
      <w:r>
        <w:rPr>
          <w:i/>
          <w:iCs/>
          <w:lang w:val="en-CA"/>
        </w:rPr>
        <w:t>Melissodes</w:t>
      </w:r>
      <w:proofErr w:type="spellEnd"/>
      <w:r>
        <w:rPr>
          <w:i/>
          <w:iCs/>
          <w:lang w:val="en-CA"/>
        </w:rPr>
        <w:t xml:space="preserve"> </w:t>
      </w:r>
      <w:proofErr w:type="spellStart"/>
      <w:r>
        <w:rPr>
          <w:i/>
          <w:iCs/>
          <w:lang w:val="en-CA"/>
        </w:rPr>
        <w:t>microstictus</w:t>
      </w:r>
      <w:proofErr w:type="spellEnd"/>
      <w:r>
        <w:rPr>
          <w:i/>
          <w:iCs/>
          <w:lang w:val="en-CA"/>
        </w:rPr>
        <w:t xml:space="preserve"> </w:t>
      </w:r>
      <w:r>
        <w:rPr>
          <w:lang w:val="en-CA"/>
        </w:rPr>
        <w:t>(h).</w:t>
      </w:r>
      <w:r w:rsidR="00D525D0">
        <w:rPr>
          <w:lang w:val="en-CA"/>
        </w:rPr>
        <w:t xml:space="preserve"> </w:t>
      </w:r>
      <w:r w:rsidR="00957FD0">
        <w:rPr>
          <w:lang w:val="en-CA"/>
        </w:rPr>
        <w:t>The p</w:t>
      </w:r>
      <w:r w:rsidR="00D525D0">
        <w:rPr>
          <w:lang w:val="en-CA"/>
        </w:rPr>
        <w:t xml:space="preserve">icture of </w:t>
      </w:r>
      <w:r w:rsidR="00D525D0">
        <w:rPr>
          <w:i/>
          <w:iCs/>
          <w:lang w:val="en-CA"/>
        </w:rPr>
        <w:t xml:space="preserve">B. </w:t>
      </w:r>
      <w:proofErr w:type="spellStart"/>
      <w:r w:rsidR="00D525D0">
        <w:rPr>
          <w:i/>
          <w:iCs/>
          <w:lang w:val="en-CA"/>
        </w:rPr>
        <w:t>flavifrons</w:t>
      </w:r>
      <w:proofErr w:type="spellEnd"/>
      <w:r w:rsidR="00D525D0">
        <w:rPr>
          <w:i/>
          <w:iCs/>
          <w:lang w:val="en-CA"/>
        </w:rPr>
        <w:t xml:space="preserve"> </w:t>
      </w:r>
      <w:r w:rsidR="00D525D0">
        <w:rPr>
          <w:lang w:val="en-CA"/>
        </w:rPr>
        <w:t>was taken by Sarah Knoerr</w:t>
      </w:r>
      <w:r w:rsidR="00957FD0">
        <w:rPr>
          <w:lang w:val="en-CA"/>
        </w:rPr>
        <w:t xml:space="preserve"> and used with permission.</w:t>
      </w:r>
      <w:r w:rsidR="00414B39">
        <w:rPr>
          <w:lang w:val="en-CA"/>
        </w:rPr>
        <w:br w:type="page"/>
      </w:r>
    </w:p>
    <w:p w14:paraId="386D1D66" w14:textId="213A6ADB" w:rsidR="00953B8E" w:rsidRDefault="00953B8E" w:rsidP="008C4499">
      <w:pPr>
        <w:rPr>
          <w:b/>
          <w:bCs/>
          <w:lang w:val="en-CA"/>
        </w:rPr>
      </w:pPr>
      <w:r>
        <w:rPr>
          <w:noProof/>
        </w:rPr>
        <w:lastRenderedPageBreak/>
        <w:drawing>
          <wp:inline distT="0" distB="0" distL="0" distR="0" wp14:anchorId="59221F63" wp14:editId="2DDE2ECC">
            <wp:extent cx="5943600" cy="2463800"/>
            <wp:effectExtent l="0" t="0" r="0" b="0"/>
            <wp:docPr id="231126727" name="Picture 1" descr="A close-up of a b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26727" name="Picture 1" descr="A close-up of a bee&#10;&#10;Description automatically generated"/>
                    <pic:cNvPicPr/>
                  </pic:nvPicPr>
                  <pic:blipFill rotWithShape="1">
                    <a:blip r:embed="rId21"/>
                    <a:srcRect t="19183" b="7122"/>
                    <a:stretch/>
                  </pic:blipFill>
                  <pic:spPr bwMode="auto">
                    <a:xfrm>
                      <a:off x="0" y="0"/>
                      <a:ext cx="5943600" cy="2463800"/>
                    </a:xfrm>
                    <a:prstGeom prst="rect">
                      <a:avLst/>
                    </a:prstGeom>
                    <a:ln>
                      <a:noFill/>
                    </a:ln>
                    <a:extLst>
                      <a:ext uri="{53640926-AAD7-44D8-BBD7-CCE9431645EC}">
                        <a14:shadowObscured xmlns:a14="http://schemas.microsoft.com/office/drawing/2010/main"/>
                      </a:ext>
                    </a:extLst>
                  </pic:spPr>
                </pic:pic>
              </a:graphicData>
            </a:graphic>
          </wp:inline>
        </w:drawing>
      </w:r>
    </w:p>
    <w:p w14:paraId="18175986" w14:textId="3D8E380A" w:rsidR="00A50B0A" w:rsidRDefault="00953B8E" w:rsidP="008C4499">
      <w:pPr>
        <w:rPr>
          <w:lang w:val="en-CA"/>
        </w:rPr>
      </w:pPr>
      <w:r>
        <w:rPr>
          <w:b/>
          <w:bCs/>
          <w:lang w:val="en-CA"/>
        </w:rPr>
        <w:t>Figure S</w:t>
      </w:r>
      <w:r w:rsidR="0030787E">
        <w:rPr>
          <w:b/>
          <w:bCs/>
          <w:lang w:val="en-CA"/>
        </w:rPr>
        <w:t>3</w:t>
      </w:r>
      <w:r>
        <w:rPr>
          <w:b/>
          <w:bCs/>
          <w:lang w:val="en-CA"/>
        </w:rPr>
        <w:t xml:space="preserve">: </w:t>
      </w:r>
      <w:r w:rsidR="00843958">
        <w:rPr>
          <w:b/>
          <w:bCs/>
          <w:lang w:val="en-CA"/>
        </w:rPr>
        <w:t>Mark</w:t>
      </w:r>
      <w:r w:rsidR="0030787E">
        <w:rPr>
          <w:b/>
          <w:bCs/>
          <w:lang w:val="en-CA"/>
        </w:rPr>
        <w:t>-recapture</w:t>
      </w:r>
      <w:r w:rsidR="00843958">
        <w:rPr>
          <w:b/>
          <w:bCs/>
          <w:lang w:val="en-CA"/>
        </w:rPr>
        <w:t xml:space="preserve"> method. </w:t>
      </w:r>
      <w:r w:rsidR="00843958" w:rsidRPr="00843958">
        <w:rPr>
          <w:lang w:val="en-CA"/>
        </w:rPr>
        <w:t>We placed</w:t>
      </w:r>
      <w:r w:rsidR="00843958">
        <w:rPr>
          <w:b/>
          <w:bCs/>
          <w:lang w:val="en-CA"/>
        </w:rPr>
        <w:t xml:space="preserve"> </w:t>
      </w:r>
      <w:r w:rsidR="00843958">
        <w:rPr>
          <w:lang w:val="en-CA"/>
        </w:rPr>
        <w:t xml:space="preserve">chilled bees in a </w:t>
      </w:r>
      <w:r w:rsidR="00CE466B">
        <w:rPr>
          <w:lang w:val="en-CA"/>
        </w:rPr>
        <w:t xml:space="preserve">modified </w:t>
      </w:r>
      <w:r w:rsidR="00843958">
        <w:rPr>
          <w:lang w:val="en-CA"/>
        </w:rPr>
        <w:t xml:space="preserve">vial with a </w:t>
      </w:r>
      <w:r w:rsidR="00CE466B">
        <w:rPr>
          <w:lang w:val="en-CA"/>
        </w:rPr>
        <w:t xml:space="preserve">Styrofoam </w:t>
      </w:r>
      <w:r w:rsidR="00843958">
        <w:rPr>
          <w:lang w:val="en-CA"/>
        </w:rPr>
        <w:t xml:space="preserve">plunger on one end (a). </w:t>
      </w:r>
      <w:r w:rsidR="00CE466B">
        <w:rPr>
          <w:lang w:val="en-CA"/>
        </w:rPr>
        <w:t xml:space="preserve">Chilling the bees allowed for easier handling. </w:t>
      </w:r>
      <w:r w:rsidR="00843958">
        <w:rPr>
          <w:lang w:val="en-CA"/>
        </w:rPr>
        <w:t>We used the plunger to press the thorax of the bee against a mesh covering on the opposite side of the vial (b). We used a paint pen to place a mark on the thorax. The mark was colour-coded to correspond to the unique capture date. In (b), the bee was captured on two occasions</w:t>
      </w:r>
      <w:r w:rsidR="00CE466B">
        <w:rPr>
          <w:lang w:val="en-CA"/>
        </w:rPr>
        <w:t>. I</w:t>
      </w:r>
      <w:r w:rsidR="00843958">
        <w:rPr>
          <w:lang w:val="en-CA"/>
        </w:rPr>
        <w:t xml:space="preserve">t has </w:t>
      </w:r>
      <w:r w:rsidR="00CE466B">
        <w:rPr>
          <w:lang w:val="en-CA"/>
        </w:rPr>
        <w:t>a yellow mark indicating the first capture and a pink mark</w:t>
      </w:r>
      <w:r w:rsidR="00843958">
        <w:rPr>
          <w:lang w:val="en-CA"/>
        </w:rPr>
        <w:t xml:space="preserve"> </w:t>
      </w:r>
      <w:r w:rsidR="00CE466B">
        <w:rPr>
          <w:lang w:val="en-CA"/>
        </w:rPr>
        <w:t>representing the second</w:t>
      </w:r>
      <w:r w:rsidR="00843958">
        <w:rPr>
          <w:lang w:val="en-CA"/>
        </w:rPr>
        <w:t xml:space="preserve">. </w:t>
      </w:r>
      <w:r w:rsidR="00CE466B">
        <w:rPr>
          <w:lang w:val="en-CA"/>
        </w:rPr>
        <w:t>After marking, w</w:t>
      </w:r>
      <w:r w:rsidR="00843958">
        <w:rPr>
          <w:lang w:val="en-CA"/>
        </w:rPr>
        <w:t>e released the bees back to the survey area</w:t>
      </w:r>
      <w:r w:rsidR="0030787E">
        <w:rPr>
          <w:lang w:val="en-CA"/>
        </w:rPr>
        <w:t xml:space="preserve">. </w:t>
      </w:r>
      <w:r w:rsidR="00CE466B">
        <w:rPr>
          <w:lang w:val="en-CA"/>
        </w:rPr>
        <w:t>W</w:t>
      </w:r>
      <w:r w:rsidR="0030787E">
        <w:rPr>
          <w:lang w:val="en-CA"/>
        </w:rPr>
        <w:t xml:space="preserve">e </w:t>
      </w:r>
      <w:r w:rsidR="00843958">
        <w:rPr>
          <w:lang w:val="en-CA"/>
        </w:rPr>
        <w:t xml:space="preserve">observed </w:t>
      </w:r>
      <w:r w:rsidR="0030787E">
        <w:rPr>
          <w:lang w:val="en-CA"/>
        </w:rPr>
        <w:t>that bees</w:t>
      </w:r>
      <w:r w:rsidR="00843958">
        <w:rPr>
          <w:lang w:val="en-CA"/>
        </w:rPr>
        <w:t xml:space="preserve"> </w:t>
      </w:r>
      <w:r w:rsidR="00CE466B">
        <w:rPr>
          <w:lang w:val="en-CA"/>
        </w:rPr>
        <w:t xml:space="preserve">then </w:t>
      </w:r>
      <w:r w:rsidR="00843958">
        <w:rPr>
          <w:lang w:val="en-CA"/>
        </w:rPr>
        <w:t>resume</w:t>
      </w:r>
      <w:r w:rsidR="0030787E">
        <w:rPr>
          <w:lang w:val="en-CA"/>
        </w:rPr>
        <w:t>d</w:t>
      </w:r>
      <w:r w:rsidR="00843958">
        <w:rPr>
          <w:lang w:val="en-CA"/>
        </w:rPr>
        <w:t xml:space="preserve"> normal foraging behaviour, usually after sunning themselves for a few minutes (c).</w:t>
      </w:r>
    </w:p>
    <w:p w14:paraId="60EC2241" w14:textId="2CE67B30" w:rsidR="00414B39" w:rsidRDefault="00414B39">
      <w:pPr>
        <w:rPr>
          <w:lang w:val="en-CA"/>
        </w:rPr>
      </w:pPr>
      <w:r>
        <w:rPr>
          <w:lang w:val="en-CA"/>
        </w:rPr>
        <w:br w:type="page"/>
      </w:r>
    </w:p>
    <w:p w14:paraId="0510276E" w14:textId="77777777" w:rsidR="00A35284" w:rsidRDefault="008E414D" w:rsidP="008E414D">
      <w:pPr>
        <w:pStyle w:val="ListParagraph"/>
        <w:numPr>
          <w:ilvl w:val="0"/>
          <w:numId w:val="9"/>
        </w:numPr>
        <w:rPr>
          <w:lang w:val="en-CA"/>
        </w:rPr>
      </w:pPr>
      <w:r>
        <w:rPr>
          <w:noProof/>
        </w:rPr>
        <w:lastRenderedPageBreak/>
        <w:drawing>
          <wp:inline distT="0" distB="0" distL="0" distR="0" wp14:anchorId="3141DCD2" wp14:editId="5E9F9F9D">
            <wp:extent cx="4206240" cy="3299655"/>
            <wp:effectExtent l="0" t="0" r="3810" b="0"/>
            <wp:docPr id="1299711668"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1668" name="Picture 1" descr="A group of graphs showing different colored lines&#10;&#10;Description automatically generated with medium confidence"/>
                    <pic:cNvPicPr/>
                  </pic:nvPicPr>
                  <pic:blipFill rotWithShape="1">
                    <a:blip r:embed="rId22"/>
                    <a:srcRect l="14583" r="13711"/>
                    <a:stretch/>
                  </pic:blipFill>
                  <pic:spPr bwMode="auto">
                    <a:xfrm>
                      <a:off x="0" y="0"/>
                      <a:ext cx="4212120" cy="3304267"/>
                    </a:xfrm>
                    <a:prstGeom prst="rect">
                      <a:avLst/>
                    </a:prstGeom>
                    <a:ln>
                      <a:noFill/>
                    </a:ln>
                    <a:extLst>
                      <a:ext uri="{53640926-AAD7-44D8-BBD7-CCE9431645EC}">
                        <a14:shadowObscured xmlns:a14="http://schemas.microsoft.com/office/drawing/2010/main"/>
                      </a:ext>
                    </a:extLst>
                  </pic:spPr>
                </pic:pic>
              </a:graphicData>
            </a:graphic>
          </wp:inline>
        </w:drawing>
      </w:r>
    </w:p>
    <w:p w14:paraId="19873713" w14:textId="42521C51" w:rsidR="00A35284" w:rsidRDefault="006F6D1E" w:rsidP="008E414D">
      <w:pPr>
        <w:pStyle w:val="ListParagraph"/>
        <w:numPr>
          <w:ilvl w:val="0"/>
          <w:numId w:val="9"/>
        </w:numPr>
        <w:rPr>
          <w:lang w:val="en-CA"/>
        </w:rPr>
      </w:pPr>
      <w:r>
        <w:rPr>
          <w:noProof/>
        </w:rPr>
        <w:drawing>
          <wp:inline distT="0" distB="0" distL="0" distR="0" wp14:anchorId="63151EEC" wp14:editId="0F492E8C">
            <wp:extent cx="5433794" cy="2878372"/>
            <wp:effectExtent l="0" t="0" r="0" b="0"/>
            <wp:docPr id="1515415619" name="Picture 1"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5619" name="Picture 1" descr="A group of graphs showing different types of data&#10;&#10;Description automatically generated with medium confidence"/>
                    <pic:cNvPicPr/>
                  </pic:nvPicPr>
                  <pic:blipFill rotWithShape="1">
                    <a:blip r:embed="rId23"/>
                    <a:srcRect l="2007" t="3091" b="4627"/>
                    <a:stretch/>
                  </pic:blipFill>
                  <pic:spPr bwMode="auto">
                    <a:xfrm>
                      <a:off x="0" y="0"/>
                      <a:ext cx="5441165" cy="2882277"/>
                    </a:xfrm>
                    <a:prstGeom prst="rect">
                      <a:avLst/>
                    </a:prstGeom>
                    <a:ln>
                      <a:noFill/>
                    </a:ln>
                    <a:extLst>
                      <a:ext uri="{53640926-AAD7-44D8-BBD7-CCE9431645EC}">
                        <a14:shadowObscured xmlns:a14="http://schemas.microsoft.com/office/drawing/2010/main"/>
                      </a:ext>
                    </a:extLst>
                  </pic:spPr>
                </pic:pic>
              </a:graphicData>
            </a:graphic>
          </wp:inline>
        </w:drawing>
      </w:r>
    </w:p>
    <w:p w14:paraId="2110BEA0" w14:textId="1D2E6FE4" w:rsidR="00A50B0A" w:rsidRPr="008E414D" w:rsidRDefault="00F24476" w:rsidP="008E414D">
      <w:pPr>
        <w:pStyle w:val="ListParagraph"/>
        <w:numPr>
          <w:ilvl w:val="0"/>
          <w:numId w:val="9"/>
        </w:numPr>
        <w:rPr>
          <w:lang w:val="en-CA"/>
        </w:rPr>
      </w:pPr>
      <w:r>
        <w:rPr>
          <w:noProof/>
        </w:rPr>
        <w:lastRenderedPageBreak/>
        <w:drawing>
          <wp:inline distT="0" distB="0" distL="0" distR="0" wp14:anchorId="2B14E999" wp14:editId="13FC4B5C">
            <wp:extent cx="5529699" cy="2973788"/>
            <wp:effectExtent l="0" t="0" r="0" b="0"/>
            <wp:docPr id="1294020726"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0726" name="Picture 1" descr="A group of graphs showing different colored lines&#10;&#10;Description automatically generated with medium confidence"/>
                    <pic:cNvPicPr/>
                  </pic:nvPicPr>
                  <pic:blipFill rotWithShape="1">
                    <a:blip r:embed="rId24"/>
                    <a:srcRect l="1980" t="2166" b="4121"/>
                    <a:stretch/>
                  </pic:blipFill>
                  <pic:spPr bwMode="auto">
                    <a:xfrm>
                      <a:off x="0" y="0"/>
                      <a:ext cx="5546816" cy="2982993"/>
                    </a:xfrm>
                    <a:prstGeom prst="rect">
                      <a:avLst/>
                    </a:prstGeom>
                    <a:ln>
                      <a:noFill/>
                    </a:ln>
                    <a:extLst>
                      <a:ext uri="{53640926-AAD7-44D8-BBD7-CCE9431645EC}">
                        <a14:shadowObscured xmlns:a14="http://schemas.microsoft.com/office/drawing/2010/main"/>
                      </a:ext>
                    </a:extLst>
                  </pic:spPr>
                </pic:pic>
              </a:graphicData>
            </a:graphic>
          </wp:inline>
        </w:drawing>
      </w:r>
    </w:p>
    <w:p w14:paraId="0C76A32D" w14:textId="5ABBBAFB" w:rsidR="007E1189" w:rsidRDefault="008E414D" w:rsidP="008C4499">
      <w:pPr>
        <w:rPr>
          <w:b/>
          <w:bCs/>
          <w:lang w:val="en-CA"/>
        </w:rPr>
      </w:pPr>
      <w:r w:rsidRPr="008E414D">
        <w:rPr>
          <w:b/>
          <w:bCs/>
          <w:lang w:val="en-CA"/>
        </w:rPr>
        <w:t>Figure S</w:t>
      </w:r>
      <w:r w:rsidR="006F6D1E">
        <w:rPr>
          <w:b/>
          <w:bCs/>
          <w:lang w:val="en-CA"/>
        </w:rPr>
        <w:t>4</w:t>
      </w:r>
      <w:r w:rsidRPr="008E414D">
        <w:rPr>
          <w:b/>
          <w:bCs/>
          <w:lang w:val="en-CA"/>
        </w:rPr>
        <w:t xml:space="preserve">: </w:t>
      </w:r>
      <w:proofErr w:type="spellStart"/>
      <w:r>
        <w:rPr>
          <w:b/>
          <w:bCs/>
          <w:lang w:val="en-CA"/>
        </w:rPr>
        <w:t>Trace</w:t>
      </w:r>
      <w:r w:rsidRPr="008E414D">
        <w:rPr>
          <w:b/>
          <w:bCs/>
          <w:lang w:val="en-CA"/>
        </w:rPr>
        <w:t>plots</w:t>
      </w:r>
      <w:proofErr w:type="spellEnd"/>
      <w:r w:rsidRPr="008E414D">
        <w:rPr>
          <w:b/>
          <w:bCs/>
          <w:lang w:val="en-CA"/>
        </w:rPr>
        <w:t xml:space="preserve"> for the 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Pr>
          <w:lang w:val="en-CA"/>
        </w:rPr>
        <w:t xml:space="preserve">Overlapping </w:t>
      </w:r>
      <w:r w:rsidR="004B6201" w:rsidRPr="004B6201">
        <w:rPr>
          <w:lang w:val="en-CA"/>
        </w:rPr>
        <w:t>HMC traces indicate that all 4 chains have converged on a similar parameter space.</w:t>
      </w:r>
    </w:p>
    <w:p w14:paraId="042A39EA" w14:textId="4AA74819" w:rsidR="008E414D" w:rsidRPr="008E414D" w:rsidRDefault="007E1189" w:rsidP="008C4499">
      <w:pPr>
        <w:rPr>
          <w:b/>
          <w:bCs/>
          <w:lang w:val="en-CA"/>
        </w:rPr>
      </w:pPr>
      <w:r>
        <w:rPr>
          <w:b/>
          <w:bCs/>
          <w:lang w:val="en-CA"/>
        </w:rPr>
        <w:br w:type="page"/>
      </w:r>
    </w:p>
    <w:p w14:paraId="7C33D751" w14:textId="77777777" w:rsidR="00F24476" w:rsidRDefault="00F24476" w:rsidP="008C4499">
      <w:pPr>
        <w:rPr>
          <w:lang w:val="en-CA"/>
        </w:rPr>
      </w:pPr>
    </w:p>
    <w:p w14:paraId="736E4750" w14:textId="77777777" w:rsidR="008E414D" w:rsidRDefault="008E414D" w:rsidP="008E414D">
      <w:pPr>
        <w:pStyle w:val="ListParagraph"/>
        <w:numPr>
          <w:ilvl w:val="0"/>
          <w:numId w:val="8"/>
        </w:numPr>
        <w:rPr>
          <w:lang w:val="en-CA"/>
        </w:rPr>
      </w:pPr>
      <w:r>
        <w:rPr>
          <w:noProof/>
        </w:rPr>
        <w:drawing>
          <wp:inline distT="0" distB="0" distL="0" distR="0" wp14:anchorId="3FF0426F" wp14:editId="36A4144A">
            <wp:extent cx="5699553" cy="2973788"/>
            <wp:effectExtent l="0" t="0" r="0" b="0"/>
            <wp:docPr id="158079878" name="Picture 1" descr="A group of blue and black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878" name="Picture 1" descr="A group of blue and black shapes&#10;&#10;Description automatically generated with medium confidence"/>
                    <pic:cNvPicPr/>
                  </pic:nvPicPr>
                  <pic:blipFill rotWithShape="1">
                    <a:blip r:embed="rId25"/>
                    <a:srcRect l="2007" t="4757" r="2068" b="6266"/>
                    <a:stretch/>
                  </pic:blipFill>
                  <pic:spPr bwMode="auto">
                    <a:xfrm>
                      <a:off x="0" y="0"/>
                      <a:ext cx="5701364" cy="2974733"/>
                    </a:xfrm>
                    <a:prstGeom prst="rect">
                      <a:avLst/>
                    </a:prstGeom>
                    <a:ln>
                      <a:noFill/>
                    </a:ln>
                    <a:extLst>
                      <a:ext uri="{53640926-AAD7-44D8-BBD7-CCE9431645EC}">
                        <a14:shadowObscured xmlns:a14="http://schemas.microsoft.com/office/drawing/2010/main"/>
                      </a:ext>
                    </a:extLst>
                  </pic:spPr>
                </pic:pic>
              </a:graphicData>
            </a:graphic>
          </wp:inline>
        </w:drawing>
      </w:r>
    </w:p>
    <w:p w14:paraId="4A90D33A" w14:textId="596EE97B" w:rsidR="008E414D" w:rsidRDefault="006F6D1E" w:rsidP="008E414D">
      <w:pPr>
        <w:pStyle w:val="ListParagraph"/>
        <w:numPr>
          <w:ilvl w:val="0"/>
          <w:numId w:val="8"/>
        </w:numPr>
        <w:rPr>
          <w:lang w:val="en-CA"/>
        </w:rPr>
      </w:pPr>
      <w:r>
        <w:rPr>
          <w:noProof/>
        </w:rPr>
        <w:drawing>
          <wp:inline distT="0" distB="0" distL="0" distR="0" wp14:anchorId="0EFFFB3D" wp14:editId="02C05FA5">
            <wp:extent cx="5637254" cy="3044709"/>
            <wp:effectExtent l="0" t="0" r="1905" b="3810"/>
            <wp:docPr id="789838449" name="Picture 1" descr="A group of blue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8449" name="Picture 1" descr="A group of blue shapes&#10;&#10;Description automatically generated"/>
                    <pic:cNvPicPr/>
                  </pic:nvPicPr>
                  <pic:blipFill rotWithShape="1">
                    <a:blip r:embed="rId26"/>
                    <a:srcRect l="2676" t="4282" r="2458" b="4630"/>
                    <a:stretch/>
                  </pic:blipFill>
                  <pic:spPr bwMode="auto">
                    <a:xfrm>
                      <a:off x="0" y="0"/>
                      <a:ext cx="5638428" cy="3045343"/>
                    </a:xfrm>
                    <a:prstGeom prst="rect">
                      <a:avLst/>
                    </a:prstGeom>
                    <a:ln>
                      <a:noFill/>
                    </a:ln>
                    <a:extLst>
                      <a:ext uri="{53640926-AAD7-44D8-BBD7-CCE9431645EC}">
                        <a14:shadowObscured xmlns:a14="http://schemas.microsoft.com/office/drawing/2010/main"/>
                      </a:ext>
                    </a:extLst>
                  </pic:spPr>
                </pic:pic>
              </a:graphicData>
            </a:graphic>
          </wp:inline>
        </w:drawing>
      </w:r>
    </w:p>
    <w:p w14:paraId="60F8E2E4" w14:textId="5D596BFE" w:rsidR="00F24476" w:rsidRDefault="00F24476" w:rsidP="008E414D">
      <w:pPr>
        <w:pStyle w:val="ListParagraph"/>
        <w:numPr>
          <w:ilvl w:val="0"/>
          <w:numId w:val="8"/>
        </w:numPr>
        <w:rPr>
          <w:lang w:val="en-CA"/>
        </w:rPr>
      </w:pPr>
      <w:r>
        <w:rPr>
          <w:noProof/>
        </w:rPr>
        <w:lastRenderedPageBreak/>
        <w:drawing>
          <wp:inline distT="0" distB="0" distL="0" distR="0" wp14:anchorId="538432EA" wp14:editId="77C7841E">
            <wp:extent cx="5572760" cy="3450866"/>
            <wp:effectExtent l="0" t="0" r="8890" b="0"/>
            <wp:docPr id="1998574170" name="Picture 1" descr="A group of blue and black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74170" name="Picture 1" descr="A group of blue and black graphs&#10;&#10;Description automatically generated with medium confidence"/>
                    <pic:cNvPicPr/>
                  </pic:nvPicPr>
                  <pic:blipFill rotWithShape="1">
                    <a:blip r:embed="rId27"/>
                    <a:srcRect l="8696" t="4620" r="8496" b="4219"/>
                    <a:stretch/>
                  </pic:blipFill>
                  <pic:spPr bwMode="auto">
                    <a:xfrm>
                      <a:off x="0" y="0"/>
                      <a:ext cx="5588694" cy="3460733"/>
                    </a:xfrm>
                    <a:prstGeom prst="rect">
                      <a:avLst/>
                    </a:prstGeom>
                    <a:ln>
                      <a:noFill/>
                    </a:ln>
                    <a:extLst>
                      <a:ext uri="{53640926-AAD7-44D8-BBD7-CCE9431645EC}">
                        <a14:shadowObscured xmlns:a14="http://schemas.microsoft.com/office/drawing/2010/main"/>
                      </a:ext>
                    </a:extLst>
                  </pic:spPr>
                </pic:pic>
              </a:graphicData>
            </a:graphic>
          </wp:inline>
        </w:drawing>
      </w:r>
    </w:p>
    <w:p w14:paraId="4F227D80" w14:textId="3C25C50F" w:rsidR="00F24476" w:rsidRPr="007E1189" w:rsidRDefault="008E414D" w:rsidP="008C4499">
      <w:pPr>
        <w:rPr>
          <w:b/>
          <w:bCs/>
          <w:lang w:val="en-CA"/>
        </w:rPr>
      </w:pPr>
      <w:r w:rsidRPr="008E414D">
        <w:rPr>
          <w:b/>
          <w:bCs/>
          <w:lang w:val="en-CA"/>
        </w:rPr>
        <w:t>Figure S</w:t>
      </w:r>
      <w:r w:rsidR="006F6D1E">
        <w:rPr>
          <w:b/>
          <w:bCs/>
          <w:lang w:val="en-CA"/>
        </w:rPr>
        <w:t>5</w:t>
      </w:r>
      <w:r w:rsidRPr="008E414D">
        <w:rPr>
          <w:b/>
          <w:bCs/>
          <w:lang w:val="en-CA"/>
        </w:rPr>
        <w:t xml:space="preserve">: Pairs plots for the 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sidRPr="004B6201">
        <w:rPr>
          <w:lang w:val="en-CA"/>
        </w:rPr>
        <w:t xml:space="preserve">Pairs plot </w:t>
      </w:r>
      <w:proofErr w:type="gramStart"/>
      <w:r w:rsidR="004B6201">
        <w:rPr>
          <w:lang w:val="en-CA"/>
        </w:rPr>
        <w:t>are</w:t>
      </w:r>
      <w:proofErr w:type="gramEnd"/>
      <w:r w:rsidR="004B6201">
        <w:rPr>
          <w:lang w:val="en-CA"/>
        </w:rPr>
        <w:t xml:space="preserve"> shown </w:t>
      </w:r>
      <w:r w:rsidR="004B6201" w:rsidRPr="004B6201">
        <w:rPr>
          <w:lang w:val="en-CA"/>
        </w:rPr>
        <w:t>for a sample subset of parameters (</w:t>
      </w:r>
      <w:r w:rsidR="004B6201">
        <w:rPr>
          <w:lang w:val="en-CA"/>
        </w:rPr>
        <w:t>abundance parameters</w:t>
      </w:r>
      <w:r w:rsidR="004B6201" w:rsidRPr="004B6201">
        <w:rPr>
          <w:lang w:val="en-CA"/>
        </w:rPr>
        <w:t xml:space="preserve">). Lack of divergent transitions and no visual barriers in the parameter space search </w:t>
      </w:r>
      <w:r w:rsidR="004B6201">
        <w:rPr>
          <w:lang w:val="en-CA"/>
        </w:rPr>
        <w:t>support that the posterior distribution has been</w:t>
      </w:r>
      <w:r w:rsidR="004B6201" w:rsidRPr="004B6201">
        <w:rPr>
          <w:lang w:val="en-CA"/>
        </w:rPr>
        <w:t xml:space="preserve"> full</w:t>
      </w:r>
      <w:r w:rsidR="004B6201">
        <w:rPr>
          <w:lang w:val="en-CA"/>
        </w:rPr>
        <w:t>y</w:t>
      </w:r>
      <w:r w:rsidR="004B6201" w:rsidRPr="004B6201">
        <w:rPr>
          <w:lang w:val="en-CA"/>
        </w:rPr>
        <w:t xml:space="preserve"> </w:t>
      </w:r>
      <w:r w:rsidR="004B6201">
        <w:rPr>
          <w:lang w:val="en-CA"/>
        </w:rPr>
        <w:t>explored</w:t>
      </w:r>
      <w:r w:rsidR="004B6201" w:rsidRPr="004B6201">
        <w:rPr>
          <w:lang w:val="en-CA"/>
        </w:rPr>
        <w:t xml:space="preserve">. </w:t>
      </w:r>
      <w:r w:rsidR="007E1189">
        <w:rPr>
          <w:b/>
          <w:bCs/>
          <w:lang w:val="en-CA"/>
        </w:rPr>
        <w:br w:type="page"/>
      </w:r>
    </w:p>
    <w:p w14:paraId="50080577" w14:textId="33EB4EB2" w:rsidR="008E414D" w:rsidRPr="00A35284" w:rsidRDefault="008E414D" w:rsidP="00A35284">
      <w:pPr>
        <w:pStyle w:val="ListParagraph"/>
        <w:numPr>
          <w:ilvl w:val="0"/>
          <w:numId w:val="10"/>
        </w:numPr>
        <w:rPr>
          <w:lang w:val="en-CA"/>
        </w:rPr>
      </w:pPr>
      <w:r>
        <w:rPr>
          <w:noProof/>
        </w:rPr>
        <w:lastRenderedPageBreak/>
        <w:drawing>
          <wp:inline distT="0" distB="0" distL="0" distR="0" wp14:anchorId="4DFE4AB2" wp14:editId="4BFC7E41">
            <wp:extent cx="4402270" cy="3156668"/>
            <wp:effectExtent l="0" t="0" r="0" b="5715"/>
            <wp:docPr id="687803819" name="Picture 1" descr="A graph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03819" name="Picture 1" descr="A graph of a triangle&#10;&#10;Description automatically generated with medium confidence"/>
                    <pic:cNvPicPr/>
                  </pic:nvPicPr>
                  <pic:blipFill rotWithShape="1">
                    <a:blip r:embed="rId28"/>
                    <a:srcRect l="9901" r="11653"/>
                    <a:stretch/>
                  </pic:blipFill>
                  <pic:spPr bwMode="auto">
                    <a:xfrm>
                      <a:off x="0" y="0"/>
                      <a:ext cx="4406293" cy="3159553"/>
                    </a:xfrm>
                    <a:prstGeom prst="rect">
                      <a:avLst/>
                    </a:prstGeom>
                    <a:ln>
                      <a:noFill/>
                    </a:ln>
                    <a:extLst>
                      <a:ext uri="{53640926-AAD7-44D8-BBD7-CCE9431645EC}">
                        <a14:shadowObscured xmlns:a14="http://schemas.microsoft.com/office/drawing/2010/main"/>
                      </a:ext>
                    </a:extLst>
                  </pic:spPr>
                </pic:pic>
              </a:graphicData>
            </a:graphic>
          </wp:inline>
        </w:drawing>
      </w:r>
    </w:p>
    <w:p w14:paraId="6182803F" w14:textId="45E11223" w:rsidR="008E414D" w:rsidRDefault="006F6D1E" w:rsidP="00A35284">
      <w:pPr>
        <w:pStyle w:val="ListParagraph"/>
        <w:numPr>
          <w:ilvl w:val="0"/>
          <w:numId w:val="10"/>
        </w:numPr>
        <w:rPr>
          <w:lang w:val="en-CA"/>
        </w:rPr>
      </w:pPr>
      <w:r>
        <w:rPr>
          <w:noProof/>
        </w:rPr>
        <w:drawing>
          <wp:inline distT="0" distB="0" distL="0" distR="0" wp14:anchorId="6681ADB7" wp14:editId="0A45EF19">
            <wp:extent cx="4492487" cy="3584362"/>
            <wp:effectExtent l="0" t="0" r="3810" b="0"/>
            <wp:docPr id="489023829" name="Picture 1" descr="A graph of a graph showing a number of parti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23829" name="Picture 1" descr="A graph of a graph showing a number of particles&#10;&#10;Description automatically generated with medium confidence"/>
                    <pic:cNvPicPr/>
                  </pic:nvPicPr>
                  <pic:blipFill rotWithShape="1">
                    <a:blip r:embed="rId29"/>
                    <a:srcRect l="13645" r="15854"/>
                    <a:stretch/>
                  </pic:blipFill>
                  <pic:spPr bwMode="auto">
                    <a:xfrm>
                      <a:off x="0" y="0"/>
                      <a:ext cx="4497514" cy="3588372"/>
                    </a:xfrm>
                    <a:prstGeom prst="rect">
                      <a:avLst/>
                    </a:prstGeom>
                    <a:ln>
                      <a:noFill/>
                    </a:ln>
                    <a:extLst>
                      <a:ext uri="{53640926-AAD7-44D8-BBD7-CCE9431645EC}">
                        <a14:shadowObscured xmlns:a14="http://schemas.microsoft.com/office/drawing/2010/main"/>
                      </a:ext>
                    </a:extLst>
                  </pic:spPr>
                </pic:pic>
              </a:graphicData>
            </a:graphic>
          </wp:inline>
        </w:drawing>
      </w:r>
    </w:p>
    <w:p w14:paraId="7B15FF9A" w14:textId="42AF7E06" w:rsidR="00F24476" w:rsidRDefault="00F24476" w:rsidP="00A35284">
      <w:pPr>
        <w:pStyle w:val="ListParagraph"/>
        <w:numPr>
          <w:ilvl w:val="0"/>
          <w:numId w:val="10"/>
        </w:numPr>
        <w:rPr>
          <w:lang w:val="en-CA"/>
        </w:rPr>
      </w:pPr>
      <w:r>
        <w:rPr>
          <w:noProof/>
        </w:rPr>
        <w:lastRenderedPageBreak/>
        <w:drawing>
          <wp:inline distT="0" distB="0" distL="0" distR="0" wp14:anchorId="046E81C1" wp14:editId="4EE32EB7">
            <wp:extent cx="4640023" cy="3132499"/>
            <wp:effectExtent l="0" t="0" r="8255" b="0"/>
            <wp:docPr id="1745771528" name="Picture 1" descr="A graph of a graph of bubb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1528" name="Picture 1" descr="A graph of a graph of bubbles&#10;&#10;Description automatically generated with medium confidence"/>
                    <pic:cNvPicPr/>
                  </pic:nvPicPr>
                  <pic:blipFill rotWithShape="1">
                    <a:blip r:embed="rId30"/>
                    <a:srcRect l="7311" r="9368"/>
                    <a:stretch/>
                  </pic:blipFill>
                  <pic:spPr bwMode="auto">
                    <a:xfrm>
                      <a:off x="0" y="0"/>
                      <a:ext cx="4654275" cy="3142121"/>
                    </a:xfrm>
                    <a:prstGeom prst="rect">
                      <a:avLst/>
                    </a:prstGeom>
                    <a:ln>
                      <a:noFill/>
                    </a:ln>
                    <a:extLst>
                      <a:ext uri="{53640926-AAD7-44D8-BBD7-CCE9431645EC}">
                        <a14:shadowObscured xmlns:a14="http://schemas.microsoft.com/office/drawing/2010/main"/>
                      </a:ext>
                    </a:extLst>
                  </pic:spPr>
                </pic:pic>
              </a:graphicData>
            </a:graphic>
          </wp:inline>
        </w:drawing>
      </w:r>
    </w:p>
    <w:p w14:paraId="2BAB33E8" w14:textId="783E703E" w:rsidR="00636356" w:rsidRDefault="008E414D" w:rsidP="008E414D">
      <w:pPr>
        <w:rPr>
          <w:lang w:val="en-CA"/>
        </w:rPr>
      </w:pPr>
      <w:r w:rsidRPr="008E414D">
        <w:rPr>
          <w:b/>
          <w:bCs/>
          <w:lang w:val="en-CA"/>
        </w:rPr>
        <w:t>Figure S</w:t>
      </w:r>
      <w:r w:rsidR="006F6D1E">
        <w:rPr>
          <w:b/>
          <w:bCs/>
          <w:lang w:val="en-CA"/>
        </w:rPr>
        <w:t>6</w:t>
      </w:r>
      <w:r w:rsidRPr="008E414D">
        <w:rPr>
          <w:b/>
          <w:bCs/>
          <w:lang w:val="en-CA"/>
        </w:rPr>
        <w:t xml:space="preserve">: </w:t>
      </w:r>
      <w:r>
        <w:rPr>
          <w:b/>
          <w:bCs/>
          <w:lang w:val="en-CA"/>
        </w:rPr>
        <w:t xml:space="preserve">Posterior predictive check plots for </w:t>
      </w:r>
      <w:r w:rsidRPr="008E414D">
        <w:rPr>
          <w:b/>
          <w:bCs/>
          <w:lang w:val="en-CA"/>
        </w:rPr>
        <w:t xml:space="preserve">GLM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B427B6">
        <w:rPr>
          <w:lang w:val="en-CA"/>
        </w:rPr>
        <w:t>To assess model fit, w</w:t>
      </w:r>
      <w:r w:rsidR="00B427B6" w:rsidRPr="00B427B6">
        <w:rPr>
          <w:lang w:val="en-CA"/>
        </w:rPr>
        <w:t>e conducted Freeman-Tukey statistic</w:t>
      </w:r>
      <w:r w:rsidR="00B427B6">
        <w:rPr>
          <w:lang w:val="en-CA"/>
        </w:rPr>
        <w:t xml:space="preserve"> discrepancy tests for each model (Conn et al., 2018</w:t>
      </w:r>
      <w:r w:rsidR="0078419C">
        <w:rPr>
          <w:lang w:val="en-CA"/>
        </w:rPr>
        <w:t>; Kery and Royle, 2020</w:t>
      </w:r>
      <w:r w:rsidR="00B427B6">
        <w:rPr>
          <w:lang w:val="en-CA"/>
        </w:rPr>
        <w:t>).</w:t>
      </w:r>
      <w:r w:rsidR="00B427B6">
        <w:rPr>
          <w:b/>
          <w:bCs/>
          <w:lang w:val="en-CA"/>
        </w:rPr>
        <w:t xml:space="preserve"> </w:t>
      </w:r>
      <w:r w:rsidR="00B427B6">
        <w:rPr>
          <w:lang w:val="en-CA"/>
        </w:rPr>
        <w:t>This test evaluates the difference in discrepancy between simulated data or real data versus an expected outcome. To conduct the test, w</w:t>
      </w:r>
      <w:r w:rsidR="009370B9">
        <w:rPr>
          <w:lang w:val="en-CA"/>
        </w:rPr>
        <w:t xml:space="preserve">e simulated some data </w:t>
      </w:r>
      <w:r w:rsidR="00B427B6">
        <w:rPr>
          <w:lang w:val="en-CA"/>
        </w:rPr>
        <w:t>(</w:t>
      </w:r>
      <w:proofErr w:type="spellStart"/>
      <w:r w:rsidR="00636356">
        <w:rPr>
          <w:lang w:val="en-CA"/>
        </w:rPr>
        <w:t>y_replicated</w:t>
      </w:r>
      <w:proofErr w:type="spellEnd"/>
      <w:r w:rsidR="00B427B6">
        <w:rPr>
          <w:lang w:val="en-CA"/>
        </w:rPr>
        <w:t xml:space="preserve">) </w:t>
      </w:r>
      <w:r w:rsidR="009370B9">
        <w:rPr>
          <w:lang w:val="en-CA"/>
        </w:rPr>
        <w:t xml:space="preserve">using the parameter estimates at each step of the HMC run. Data were counts of the number of individuals detected per species per site-survey (a, b) or the number of individuals detected at least once per species per site across all three surveys (c). We </w:t>
      </w:r>
      <w:r w:rsidR="00B427B6">
        <w:rPr>
          <w:lang w:val="en-CA"/>
        </w:rPr>
        <w:t xml:space="preserve">then simulated some new data </w:t>
      </w:r>
      <w:r w:rsidR="007C5953">
        <w:rPr>
          <w:lang w:val="en-CA"/>
        </w:rPr>
        <w:t xml:space="preserve">from the same parameter estimates </w:t>
      </w:r>
      <w:r w:rsidR="00B427B6">
        <w:rPr>
          <w:lang w:val="en-CA"/>
        </w:rPr>
        <w:t>(</w:t>
      </w:r>
      <w:proofErr w:type="spellStart"/>
      <w:r w:rsidR="00B427B6">
        <w:rPr>
          <w:lang w:val="en-CA"/>
        </w:rPr>
        <w:t>y_</w:t>
      </w:r>
      <w:r w:rsidR="00636356">
        <w:rPr>
          <w:lang w:val="en-CA"/>
        </w:rPr>
        <w:t>new</w:t>
      </w:r>
      <w:proofErr w:type="spellEnd"/>
      <w:r w:rsidR="00B427B6">
        <w:rPr>
          <w:lang w:val="en-CA"/>
        </w:rPr>
        <w:t xml:space="preserve">). We calculated the Freeman-Tukey </w:t>
      </w:r>
      <w:r w:rsidR="007C5953">
        <w:rPr>
          <w:lang w:val="en-CA"/>
        </w:rPr>
        <w:t>discrepancy</w:t>
      </w:r>
      <w:r w:rsidR="00B427B6">
        <w:rPr>
          <w:lang w:val="en-CA"/>
        </w:rPr>
        <w:t xml:space="preserve"> for </w:t>
      </w:r>
      <w:r w:rsidR="00636356">
        <w:rPr>
          <w:lang w:val="en-CA"/>
        </w:rPr>
        <w:t xml:space="preserve">all </w:t>
      </w:r>
      <w:proofErr w:type="spellStart"/>
      <w:r w:rsidR="00B427B6">
        <w:rPr>
          <w:lang w:val="en-CA"/>
        </w:rPr>
        <w:t>y_</w:t>
      </w:r>
      <w:r w:rsidR="007C5953">
        <w:rPr>
          <w:lang w:val="en-CA"/>
        </w:rPr>
        <w:t>n</w:t>
      </w:r>
      <w:r w:rsidR="00636356">
        <w:rPr>
          <w:lang w:val="en-CA"/>
        </w:rPr>
        <w:t>ew</w:t>
      </w:r>
      <w:proofErr w:type="spellEnd"/>
      <w:r w:rsidR="00636356">
        <w:rPr>
          <w:lang w:val="en-CA"/>
        </w:rPr>
        <w:t xml:space="preserve"> </w:t>
      </w:r>
      <w:r w:rsidR="007C5953">
        <w:rPr>
          <w:lang w:val="en-CA"/>
        </w:rPr>
        <w:t xml:space="preserve">across all sampling events </w:t>
      </w:r>
      <w:proofErr w:type="spellStart"/>
      <w:r w:rsidR="007C5953">
        <w:rPr>
          <w:i/>
          <w:iCs/>
          <w:lang w:val="en-CA"/>
        </w:rPr>
        <w:t>i</w:t>
      </w:r>
      <w:proofErr w:type="spellEnd"/>
      <w:r w:rsidR="007C5953">
        <w:rPr>
          <w:lang w:val="en-CA"/>
        </w:rPr>
        <w:t>, and also for our actual data y</w:t>
      </w:r>
      <w:r w:rsidR="00636356">
        <w:rPr>
          <w:lang w:val="en-CA"/>
        </w:rPr>
        <w:t xml:space="preserve">: </w:t>
      </w:r>
    </w:p>
    <w:p w14:paraId="78E9EE38" w14:textId="4DDEEB57" w:rsidR="008E414D" w:rsidRDefault="007C5953" w:rsidP="008E414D">
      <w:pPr>
        <w:rPr>
          <w:rFonts w:eastAsiaTheme="minorEastAsia"/>
          <w:lang w:val="en-CA"/>
        </w:rPr>
      </w:pPr>
      <m:oMath>
        <m:r>
          <m:rPr>
            <m:sty m:val="p"/>
          </m:rPr>
          <w:rPr>
            <w:rFonts w:ascii="Cambria Math" w:hAnsi="Cambria Math"/>
            <w:lang w:val="en-CA"/>
          </w:rPr>
          <m:t>Fit discrepancy(</m:t>
        </m:r>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(square(y_new[i] - y_replicated [i]) / (y_replicated [i] + 0.5)</m:t>
            </m:r>
          </m:e>
        </m:nary>
      </m:oMath>
      <w:r>
        <w:rPr>
          <w:rFonts w:eastAsiaTheme="minorEastAsia"/>
          <w:lang w:val="en-CA"/>
        </w:rPr>
        <w:t xml:space="preserve"> </w:t>
      </w:r>
    </w:p>
    <w:p w14:paraId="0901E98E" w14:textId="51B9DEE2" w:rsidR="007C5953" w:rsidRDefault="007C5953" w:rsidP="007C5953">
      <w:pPr>
        <w:rPr>
          <w:rFonts w:eastAsiaTheme="minorEastAsia"/>
          <w:lang w:val="en-CA"/>
        </w:rPr>
      </w:pPr>
      <m:oMath>
        <m:r>
          <m:rPr>
            <m:sty m:val="p"/>
          </m:rPr>
          <w:rPr>
            <w:rFonts w:ascii="Cambria Math" w:hAnsi="Cambria Math"/>
            <w:lang w:val="en-CA"/>
          </w:rPr>
          <m:t>Fit discrepancy(</m:t>
        </m:r>
        <m:r>
          <w:rPr>
            <w:rFonts w:ascii="Cambria Math" w:hAnsi="Cambria Math"/>
            <w:lang w:val="en-CA"/>
          </w:rPr>
          <m:t>y</m:t>
        </m:r>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(square(y[i] - y_replicated [i]) / (y_replicated [i] + 0.5)</m:t>
            </m:r>
          </m:e>
        </m:nary>
      </m:oMath>
      <w:r>
        <w:rPr>
          <w:rFonts w:eastAsiaTheme="minorEastAsia"/>
          <w:lang w:val="en-CA"/>
        </w:rPr>
        <w:t xml:space="preserve"> </w:t>
      </w:r>
    </w:p>
    <w:p w14:paraId="6F84DF97" w14:textId="463B993E" w:rsidR="007C5953" w:rsidRDefault="007C5953" w:rsidP="007C5953">
      <w:pPr>
        <w:rPr>
          <w:rFonts w:eastAsiaTheme="minorEastAsia"/>
          <w:lang w:val="en-CA"/>
        </w:rPr>
      </w:pPr>
      <w:r>
        <w:rPr>
          <w:rFonts w:eastAsiaTheme="minorEastAsia"/>
          <w:lang w:val="en-CA"/>
        </w:rPr>
        <w:t xml:space="preserve">We then calculated the frequency </w:t>
      </w:r>
      <w:r w:rsidR="0078419C">
        <w:rPr>
          <w:rFonts w:eastAsiaTheme="minorEastAsia"/>
          <w:lang w:val="en-CA"/>
        </w:rPr>
        <w:t xml:space="preserve">in the posterior distribution of samples </w:t>
      </w:r>
      <w:r>
        <w:rPr>
          <w:rFonts w:eastAsiaTheme="minorEastAsia"/>
          <w:lang w:val="en-CA"/>
        </w:rPr>
        <w:t xml:space="preserve">at which the </w:t>
      </w:r>
      <w:r w:rsidR="0078419C">
        <w:rPr>
          <w:rFonts w:eastAsiaTheme="minorEastAsia"/>
          <w:lang w:val="en-CA"/>
        </w:rPr>
        <w:t xml:space="preserve">fit </w:t>
      </w:r>
      <w:r>
        <w:rPr>
          <w:rFonts w:eastAsiaTheme="minorEastAsia"/>
          <w:lang w:val="en-CA"/>
        </w:rPr>
        <w:t xml:space="preserve">discrepancy for </w:t>
      </w:r>
      <m:oMath>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oMath>
      <w:r>
        <w:rPr>
          <w:rFonts w:eastAsiaTheme="minorEastAsia"/>
          <w:lang w:val="en-CA"/>
        </w:rPr>
        <w:t xml:space="preserve"> is greater than the </w:t>
      </w:r>
      <w:r w:rsidR="0078419C">
        <w:rPr>
          <w:rFonts w:eastAsiaTheme="minorEastAsia"/>
          <w:lang w:val="en-CA"/>
        </w:rPr>
        <w:t xml:space="preserve">fit </w:t>
      </w:r>
      <w:r>
        <w:rPr>
          <w:rFonts w:eastAsiaTheme="minorEastAsia"/>
          <w:lang w:val="en-CA"/>
        </w:rPr>
        <w:t xml:space="preserve">discrepancy for </w:t>
      </w:r>
      <m:oMath>
        <m:r>
          <w:rPr>
            <w:rFonts w:ascii="Cambria Math" w:eastAsiaTheme="minorEastAsia" w:hAnsi="Cambria Math"/>
            <w:lang w:val="en-CA"/>
          </w:rPr>
          <m:t>y</m:t>
        </m:r>
      </m:oMath>
      <w:r>
        <w:rPr>
          <w:rFonts w:eastAsiaTheme="minorEastAsia"/>
          <w:lang w:val="en-CA"/>
        </w:rPr>
        <w:t xml:space="preserve">. Values near 0.5 suggest reasonable goodness of fit, i.e., that </w:t>
      </w:r>
      <w:r w:rsidR="0078419C">
        <w:rPr>
          <w:rFonts w:eastAsiaTheme="minorEastAsia"/>
          <w:lang w:val="en-CA"/>
        </w:rPr>
        <w:t xml:space="preserve">newly </w:t>
      </w:r>
      <w:r>
        <w:rPr>
          <w:rFonts w:eastAsiaTheme="minorEastAsia"/>
          <w:lang w:val="en-CA"/>
        </w:rPr>
        <w:t xml:space="preserve">simulated data </w:t>
      </w:r>
      <w:r w:rsidR="0078419C">
        <w:rPr>
          <w:rFonts w:eastAsiaTheme="minorEastAsia"/>
          <w:lang w:val="en-CA"/>
        </w:rPr>
        <w:t>tend</w:t>
      </w:r>
      <w:r>
        <w:rPr>
          <w:rFonts w:eastAsiaTheme="minorEastAsia"/>
          <w:lang w:val="en-CA"/>
        </w:rPr>
        <w:t xml:space="preserve"> </w:t>
      </w:r>
      <w:r w:rsidR="0078419C">
        <w:rPr>
          <w:rFonts w:eastAsiaTheme="minorEastAsia"/>
          <w:lang w:val="en-CA"/>
        </w:rPr>
        <w:t>to be more or less as far away from some other simulated data as our real data</w:t>
      </w:r>
      <w:r>
        <w:rPr>
          <w:rFonts w:eastAsiaTheme="minorEastAsia"/>
          <w:lang w:val="en-CA"/>
        </w:rPr>
        <w:t xml:space="preserve">. Values below 0.05 or greater than 0.95 indicate critical lack of model fit. </w:t>
      </w:r>
    </w:p>
    <w:p w14:paraId="0ABB774D" w14:textId="0C8CF3C0" w:rsidR="00B427B6" w:rsidRDefault="00B427B6" w:rsidP="008E414D">
      <w:pPr>
        <w:rPr>
          <w:lang w:val="en-CA"/>
        </w:rPr>
      </w:pPr>
      <w:r w:rsidRPr="00B427B6">
        <w:rPr>
          <w:lang w:val="en-CA"/>
        </w:rPr>
        <w:t>Conn, P. B., Johnson, D. S., Williams, P. J., Melin, S. R., &amp; Hooten, M. B. (2018). A guide to Bayesian model checking for ecologists. Ecological Monographs, 88(4), 526-542.</w:t>
      </w:r>
    </w:p>
    <w:p w14:paraId="5B58DE45" w14:textId="3F37EBD6" w:rsidR="0078419C" w:rsidRPr="000653F5" w:rsidRDefault="0078419C" w:rsidP="008E414D">
      <w:pPr>
        <w:rPr>
          <w:lang w:val="en-CA"/>
        </w:rPr>
      </w:pPr>
      <w:r w:rsidRPr="0078419C">
        <w:rPr>
          <w:lang w:val="en-CA"/>
        </w:rPr>
        <w:t>Kéry, M., &amp; Royle, J. A. (2020). Applied hierarchical modeling in ecology: Analysis of distribution, abundance and species richness in R and BUGS: Volume 2: Dynamic and advanced models. Academic Press.</w:t>
      </w:r>
    </w:p>
    <w:sectPr w:rsidR="0078419C" w:rsidRPr="000653F5">
      <w:footerReference w:type="default" r:id="rId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emen, Claire" w:date="2025-02-19T16:33:00Z" w:initials="CK">
    <w:p w14:paraId="58820479" w14:textId="60AC35AD" w:rsidR="0096076D" w:rsidRDefault="0096076D">
      <w:pPr>
        <w:pStyle w:val="CommentText"/>
      </w:pPr>
      <w:r>
        <w:rPr>
          <w:rStyle w:val="CommentReference"/>
        </w:rPr>
        <w:annotationRef/>
      </w:r>
      <w:r w:rsidR="00B30427">
        <w:t>Split infinitive, look for and fix throughout</w:t>
      </w:r>
    </w:p>
  </w:comment>
  <w:comment w:id="5" w:author="Kremen, Claire" w:date="2025-02-19T16:35:00Z" w:initials="CK">
    <w:p w14:paraId="5BE8FF9E" w14:textId="34A9C2A5" w:rsidR="0065516F" w:rsidRDefault="0065516F">
      <w:pPr>
        <w:pStyle w:val="CommentText"/>
      </w:pPr>
      <w:r>
        <w:rPr>
          <w:rStyle w:val="CommentReference"/>
        </w:rPr>
        <w:annotationRef/>
      </w:r>
      <w:r w:rsidR="00513F21">
        <w:t xml:space="preserve">Wow, this is really a different recommendation than people usually make.  Effectively then it will result in much smaller N and more difficulty to detect an effect, no, between different types of study sites, even as the accuracy of the sampling at a given site </w:t>
      </w:r>
      <w:proofErr w:type="gramStart"/>
      <w:r w:rsidR="00513F21">
        <w:t>increases</w:t>
      </w:r>
      <w:proofErr w:type="gramEnd"/>
      <w:r w:rsidR="00513F21">
        <w:t>…?</w:t>
      </w:r>
    </w:p>
  </w:comment>
  <w:comment w:id="15" w:author="Kremen, Claire" w:date="2025-02-19T16:38:00Z" w:initials="CK">
    <w:p w14:paraId="480F5ABE" w14:textId="684CFE8D" w:rsidR="009F2648" w:rsidRDefault="009F2648">
      <w:pPr>
        <w:pStyle w:val="CommentText"/>
      </w:pPr>
      <w:r>
        <w:rPr>
          <w:rStyle w:val="CommentReference"/>
        </w:rPr>
        <w:annotationRef/>
      </w:r>
      <w:r>
        <w:t xml:space="preserve">Could you also perhaps note the other reasons people do MRR, such as understanding something about the length of time individuals are flying, or </w:t>
      </w:r>
      <w:r w:rsidR="00CC564E">
        <w:t xml:space="preserve">estimating population densities?  Also, maybe say something about the assumptions here.  Do we assume that any insect captured in the site at t1 </w:t>
      </w:r>
      <w:proofErr w:type="spellStart"/>
      <w:r w:rsidR="00CC564E">
        <w:t>whould</w:t>
      </w:r>
      <w:proofErr w:type="spellEnd"/>
      <w:r w:rsidR="00CC564E">
        <w:t xml:space="preserve"> be there at t2, so if we don’t recapture, that informs detection?  But that would be massively overestimating lack of detection since the individual may have died or gone elsewhere…</w:t>
      </w:r>
    </w:p>
  </w:comment>
  <w:comment w:id="16" w:author="Kremen, Claire" w:date="2025-02-19T16:40:00Z" w:initials="CK">
    <w:p w14:paraId="6998C00F" w14:textId="1767D04D" w:rsidR="00CC564E" w:rsidRDefault="00CC564E">
      <w:pPr>
        <w:pStyle w:val="CommentText"/>
      </w:pPr>
      <w:r>
        <w:rPr>
          <w:rStyle w:val="CommentReference"/>
        </w:rPr>
        <w:annotationRef/>
      </w:r>
      <w:r>
        <w:t>Say why.  Is it in part to handle the issue of an individual moving to a nearby site, my comment directly above?</w:t>
      </w:r>
    </w:p>
  </w:comment>
  <w:comment w:id="18" w:author="Kremen, Claire" w:date="2025-02-19T16:43:00Z" w:initials="CK">
    <w:p w14:paraId="333FB364" w14:textId="3F7B6CB0" w:rsidR="00D5397D" w:rsidRDefault="00D5397D">
      <w:pPr>
        <w:pStyle w:val="CommentText"/>
      </w:pPr>
      <w:r>
        <w:rPr>
          <w:rStyle w:val="CommentReference"/>
        </w:rPr>
        <w:annotationRef/>
      </w:r>
      <w:r>
        <w:t>But aren’t the MRR models also subject to these assumptions?</w:t>
      </w:r>
    </w:p>
  </w:comment>
  <w:comment w:id="19" w:author="Kremen, Claire" w:date="2025-02-19T16:46:00Z" w:initials="CK">
    <w:p w14:paraId="161D6EAE" w14:textId="2867D05D" w:rsidR="00DD7A6E" w:rsidRDefault="00DD7A6E">
      <w:pPr>
        <w:pStyle w:val="CommentText"/>
      </w:pPr>
      <w:r>
        <w:rPr>
          <w:rStyle w:val="CommentReference"/>
        </w:rPr>
        <w:annotationRef/>
      </w:r>
      <w:r>
        <w:t>This what?</w:t>
      </w:r>
    </w:p>
  </w:comment>
  <w:comment w:id="25" w:author="Kremen, Claire" w:date="2025-02-19T16:49:00Z" w:initials="CK">
    <w:p w14:paraId="24281A60" w14:textId="77777777" w:rsidR="001B3A73" w:rsidRDefault="001B3A73">
      <w:pPr>
        <w:pStyle w:val="CommentText"/>
      </w:pPr>
      <w:r>
        <w:rPr>
          <w:rStyle w:val="CommentReference"/>
        </w:rPr>
        <w:annotationRef/>
      </w:r>
      <w:r>
        <w:t>The intro is great.  Super clear and to the point.  The study also sounds like a super useful addition to the literature.</w:t>
      </w:r>
    </w:p>
    <w:p w14:paraId="310D8D88" w14:textId="6C042D18" w:rsidR="00784BA8" w:rsidRDefault="00784BA8">
      <w:pPr>
        <w:pStyle w:val="CommentText"/>
      </w:pPr>
    </w:p>
  </w:comment>
  <w:comment w:id="27" w:author="Kremen, Claire" w:date="2025-02-19T16:52:00Z" w:initials="CK">
    <w:p w14:paraId="028DDE09" w14:textId="5EE1C594" w:rsidR="00223254" w:rsidRDefault="00223254">
      <w:pPr>
        <w:pStyle w:val="CommentText"/>
      </w:pPr>
      <w:r>
        <w:rPr>
          <w:rStyle w:val="CommentReference"/>
        </w:rPr>
        <w:annotationRef/>
      </w:r>
      <w:proofErr w:type="gramStart"/>
      <w:r>
        <w:t>Well ,</w:t>
      </w:r>
      <w:proofErr w:type="gramEnd"/>
      <w:r>
        <w:t xml:space="preserve"> and more to the point here, you couldn’t kill them and do MRR!  I would just say that.</w:t>
      </w:r>
    </w:p>
  </w:comment>
  <w:comment w:id="29" w:author="Kremen, Claire" w:date="2025-03-04T19:21:00Z" w:initials="CK">
    <w:p w14:paraId="67D234E9" w14:textId="5725388B" w:rsidR="00A62CBA" w:rsidRDefault="00A62CBA">
      <w:pPr>
        <w:pStyle w:val="CommentText"/>
      </w:pPr>
      <w:r>
        <w:rPr>
          <w:rStyle w:val="CommentReference"/>
        </w:rPr>
        <w:annotationRef/>
      </w:r>
      <w:r>
        <w:t>Of what on what?</w:t>
      </w:r>
    </w:p>
  </w:comment>
  <w:comment w:id="31" w:author="Jens Ulrich" w:date="2025-02-14T09:45:00Z" w:initials="JU">
    <w:p w14:paraId="2A449AF3" w14:textId="77777777" w:rsidR="00C10CB2" w:rsidRDefault="00C10CB2" w:rsidP="00C10CB2">
      <w:pPr>
        <w:pStyle w:val="CommentText"/>
      </w:pPr>
      <w:r>
        <w:rPr>
          <w:rStyle w:val="CommentReference"/>
        </w:rPr>
        <w:annotationRef/>
      </w:r>
      <w:r>
        <w:rPr>
          <w:lang w:val="en-CA"/>
        </w:rPr>
        <w:t xml:space="preserve">Need to add panels c and d but the simulations are still running. </w:t>
      </w:r>
      <w:proofErr w:type="gramStart"/>
      <w:r>
        <w:rPr>
          <w:lang w:val="en-CA"/>
        </w:rPr>
        <w:t>Generally</w:t>
      </w:r>
      <w:proofErr w:type="gramEnd"/>
      <w:r>
        <w:rPr>
          <w:lang w:val="en-CA"/>
        </w:rPr>
        <w:t xml:space="preserve"> the bias is smaller.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820479" w15:done="0"/>
  <w15:commentEx w15:paraId="5BE8FF9E" w15:done="0"/>
  <w15:commentEx w15:paraId="480F5ABE" w15:done="0"/>
  <w15:commentEx w15:paraId="6998C00F" w15:done="0"/>
  <w15:commentEx w15:paraId="333FB364" w15:done="0"/>
  <w15:commentEx w15:paraId="161D6EAE" w15:done="0"/>
  <w15:commentEx w15:paraId="310D8D88" w15:done="0"/>
  <w15:commentEx w15:paraId="028DDE09" w15:done="0"/>
  <w15:commentEx w15:paraId="67D234E9" w15:done="0"/>
  <w15:commentEx w15:paraId="2A449A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EE67E3" w16cex:dateUtc="2025-02-20T00:33:00Z"/>
  <w16cex:commentExtensible w16cex:durableId="5EB24A0C" w16cex:dateUtc="2025-02-20T00:35:00Z"/>
  <w16cex:commentExtensible w16cex:durableId="0E0B6278" w16cex:dateUtc="2025-02-20T00:38:00Z"/>
  <w16cex:commentExtensible w16cex:durableId="6C744432" w16cex:dateUtc="2025-02-20T00:40:00Z"/>
  <w16cex:commentExtensible w16cex:durableId="66BB94A1" w16cex:dateUtc="2025-02-20T00:43:00Z"/>
  <w16cex:commentExtensible w16cex:durableId="34BB1810" w16cex:dateUtc="2025-02-20T00:46:00Z"/>
  <w16cex:commentExtensible w16cex:durableId="034A8894" w16cex:dateUtc="2025-02-20T00:49:00Z"/>
  <w16cex:commentExtensible w16cex:durableId="76C93F97" w16cex:dateUtc="2025-02-20T00:52:00Z"/>
  <w16cex:commentExtensible w16cex:durableId="2027C9CA" w16cex:dateUtc="2025-03-05T03:21:00Z"/>
  <w16cex:commentExtensible w16cex:durableId="4A0BA6B9" w16cex:dateUtc="2025-02-14T1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820479" w16cid:durableId="5CEE67E3"/>
  <w16cid:commentId w16cid:paraId="5BE8FF9E" w16cid:durableId="5EB24A0C"/>
  <w16cid:commentId w16cid:paraId="480F5ABE" w16cid:durableId="0E0B6278"/>
  <w16cid:commentId w16cid:paraId="6998C00F" w16cid:durableId="6C744432"/>
  <w16cid:commentId w16cid:paraId="333FB364" w16cid:durableId="66BB94A1"/>
  <w16cid:commentId w16cid:paraId="161D6EAE" w16cid:durableId="34BB1810"/>
  <w16cid:commentId w16cid:paraId="310D8D88" w16cid:durableId="034A8894"/>
  <w16cid:commentId w16cid:paraId="028DDE09" w16cid:durableId="76C93F97"/>
  <w16cid:commentId w16cid:paraId="67D234E9" w16cid:durableId="2027C9CA"/>
  <w16cid:commentId w16cid:paraId="2A449AF3" w16cid:durableId="4A0BA6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35AC6" w14:textId="77777777" w:rsidR="00902729" w:rsidRDefault="00902729" w:rsidP="00625570">
      <w:pPr>
        <w:spacing w:after="0" w:line="240" w:lineRule="auto"/>
      </w:pPr>
      <w:r>
        <w:separator/>
      </w:r>
    </w:p>
  </w:endnote>
  <w:endnote w:type="continuationSeparator" w:id="0">
    <w:p w14:paraId="11B1EECE" w14:textId="77777777" w:rsidR="00902729" w:rsidRDefault="00902729" w:rsidP="00625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494188"/>
      <w:docPartObj>
        <w:docPartGallery w:val="Page Numbers (Bottom of Page)"/>
        <w:docPartUnique/>
      </w:docPartObj>
    </w:sdtPr>
    <w:sdtEndPr>
      <w:rPr>
        <w:noProof/>
      </w:rPr>
    </w:sdtEndPr>
    <w:sdtContent>
      <w:p w14:paraId="4ECB5D34" w14:textId="6A513106" w:rsidR="00925C4B" w:rsidRDefault="00925C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FA16F2" w14:textId="77777777" w:rsidR="00925C4B" w:rsidRDefault="00925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74E28" w14:textId="77777777" w:rsidR="00902729" w:rsidRDefault="00902729" w:rsidP="00625570">
      <w:pPr>
        <w:spacing w:after="0" w:line="240" w:lineRule="auto"/>
      </w:pPr>
      <w:r>
        <w:separator/>
      </w:r>
    </w:p>
  </w:footnote>
  <w:footnote w:type="continuationSeparator" w:id="0">
    <w:p w14:paraId="00CFDD30" w14:textId="77777777" w:rsidR="00902729" w:rsidRDefault="00902729" w:rsidP="00625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6F6A"/>
    <w:multiLevelType w:val="hybridMultilevel"/>
    <w:tmpl w:val="FD262EAC"/>
    <w:lvl w:ilvl="0" w:tplc="AD529BF2">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94093"/>
    <w:multiLevelType w:val="hybridMultilevel"/>
    <w:tmpl w:val="A57618A8"/>
    <w:lvl w:ilvl="0" w:tplc="3DC886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905B8"/>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8000D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CA3142"/>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617CC7"/>
    <w:multiLevelType w:val="multilevel"/>
    <w:tmpl w:val="571E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713E4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3406685"/>
    <w:multiLevelType w:val="hybridMultilevel"/>
    <w:tmpl w:val="E80CC622"/>
    <w:lvl w:ilvl="0" w:tplc="7812E1C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482F47"/>
    <w:multiLevelType w:val="hybridMultilevel"/>
    <w:tmpl w:val="FBB04BAE"/>
    <w:lvl w:ilvl="0" w:tplc="8A7C460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EA35E9"/>
    <w:multiLevelType w:val="hybridMultilevel"/>
    <w:tmpl w:val="E8BE4712"/>
    <w:lvl w:ilvl="0" w:tplc="D45C518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961962">
    <w:abstractNumId w:val="8"/>
  </w:num>
  <w:num w:numId="2" w16cid:durableId="1293170121">
    <w:abstractNumId w:val="3"/>
  </w:num>
  <w:num w:numId="3" w16cid:durableId="1164707565">
    <w:abstractNumId w:val="6"/>
  </w:num>
  <w:num w:numId="4" w16cid:durableId="1929845072">
    <w:abstractNumId w:val="4"/>
  </w:num>
  <w:num w:numId="5" w16cid:durableId="1465659884">
    <w:abstractNumId w:val="0"/>
  </w:num>
  <w:num w:numId="6" w16cid:durableId="35813381">
    <w:abstractNumId w:val="5"/>
  </w:num>
  <w:num w:numId="7" w16cid:durableId="495344720">
    <w:abstractNumId w:val="2"/>
  </w:num>
  <w:num w:numId="8" w16cid:durableId="1266494759">
    <w:abstractNumId w:val="9"/>
  </w:num>
  <w:num w:numId="9" w16cid:durableId="1064841715">
    <w:abstractNumId w:val="1"/>
  </w:num>
  <w:num w:numId="10" w16cid:durableId="92026014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emen, Claire">
    <w15:presenceInfo w15:providerId="AD" w15:userId="S::claire.kremen@ubc.ca::d94f6ec6-be05-4549-bcc1-a724e2ad3dd5"/>
  </w15:person>
  <w15:person w15:author="Jens Ulrich">
    <w15:presenceInfo w15:providerId="AD" w15:userId="S::jens.johnson@ubc.ca::1d972ffb-7a27-4f01-82ee-6bfead15c4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B6"/>
    <w:rsid w:val="00003CEA"/>
    <w:rsid w:val="0001198C"/>
    <w:rsid w:val="000167FC"/>
    <w:rsid w:val="00020649"/>
    <w:rsid w:val="00025C1A"/>
    <w:rsid w:val="000310AD"/>
    <w:rsid w:val="00033253"/>
    <w:rsid w:val="00036A8C"/>
    <w:rsid w:val="0004132B"/>
    <w:rsid w:val="00044736"/>
    <w:rsid w:val="00045780"/>
    <w:rsid w:val="000465CE"/>
    <w:rsid w:val="00046EF9"/>
    <w:rsid w:val="00054159"/>
    <w:rsid w:val="00057C24"/>
    <w:rsid w:val="000631A2"/>
    <w:rsid w:val="00064EB5"/>
    <w:rsid w:val="000653F5"/>
    <w:rsid w:val="00065B2F"/>
    <w:rsid w:val="00066428"/>
    <w:rsid w:val="00067E80"/>
    <w:rsid w:val="00070EB6"/>
    <w:rsid w:val="00075B03"/>
    <w:rsid w:val="000772CD"/>
    <w:rsid w:val="00080D25"/>
    <w:rsid w:val="000812FE"/>
    <w:rsid w:val="00083264"/>
    <w:rsid w:val="00092CA5"/>
    <w:rsid w:val="00094B22"/>
    <w:rsid w:val="000952CA"/>
    <w:rsid w:val="0009677B"/>
    <w:rsid w:val="000973E2"/>
    <w:rsid w:val="000977E0"/>
    <w:rsid w:val="000A0BA6"/>
    <w:rsid w:val="000A280B"/>
    <w:rsid w:val="000A314B"/>
    <w:rsid w:val="000A4FC1"/>
    <w:rsid w:val="000A671E"/>
    <w:rsid w:val="000B028D"/>
    <w:rsid w:val="000B2CFF"/>
    <w:rsid w:val="000B5691"/>
    <w:rsid w:val="000C1812"/>
    <w:rsid w:val="000C4AB8"/>
    <w:rsid w:val="000C5B26"/>
    <w:rsid w:val="000D0274"/>
    <w:rsid w:val="000D1918"/>
    <w:rsid w:val="000D7E55"/>
    <w:rsid w:val="000E0E06"/>
    <w:rsid w:val="000E123C"/>
    <w:rsid w:val="000E2F2C"/>
    <w:rsid w:val="000E4E67"/>
    <w:rsid w:val="000E606A"/>
    <w:rsid w:val="000E7758"/>
    <w:rsid w:val="000F0A14"/>
    <w:rsid w:val="000F16E1"/>
    <w:rsid w:val="000F4CA3"/>
    <w:rsid w:val="000F575C"/>
    <w:rsid w:val="000F5801"/>
    <w:rsid w:val="001124B9"/>
    <w:rsid w:val="00115EA6"/>
    <w:rsid w:val="00120999"/>
    <w:rsid w:val="00120E75"/>
    <w:rsid w:val="00130418"/>
    <w:rsid w:val="00132FF3"/>
    <w:rsid w:val="00133AA8"/>
    <w:rsid w:val="001345FD"/>
    <w:rsid w:val="00142439"/>
    <w:rsid w:val="00145AD5"/>
    <w:rsid w:val="00147AC8"/>
    <w:rsid w:val="0015135D"/>
    <w:rsid w:val="0015281C"/>
    <w:rsid w:val="001559FC"/>
    <w:rsid w:val="00157A88"/>
    <w:rsid w:val="00162913"/>
    <w:rsid w:val="00163E2E"/>
    <w:rsid w:val="0017490F"/>
    <w:rsid w:val="00175E62"/>
    <w:rsid w:val="001846B2"/>
    <w:rsid w:val="001A091E"/>
    <w:rsid w:val="001A3FB2"/>
    <w:rsid w:val="001A574F"/>
    <w:rsid w:val="001B3A73"/>
    <w:rsid w:val="001B472C"/>
    <w:rsid w:val="001B4B31"/>
    <w:rsid w:val="001B4CD6"/>
    <w:rsid w:val="001B7FB0"/>
    <w:rsid w:val="001C43EE"/>
    <w:rsid w:val="001D0191"/>
    <w:rsid w:val="001E3A16"/>
    <w:rsid w:val="001E6CD6"/>
    <w:rsid w:val="001F163D"/>
    <w:rsid w:val="001F209A"/>
    <w:rsid w:val="001F3B48"/>
    <w:rsid w:val="001F7A59"/>
    <w:rsid w:val="00200F23"/>
    <w:rsid w:val="00215B37"/>
    <w:rsid w:val="00217481"/>
    <w:rsid w:val="0022008C"/>
    <w:rsid w:val="00221A04"/>
    <w:rsid w:val="00223254"/>
    <w:rsid w:val="00224972"/>
    <w:rsid w:val="00226C9F"/>
    <w:rsid w:val="00231DF0"/>
    <w:rsid w:val="0023273A"/>
    <w:rsid w:val="0023298B"/>
    <w:rsid w:val="00234D33"/>
    <w:rsid w:val="00235E76"/>
    <w:rsid w:val="0024521B"/>
    <w:rsid w:val="00250A39"/>
    <w:rsid w:val="00251950"/>
    <w:rsid w:val="00253A47"/>
    <w:rsid w:val="00263137"/>
    <w:rsid w:val="00266541"/>
    <w:rsid w:val="00272947"/>
    <w:rsid w:val="002766E7"/>
    <w:rsid w:val="002818D3"/>
    <w:rsid w:val="00281ABF"/>
    <w:rsid w:val="00281F45"/>
    <w:rsid w:val="00284BF9"/>
    <w:rsid w:val="0028623F"/>
    <w:rsid w:val="002877E4"/>
    <w:rsid w:val="00290B44"/>
    <w:rsid w:val="0029209D"/>
    <w:rsid w:val="002A484C"/>
    <w:rsid w:val="002A58C8"/>
    <w:rsid w:val="002B08B6"/>
    <w:rsid w:val="002B1345"/>
    <w:rsid w:val="002B4396"/>
    <w:rsid w:val="002C1B77"/>
    <w:rsid w:val="002D10BC"/>
    <w:rsid w:val="002D3441"/>
    <w:rsid w:val="002D46EE"/>
    <w:rsid w:val="002D52CB"/>
    <w:rsid w:val="002E18EA"/>
    <w:rsid w:val="002E436D"/>
    <w:rsid w:val="002E490B"/>
    <w:rsid w:val="002E5712"/>
    <w:rsid w:val="002E5BD8"/>
    <w:rsid w:val="002F0837"/>
    <w:rsid w:val="002F3E80"/>
    <w:rsid w:val="002F5BEA"/>
    <w:rsid w:val="002F6E84"/>
    <w:rsid w:val="002F7FD1"/>
    <w:rsid w:val="003015F8"/>
    <w:rsid w:val="003057A7"/>
    <w:rsid w:val="003065A4"/>
    <w:rsid w:val="0030787E"/>
    <w:rsid w:val="00316CCE"/>
    <w:rsid w:val="00321EE8"/>
    <w:rsid w:val="00325556"/>
    <w:rsid w:val="00337C6D"/>
    <w:rsid w:val="00341B43"/>
    <w:rsid w:val="003459A4"/>
    <w:rsid w:val="0034779B"/>
    <w:rsid w:val="00347802"/>
    <w:rsid w:val="0035081F"/>
    <w:rsid w:val="003543EA"/>
    <w:rsid w:val="00355EE7"/>
    <w:rsid w:val="00357DD5"/>
    <w:rsid w:val="00361AD1"/>
    <w:rsid w:val="00363221"/>
    <w:rsid w:val="00364C29"/>
    <w:rsid w:val="00365B1B"/>
    <w:rsid w:val="003733C6"/>
    <w:rsid w:val="003773C0"/>
    <w:rsid w:val="00382736"/>
    <w:rsid w:val="00387939"/>
    <w:rsid w:val="0039216E"/>
    <w:rsid w:val="00392543"/>
    <w:rsid w:val="003A277F"/>
    <w:rsid w:val="003A51C3"/>
    <w:rsid w:val="003A6AD4"/>
    <w:rsid w:val="003A7866"/>
    <w:rsid w:val="003B2ADA"/>
    <w:rsid w:val="003B5584"/>
    <w:rsid w:val="003B648D"/>
    <w:rsid w:val="003B6500"/>
    <w:rsid w:val="003B6EE5"/>
    <w:rsid w:val="003C0CE2"/>
    <w:rsid w:val="003C10D7"/>
    <w:rsid w:val="003C4D2B"/>
    <w:rsid w:val="003C4F80"/>
    <w:rsid w:val="003D077E"/>
    <w:rsid w:val="003D0C3A"/>
    <w:rsid w:val="003E77CC"/>
    <w:rsid w:val="003E7C74"/>
    <w:rsid w:val="003F1672"/>
    <w:rsid w:val="003F2617"/>
    <w:rsid w:val="00412BFC"/>
    <w:rsid w:val="00413B14"/>
    <w:rsid w:val="004142EE"/>
    <w:rsid w:val="00414B39"/>
    <w:rsid w:val="00420013"/>
    <w:rsid w:val="004215F7"/>
    <w:rsid w:val="004258B1"/>
    <w:rsid w:val="00427370"/>
    <w:rsid w:val="00433FDA"/>
    <w:rsid w:val="004372E3"/>
    <w:rsid w:val="00437C2E"/>
    <w:rsid w:val="004416A5"/>
    <w:rsid w:val="004426BC"/>
    <w:rsid w:val="00445F4B"/>
    <w:rsid w:val="00450CEE"/>
    <w:rsid w:val="0045140F"/>
    <w:rsid w:val="00455F7F"/>
    <w:rsid w:val="00465ED3"/>
    <w:rsid w:val="00466172"/>
    <w:rsid w:val="0047186F"/>
    <w:rsid w:val="00473683"/>
    <w:rsid w:val="00474548"/>
    <w:rsid w:val="00474CA8"/>
    <w:rsid w:val="0047506A"/>
    <w:rsid w:val="00475501"/>
    <w:rsid w:val="0048082C"/>
    <w:rsid w:val="00481C9E"/>
    <w:rsid w:val="004823C9"/>
    <w:rsid w:val="00484639"/>
    <w:rsid w:val="004850AE"/>
    <w:rsid w:val="00495E45"/>
    <w:rsid w:val="004A03AB"/>
    <w:rsid w:val="004A4E2F"/>
    <w:rsid w:val="004A79EE"/>
    <w:rsid w:val="004A79EF"/>
    <w:rsid w:val="004A7CD1"/>
    <w:rsid w:val="004B283D"/>
    <w:rsid w:val="004B3DE1"/>
    <w:rsid w:val="004B5DB4"/>
    <w:rsid w:val="004B6201"/>
    <w:rsid w:val="004B72C9"/>
    <w:rsid w:val="004C2E50"/>
    <w:rsid w:val="004C4F15"/>
    <w:rsid w:val="004C5BB9"/>
    <w:rsid w:val="004D2C63"/>
    <w:rsid w:val="004D47E3"/>
    <w:rsid w:val="004E5FB5"/>
    <w:rsid w:val="004E6F3C"/>
    <w:rsid w:val="004F31A5"/>
    <w:rsid w:val="004F44AF"/>
    <w:rsid w:val="004F6712"/>
    <w:rsid w:val="00500D2A"/>
    <w:rsid w:val="00501F65"/>
    <w:rsid w:val="00504CC9"/>
    <w:rsid w:val="00507D3B"/>
    <w:rsid w:val="00507F23"/>
    <w:rsid w:val="00507FCA"/>
    <w:rsid w:val="005105FA"/>
    <w:rsid w:val="00512C8F"/>
    <w:rsid w:val="00513F21"/>
    <w:rsid w:val="005158F5"/>
    <w:rsid w:val="00527977"/>
    <w:rsid w:val="005368D3"/>
    <w:rsid w:val="005369C5"/>
    <w:rsid w:val="00540122"/>
    <w:rsid w:val="00544EB6"/>
    <w:rsid w:val="00553CBA"/>
    <w:rsid w:val="00555842"/>
    <w:rsid w:val="00560A7D"/>
    <w:rsid w:val="00562F17"/>
    <w:rsid w:val="00564430"/>
    <w:rsid w:val="00565CF7"/>
    <w:rsid w:val="00570871"/>
    <w:rsid w:val="00570AFD"/>
    <w:rsid w:val="00572CE8"/>
    <w:rsid w:val="005802B7"/>
    <w:rsid w:val="00585AE4"/>
    <w:rsid w:val="005878AE"/>
    <w:rsid w:val="00592385"/>
    <w:rsid w:val="00596D97"/>
    <w:rsid w:val="005A1542"/>
    <w:rsid w:val="005A3E43"/>
    <w:rsid w:val="005A6DF3"/>
    <w:rsid w:val="005B1442"/>
    <w:rsid w:val="005B43B5"/>
    <w:rsid w:val="005C09CD"/>
    <w:rsid w:val="005D1A9C"/>
    <w:rsid w:val="005E1F29"/>
    <w:rsid w:val="005E29F4"/>
    <w:rsid w:val="005E3E53"/>
    <w:rsid w:val="005F2F9C"/>
    <w:rsid w:val="005F3225"/>
    <w:rsid w:val="005F406B"/>
    <w:rsid w:val="005F4F36"/>
    <w:rsid w:val="0060326F"/>
    <w:rsid w:val="00604DE8"/>
    <w:rsid w:val="006051C9"/>
    <w:rsid w:val="00605322"/>
    <w:rsid w:val="00610060"/>
    <w:rsid w:val="00611BF7"/>
    <w:rsid w:val="00613CAD"/>
    <w:rsid w:val="006211B6"/>
    <w:rsid w:val="0062230E"/>
    <w:rsid w:val="00625570"/>
    <w:rsid w:val="0062636E"/>
    <w:rsid w:val="00626AE9"/>
    <w:rsid w:val="00627788"/>
    <w:rsid w:val="00630144"/>
    <w:rsid w:val="00631CB8"/>
    <w:rsid w:val="00636356"/>
    <w:rsid w:val="00636C86"/>
    <w:rsid w:val="00640157"/>
    <w:rsid w:val="006418B5"/>
    <w:rsid w:val="00647EC5"/>
    <w:rsid w:val="0065017C"/>
    <w:rsid w:val="006510B9"/>
    <w:rsid w:val="00654D4B"/>
    <w:rsid w:val="0065516F"/>
    <w:rsid w:val="00662E4D"/>
    <w:rsid w:val="00665A80"/>
    <w:rsid w:val="00665BEA"/>
    <w:rsid w:val="00666E3D"/>
    <w:rsid w:val="0067158F"/>
    <w:rsid w:val="00671CC2"/>
    <w:rsid w:val="00671D6B"/>
    <w:rsid w:val="0067261D"/>
    <w:rsid w:val="006741F0"/>
    <w:rsid w:val="00676C2E"/>
    <w:rsid w:val="0068185E"/>
    <w:rsid w:val="006824C5"/>
    <w:rsid w:val="00685B0A"/>
    <w:rsid w:val="00690360"/>
    <w:rsid w:val="00690DE7"/>
    <w:rsid w:val="00691AED"/>
    <w:rsid w:val="006939E3"/>
    <w:rsid w:val="00694B70"/>
    <w:rsid w:val="006A3766"/>
    <w:rsid w:val="006A561E"/>
    <w:rsid w:val="006A643D"/>
    <w:rsid w:val="006B0DF4"/>
    <w:rsid w:val="006B1CF3"/>
    <w:rsid w:val="006B3F30"/>
    <w:rsid w:val="006B52C0"/>
    <w:rsid w:val="006B6A19"/>
    <w:rsid w:val="006C490C"/>
    <w:rsid w:val="006C5518"/>
    <w:rsid w:val="006C63E7"/>
    <w:rsid w:val="006D3D36"/>
    <w:rsid w:val="006D54EB"/>
    <w:rsid w:val="006D752E"/>
    <w:rsid w:val="006D7C1D"/>
    <w:rsid w:val="006E2A95"/>
    <w:rsid w:val="006E7D3A"/>
    <w:rsid w:val="006F290C"/>
    <w:rsid w:val="006F455D"/>
    <w:rsid w:val="006F482E"/>
    <w:rsid w:val="006F6D1E"/>
    <w:rsid w:val="006F70FD"/>
    <w:rsid w:val="00703170"/>
    <w:rsid w:val="00707783"/>
    <w:rsid w:val="007106E1"/>
    <w:rsid w:val="007138F8"/>
    <w:rsid w:val="00713A33"/>
    <w:rsid w:val="00714219"/>
    <w:rsid w:val="007149AB"/>
    <w:rsid w:val="00717D57"/>
    <w:rsid w:val="0073494C"/>
    <w:rsid w:val="00740670"/>
    <w:rsid w:val="00742924"/>
    <w:rsid w:val="00744985"/>
    <w:rsid w:val="007464C2"/>
    <w:rsid w:val="007471AC"/>
    <w:rsid w:val="007505E7"/>
    <w:rsid w:val="00750620"/>
    <w:rsid w:val="00750E1F"/>
    <w:rsid w:val="00751A62"/>
    <w:rsid w:val="007523E2"/>
    <w:rsid w:val="007526ED"/>
    <w:rsid w:val="0075441E"/>
    <w:rsid w:val="00754B92"/>
    <w:rsid w:val="007643A0"/>
    <w:rsid w:val="00767108"/>
    <w:rsid w:val="007735A1"/>
    <w:rsid w:val="00775E73"/>
    <w:rsid w:val="007768ED"/>
    <w:rsid w:val="00781EB2"/>
    <w:rsid w:val="0078419C"/>
    <w:rsid w:val="00784B65"/>
    <w:rsid w:val="00784BA8"/>
    <w:rsid w:val="00791B7F"/>
    <w:rsid w:val="007A0239"/>
    <w:rsid w:val="007A22CF"/>
    <w:rsid w:val="007A23D3"/>
    <w:rsid w:val="007A49EF"/>
    <w:rsid w:val="007A4BD1"/>
    <w:rsid w:val="007A6ECA"/>
    <w:rsid w:val="007B0A94"/>
    <w:rsid w:val="007B303C"/>
    <w:rsid w:val="007B31D8"/>
    <w:rsid w:val="007B3924"/>
    <w:rsid w:val="007B5330"/>
    <w:rsid w:val="007B5BD0"/>
    <w:rsid w:val="007B7F8A"/>
    <w:rsid w:val="007C4201"/>
    <w:rsid w:val="007C5953"/>
    <w:rsid w:val="007D22C8"/>
    <w:rsid w:val="007D4C2B"/>
    <w:rsid w:val="007D674C"/>
    <w:rsid w:val="007E1189"/>
    <w:rsid w:val="007E37C7"/>
    <w:rsid w:val="007E58AE"/>
    <w:rsid w:val="007E7CC3"/>
    <w:rsid w:val="007F396D"/>
    <w:rsid w:val="007F3E23"/>
    <w:rsid w:val="007F4AB9"/>
    <w:rsid w:val="00801731"/>
    <w:rsid w:val="00803A93"/>
    <w:rsid w:val="00804766"/>
    <w:rsid w:val="008069AD"/>
    <w:rsid w:val="00807B86"/>
    <w:rsid w:val="008142CB"/>
    <w:rsid w:val="0082270D"/>
    <w:rsid w:val="00827591"/>
    <w:rsid w:val="00843831"/>
    <w:rsid w:val="00843958"/>
    <w:rsid w:val="00845B02"/>
    <w:rsid w:val="00846B1D"/>
    <w:rsid w:val="0085183A"/>
    <w:rsid w:val="00854B16"/>
    <w:rsid w:val="00855292"/>
    <w:rsid w:val="00857206"/>
    <w:rsid w:val="00857669"/>
    <w:rsid w:val="00857DFA"/>
    <w:rsid w:val="00870BAD"/>
    <w:rsid w:val="008768BD"/>
    <w:rsid w:val="00876DD5"/>
    <w:rsid w:val="00881198"/>
    <w:rsid w:val="00885AE0"/>
    <w:rsid w:val="00886EBE"/>
    <w:rsid w:val="00887C3E"/>
    <w:rsid w:val="00890C44"/>
    <w:rsid w:val="0089436F"/>
    <w:rsid w:val="00896B5B"/>
    <w:rsid w:val="008A1F12"/>
    <w:rsid w:val="008A3429"/>
    <w:rsid w:val="008A4AE3"/>
    <w:rsid w:val="008B77F1"/>
    <w:rsid w:val="008C4499"/>
    <w:rsid w:val="008C754C"/>
    <w:rsid w:val="008C7DC4"/>
    <w:rsid w:val="008D15F0"/>
    <w:rsid w:val="008D2A5C"/>
    <w:rsid w:val="008D31CE"/>
    <w:rsid w:val="008D69E9"/>
    <w:rsid w:val="008E3C0E"/>
    <w:rsid w:val="008E414D"/>
    <w:rsid w:val="008F0A3F"/>
    <w:rsid w:val="009009D3"/>
    <w:rsid w:val="00902729"/>
    <w:rsid w:val="009047C5"/>
    <w:rsid w:val="0091188F"/>
    <w:rsid w:val="00911B9C"/>
    <w:rsid w:val="00915E88"/>
    <w:rsid w:val="00924636"/>
    <w:rsid w:val="00925C4B"/>
    <w:rsid w:val="00927703"/>
    <w:rsid w:val="00930D0E"/>
    <w:rsid w:val="00935E7D"/>
    <w:rsid w:val="009370B9"/>
    <w:rsid w:val="00941154"/>
    <w:rsid w:val="00944478"/>
    <w:rsid w:val="0095034A"/>
    <w:rsid w:val="00951E3A"/>
    <w:rsid w:val="00953B8E"/>
    <w:rsid w:val="00957FD0"/>
    <w:rsid w:val="0096076D"/>
    <w:rsid w:val="0096384D"/>
    <w:rsid w:val="009728CF"/>
    <w:rsid w:val="00982180"/>
    <w:rsid w:val="00982276"/>
    <w:rsid w:val="00985F89"/>
    <w:rsid w:val="009860A2"/>
    <w:rsid w:val="00987958"/>
    <w:rsid w:val="009A50F5"/>
    <w:rsid w:val="009A7307"/>
    <w:rsid w:val="009B6A66"/>
    <w:rsid w:val="009B6E07"/>
    <w:rsid w:val="009C27D5"/>
    <w:rsid w:val="009C467E"/>
    <w:rsid w:val="009C6DDC"/>
    <w:rsid w:val="009D0352"/>
    <w:rsid w:val="009D15F7"/>
    <w:rsid w:val="009D7701"/>
    <w:rsid w:val="009E1106"/>
    <w:rsid w:val="009E3A50"/>
    <w:rsid w:val="009E43CD"/>
    <w:rsid w:val="009E4631"/>
    <w:rsid w:val="009E66CC"/>
    <w:rsid w:val="009E6BFB"/>
    <w:rsid w:val="009F004C"/>
    <w:rsid w:val="009F1A9C"/>
    <w:rsid w:val="009F2648"/>
    <w:rsid w:val="009F4BAF"/>
    <w:rsid w:val="00A03011"/>
    <w:rsid w:val="00A03CE3"/>
    <w:rsid w:val="00A065BE"/>
    <w:rsid w:val="00A149D8"/>
    <w:rsid w:val="00A15D7A"/>
    <w:rsid w:val="00A16908"/>
    <w:rsid w:val="00A20840"/>
    <w:rsid w:val="00A20EC5"/>
    <w:rsid w:val="00A22361"/>
    <w:rsid w:val="00A23D49"/>
    <w:rsid w:val="00A24C47"/>
    <w:rsid w:val="00A3171E"/>
    <w:rsid w:val="00A35284"/>
    <w:rsid w:val="00A3622D"/>
    <w:rsid w:val="00A432E4"/>
    <w:rsid w:val="00A4650B"/>
    <w:rsid w:val="00A50B0A"/>
    <w:rsid w:val="00A511FD"/>
    <w:rsid w:val="00A51A47"/>
    <w:rsid w:val="00A544A1"/>
    <w:rsid w:val="00A61642"/>
    <w:rsid w:val="00A6188A"/>
    <w:rsid w:val="00A61E63"/>
    <w:rsid w:val="00A62CBA"/>
    <w:rsid w:val="00A62EC2"/>
    <w:rsid w:val="00A64303"/>
    <w:rsid w:val="00A74DAA"/>
    <w:rsid w:val="00A76FB4"/>
    <w:rsid w:val="00A76FDE"/>
    <w:rsid w:val="00A80FEE"/>
    <w:rsid w:val="00A96686"/>
    <w:rsid w:val="00AA29BC"/>
    <w:rsid w:val="00AA6216"/>
    <w:rsid w:val="00AB4AA4"/>
    <w:rsid w:val="00AC0AD0"/>
    <w:rsid w:val="00AC1753"/>
    <w:rsid w:val="00AC3875"/>
    <w:rsid w:val="00AC580E"/>
    <w:rsid w:val="00AD43F8"/>
    <w:rsid w:val="00AD4847"/>
    <w:rsid w:val="00AE30B4"/>
    <w:rsid w:val="00AF035C"/>
    <w:rsid w:val="00B010B7"/>
    <w:rsid w:val="00B01CE3"/>
    <w:rsid w:val="00B05A68"/>
    <w:rsid w:val="00B1273F"/>
    <w:rsid w:val="00B13340"/>
    <w:rsid w:val="00B14C1A"/>
    <w:rsid w:val="00B15106"/>
    <w:rsid w:val="00B17310"/>
    <w:rsid w:val="00B20743"/>
    <w:rsid w:val="00B20B5B"/>
    <w:rsid w:val="00B221CB"/>
    <w:rsid w:val="00B30427"/>
    <w:rsid w:val="00B307BE"/>
    <w:rsid w:val="00B30FA7"/>
    <w:rsid w:val="00B320DD"/>
    <w:rsid w:val="00B3215B"/>
    <w:rsid w:val="00B32486"/>
    <w:rsid w:val="00B33FC4"/>
    <w:rsid w:val="00B41B1E"/>
    <w:rsid w:val="00B427B6"/>
    <w:rsid w:val="00B43DF1"/>
    <w:rsid w:val="00B4500E"/>
    <w:rsid w:val="00B466A8"/>
    <w:rsid w:val="00B4676A"/>
    <w:rsid w:val="00B47E01"/>
    <w:rsid w:val="00B47E68"/>
    <w:rsid w:val="00B512B6"/>
    <w:rsid w:val="00B53C04"/>
    <w:rsid w:val="00B54D39"/>
    <w:rsid w:val="00B605E4"/>
    <w:rsid w:val="00B6106E"/>
    <w:rsid w:val="00B63137"/>
    <w:rsid w:val="00B6487C"/>
    <w:rsid w:val="00B759A3"/>
    <w:rsid w:val="00B774A2"/>
    <w:rsid w:val="00B77D8E"/>
    <w:rsid w:val="00B8022E"/>
    <w:rsid w:val="00B82529"/>
    <w:rsid w:val="00B8316B"/>
    <w:rsid w:val="00B9052B"/>
    <w:rsid w:val="00B917FE"/>
    <w:rsid w:val="00B91F9A"/>
    <w:rsid w:val="00B943FE"/>
    <w:rsid w:val="00B94DCB"/>
    <w:rsid w:val="00B97A2C"/>
    <w:rsid w:val="00BA38EB"/>
    <w:rsid w:val="00BA6E4D"/>
    <w:rsid w:val="00BB7709"/>
    <w:rsid w:val="00BD017F"/>
    <w:rsid w:val="00BD1D22"/>
    <w:rsid w:val="00BD2722"/>
    <w:rsid w:val="00BD4EF1"/>
    <w:rsid w:val="00BD7D2F"/>
    <w:rsid w:val="00BE083F"/>
    <w:rsid w:val="00BE2A11"/>
    <w:rsid w:val="00BE4A8E"/>
    <w:rsid w:val="00BE58EE"/>
    <w:rsid w:val="00BE5A95"/>
    <w:rsid w:val="00BF1DB1"/>
    <w:rsid w:val="00BF5B80"/>
    <w:rsid w:val="00BF7474"/>
    <w:rsid w:val="00C045C1"/>
    <w:rsid w:val="00C04A47"/>
    <w:rsid w:val="00C06FD8"/>
    <w:rsid w:val="00C071B6"/>
    <w:rsid w:val="00C10490"/>
    <w:rsid w:val="00C10CB2"/>
    <w:rsid w:val="00C10D86"/>
    <w:rsid w:val="00C17CDD"/>
    <w:rsid w:val="00C2422B"/>
    <w:rsid w:val="00C37A6C"/>
    <w:rsid w:val="00C434DE"/>
    <w:rsid w:val="00C44C36"/>
    <w:rsid w:val="00C508B4"/>
    <w:rsid w:val="00C52BC8"/>
    <w:rsid w:val="00C54EB5"/>
    <w:rsid w:val="00C55354"/>
    <w:rsid w:val="00C56902"/>
    <w:rsid w:val="00C67C1B"/>
    <w:rsid w:val="00C70CFD"/>
    <w:rsid w:val="00C71307"/>
    <w:rsid w:val="00C71FA2"/>
    <w:rsid w:val="00C745EA"/>
    <w:rsid w:val="00C75387"/>
    <w:rsid w:val="00C778AD"/>
    <w:rsid w:val="00C81BAC"/>
    <w:rsid w:val="00C81DB0"/>
    <w:rsid w:val="00C82E27"/>
    <w:rsid w:val="00C9001F"/>
    <w:rsid w:val="00C92C75"/>
    <w:rsid w:val="00C95246"/>
    <w:rsid w:val="00CA6A20"/>
    <w:rsid w:val="00CA7A41"/>
    <w:rsid w:val="00CB3C06"/>
    <w:rsid w:val="00CB5843"/>
    <w:rsid w:val="00CC1132"/>
    <w:rsid w:val="00CC564E"/>
    <w:rsid w:val="00CD0949"/>
    <w:rsid w:val="00CD1A5A"/>
    <w:rsid w:val="00CD1DEF"/>
    <w:rsid w:val="00CD1F12"/>
    <w:rsid w:val="00CD207B"/>
    <w:rsid w:val="00CD2ED7"/>
    <w:rsid w:val="00CD3692"/>
    <w:rsid w:val="00CD661E"/>
    <w:rsid w:val="00CE0B53"/>
    <w:rsid w:val="00CE4559"/>
    <w:rsid w:val="00CE466B"/>
    <w:rsid w:val="00CE56D5"/>
    <w:rsid w:val="00CE7043"/>
    <w:rsid w:val="00CE769B"/>
    <w:rsid w:val="00CF107D"/>
    <w:rsid w:val="00D0162F"/>
    <w:rsid w:val="00D01A63"/>
    <w:rsid w:val="00D05C72"/>
    <w:rsid w:val="00D12B5E"/>
    <w:rsid w:val="00D16318"/>
    <w:rsid w:val="00D17430"/>
    <w:rsid w:val="00D176F0"/>
    <w:rsid w:val="00D17C57"/>
    <w:rsid w:val="00D23CC3"/>
    <w:rsid w:val="00D329BA"/>
    <w:rsid w:val="00D33BCB"/>
    <w:rsid w:val="00D33DAF"/>
    <w:rsid w:val="00D504C7"/>
    <w:rsid w:val="00D50519"/>
    <w:rsid w:val="00D525D0"/>
    <w:rsid w:val="00D5397D"/>
    <w:rsid w:val="00D53E22"/>
    <w:rsid w:val="00D54DFE"/>
    <w:rsid w:val="00D5749C"/>
    <w:rsid w:val="00D608EE"/>
    <w:rsid w:val="00D617D0"/>
    <w:rsid w:val="00D6726E"/>
    <w:rsid w:val="00D7089D"/>
    <w:rsid w:val="00D70B28"/>
    <w:rsid w:val="00D71B30"/>
    <w:rsid w:val="00D74154"/>
    <w:rsid w:val="00D76832"/>
    <w:rsid w:val="00D7698D"/>
    <w:rsid w:val="00D76998"/>
    <w:rsid w:val="00D82908"/>
    <w:rsid w:val="00D8323A"/>
    <w:rsid w:val="00D84AB9"/>
    <w:rsid w:val="00D9234A"/>
    <w:rsid w:val="00D93D9C"/>
    <w:rsid w:val="00D9493B"/>
    <w:rsid w:val="00D94CD1"/>
    <w:rsid w:val="00D95316"/>
    <w:rsid w:val="00D959E7"/>
    <w:rsid w:val="00DA12F4"/>
    <w:rsid w:val="00DA5FC7"/>
    <w:rsid w:val="00DB696B"/>
    <w:rsid w:val="00DC1FC4"/>
    <w:rsid w:val="00DC55F9"/>
    <w:rsid w:val="00DC70C7"/>
    <w:rsid w:val="00DD2B73"/>
    <w:rsid w:val="00DD7A6E"/>
    <w:rsid w:val="00DD7DDD"/>
    <w:rsid w:val="00DD7E13"/>
    <w:rsid w:val="00DE1603"/>
    <w:rsid w:val="00DE22CE"/>
    <w:rsid w:val="00DF056A"/>
    <w:rsid w:val="00DF13D4"/>
    <w:rsid w:val="00DF3690"/>
    <w:rsid w:val="00DF3AA7"/>
    <w:rsid w:val="00DF4C04"/>
    <w:rsid w:val="00E0324C"/>
    <w:rsid w:val="00E05A7D"/>
    <w:rsid w:val="00E106FF"/>
    <w:rsid w:val="00E10900"/>
    <w:rsid w:val="00E13988"/>
    <w:rsid w:val="00E17D29"/>
    <w:rsid w:val="00E254A5"/>
    <w:rsid w:val="00E27515"/>
    <w:rsid w:val="00E306B0"/>
    <w:rsid w:val="00E3264F"/>
    <w:rsid w:val="00E32BD0"/>
    <w:rsid w:val="00E331CB"/>
    <w:rsid w:val="00E3505D"/>
    <w:rsid w:val="00E37768"/>
    <w:rsid w:val="00E43781"/>
    <w:rsid w:val="00E50CAB"/>
    <w:rsid w:val="00E61CDA"/>
    <w:rsid w:val="00E6461A"/>
    <w:rsid w:val="00E731E0"/>
    <w:rsid w:val="00E73C71"/>
    <w:rsid w:val="00E758D4"/>
    <w:rsid w:val="00E75E4A"/>
    <w:rsid w:val="00E76D91"/>
    <w:rsid w:val="00E77651"/>
    <w:rsid w:val="00E80A69"/>
    <w:rsid w:val="00E82AC6"/>
    <w:rsid w:val="00E82E68"/>
    <w:rsid w:val="00E83945"/>
    <w:rsid w:val="00E857CD"/>
    <w:rsid w:val="00E87912"/>
    <w:rsid w:val="00E91760"/>
    <w:rsid w:val="00E9379D"/>
    <w:rsid w:val="00E94379"/>
    <w:rsid w:val="00E9563B"/>
    <w:rsid w:val="00E97454"/>
    <w:rsid w:val="00EA1A17"/>
    <w:rsid w:val="00EA4537"/>
    <w:rsid w:val="00EA555B"/>
    <w:rsid w:val="00EB0575"/>
    <w:rsid w:val="00EB194D"/>
    <w:rsid w:val="00EC043F"/>
    <w:rsid w:val="00EC0CB7"/>
    <w:rsid w:val="00EC23FF"/>
    <w:rsid w:val="00ED5BFC"/>
    <w:rsid w:val="00EE14E4"/>
    <w:rsid w:val="00EE319C"/>
    <w:rsid w:val="00EE3774"/>
    <w:rsid w:val="00EE3ED7"/>
    <w:rsid w:val="00EE45E7"/>
    <w:rsid w:val="00EE5BA8"/>
    <w:rsid w:val="00EE7A70"/>
    <w:rsid w:val="00EF0538"/>
    <w:rsid w:val="00EF13F8"/>
    <w:rsid w:val="00EF44B1"/>
    <w:rsid w:val="00EF4F1C"/>
    <w:rsid w:val="00EF57B8"/>
    <w:rsid w:val="00EF6948"/>
    <w:rsid w:val="00EF6AE2"/>
    <w:rsid w:val="00EF73EB"/>
    <w:rsid w:val="00F15295"/>
    <w:rsid w:val="00F20D29"/>
    <w:rsid w:val="00F24476"/>
    <w:rsid w:val="00F26296"/>
    <w:rsid w:val="00F26FD0"/>
    <w:rsid w:val="00F27116"/>
    <w:rsid w:val="00F279AA"/>
    <w:rsid w:val="00F31897"/>
    <w:rsid w:val="00F4166E"/>
    <w:rsid w:val="00F46D1C"/>
    <w:rsid w:val="00F50386"/>
    <w:rsid w:val="00F5113D"/>
    <w:rsid w:val="00F51152"/>
    <w:rsid w:val="00F52316"/>
    <w:rsid w:val="00F64206"/>
    <w:rsid w:val="00F643EE"/>
    <w:rsid w:val="00F6479C"/>
    <w:rsid w:val="00F75270"/>
    <w:rsid w:val="00F75794"/>
    <w:rsid w:val="00F75D3B"/>
    <w:rsid w:val="00F77580"/>
    <w:rsid w:val="00F84015"/>
    <w:rsid w:val="00F8644B"/>
    <w:rsid w:val="00F91D9E"/>
    <w:rsid w:val="00F92D5A"/>
    <w:rsid w:val="00F93086"/>
    <w:rsid w:val="00F97080"/>
    <w:rsid w:val="00FA54F9"/>
    <w:rsid w:val="00FB64D8"/>
    <w:rsid w:val="00FC0952"/>
    <w:rsid w:val="00FC1161"/>
    <w:rsid w:val="00FC1279"/>
    <w:rsid w:val="00FC2ED5"/>
    <w:rsid w:val="00FC3BCB"/>
    <w:rsid w:val="00FD009F"/>
    <w:rsid w:val="00FD231B"/>
    <w:rsid w:val="00FD2C61"/>
    <w:rsid w:val="00FD7BEA"/>
    <w:rsid w:val="00FD7DB6"/>
    <w:rsid w:val="00FE22C3"/>
    <w:rsid w:val="00FE2315"/>
    <w:rsid w:val="00FE339C"/>
    <w:rsid w:val="00FE48DF"/>
    <w:rsid w:val="00FE7C05"/>
    <w:rsid w:val="00FF0FBC"/>
    <w:rsid w:val="00FF3942"/>
    <w:rsid w:val="00FF5624"/>
    <w:rsid w:val="00FF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0C2C"/>
  <w15:docId w15:val="{58CE64FC-8FE8-4BEC-A280-44065BA7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B6"/>
    <w:rPr>
      <w:rFonts w:eastAsiaTheme="majorEastAsia" w:cstheme="majorBidi"/>
      <w:color w:val="272727" w:themeColor="text1" w:themeTint="D8"/>
    </w:rPr>
  </w:style>
  <w:style w:type="paragraph" w:styleId="Title">
    <w:name w:val="Title"/>
    <w:basedOn w:val="Normal"/>
    <w:next w:val="Normal"/>
    <w:link w:val="TitleChar"/>
    <w:uiPriority w:val="10"/>
    <w:qFormat/>
    <w:rsid w:val="002B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B6"/>
    <w:pPr>
      <w:spacing w:before="160"/>
      <w:jc w:val="center"/>
    </w:pPr>
    <w:rPr>
      <w:i/>
      <w:iCs/>
      <w:color w:val="404040" w:themeColor="text1" w:themeTint="BF"/>
    </w:rPr>
  </w:style>
  <w:style w:type="character" w:customStyle="1" w:styleId="QuoteChar">
    <w:name w:val="Quote Char"/>
    <w:basedOn w:val="DefaultParagraphFont"/>
    <w:link w:val="Quote"/>
    <w:uiPriority w:val="29"/>
    <w:rsid w:val="002B08B6"/>
    <w:rPr>
      <w:i/>
      <w:iCs/>
      <w:color w:val="404040" w:themeColor="text1" w:themeTint="BF"/>
    </w:rPr>
  </w:style>
  <w:style w:type="paragraph" w:styleId="ListParagraph">
    <w:name w:val="List Paragraph"/>
    <w:basedOn w:val="Normal"/>
    <w:uiPriority w:val="34"/>
    <w:qFormat/>
    <w:rsid w:val="002B08B6"/>
    <w:pPr>
      <w:ind w:left="720"/>
      <w:contextualSpacing/>
    </w:pPr>
  </w:style>
  <w:style w:type="character" w:styleId="IntenseEmphasis">
    <w:name w:val="Intense Emphasis"/>
    <w:basedOn w:val="DefaultParagraphFont"/>
    <w:uiPriority w:val="21"/>
    <w:qFormat/>
    <w:rsid w:val="002B08B6"/>
    <w:rPr>
      <w:i/>
      <w:iCs/>
      <w:color w:val="0F4761" w:themeColor="accent1" w:themeShade="BF"/>
    </w:rPr>
  </w:style>
  <w:style w:type="paragraph" w:styleId="IntenseQuote">
    <w:name w:val="Intense Quote"/>
    <w:basedOn w:val="Normal"/>
    <w:next w:val="Normal"/>
    <w:link w:val="IntenseQuoteChar"/>
    <w:uiPriority w:val="30"/>
    <w:qFormat/>
    <w:rsid w:val="002B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B6"/>
    <w:rPr>
      <w:i/>
      <w:iCs/>
      <w:color w:val="0F4761" w:themeColor="accent1" w:themeShade="BF"/>
    </w:rPr>
  </w:style>
  <w:style w:type="character" w:styleId="IntenseReference">
    <w:name w:val="Intense Reference"/>
    <w:basedOn w:val="DefaultParagraphFont"/>
    <w:uiPriority w:val="32"/>
    <w:qFormat/>
    <w:rsid w:val="002B08B6"/>
    <w:rPr>
      <w:b/>
      <w:bCs/>
      <w:smallCaps/>
      <w:color w:val="0F4761" w:themeColor="accent1" w:themeShade="BF"/>
      <w:spacing w:val="5"/>
    </w:rPr>
  </w:style>
  <w:style w:type="character" w:styleId="CommentReference">
    <w:name w:val="annotation reference"/>
    <w:basedOn w:val="DefaultParagraphFont"/>
    <w:uiPriority w:val="99"/>
    <w:semiHidden/>
    <w:unhideWhenUsed/>
    <w:rsid w:val="00437C2E"/>
    <w:rPr>
      <w:sz w:val="16"/>
      <w:szCs w:val="16"/>
    </w:rPr>
  </w:style>
  <w:style w:type="paragraph" w:styleId="CommentText">
    <w:name w:val="annotation text"/>
    <w:basedOn w:val="Normal"/>
    <w:link w:val="CommentTextChar"/>
    <w:uiPriority w:val="99"/>
    <w:unhideWhenUsed/>
    <w:rsid w:val="00437C2E"/>
    <w:pPr>
      <w:spacing w:line="240" w:lineRule="auto"/>
    </w:pPr>
    <w:rPr>
      <w:sz w:val="20"/>
      <w:szCs w:val="20"/>
    </w:rPr>
  </w:style>
  <w:style w:type="character" w:customStyle="1" w:styleId="CommentTextChar">
    <w:name w:val="Comment Text Char"/>
    <w:basedOn w:val="DefaultParagraphFont"/>
    <w:link w:val="CommentText"/>
    <w:uiPriority w:val="99"/>
    <w:rsid w:val="00437C2E"/>
    <w:rPr>
      <w:sz w:val="20"/>
      <w:szCs w:val="20"/>
    </w:rPr>
  </w:style>
  <w:style w:type="paragraph" w:styleId="CommentSubject">
    <w:name w:val="annotation subject"/>
    <w:basedOn w:val="CommentText"/>
    <w:next w:val="CommentText"/>
    <w:link w:val="CommentSubjectChar"/>
    <w:uiPriority w:val="99"/>
    <w:semiHidden/>
    <w:unhideWhenUsed/>
    <w:rsid w:val="00437C2E"/>
    <w:rPr>
      <w:b/>
      <w:bCs/>
    </w:rPr>
  </w:style>
  <w:style w:type="character" w:customStyle="1" w:styleId="CommentSubjectChar">
    <w:name w:val="Comment Subject Char"/>
    <w:basedOn w:val="CommentTextChar"/>
    <w:link w:val="CommentSubject"/>
    <w:uiPriority w:val="99"/>
    <w:semiHidden/>
    <w:rsid w:val="00437C2E"/>
    <w:rPr>
      <w:b/>
      <w:bCs/>
      <w:sz w:val="20"/>
      <w:szCs w:val="20"/>
    </w:rPr>
  </w:style>
  <w:style w:type="paragraph" w:styleId="Header">
    <w:name w:val="header"/>
    <w:basedOn w:val="Normal"/>
    <w:link w:val="HeaderChar"/>
    <w:uiPriority w:val="99"/>
    <w:unhideWhenUsed/>
    <w:rsid w:val="00625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570"/>
  </w:style>
  <w:style w:type="paragraph" w:styleId="Footer">
    <w:name w:val="footer"/>
    <w:basedOn w:val="Normal"/>
    <w:link w:val="FooterChar"/>
    <w:uiPriority w:val="99"/>
    <w:unhideWhenUsed/>
    <w:rsid w:val="00625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570"/>
  </w:style>
  <w:style w:type="character" w:styleId="PlaceholderText">
    <w:name w:val="Placeholder Text"/>
    <w:basedOn w:val="DefaultParagraphFont"/>
    <w:uiPriority w:val="99"/>
    <w:semiHidden/>
    <w:rsid w:val="00F75D3B"/>
    <w:rPr>
      <w:color w:val="666666"/>
    </w:rPr>
  </w:style>
  <w:style w:type="paragraph" w:styleId="Revision">
    <w:name w:val="Revision"/>
    <w:hidden/>
    <w:uiPriority w:val="99"/>
    <w:semiHidden/>
    <w:rsid w:val="00FC1279"/>
    <w:pPr>
      <w:spacing w:after="0" w:line="240" w:lineRule="auto"/>
    </w:pPr>
  </w:style>
  <w:style w:type="character" w:styleId="Hyperlink">
    <w:name w:val="Hyperlink"/>
    <w:basedOn w:val="DefaultParagraphFont"/>
    <w:uiPriority w:val="99"/>
    <w:unhideWhenUsed/>
    <w:rsid w:val="00BD4EF1"/>
    <w:rPr>
      <w:color w:val="467886" w:themeColor="hyperlink"/>
      <w:u w:val="single"/>
    </w:rPr>
  </w:style>
  <w:style w:type="character" w:styleId="FollowedHyperlink">
    <w:name w:val="FollowedHyperlink"/>
    <w:basedOn w:val="DefaultParagraphFont"/>
    <w:uiPriority w:val="99"/>
    <w:semiHidden/>
    <w:unhideWhenUsed/>
    <w:rsid w:val="00B13340"/>
    <w:rPr>
      <w:color w:val="96607D" w:themeColor="followedHyperlink"/>
      <w:u w:val="single"/>
    </w:rPr>
  </w:style>
  <w:style w:type="character" w:styleId="UnresolvedMention">
    <w:name w:val="Unresolved Mention"/>
    <w:basedOn w:val="DefaultParagraphFont"/>
    <w:uiPriority w:val="99"/>
    <w:semiHidden/>
    <w:unhideWhenUsed/>
    <w:rsid w:val="00F5113D"/>
    <w:rPr>
      <w:color w:val="605E5C"/>
      <w:shd w:val="clear" w:color="auto" w:fill="E1DFDD"/>
    </w:rPr>
  </w:style>
  <w:style w:type="table" w:styleId="TableGrid">
    <w:name w:val="Table Grid"/>
    <w:basedOn w:val="TableNormal"/>
    <w:uiPriority w:val="39"/>
    <w:rsid w:val="00681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10292">
      <w:bodyDiv w:val="1"/>
      <w:marLeft w:val="0"/>
      <w:marRight w:val="0"/>
      <w:marTop w:val="0"/>
      <w:marBottom w:val="0"/>
      <w:divBdr>
        <w:top w:val="none" w:sz="0" w:space="0" w:color="auto"/>
        <w:left w:val="none" w:sz="0" w:space="0" w:color="auto"/>
        <w:bottom w:val="none" w:sz="0" w:space="0" w:color="auto"/>
        <w:right w:val="none" w:sz="0" w:space="0" w:color="auto"/>
      </w:divBdr>
    </w:div>
    <w:div w:id="842664338">
      <w:bodyDiv w:val="1"/>
      <w:marLeft w:val="0"/>
      <w:marRight w:val="0"/>
      <w:marTop w:val="0"/>
      <w:marBottom w:val="0"/>
      <w:divBdr>
        <w:top w:val="none" w:sz="0" w:space="0" w:color="auto"/>
        <w:left w:val="none" w:sz="0" w:space="0" w:color="auto"/>
        <w:bottom w:val="none" w:sz="0" w:space="0" w:color="auto"/>
        <w:right w:val="none" w:sz="0" w:space="0" w:color="auto"/>
      </w:divBdr>
    </w:div>
    <w:div w:id="2016152697">
      <w:bodyDiv w:val="1"/>
      <w:marLeft w:val="0"/>
      <w:marRight w:val="0"/>
      <w:marTop w:val="0"/>
      <w:marBottom w:val="0"/>
      <w:divBdr>
        <w:top w:val="none" w:sz="0" w:space="0" w:color="auto"/>
        <w:left w:val="none" w:sz="0" w:space="0" w:color="auto"/>
        <w:bottom w:val="none" w:sz="0" w:space="0" w:color="auto"/>
        <w:right w:val="none" w:sz="0" w:space="0" w:color="auto"/>
      </w:divBdr>
    </w:div>
    <w:div w:id="2134402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jensculrich/pollinator_abundance" TargetMode="External"/><Relationship Id="rId17" Type="http://schemas.openxmlformats.org/officeDocument/2006/relationships/image" Target="media/image4.png"/><Relationship Id="rId25" Type="http://schemas.openxmlformats.org/officeDocument/2006/relationships/image" Target="media/image12.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BioRender.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CB8F844-3761-486E-930F-533448878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2764</TotalTime>
  <Pages>52</Pages>
  <Words>51086</Words>
  <Characters>291194</Characters>
  <Application>Microsoft Office Word</Application>
  <DocSecurity>0</DocSecurity>
  <Lines>2426</Lines>
  <Paragraphs>683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Jens</dc:creator>
  <cp:keywords/>
  <dc:description/>
  <cp:lastModifiedBy>Kremen, Claire</cp:lastModifiedBy>
  <cp:revision>71</cp:revision>
  <dcterms:created xsi:type="dcterms:W3CDTF">2025-02-12T17:42:00Z</dcterms:created>
  <dcterms:modified xsi:type="dcterms:W3CDTF">2025-03-05T03:26:00Z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ee96d718-2072-390f-aa30-7eb3cbe61517</vt:lpwstr>
  </property>
  <property fmtid="{D5CDD505-2E9C-101B-9397-08002B2CF9AE}" pid="24" name="Mendeley Citation Style_1">
    <vt:lpwstr>http://www.zotero.org/styles/chicago-author-date</vt:lpwstr>
  </property>
</Properties>
</file>