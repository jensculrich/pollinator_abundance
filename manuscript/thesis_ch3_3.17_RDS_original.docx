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1CC3E07B"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ins w:id="0" w:author="Sargent, Risa" w:date="2025-03-18T09:26:00Z">
        <w:r w:rsidR="00BF068A">
          <w:rPr>
            <w:lang w:val="en-CA"/>
          </w:rPr>
          <w:t xml:space="preserve">ecological </w:t>
        </w:r>
      </w:ins>
      <w:r>
        <w:rPr>
          <w:lang w:val="en-CA"/>
        </w:rPr>
        <w:t xml:space="preserve">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w:t>
      </w:r>
      <w:del w:id="1" w:author="Sargent, Risa" w:date="2025-03-18T09:27:00Z">
        <w:r w:rsidR="00A149D8" w:rsidDel="00BF068A">
          <w:rPr>
            <w:lang w:val="en-CA"/>
          </w:rPr>
          <w:delText xml:space="preserve"> abundance</w:delText>
        </w:r>
      </w:del>
      <w:r>
        <w:rPr>
          <w:lang w:val="en-CA"/>
        </w:rPr>
        <w:t xml:space="preserve"> drivers by </w:t>
      </w:r>
      <w:r w:rsidR="00A149D8">
        <w:rPr>
          <w:lang w:val="en-CA"/>
        </w:rPr>
        <w:t xml:space="preserve">applying generalized linear models (GLMs) to </w:t>
      </w:r>
      <w:r w:rsidR="00C67C1B">
        <w:rPr>
          <w:lang w:val="en-CA"/>
        </w:rPr>
        <w:t xml:space="preserve">count data </w:t>
      </w:r>
      <w:ins w:id="2" w:author="Sargent, Risa" w:date="2025-03-18T09:27:00Z">
        <w:r w:rsidR="00BF068A">
          <w:rPr>
            <w:lang w:val="en-CA"/>
          </w:rPr>
          <w:t xml:space="preserve">collected </w:t>
        </w:r>
      </w:ins>
      <w:r w:rsidR="00C67C1B">
        <w:rPr>
          <w:lang w:val="en-CA"/>
        </w:rPr>
        <w:t>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del w:id="3" w:author="Sargent, Risa" w:date="2025-03-18T09:27:00Z">
        <w:r w:rsidR="00A16908" w:rsidDel="00BF068A">
          <w:rPr>
            <w:lang w:val="en-CA"/>
          </w:rPr>
          <w:delText xml:space="preserve">for </w:delText>
        </w:r>
      </w:del>
      <w:ins w:id="4" w:author="Sargent, Risa" w:date="2025-03-18T09:27:00Z">
        <w:r w:rsidR="00BF068A">
          <w:rPr>
            <w:lang w:val="en-CA"/>
          </w:rPr>
          <w:t>to</w:t>
        </w:r>
        <w:r w:rsidR="00BF068A">
          <w:rPr>
            <w:lang w:val="en-CA"/>
          </w:rPr>
          <w:t xml:space="preserve"> </w:t>
        </w:r>
      </w:ins>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del w:id="5" w:author="Sargent, Risa" w:date="2025-03-18T09:27:00Z">
        <w:r w:rsidR="00A16908" w:rsidDel="00BF068A">
          <w:rPr>
            <w:lang w:val="en-CA"/>
          </w:rPr>
          <w:delText>At the same time</w:delText>
        </w:r>
      </w:del>
      <w:ins w:id="6" w:author="Sargent, Risa" w:date="2025-03-18T09:27:00Z">
        <w:r w:rsidR="00BF068A">
          <w:rPr>
            <w:lang w:val="en-CA"/>
          </w:rPr>
          <w:t>However</w:t>
        </w:r>
      </w:ins>
      <w:r w:rsidR="00A16908">
        <w:rPr>
          <w:lang w:val="en-CA"/>
        </w:rPr>
        <w:t xml:space="preserv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854BDA">
        <w:rPr>
          <w:lang w:val="en-CA"/>
        </w:rPr>
        <w:t xml:space="preserve"> with accuracy</w:t>
      </w:r>
      <w:r w:rsidR="009D15F7">
        <w:rPr>
          <w:lang w:val="en-CA"/>
        </w:rPr>
        <w:t>.</w:t>
      </w:r>
      <w:r w:rsidR="00A16908">
        <w:rPr>
          <w:lang w:val="en-CA"/>
        </w:rPr>
        <w:t xml:space="preserve"> </w:t>
      </w:r>
      <w:del w:id="7" w:author="Sargent, Risa" w:date="2025-03-18T09:28:00Z">
        <w:r w:rsidR="00A16908" w:rsidDel="00BF068A">
          <w:rPr>
            <w:lang w:val="en-CA"/>
          </w:rPr>
          <w:delText>In this study</w:delText>
        </w:r>
      </w:del>
      <w:ins w:id="8" w:author="Sargent, Risa" w:date="2025-03-18T09:28:00Z">
        <w:r w:rsidR="00BF068A">
          <w:rPr>
            <w:lang w:val="en-CA"/>
          </w:rPr>
          <w:t>Here</w:t>
        </w:r>
      </w:ins>
      <w:r w:rsidR="00F92D5A">
        <w:rPr>
          <w:lang w:val="en-CA"/>
        </w:rPr>
        <w:t>,</w:t>
      </w:r>
      <w:r w:rsidR="00A16908">
        <w:rPr>
          <w:lang w:val="en-CA"/>
        </w:rPr>
        <w:t xml:space="preserve"> we collected abundance data </w:t>
      </w:r>
      <w:del w:id="9" w:author="Sargent, Risa" w:date="2025-03-18T09:28:00Z">
        <w:r w:rsidR="000E2F2C" w:rsidDel="00BF068A">
          <w:rPr>
            <w:lang w:val="en-CA"/>
          </w:rPr>
          <w:delText xml:space="preserve">for </w:delText>
        </w:r>
      </w:del>
      <w:ins w:id="10" w:author="Sargent, Risa" w:date="2025-03-18T09:28:00Z">
        <w:r w:rsidR="00BF068A">
          <w:rPr>
            <w:lang w:val="en-CA"/>
          </w:rPr>
          <w:t>on</w:t>
        </w:r>
        <w:r w:rsidR="00BF068A">
          <w:rPr>
            <w:lang w:val="en-CA"/>
          </w:rPr>
          <w:t xml:space="preserve"> </w:t>
        </w:r>
      </w:ins>
      <w:r w:rsidR="000E2F2C">
        <w:rPr>
          <w:lang w:val="en-CA"/>
        </w:rPr>
        <w:t>wild bees in</w:t>
      </w:r>
      <w:r w:rsidR="00EA1A17">
        <w:rPr>
          <w:lang w:val="en-CA"/>
        </w:rPr>
        <w:t xml:space="preserve"> a </w:t>
      </w:r>
      <w:del w:id="11" w:author="Sargent, Risa" w:date="2025-03-18T09:28:00Z">
        <w:r w:rsidR="00EA1A17" w:rsidDel="00BF068A">
          <w:rPr>
            <w:lang w:val="en-CA"/>
          </w:rPr>
          <w:delText>natural experiment</w:delText>
        </w:r>
      </w:del>
      <w:ins w:id="12" w:author="Sargent, Risa" w:date="2025-03-18T09:28:00Z">
        <w:r w:rsidR="00BF068A">
          <w:rPr>
            <w:lang w:val="en-CA"/>
          </w:rPr>
          <w:t>study</w:t>
        </w:r>
      </w:ins>
      <w:r w:rsidR="00EA1A17">
        <w:rPr>
          <w:lang w:val="en-CA"/>
        </w:rPr>
        <w:t xml:space="preserve">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w:t>
      </w:r>
      <w:del w:id="13" w:author="Sargent, Risa" w:date="2025-03-18T09:28:00Z">
        <w:r w:rsidR="000E2F2C" w:rsidDel="00BF068A">
          <w:rPr>
            <w:lang w:val="en-CA"/>
          </w:rPr>
          <w:delText xml:space="preserve">either </w:delText>
        </w:r>
      </w:del>
      <w:r w:rsidR="000E2F2C">
        <w:rPr>
          <w:lang w:val="en-CA"/>
        </w:rPr>
        <w:t xml:space="preserve">using </w:t>
      </w:r>
      <w:ins w:id="14" w:author="Sargent, Risa" w:date="2025-03-18T09:28:00Z">
        <w:r w:rsidR="00BF068A">
          <w:rPr>
            <w:lang w:val="en-CA"/>
          </w:rPr>
          <w:t xml:space="preserve">either </w:t>
        </w:r>
      </w:ins>
      <w:del w:id="15" w:author="Sargent, Risa" w:date="2025-03-18T09:29:00Z">
        <w:r w:rsidR="000E2F2C" w:rsidDel="00BF068A">
          <w:rPr>
            <w:lang w:val="en-CA"/>
          </w:rPr>
          <w:delText xml:space="preserve">the </w:delText>
        </w:r>
      </w:del>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ins w:id="16" w:author="Sargent, Risa" w:date="2025-03-18T09:29:00Z">
        <w:r w:rsidR="00BF068A">
          <w:rPr>
            <w:lang w:val="en-CA"/>
          </w:rPr>
          <w:t xml:space="preserve"> traditional</w:t>
        </w:r>
      </w:ins>
      <w:r w:rsidR="000E2F2C">
        <w:rPr>
          <w:lang w:val="en-CA"/>
        </w:rPr>
        <w:t xml:space="preserve">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 individual bees</w:t>
      </w:r>
      <w:ins w:id="17" w:author="Sargent, Risa" w:date="2025-03-18T09:29:00Z">
        <w:r w:rsidR="00BF068A">
          <w:rPr>
            <w:lang w:val="en-CA"/>
          </w:rPr>
          <w:t xml:space="preserve"> in our study sites</w:t>
        </w:r>
      </w:ins>
      <w:r w:rsidR="003015F8">
        <w:rPr>
          <w:lang w:val="en-CA"/>
        </w:rPr>
        <w:t xml:space="preserve">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t>
      </w:r>
      <w:del w:id="18" w:author="Sargent, Risa" w:date="2025-03-18T09:30:00Z">
        <w:r w:rsidR="00854BDA" w:rsidDel="00BF068A">
          <w:rPr>
            <w:lang w:val="en-CA"/>
          </w:rPr>
          <w:delText xml:space="preserve">Our </w:delText>
        </w:r>
      </w:del>
      <w:ins w:id="19" w:author="Sargent, Risa" w:date="2025-03-18T09:30:00Z">
        <w:r w:rsidR="00BF068A">
          <w:rPr>
            <w:lang w:val="en-CA"/>
          </w:rPr>
          <w:t xml:space="preserve">The </w:t>
        </w:r>
      </w:ins>
      <w:proofErr w:type="spellStart"/>
      <w:r w:rsidR="00854BDA">
        <w:rPr>
          <w:lang w:val="en-CA"/>
        </w:rPr>
        <w:t>multimix</w:t>
      </w:r>
      <w:proofErr w:type="spellEnd"/>
      <w:r w:rsidR="00854BDA">
        <w:rPr>
          <w:lang w:val="en-CA"/>
        </w:rPr>
        <w:t xml:space="preserve"> mark-recapture model </w:t>
      </w:r>
      <w:del w:id="20" w:author="Sargent, Risa" w:date="2025-03-18T09:30:00Z">
        <w:r w:rsidR="00854BDA" w:rsidDel="00BF068A">
          <w:rPr>
            <w:lang w:val="en-CA"/>
          </w:rPr>
          <w:delText>suggested</w:delText>
        </w:r>
        <w:r w:rsidR="00A16908" w:rsidDel="00BF068A">
          <w:rPr>
            <w:lang w:val="en-CA"/>
          </w:rPr>
          <w:delText xml:space="preserve"> </w:delText>
        </w:r>
      </w:del>
      <w:ins w:id="21" w:author="Sargent, Risa" w:date="2025-03-18T09:30:00Z">
        <w:r w:rsidR="00BF068A">
          <w:rPr>
            <w:lang w:val="en-CA"/>
          </w:rPr>
          <w:t>indicated</w:t>
        </w:r>
        <w:r w:rsidR="00BF068A">
          <w:rPr>
            <w:lang w:val="en-CA"/>
          </w:rPr>
          <w:t xml:space="preserve"> </w:t>
        </w:r>
      </w:ins>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ins w:id="22" w:author="Sargent, Risa" w:date="2025-03-18T09:30:00Z">
        <w:r w:rsidR="00BF068A">
          <w:rPr>
            <w:lang w:val="en-CA"/>
          </w:rPr>
          <w:t xml:space="preserve"> compared to unrestored</w:t>
        </w:r>
      </w:ins>
      <w:r w:rsidR="00A3171E">
        <w:rPr>
          <w:lang w:val="en-CA"/>
        </w:rPr>
        <w:t xml:space="preserve">. </w:t>
      </w:r>
      <w:del w:id="23" w:author="Sargent, Risa" w:date="2025-03-18T09:30:00Z">
        <w:r w:rsidR="00854BDA" w:rsidDel="00BF068A">
          <w:rPr>
            <w:lang w:val="en-CA"/>
          </w:rPr>
          <w:delText xml:space="preserve">A </w:delText>
        </w:r>
      </w:del>
      <w:ins w:id="24" w:author="Sargent, Risa" w:date="2025-03-18T09:30:00Z">
        <w:r w:rsidR="00BF068A">
          <w:rPr>
            <w:lang w:val="en-CA"/>
          </w:rPr>
          <w:t>The</w:t>
        </w:r>
        <w:r w:rsidR="00BF068A">
          <w:rPr>
            <w:lang w:val="en-CA"/>
          </w:rPr>
          <w:t xml:space="preserve"> </w:t>
        </w:r>
      </w:ins>
      <w:r w:rsidR="00930D0E">
        <w:rPr>
          <w:lang w:val="en-CA"/>
        </w:rPr>
        <w:t>GLM</w:t>
      </w:r>
      <w:ins w:id="25" w:author="Sargent, Risa" w:date="2025-03-18T09:30:00Z">
        <w:r w:rsidR="00BF068A">
          <w:rPr>
            <w:lang w:val="en-CA"/>
          </w:rPr>
          <w:t xml:space="preserve"> approach,</w:t>
        </w:r>
      </w:ins>
      <w:del w:id="26" w:author="Sargent, Risa" w:date="2025-03-18T09:30:00Z">
        <w:r w:rsidR="00854BDA" w:rsidDel="00BF068A">
          <w:rPr>
            <w:lang w:val="en-CA"/>
          </w:rPr>
          <w:delText>,</w:delText>
        </w:r>
      </w:del>
      <w:r w:rsidR="00854BDA">
        <w:rPr>
          <w:lang w:val="en-CA"/>
        </w:rPr>
        <w:t xml:space="preserve"> which does</w:t>
      </w:r>
      <w:r w:rsidR="00930D0E">
        <w:rPr>
          <w:lang w:val="en-CA"/>
        </w:rPr>
        <w:t xml:space="preserve"> not account for </w:t>
      </w:r>
      <w:del w:id="27" w:author="Sargent, Risa" w:date="2025-03-18T09:30:00Z">
        <w:r w:rsidR="00930D0E" w:rsidDel="00BF068A">
          <w:rPr>
            <w:lang w:val="en-CA"/>
          </w:rPr>
          <w:delText xml:space="preserve">this </w:delText>
        </w:r>
      </w:del>
      <w:r w:rsidR="00930D0E">
        <w:rPr>
          <w:lang w:val="en-CA"/>
        </w:rPr>
        <w:t xml:space="preserve">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ins w:id="28" w:author="Sargent, Risa" w:date="2025-03-18T09:31:00Z">
        <w:r w:rsidR="00BF068A">
          <w:rPr>
            <w:lang w:val="en-CA"/>
          </w:rPr>
          <w:t>, and that these factors may be confounded with the experimental design</w:t>
        </w:r>
      </w:ins>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 xml:space="preserve">should be interpreted with caution. Using </w:t>
      </w:r>
      <w:r w:rsidR="000E2F2C">
        <w:rPr>
          <w:lang w:val="en-CA"/>
        </w:rPr>
        <w:lastRenderedPageBreak/>
        <w:t>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and precise approach</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commentRangeStart w:id="29"/>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commentRangeEnd w:id="29"/>
      <w:r w:rsidR="0065516F">
        <w:rPr>
          <w:rStyle w:val="CommentReference"/>
        </w:rPr>
        <w:commentReference w:id="29"/>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w:t>
      </w:r>
      <w:commentRangeStart w:id="30"/>
      <w:commentRangeStart w:id="31"/>
      <w:commentRangeStart w:id="32"/>
      <w:r w:rsidR="003065A4">
        <w:rPr>
          <w:lang w:val="en-CA"/>
        </w:rPr>
        <w:t xml:space="preserve">the ecological drivers of insect abundance. </w:t>
      </w:r>
      <w:commentRangeEnd w:id="30"/>
      <w:r w:rsidR="00521609">
        <w:rPr>
          <w:rStyle w:val="CommentReference"/>
        </w:rPr>
        <w:commentReference w:id="30"/>
      </w:r>
      <w:commentRangeEnd w:id="31"/>
      <w:r w:rsidR="006C25DE">
        <w:rPr>
          <w:rStyle w:val="CommentReference"/>
        </w:rPr>
        <w:commentReference w:id="31"/>
      </w:r>
      <w:commentRangeEnd w:id="32"/>
      <w:r w:rsidR="00A016DF">
        <w:rPr>
          <w:rStyle w:val="CommentReference"/>
        </w:rPr>
        <w:commentReference w:id="32"/>
      </w:r>
      <w:r w:rsidR="003065A4">
        <w:rPr>
          <w:lang w:val="en-CA"/>
        </w:rPr>
        <w:t xml:space="preserv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39C33130" w:rsidR="00AA6216" w:rsidRDefault="002E5BD8" w:rsidP="00A6188A">
      <w:pPr>
        <w:spacing w:line="480" w:lineRule="auto"/>
        <w:ind w:firstLine="720"/>
        <w:rPr>
          <w:lang w:val="en-CA"/>
        </w:rPr>
      </w:pPr>
      <w:r>
        <w:rPr>
          <w:lang w:val="en-CA"/>
        </w:rPr>
        <w:t xml:space="preserve">Insects provide </w:t>
      </w:r>
      <w:del w:id="33" w:author="Sargent, Risa" w:date="2025-03-18T09:33:00Z">
        <w:r w:rsidR="00A6188A" w:rsidDel="00B3475B">
          <w:rPr>
            <w:lang w:val="en-CA"/>
          </w:rPr>
          <w:delText xml:space="preserve">crucial </w:delText>
        </w:r>
      </w:del>
      <w:ins w:id="34" w:author="Sargent, Risa" w:date="2025-03-18T09:33:00Z">
        <w:r w:rsidR="00B3475B">
          <w:rPr>
            <w:lang w:val="en-CA"/>
          </w:rPr>
          <w:t>cr</w:t>
        </w:r>
        <w:r w:rsidR="00B3475B">
          <w:rPr>
            <w:lang w:val="en-CA"/>
          </w:rPr>
          <w:t xml:space="preserve">itical </w:t>
        </w:r>
      </w:ins>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w:t>
      </w:r>
      <w:del w:id="35" w:author="Sargent, Risa" w:date="2025-03-18T09:34:00Z">
        <w:r w:rsidDel="00B3475B">
          <w:rPr>
            <w:lang w:val="en-CA"/>
          </w:rPr>
          <w:delText>Evidence</w:delText>
        </w:r>
      </w:del>
      <w:ins w:id="36" w:author="Sargent, Risa" w:date="2025-03-18T09:34:00Z">
        <w:r w:rsidR="00B3475B">
          <w:rPr>
            <w:lang w:val="en-CA"/>
          </w:rPr>
          <w:t>In order to design e</w:t>
        </w:r>
        <w:r w:rsidR="00B3475B">
          <w:rPr>
            <w:lang w:val="en-CA"/>
          </w:rPr>
          <w:t>vidence</w:t>
        </w:r>
      </w:ins>
      <w:r>
        <w:rPr>
          <w:lang w:val="en-CA"/>
        </w:rPr>
        <w:t>-based strategies for mitigating or reversing insect declines</w:t>
      </w:r>
      <w:ins w:id="37" w:author="Sargent, Risa" w:date="2025-03-18T09:34:00Z">
        <w:r w:rsidR="00B3475B">
          <w:rPr>
            <w:lang w:val="en-CA"/>
          </w:rPr>
          <w:t>, we</w:t>
        </w:r>
      </w:ins>
      <w:r>
        <w:rPr>
          <w:lang w:val="en-CA"/>
        </w:rPr>
        <w:t xml:space="preserve"> require a clear understanding of the environmental pressures that </w:t>
      </w:r>
      <w:del w:id="38" w:author="Sargent, Risa" w:date="2025-03-18T09:35:00Z">
        <w:r w:rsidDel="00B3475B">
          <w:rPr>
            <w:lang w:val="en-CA"/>
          </w:rPr>
          <w:delText xml:space="preserve">drive </w:delText>
        </w:r>
      </w:del>
      <w:ins w:id="39" w:author="Sargent, Risa" w:date="2025-03-18T09:35:00Z">
        <w:r w:rsidR="00B3475B">
          <w:rPr>
            <w:lang w:val="en-CA"/>
          </w:rPr>
          <w:t>underlie</w:t>
        </w:r>
        <w:r w:rsidR="00B3475B">
          <w:rPr>
            <w:lang w:val="en-CA"/>
          </w:rPr>
          <w:t xml:space="preserve"> </w:t>
        </w:r>
      </w:ins>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5EC9A1DE" w:rsidR="007F396D" w:rsidRDefault="00A6188A" w:rsidP="000C4AB8">
      <w:pPr>
        <w:spacing w:line="480" w:lineRule="auto"/>
        <w:ind w:firstLine="720"/>
        <w:rPr>
          <w:lang w:val="en-CA"/>
        </w:rPr>
      </w:pPr>
      <w:commentRangeStart w:id="40"/>
      <w:del w:id="41" w:author="Sargent, Risa" w:date="2025-03-18T09:35:00Z">
        <w:r w:rsidDel="00B3475B">
          <w:rPr>
            <w:lang w:val="en-CA"/>
          </w:rPr>
          <w:delText>However</w:delText>
        </w:r>
        <w:r w:rsidR="00AA6216" w:rsidDel="00B3475B">
          <w:rPr>
            <w:lang w:val="en-CA"/>
          </w:rPr>
          <w:delText>,</w:delText>
        </w:r>
        <w:r w:rsidR="00570871" w:rsidDel="00B3475B">
          <w:rPr>
            <w:lang w:val="en-CA"/>
          </w:rPr>
          <w:delText xml:space="preserve"> </w:delText>
        </w:r>
        <w:r w:rsidR="00B41B1E" w:rsidDel="00B3475B">
          <w:rPr>
            <w:lang w:val="en-CA"/>
          </w:rPr>
          <w:delText>a</w:delText>
        </w:r>
      </w:del>
      <w:ins w:id="42" w:author="Sargent, Risa" w:date="2025-03-18T09:35:00Z">
        <w:r w:rsidR="00B3475B">
          <w:rPr>
            <w:lang w:val="en-CA"/>
          </w:rPr>
          <w:t>A</w:t>
        </w:r>
      </w:ins>
      <w:r w:rsidR="00B41B1E">
        <w:rPr>
          <w:lang w:val="en-CA"/>
        </w:rPr>
        <w:t>ccurately</w:t>
      </w:r>
      <w:commentRangeEnd w:id="40"/>
      <w:r w:rsidR="00B3475B">
        <w:rPr>
          <w:rStyle w:val="CommentReference"/>
        </w:rPr>
        <w:commentReference w:id="40"/>
      </w:r>
      <w:r w:rsidR="00B41B1E">
        <w:rPr>
          <w:lang w:val="en-CA"/>
        </w:rPr>
        <w:t xml:space="preserve">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individual</w:t>
      </w:r>
      <w:r w:rsidR="00513F21">
        <w:rPr>
          <w:lang w:val="en-CA"/>
        </w:rPr>
        <w:t>s</w:t>
      </w:r>
      <w:r w:rsidR="00481C9E">
        <w:rPr>
          <w:lang w:val="en-CA"/>
        </w:rPr>
        <w:t xml:space="preserve"> </w:t>
      </w:r>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 xml:space="preserve">to </w:t>
      </w:r>
      <w:r w:rsidR="001B7FB0">
        <w:rPr>
          <w:lang w:val="en-CA"/>
        </w:rPr>
        <w:lastRenderedPageBreak/>
        <w:t>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del w:id="43" w:author="Sargent, Risa" w:date="2025-03-18T09:37:00Z">
        <w:r w:rsidR="00D33DAF" w:rsidDel="00844649">
          <w:rPr>
            <w:lang w:val="en-CA"/>
          </w:rPr>
          <w:delText xml:space="preserve">researchers </w:delText>
        </w:r>
        <w:r w:rsidR="007F396D" w:rsidDel="00844649">
          <w:rPr>
            <w:lang w:val="en-CA"/>
          </w:rPr>
          <w:delText>argue</w:delText>
        </w:r>
        <w:r w:rsidR="00D33DAF" w:rsidDel="00844649">
          <w:rPr>
            <w:lang w:val="en-CA"/>
          </w:rPr>
          <w:delText xml:space="preserve"> that </w:delText>
        </w:r>
      </w:del>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del w:id="44" w:author="Sargent, Risa" w:date="2025-03-18T09:37:00Z">
        <w:r w:rsidR="00080D25" w:rsidDel="00844649">
          <w:rPr>
            <w:lang w:val="en-CA"/>
          </w:rPr>
          <w:delText xml:space="preserve">can </w:delText>
        </w:r>
      </w:del>
      <w:ins w:id="45" w:author="Sargent, Risa" w:date="2025-03-18T09:37:00Z">
        <w:r w:rsidR="00844649">
          <w:rPr>
            <w:lang w:val="en-CA"/>
          </w:rPr>
          <w:t>c</w:t>
        </w:r>
        <w:r w:rsidR="00844649">
          <w:rPr>
            <w:lang w:val="en-CA"/>
          </w:rPr>
          <w:t>ould</w:t>
        </w:r>
        <w:r w:rsidR="00844649">
          <w:rPr>
            <w:lang w:val="en-CA"/>
          </w:rPr>
          <w:t xml:space="preserve"> </w:t>
        </w:r>
      </w:ins>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1C7760">
        <w:rPr>
          <w:lang w:val="en-CA"/>
        </w:rPr>
        <w:t xml:space="preserve">. </w:t>
      </w:r>
      <w:del w:id="46" w:author="Sargent, Risa" w:date="2025-03-18T09:37:00Z">
        <w:r w:rsidR="001C7760" w:rsidDel="00B42DEE">
          <w:rPr>
            <w:lang w:val="en-CA"/>
          </w:rPr>
          <w:delText>I</w:delText>
        </w:r>
        <w:r w:rsidR="008F47B0" w:rsidDel="00B42DEE">
          <w:rPr>
            <w:lang w:val="en-CA"/>
          </w:rPr>
          <w:delText xml:space="preserve">ncreasing </w:delText>
        </w:r>
      </w:del>
      <w:ins w:id="47" w:author="Sargent, Risa" w:date="2025-03-18T09:37:00Z">
        <w:r w:rsidR="00B42DEE">
          <w:rPr>
            <w:lang w:val="en-CA"/>
          </w:rPr>
          <w:t>In a study of wild bees, researchers found that a higher</w:t>
        </w:r>
        <w:r w:rsidR="00B42DEE">
          <w:rPr>
            <w:lang w:val="en-CA"/>
          </w:rPr>
          <w:t xml:space="preserve"> </w:t>
        </w:r>
      </w:ins>
      <w:r w:rsidR="008F47B0">
        <w:rPr>
          <w:lang w:val="en-CA"/>
        </w:rPr>
        <w:t>density of</w:t>
      </w:r>
      <w:r w:rsidR="00A330D1">
        <w:rPr>
          <w:lang w:val="en-CA"/>
        </w:rPr>
        <w:t xml:space="preserve"> flower resources on the day of a field survey</w:t>
      </w:r>
      <w:r w:rsidR="008F47B0">
        <w:rPr>
          <w:lang w:val="en-CA"/>
        </w:rPr>
        <w:t xml:space="preserve"> improve</w:t>
      </w:r>
      <w:del w:id="48" w:author="Sargent, Risa" w:date="2025-03-18T09:38:00Z">
        <w:r w:rsidR="008F47B0" w:rsidDel="00B42DEE">
          <w:rPr>
            <w:lang w:val="en-CA"/>
          </w:rPr>
          <w:delText xml:space="preserve">s our </w:delText>
        </w:r>
      </w:del>
      <w:ins w:id="49" w:author="Sargent, Risa" w:date="2025-03-18T09:38:00Z">
        <w:r w:rsidR="00B42DEE">
          <w:rPr>
            <w:lang w:val="en-CA"/>
          </w:rPr>
          <w:t xml:space="preserve">d </w:t>
        </w:r>
        <w:proofErr w:type="spellStart"/>
        <w:r w:rsidR="00B42DEE">
          <w:rPr>
            <w:lang w:val="en-CA"/>
          </w:rPr>
          <w:t xml:space="preserve">the </w:t>
        </w:r>
      </w:ins>
      <w:proofErr w:type="spellEnd"/>
      <w:r w:rsidR="008F47B0">
        <w:rPr>
          <w:lang w:val="en-CA"/>
        </w:rPr>
        <w:t>ability to detect insect</w:t>
      </w:r>
      <w:del w:id="50" w:author="Sargent, Risa" w:date="2025-03-18T09:38:00Z">
        <w:r w:rsidR="008F47B0" w:rsidDel="00B42DEE">
          <w:rPr>
            <w:lang w:val="en-CA"/>
          </w:rPr>
          <w:delText xml:space="preserve"> species </w:delText>
        </w:r>
      </w:del>
      <w:ins w:id="51" w:author="Sargent, Risa" w:date="2025-03-18T09:38:00Z">
        <w:r w:rsidR="00B42DEE">
          <w:rPr>
            <w:lang w:val="en-CA"/>
          </w:rPr>
          <w:t xml:space="preserve">s </w:t>
        </w:r>
      </w:ins>
      <w:r w:rsidR="008F47B0">
        <w:rPr>
          <w:lang w:val="en-CA"/>
        </w:rPr>
        <w:t xml:space="preserve">that </w:t>
      </w:r>
      <w:del w:id="52" w:author="Sargent, Risa" w:date="2025-03-18T09:38:00Z">
        <w:r w:rsidR="008F47B0" w:rsidDel="00B42DEE">
          <w:rPr>
            <w:lang w:val="en-CA"/>
          </w:rPr>
          <w:delText xml:space="preserve">are </w:delText>
        </w:r>
      </w:del>
      <w:ins w:id="53" w:author="Sargent, Risa" w:date="2025-03-18T09:38:00Z">
        <w:r w:rsidR="00B42DEE">
          <w:rPr>
            <w:lang w:val="en-CA"/>
          </w:rPr>
          <w:t>we</w:t>
        </w:r>
        <w:r w:rsidR="00B42DEE">
          <w:rPr>
            <w:lang w:val="en-CA"/>
          </w:rPr>
          <w:t xml:space="preserve">re </w:t>
        </w:r>
      </w:ins>
      <w:r w:rsidR="008F47B0">
        <w:rPr>
          <w:lang w:val="en-CA"/>
        </w:rPr>
        <w:t xml:space="preserve">present </w:t>
      </w:r>
      <w:r w:rsidR="008F47B0">
        <w:rPr>
          <w:lang w:val="en-CA"/>
        </w:rPr>
        <w:fldChar w:fldCharType="begin" w:fldLock="1"/>
      </w:r>
      <w:r w:rsidR="00BA096B">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8F47B0">
        <w:rPr>
          <w:lang w:val="en-CA"/>
        </w:rPr>
        <w:fldChar w:fldCharType="separate"/>
      </w:r>
      <w:r w:rsidR="008F47B0" w:rsidRPr="008F47B0">
        <w:rPr>
          <w:noProof/>
          <w:lang w:val="en-CA"/>
        </w:rPr>
        <w:t>(Ulrich and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del w:id="54" w:author="Sargent, Risa" w:date="2025-03-18T09:38:00Z">
        <w:r w:rsidR="001C43EE" w:rsidDel="00B42DEE">
          <w:rPr>
            <w:lang w:val="en-CA"/>
          </w:rPr>
          <w:delText>potentia</w:delText>
        </w:r>
        <w:r w:rsidR="004B72C9" w:rsidDel="00B42DEE">
          <w:rPr>
            <w:lang w:val="en-CA"/>
          </w:rPr>
          <w:delText>l</w:delText>
        </w:r>
        <w:r w:rsidR="007F396D" w:rsidDel="00B42DEE">
          <w:rPr>
            <w:lang w:val="en-CA"/>
          </w:rPr>
          <w:delText xml:space="preserve"> </w:delText>
        </w:r>
      </w:del>
      <w:r w:rsidR="00481C9E">
        <w:rPr>
          <w:lang w:val="en-CA"/>
        </w:rPr>
        <w:t>effects</w:t>
      </w:r>
      <w:ins w:id="55" w:author="Sargent, Risa" w:date="2025-03-18T09:38:00Z">
        <w:r w:rsidR="00B42DEE">
          <w:rPr>
            <w:lang w:val="en-CA"/>
          </w:rPr>
          <w:t xml:space="preserve"> of the environment</w:t>
        </w:r>
      </w:ins>
      <w:r w:rsidR="00481C9E">
        <w:rPr>
          <w:lang w:val="en-CA"/>
        </w:rPr>
        <w:t xml:space="preserve">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6FE36640"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ins w:id="56" w:author="Sargent, Risa" w:date="2025-03-18T09:39:00Z">
        <w:r w:rsidR="00B42DEE">
          <w:rPr>
            <w:lang w:val="en-CA"/>
          </w:rPr>
          <w:t xml:space="preserve"> (at a site?)</w:t>
        </w:r>
      </w:ins>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w:t>
      </w:r>
      <w:proofErr w:type="gramStart"/>
      <w:r w:rsidR="006051C9" w:rsidRPr="006051C9">
        <w:rPr>
          <w:lang w:val="en-CA"/>
        </w:rPr>
        <w:t xml:space="preserve">insects </w:t>
      </w:r>
      <w:ins w:id="57" w:author="Sargent, Risa" w:date="2025-03-18T09:39:00Z">
        <w:r w:rsidR="00B42DEE">
          <w:rPr>
            <w:lang w:val="en-CA"/>
          </w:rPr>
          <w:t xml:space="preserve"> as</w:t>
        </w:r>
        <w:proofErr w:type="gramEnd"/>
        <w:r w:rsidR="00B42DEE">
          <w:rPr>
            <w:lang w:val="en-CA"/>
          </w:rPr>
          <w:t xml:space="preserve"> possible </w:t>
        </w:r>
      </w:ins>
      <w:r w:rsidR="006051C9" w:rsidRPr="006051C9">
        <w:rPr>
          <w:lang w:val="en-CA"/>
        </w:rPr>
        <w:t xml:space="preserve">within a prescribed location and </w:t>
      </w:r>
      <w:r w:rsidR="00474CA8">
        <w:rPr>
          <w:lang w:val="en-CA"/>
        </w:rPr>
        <w:t xml:space="preserve">time </w:t>
      </w:r>
      <w:r w:rsidR="00474CA8" w:rsidRPr="006051C9">
        <w:rPr>
          <w:lang w:val="en-CA"/>
        </w:rPr>
        <w:t>period</w:t>
      </w:r>
      <w:del w:id="58" w:author="Sargent, Risa" w:date="2025-03-18T09:39:00Z">
        <w:r w:rsidR="006051C9" w:rsidRPr="006051C9" w:rsidDel="00B42DEE">
          <w:rPr>
            <w:lang w:val="en-CA"/>
          </w:rPr>
          <w:delText xml:space="preserve"> as possible</w:delText>
        </w:r>
      </w:del>
      <w:r w:rsidR="00092CA5">
        <w:rPr>
          <w:lang w:val="en-CA"/>
        </w:rPr>
        <w:t>. Researchers</w:t>
      </w:r>
      <w:ins w:id="59" w:author="Sargent, Risa" w:date="2025-03-18T09:39:00Z">
        <w:r w:rsidR="00B42DEE">
          <w:rPr>
            <w:lang w:val="en-CA"/>
          </w:rPr>
          <w:t xml:space="preserve"> then</w:t>
        </w:r>
      </w:ins>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r w:rsidR="004E6F3C">
        <w:rPr>
          <w:lang w:val="en-CA"/>
        </w:rPr>
        <w:t xml:space="preserve">of </w:t>
      </w:r>
      <w:r w:rsidR="006051C9" w:rsidRPr="006051C9">
        <w:rPr>
          <w:lang w:val="en-CA"/>
        </w:rPr>
        <w:t>time, the research team returns</w:t>
      </w:r>
      <w:del w:id="60" w:author="Sargent, Risa" w:date="2025-03-18T09:39:00Z">
        <w:r w:rsidR="006051C9" w:rsidRPr="006051C9" w:rsidDel="00B42DEE">
          <w:rPr>
            <w:lang w:val="en-CA"/>
          </w:rPr>
          <w:delText>,</w:delText>
        </w:r>
      </w:del>
      <w:r w:rsidR="006051C9" w:rsidRPr="006051C9">
        <w:rPr>
          <w:lang w:val="en-CA"/>
        </w:rPr>
        <w:t xml:space="preserve"> </w:t>
      </w:r>
      <w:del w:id="61" w:author="Sargent, Risa" w:date="2025-03-18T09:39:00Z">
        <w:r w:rsidR="006051C9" w:rsidRPr="006051C9" w:rsidDel="00B42DEE">
          <w:rPr>
            <w:lang w:val="en-CA"/>
          </w:rPr>
          <w:delText xml:space="preserve">and </w:delText>
        </w:r>
      </w:del>
      <w:ins w:id="62" w:author="Sargent, Risa" w:date="2025-03-18T09:39:00Z">
        <w:r w:rsidR="00B42DEE">
          <w:rPr>
            <w:lang w:val="en-CA"/>
          </w:rPr>
          <w:t xml:space="preserve">to </w:t>
        </w:r>
      </w:ins>
      <w:r w:rsidR="004E6F3C">
        <w:rPr>
          <w:lang w:val="en-CA"/>
        </w:rPr>
        <w:t>conduct</w:t>
      </w:r>
      <w:del w:id="63" w:author="Sargent, Risa" w:date="2025-03-18T09:39:00Z">
        <w:r w:rsidR="004E6F3C" w:rsidDel="00B42DEE">
          <w:rPr>
            <w:lang w:val="en-CA"/>
          </w:rPr>
          <w:delText>s</w:delText>
        </w:r>
      </w:del>
      <w:r w:rsidR="006051C9" w:rsidRPr="006051C9">
        <w:rPr>
          <w:lang w:val="en-CA"/>
        </w:rPr>
        <w:t xml:space="preserve"> </w:t>
      </w:r>
      <w:r w:rsidR="0072125D">
        <w:rPr>
          <w:lang w:val="en-CA"/>
        </w:rPr>
        <w:t>a</w:t>
      </w:r>
      <w:r w:rsidR="006051C9" w:rsidRPr="006051C9">
        <w:rPr>
          <w:lang w:val="en-CA"/>
        </w:rPr>
        <w:t xml:space="preserve"> recapture</w:t>
      </w:r>
      <w:r w:rsidR="004E6F3C">
        <w:rPr>
          <w:lang w:val="en-CA"/>
        </w:rPr>
        <w:t xml:space="preserve"> sample</w:t>
      </w:r>
      <w:r w:rsidR="006051C9" w:rsidRPr="006051C9">
        <w:rPr>
          <w:lang w:val="en-CA"/>
        </w:rPr>
        <w:t xml:space="preserve">, capturing as many insects again and noting how many </w:t>
      </w:r>
      <w:r w:rsidR="00474CA8">
        <w:rPr>
          <w:lang w:val="en-CA"/>
        </w:rPr>
        <w:t xml:space="preserve">individuals </w:t>
      </w:r>
      <w:r w:rsidR="006051C9" w:rsidRPr="006051C9">
        <w:rPr>
          <w:lang w:val="en-CA"/>
        </w:rPr>
        <w:t>are recapture</w:t>
      </w:r>
      <w:r w:rsidR="004E6F3C">
        <w:rPr>
          <w:lang w:val="en-CA"/>
        </w:rPr>
        <w:t>d</w:t>
      </w:r>
      <w:r w:rsidR="006051C9" w:rsidRPr="006051C9">
        <w:rPr>
          <w:lang w:val="en-CA"/>
        </w:rPr>
        <w:t xml:space="preserve"> relative to newly captured</w:t>
      </w:r>
      <w:r w:rsidR="006051C9">
        <w:rPr>
          <w:lang w:val="en-CA"/>
        </w:rPr>
        <w:t>.</w:t>
      </w:r>
      <w:r w:rsidR="00092CA5">
        <w:rPr>
          <w:lang w:val="en-CA"/>
        </w:rPr>
        <w:t xml:space="preserve"> </w:t>
      </w:r>
      <w:commentRangeStart w:id="64"/>
      <w:commentRangeStart w:id="65"/>
      <w:r w:rsidR="00092CA5">
        <w:rPr>
          <w:lang w:val="en-CA"/>
        </w:rPr>
        <w:t>Researchers can continue to repeat recapture surveys to gather additional information about insect detection rates</w:t>
      </w:r>
      <w:commentRangeEnd w:id="64"/>
      <w:r w:rsidR="009F2648">
        <w:rPr>
          <w:rStyle w:val="CommentReference"/>
        </w:rPr>
        <w:commentReference w:id="64"/>
      </w:r>
      <w:commentRangeEnd w:id="65"/>
      <w:r w:rsidR="00D54C63">
        <w:rPr>
          <w:rStyle w:val="CommentReference"/>
        </w:rPr>
        <w:commentReference w:id="65"/>
      </w:r>
      <w:r w:rsidR="00092CA5">
        <w:rPr>
          <w:lang w:val="en-CA"/>
        </w:rPr>
        <w:t>.</w:t>
      </w:r>
      <w:r>
        <w:rPr>
          <w:lang w:val="en-CA"/>
        </w:rPr>
        <w:t xml:space="preserve"> </w:t>
      </w:r>
      <w:r w:rsidR="00481C9E">
        <w:rPr>
          <w:lang w:val="en-CA"/>
        </w:rPr>
        <w:t>Researchers have used m</w:t>
      </w:r>
      <w:r>
        <w:rPr>
          <w:lang w:val="en-CA"/>
        </w:rPr>
        <w:t xml:space="preserve">ark-recapture methods </w:t>
      </w:r>
      <w:r w:rsidR="001C7760">
        <w:rPr>
          <w:lang w:val="en-CA"/>
        </w:rPr>
        <w:t xml:space="preserve">to estimate abundance </w:t>
      </w:r>
      <w:r>
        <w:rPr>
          <w:lang w:val="en-CA"/>
        </w:rPr>
        <w:t xml:space="preserve">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C7760">
        <w:rPr>
          <w:lang w:val="en-CA"/>
        </w:rPr>
        <w:t>M</w:t>
      </w:r>
      <w:r w:rsidR="00D54C63">
        <w:rPr>
          <w:lang w:val="en-CA"/>
        </w:rPr>
        <w:t>ark-recapture approaches have also been used to estimate survival rates, movement, and</w:t>
      </w:r>
      <w:ins w:id="66" w:author="Sargent, Risa" w:date="2025-03-18T09:40:00Z">
        <w:r w:rsidR="00B42DEE">
          <w:rPr>
            <w:lang w:val="en-CA"/>
          </w:rPr>
          <w:t xml:space="preserve"> </w:t>
        </w:r>
        <w:commentRangeStart w:id="67"/>
        <w:r w:rsidR="00B42DEE">
          <w:rPr>
            <w:lang w:val="en-CA"/>
          </w:rPr>
          <w:t>the</w:t>
        </w:r>
      </w:ins>
      <w:r w:rsidR="00D54C63">
        <w:rPr>
          <w:lang w:val="en-CA"/>
        </w:rPr>
        <w:t xml:space="preserve"> timing of species activity</w:t>
      </w:r>
      <w:commentRangeEnd w:id="67"/>
      <w:r w:rsidR="00B42DEE">
        <w:rPr>
          <w:rStyle w:val="CommentReference"/>
        </w:rPr>
        <w:commentReference w:id="67"/>
      </w:r>
      <w:r w:rsidR="00D54C63">
        <w:rPr>
          <w:lang w:val="en-CA"/>
        </w:rPr>
        <w:t xml:space="preserve"> </w:t>
      </w:r>
      <w:r w:rsidR="00D54C63">
        <w:rPr>
          <w:lang w:val="en-CA"/>
        </w:rPr>
        <w:fldChar w:fldCharType="begin" w:fldLock="1"/>
      </w:r>
      <w:r w:rsidR="00CE37A5">
        <w:rPr>
          <w:lang w:val="en-CA"/>
        </w:rPr>
        <w:instrText>ADDIN CSL_CITATION {"citationItems":[{"id":"ITEM-1","itemData":{"DOI":"10.2307/2334149","ISSN":"00063444","abstract":"JSTOR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 Biometrika Trust is collaborating with JSTOR to digitize, preserve and extend access to Biometrika.","author":[{"dropping-particle":"","family":"Cormack","given":"R. M.","non-dropping-particle":"","parse-names":false,"suffix":""}],"container-title":"Biometrika","id":"ITEM-1","issue":"3/4","issued":{"date-parts":[["1964","12"]]},"page":"429","publisher":"JSTOR","title":"Estimates of Survival from the Sighting of Marked Animals","type":"article-journal","volume":"51"},"uris":["http://www.mendeley.com/documents/?uuid=76556d0e-310e-3127-a533-84ccac063d59"]},{"id":"ITEM-2","itemData":{"DOI":"10.1890/07-0443.1","ISSN":"1939-9170","PMID":"18409443","abstract":"Spatially referenced mark-recapture data are becoming increasingly available, but the analysis of such data has remained difficult for a variety of reasons. One of the fundamental problems is that it is difficult to disentangle inherent movement behavior from sampling artifacts. For example, in a typical study design, short distances are sampled more frequently than long distances. Here we present a modeling-based alternative that combines a diffusion-based process model with an observation model to infer the inherent movement behavior of the species from the data. The movement model is based on classifying the landscape into a number of habitat types, and assuming habitat-specific diffusion and mortality parameters, and habitat selection at edges between the habitat types. As the problem is computationally highly intensive, we provide software that implements adaptive Bayesian methods for effective sampling of the posterior distribution. We illustrate the modeling framework by analyzing individual mark-recapture data on the Glanville fritillary butterfly (Melitaea cinxia), and by comparing our results with earlier ones derived from the same data using a purely statistical approach. We use simulated data to perform an analysis of statistical power, examining how accuracy in parameter estimates depends on the amount of data and on the study design. Obtaining precise estimates for movement rates and habitat preferences turns out to be especially challenging, as these parameters can be highly correlated in the posterior density. We show that the parameter estimates can be considerably improved by alternative study designs, such as releasing some of the individuals into the unsuitable matrix, or spending part of the recapture effort in the matrix. © 2008 by the Ecological Society of America.","author":[{"dropping-particle":"","family":"Ovaskainen","given":"Otso","non-dropping-particle":"","parse-names":false,"suffix":""},{"dropping-particle":"","family":"Rekola","given":"Hanna","non-dropping-particle":"","parse-names":false,"suffix":""},{"dropping-particle":"","family":"Meyke","given":"Evgeniy","non-dropping-particle":"","parse-names":false,"suffix":""},{"dropping-particle":"","family":"Arjas","given":"Elja","non-dropping-particle":"","parse-names":false,"suffix":""}],"container-title":"Ecology","id":"ITEM-2","issue":"2","issued":{"date-parts":[["2008","2","1"]]},"page":"542-554","publisher":"John Wiley &amp; Sons, Ltd","title":"BAYESIAN METHODS FOR ANALYZING MOVEMENTS IN HETEROGENEOUS LANDSCAPES FROM MARK–RECAPTURE DATA","type":"article-journal","volume":"89"},"uris":["http://www.mendeley.com/documents/?uuid=a94b8b7f-ad4e-38f7-859c-0e0f76e3e87d"]},{"id":"ITEM-3","itemData":{"DOI":"10.1038/s41598-019-40508-7","ISSN":"2045-2322","PMID":"30846780","abstract":"Arctic and alpine environments present extreme, but different, challenges to survival. We therefore studied the ecological adaptation of the arctic-alpine fritillary Boloria napaea in northern Sweden and compared these results with the eastern Alps. Using mark-release-recapture, we analysed phenology, mobility, activity patterns, change in wing condition and nectar sources. The phenology showed no protandry, but a longer flight period of the females. Wing conditions revealed a linear decay being quicker in males than females. The mean flight distances were higher for males than females (143 vs 92</w:instrText>
      </w:r>
      <w:r w:rsidR="00CE37A5">
        <w:rPr>
          <w:rFonts w:ascii="Arial" w:hAnsi="Arial" w:cs="Arial"/>
          <w:lang w:val="en-CA"/>
        </w:rPr>
        <w:instrText> </w:instrText>
      </w:r>
      <w:r w:rsidR="00CE37A5">
        <w:rPr>
          <w:lang w:val="en-CA"/>
        </w:rPr>
        <w:instrText>m). In general, males were more flight active, while females invested more time in feeding and resting. The shortness of the flight period in the Arctic is apparently a particular adaptation to these harsh conditions, not even allowing protandry, and constraining all individuals to hatch during a short period. These conditions also forced the individuals to concentrate on flight and alimentation. In general, Arctic and Alpine populations of B. napaea show few differences, but the species seems to be even better adapted to the northern environments. Thus, the short temporal separation of these populations seems not to have been sufficient for a divergent adaptation in the southern mountains.","author":[{"dropping-particle":"","family":"Ehl","given":"Stefan","non-dropping-particle":"","parse-names":false,"suffix":""},{"dropping-particle":"","family":"Holzhauer","given":"Stephanie I.J.","non-dropping-particle":"","parse-names":false,"suffix":""},{"dropping-particle":"","family":"Ryrholm","given":"Nils","non-dropping-particle":"","parse-names":false,"suffix":""},{"dropping-particle":"","family":"Schmitt","given":"Thomas","non-dropping-particle":"","parse-names":false,"suffix":""}],"container-title":"Scientific Reports 2019 9:1","id":"ITEM-3","issue":"1","issued":{"date-parts":[["2019","3","7"]]},"page":"1-9","publisher":"Nature Publishing Group","title":"Phenology, mobility and behaviour of the arcto-alpine species Boloria napaea in its arctic habitat","type":"article-journal","volume":"9"},"uris":["http://www.mendeley.com/documents/?uuid=da97b5e7-932d-332b-9d8a-664f8fd8e357"]}],"mendeley":{"formattedCitation":"(Cormack 1964; Ovaskainen et al. 2008; Ehl et al. 2019)","plainTextFormattedCitation":"(Cormack 1964; Ovaskainen et al. 2008; Ehl et al. 2019)","previouslyFormattedCitation":"(Cormack 1964; Ovaskainen et al. 2008; Ehl et al. 2019)"},"properties":{"noteIndex":0},"schema":"https://github.com/citation-style-language/schema/raw/master/csl-citation.json"}</w:instrText>
      </w:r>
      <w:r w:rsidR="00D54C63">
        <w:rPr>
          <w:lang w:val="en-CA"/>
        </w:rPr>
        <w:fldChar w:fldCharType="separate"/>
      </w:r>
      <w:r w:rsidR="00D54C63" w:rsidRPr="00D54C63">
        <w:rPr>
          <w:noProof/>
          <w:lang w:val="en-CA"/>
        </w:rPr>
        <w:t>(Cormack 1964; Ovaskainen et al. 2008; Ehl et al. 2019)</w:t>
      </w:r>
      <w:r w:rsidR="00D54C63">
        <w:rPr>
          <w:lang w:val="en-CA"/>
        </w:rPr>
        <w:fldChar w:fldCharType="end"/>
      </w:r>
      <w:r w:rsidR="00D54C63">
        <w:rPr>
          <w:lang w:val="en-CA"/>
        </w:rPr>
        <w:t xml:space="preserve">. </w:t>
      </w:r>
      <w:r w:rsidR="001559FC">
        <w:rPr>
          <w:lang w:val="en-CA"/>
        </w:rPr>
        <w:t>Building on classic mark-recapture</w:t>
      </w:r>
      <w:r w:rsidR="003773C0">
        <w:rPr>
          <w:lang w:val="en-CA"/>
        </w:rPr>
        <w:t xml:space="preserve"> </w:t>
      </w:r>
      <w:r w:rsidR="00E97454">
        <w:rPr>
          <w:lang w:val="en-CA"/>
        </w:rPr>
        <w:lastRenderedPageBreak/>
        <w:t>approaches</w:t>
      </w:r>
      <w:r w:rsidR="00D54C63">
        <w:rPr>
          <w:lang w:val="en-CA"/>
        </w:rPr>
        <w:t xml:space="preserve"> for estimating abundance</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which is not possible </w:t>
      </w:r>
      <w:r w:rsidR="00CE649E">
        <w:rPr>
          <w:lang w:val="en-CA"/>
        </w:rPr>
        <w:t>using</w:t>
      </w:r>
      <w:r w:rsidR="00D54C63">
        <w:rPr>
          <w:lang w:val="en-CA"/>
        </w:rPr>
        <w:t xml:space="preserve"> classic mark-recapture</w:t>
      </w:r>
      <w:r w:rsidR="00665DB9">
        <w:rPr>
          <w:lang w:val="en-CA"/>
        </w:rPr>
        <w:t xml:space="preserve"> models</w:t>
      </w:r>
      <w:r w:rsidR="00D54C63">
        <w:rPr>
          <w:lang w:val="en-CA"/>
        </w:rPr>
        <w:t xml:space="preserve">. </w:t>
      </w:r>
      <w:commentRangeStart w:id="68"/>
      <w:commentRangeStart w:id="69"/>
      <w:r w:rsidR="00D74154">
        <w:rPr>
          <w:lang w:val="en-CA"/>
        </w:rPr>
        <w:t xml:space="preserve">Compared to classic mark-recapture, </w:t>
      </w:r>
      <w:r w:rsidR="00D54C63">
        <w:rPr>
          <w:lang w:val="en-CA"/>
        </w:rPr>
        <w:t>sharing information about recapture rates across sites</w:t>
      </w:r>
      <w:r w:rsidR="00665DB9">
        <w:rPr>
          <w:lang w:val="en-CA"/>
        </w:rPr>
        <w:t xml:space="preserve"> can</w:t>
      </w:r>
      <w:r w:rsidR="00D54C63">
        <w:rPr>
          <w:lang w:val="en-CA"/>
        </w:rPr>
        <w:t xml:space="preserve"> also </w:t>
      </w:r>
      <w:r w:rsidR="00665DB9">
        <w:rPr>
          <w:lang w:val="en-CA"/>
        </w:rPr>
        <w:t>increase</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commentRangeEnd w:id="68"/>
      <w:r w:rsidR="00CC564E">
        <w:rPr>
          <w:rStyle w:val="CommentReference"/>
        </w:rPr>
        <w:commentReference w:id="68"/>
      </w:r>
      <w:commentRangeEnd w:id="69"/>
      <w:r w:rsidR="00D54C63">
        <w:rPr>
          <w:rStyle w:val="CommentReference"/>
        </w:rPr>
        <w:commentReference w:id="69"/>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0C4AB8">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55CB07CE" w:rsidR="00C745EA" w:rsidRDefault="00A20EC5" w:rsidP="00C745EA">
      <w:pPr>
        <w:spacing w:line="480" w:lineRule="auto"/>
        <w:ind w:firstLine="720"/>
        <w:rPr>
          <w:lang w:val="en-CA"/>
        </w:rPr>
      </w:pPr>
      <w:commentRangeStart w:id="70"/>
      <w:commentRangeStart w:id="71"/>
      <w:commentRangeStart w:id="72"/>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ins w:id="73" w:author="Sargent, Risa" w:date="2025-03-18T09:43:00Z">
        <w:r w:rsidR="000E0E7F">
          <w:rPr>
            <w:lang w:val="en-CA"/>
          </w:rPr>
          <w:t xml:space="preserve"> significant</w:t>
        </w:r>
      </w:ins>
      <w:r>
        <w:rPr>
          <w:lang w:val="en-CA"/>
        </w:rPr>
        <w:t xml:space="preserve"> limitations</w:t>
      </w:r>
      <w:r w:rsidR="0072125D">
        <w:rPr>
          <w:lang w:val="en-CA"/>
        </w:rPr>
        <w:t xml:space="preserve"> </w:t>
      </w:r>
      <w:r w:rsidR="0072125D">
        <w:rPr>
          <w:lang w:val="en-CA"/>
        </w:rPr>
        <w:fldChar w:fldCharType="begin" w:fldLock="1"/>
      </w:r>
      <w:r w:rsidR="00D54C63">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72125D">
        <w:rPr>
          <w:lang w:val="en-CA"/>
        </w:rPr>
        <w:fldChar w:fldCharType="separate"/>
      </w:r>
      <w:r w:rsidR="0072125D" w:rsidRPr="0072125D">
        <w:rPr>
          <w:noProof/>
          <w:lang w:val="en-CA"/>
        </w:rPr>
        <w:t>(Taron and Ries 2015)</w:t>
      </w:r>
      <w:r w:rsidR="0072125D">
        <w:rPr>
          <w:lang w:val="en-CA"/>
        </w:rPr>
        <w:fldChar w:fldCharType="end"/>
      </w:r>
      <w:r w:rsidR="004D47E3">
        <w:rPr>
          <w:lang w:val="en-CA"/>
        </w:rPr>
        <w:t xml:space="preserve">. </w:t>
      </w:r>
      <w:commentRangeEnd w:id="70"/>
      <w:r w:rsidR="00521609">
        <w:rPr>
          <w:rStyle w:val="CommentReference"/>
        </w:rPr>
        <w:commentReference w:id="70"/>
      </w:r>
      <w:commentRangeEnd w:id="71"/>
      <w:r w:rsidR="003D22C6">
        <w:rPr>
          <w:rStyle w:val="CommentReference"/>
        </w:rPr>
        <w:commentReference w:id="71"/>
      </w:r>
      <w:commentRangeEnd w:id="72"/>
      <w:r w:rsidR="008A01E5">
        <w:rPr>
          <w:rStyle w:val="CommentReference"/>
        </w:rPr>
        <w:commentReference w:id="72"/>
      </w:r>
      <w:r w:rsidR="004D47E3">
        <w:rPr>
          <w:lang w:val="en-CA"/>
        </w:rPr>
        <w:t xml:space="preserve">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416A2454"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w:t>
      </w:r>
      <w:commentRangeStart w:id="74"/>
      <w:r w:rsidR="000A4FC1">
        <w:rPr>
          <w:lang w:val="en-CA"/>
        </w:rPr>
        <w:t xml:space="preserve">second </w:t>
      </w:r>
      <w:r>
        <w:rPr>
          <w:lang w:val="en-CA"/>
        </w:rPr>
        <w:t xml:space="preserve">alternative </w:t>
      </w:r>
      <w:commentRangeEnd w:id="74"/>
      <w:r w:rsidR="001764A5">
        <w:rPr>
          <w:rStyle w:val="CommentReference"/>
        </w:rPr>
        <w:commentReference w:id="74"/>
      </w:r>
      <w:r w:rsidR="000A4FC1">
        <w:rPr>
          <w:lang w:val="en-CA"/>
        </w:rPr>
        <w:t xml:space="preserve">approach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 xml:space="preserve">count data used for </w:t>
      </w:r>
      <w:r>
        <w:rPr>
          <w:lang w:val="en-CA"/>
        </w:rPr>
        <w:lastRenderedPageBreak/>
        <w:t>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w:t>
      </w:r>
      <w:del w:id="75" w:author="Sargent, Risa" w:date="2025-03-18T09:44:00Z">
        <w:r w:rsidR="001C43EE" w:rsidDel="00DE2702">
          <w:rPr>
            <w:lang w:val="en-CA"/>
          </w:rPr>
          <w:delText xml:space="preserve">might </w:delText>
        </w:r>
      </w:del>
      <w:ins w:id="76" w:author="Sargent, Risa" w:date="2025-03-18T09:44:00Z">
        <w:r w:rsidR="00DE2702">
          <w:rPr>
            <w:lang w:val="en-CA"/>
          </w:rPr>
          <w:t>could</w:t>
        </w:r>
        <w:r w:rsidR="00DE2702">
          <w:rPr>
            <w:lang w:val="en-CA"/>
          </w:rPr>
          <w:t xml:space="preserve"> </w:t>
        </w:r>
      </w:ins>
      <w:r w:rsidR="001C43EE">
        <w:rPr>
          <w:lang w:val="en-CA"/>
        </w:rPr>
        <w:t xml:space="preserve">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60B54D81" w:rsidR="00AD43F8" w:rsidRDefault="006D752E" w:rsidP="00B97F30">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4B72C9">
        <w:rPr>
          <w:lang w:val="en-CA"/>
        </w:rPr>
        <w:t>s</w:t>
      </w:r>
      <w:r w:rsidR="00F46D1C">
        <w:rPr>
          <w:lang w:val="en-CA"/>
        </w:rPr>
        <w:t xml:space="preserve"> do not change across repeat survey events</w:t>
      </w:r>
      <w:r w:rsidR="004F0218">
        <w:rPr>
          <w:lang w:val="en-CA"/>
        </w:rPr>
        <w:t xml:space="preserve">. </w:t>
      </w:r>
      <w:r w:rsidR="00133AA8">
        <w:rPr>
          <w:lang w:val="en-CA"/>
        </w:rPr>
        <w:t xml:space="preserve">Births and deaths or </w:t>
      </w:r>
      <w:r w:rsidR="00186F50">
        <w:rPr>
          <w:lang w:val="en-CA"/>
        </w:rPr>
        <w:t>movement in/out of</w:t>
      </w:r>
      <w:r w:rsidR="00133AA8">
        <w:rPr>
          <w:lang w:val="en-CA"/>
        </w:rPr>
        <w:t xml:space="preserve"> site</w:t>
      </w:r>
      <w:r w:rsidR="00186F50">
        <w:rPr>
          <w:lang w:val="en-CA"/>
        </w:rPr>
        <w:t xml:space="preserve"> </w:t>
      </w:r>
      <w:r w:rsidR="00133AA8">
        <w:rPr>
          <w:lang w:val="en-CA"/>
        </w:rPr>
        <w:t>s</w:t>
      </w:r>
      <w:r w:rsidR="00186F50">
        <w:rPr>
          <w:lang w:val="en-CA"/>
        </w:rPr>
        <w:t>ampling areas</w:t>
      </w:r>
      <w:r w:rsidR="00133AA8">
        <w:rPr>
          <w:lang w:val="en-CA"/>
        </w:rPr>
        <w:t xml:space="preserve"> </w:t>
      </w:r>
      <w:r w:rsidR="004F0218">
        <w:rPr>
          <w:lang w:val="en-CA"/>
        </w:rPr>
        <w:t xml:space="preserve">within the window of repeated surveys </w:t>
      </w:r>
      <w:r w:rsidR="00133AA8">
        <w:rPr>
          <w:lang w:val="en-CA"/>
        </w:rPr>
        <w:t>violate</w:t>
      </w:r>
      <w:r w:rsidR="0072201B">
        <w:rPr>
          <w:lang w:val="en-CA"/>
        </w:rPr>
        <w:t>s</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72201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models","type":"book"},"uris":["http://www.mendeley.com/documents/?uuid=91016cbe-0b9b-497a-b808-658738883c67"]}],"mendeley":{"formattedCitation":"(Link et al. 2018; Kery and Royle 2020)","plainTextFormattedCitation":"(Link et al. 2018; Kery and Royle 2020)","previouslyFormattedCitation":"(Link et al. 2018; Kery and Royle 2020)"},"properties":{"noteIndex":0},"schema":"https://github.com/citation-style-language/schema/raw/master/csl-citation.json"}</w:instrText>
      </w:r>
      <w:r w:rsidR="00B91F9A">
        <w:rPr>
          <w:lang w:val="en-CA"/>
        </w:rPr>
        <w:fldChar w:fldCharType="separate"/>
      </w:r>
      <w:r w:rsidR="004F0218" w:rsidRPr="004F0218">
        <w:rPr>
          <w:noProof/>
          <w:lang w:val="en-CA"/>
        </w:rPr>
        <w:t>(Link et al. 2018; Kery and Royle 2020)</w:t>
      </w:r>
      <w:r w:rsidR="00B91F9A">
        <w:rPr>
          <w:lang w:val="en-CA"/>
        </w:rPr>
        <w:fldChar w:fldCharType="end"/>
      </w:r>
      <w:r w:rsidR="001C43EE" w:rsidRPr="00AD43F8">
        <w:rPr>
          <w:lang w:val="en-CA"/>
        </w:rPr>
        <w:t>.</w:t>
      </w:r>
      <w:r w:rsidR="004F0218">
        <w:rPr>
          <w:lang w:val="en-CA"/>
        </w:rPr>
        <w:t xml:space="preserve"> For many ecological systems,</w:t>
      </w:r>
      <w:r w:rsidR="00001346">
        <w:rPr>
          <w:lang w:val="en-CA"/>
        </w:rPr>
        <w:t xml:space="preserve"> especially those where sites do not have discrete borders that completely prohibit movement,</w:t>
      </w:r>
      <w:r w:rsidR="004F0218">
        <w:rPr>
          <w:lang w:val="en-CA"/>
        </w:rPr>
        <w:t xml:space="preserve"> it is unlikely that population closure assumptions are </w:t>
      </w:r>
      <w:r w:rsidR="00001346">
        <w:rPr>
          <w:lang w:val="en-CA"/>
        </w:rPr>
        <w:t xml:space="preserve">completely </w:t>
      </w:r>
      <w:del w:id="77" w:author="Sargent, Risa" w:date="2025-03-18T09:45:00Z">
        <w:r w:rsidR="004F0218" w:rsidDel="00DE2702">
          <w:rPr>
            <w:lang w:val="en-CA"/>
          </w:rPr>
          <w:delText>maintained</w:delText>
        </w:r>
      </w:del>
      <w:ins w:id="78" w:author="Sargent, Risa" w:date="2025-03-18T09:45:00Z">
        <w:r w:rsidR="00DE2702">
          <w:rPr>
            <w:lang w:val="en-CA"/>
          </w:rPr>
          <w:t>satisfied</w:t>
        </w:r>
      </w:ins>
      <w:r w:rsidR="004F0218">
        <w:rPr>
          <w:lang w:val="en-CA"/>
        </w:rPr>
        <w:t xml:space="preserve">. Given </w:t>
      </w:r>
      <w:ins w:id="79" w:author="Sargent, Risa" w:date="2025-03-18T09:45:00Z">
        <w:r w:rsidR="00DE2702">
          <w:rPr>
            <w:lang w:val="en-CA"/>
          </w:rPr>
          <w:t xml:space="preserve">the </w:t>
        </w:r>
      </w:ins>
      <w:r w:rsidR="004F0218">
        <w:rPr>
          <w:lang w:val="en-CA"/>
        </w:rPr>
        <w:t xml:space="preserve">potential for closure violations, </w:t>
      </w:r>
      <w:r w:rsidR="0027394A">
        <w:rPr>
          <w:lang w:val="en-CA"/>
        </w:rPr>
        <w:t>rather</w:t>
      </w:r>
      <w:r w:rsidR="0072201B">
        <w:rPr>
          <w:lang w:val="en-CA"/>
        </w:rPr>
        <w:t xml:space="preserve"> than</w:t>
      </w:r>
      <w:r w:rsidR="0027394A">
        <w:rPr>
          <w:lang w:val="en-CA"/>
        </w:rPr>
        <w:t xml:space="preserve"> </w:t>
      </w:r>
      <w:r w:rsidR="0072201B">
        <w:rPr>
          <w:lang w:val="en-CA"/>
        </w:rPr>
        <w:t>considering</w:t>
      </w:r>
      <w:r w:rsidR="0027394A">
        <w:rPr>
          <w:lang w:val="en-CA"/>
        </w:rPr>
        <w:t xml:space="preserve"> estimates of abundance as the number of individuals contained within a sampling area during a sampling window, </w:t>
      </w:r>
      <w:r w:rsidR="004F0218">
        <w:rPr>
          <w:lang w:val="en-CA"/>
        </w:rPr>
        <w:t xml:space="preserve">some researchers </w:t>
      </w:r>
      <w:del w:id="80" w:author="Sargent, Risa" w:date="2025-03-18T09:45:00Z">
        <w:r w:rsidR="004F0218" w:rsidDel="00DE2702">
          <w:rPr>
            <w:lang w:val="en-CA"/>
          </w:rPr>
          <w:delText xml:space="preserve">may </w:delText>
        </w:r>
      </w:del>
      <w:r w:rsidR="004F0218">
        <w:rPr>
          <w:lang w:val="en-CA"/>
        </w:rPr>
        <w:t xml:space="preserve">interpret estimates </w:t>
      </w:r>
      <w:del w:id="81" w:author="Sargent, Risa" w:date="2025-03-18T09:45:00Z">
        <w:r w:rsidR="004F0218" w:rsidDel="00DE2702">
          <w:rPr>
            <w:lang w:val="en-CA"/>
          </w:rPr>
          <w:delText xml:space="preserve">for </w:delText>
        </w:r>
      </w:del>
      <w:ins w:id="82" w:author="Sargent, Risa" w:date="2025-03-18T09:45:00Z">
        <w:r w:rsidR="00DE2702">
          <w:rPr>
            <w:lang w:val="en-CA"/>
          </w:rPr>
          <w:t>of</w:t>
        </w:r>
        <w:r w:rsidR="00DE2702">
          <w:rPr>
            <w:lang w:val="en-CA"/>
          </w:rPr>
          <w:t xml:space="preserve"> </w:t>
        </w:r>
      </w:ins>
      <w:r w:rsidR="004F0218">
        <w:rPr>
          <w:lang w:val="en-CA"/>
        </w:rPr>
        <w:t>abundance as 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w:t>
      </w:r>
      <w:ins w:id="83" w:author="Sargent, Risa" w:date="2025-03-18T09:46:00Z">
        <w:r w:rsidR="00DE2702">
          <w:rPr>
            <w:lang w:val="en-CA"/>
          </w:rPr>
          <w:t xml:space="preserve">, </w:t>
        </w:r>
      </w:ins>
      <w:del w:id="84" w:author="Sargent, Risa" w:date="2025-03-18T09:46:00Z">
        <w:r w:rsidR="0016493D" w:rsidDel="00DE2702">
          <w:rPr>
            <w:lang w:val="en-CA"/>
          </w:rPr>
          <w:delText xml:space="preserve"> </w:delText>
        </w:r>
      </w:del>
      <w:r w:rsidR="0016493D">
        <w:rPr>
          <w:lang w:val="en-CA"/>
        </w:rPr>
        <w:t>consisting of the total number of</w:t>
      </w:r>
      <w:r w:rsidR="00D06AEE">
        <w:rPr>
          <w:lang w:val="en-CA"/>
        </w:rPr>
        <w:t xml:space="preserve"> individuals that have some distributional overlap with the site</w:t>
      </w:r>
      <w:r w:rsidR="0072201B">
        <w:rPr>
          <w:lang w:val="en-CA"/>
        </w:rPr>
        <w:t xml:space="preserve"> </w:t>
      </w:r>
      <w:r w:rsidR="0072201B">
        <w:rPr>
          <w:lang w:val="en-CA"/>
        </w:rPr>
        <w:fldChar w:fldCharType="begin" w:fldLock="1"/>
      </w:r>
      <w:r w:rsidR="00B97F3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72201B">
        <w:rPr>
          <w:lang w:val="en-CA"/>
        </w:rPr>
        <w:fldChar w:fldCharType="separate"/>
      </w:r>
      <w:r w:rsidR="0072201B" w:rsidRPr="0072201B">
        <w:rPr>
          <w:noProof/>
          <w:lang w:val="en-CA"/>
        </w:rPr>
        <w:t>(Kery and Royle 2020)</w:t>
      </w:r>
      <w:r w:rsidR="0072201B">
        <w:rPr>
          <w:lang w:val="en-CA"/>
        </w:rPr>
        <w:fldChar w:fldCharType="end"/>
      </w:r>
      <w:r w:rsidR="0027394A">
        <w:rPr>
          <w:lang w:val="en-CA"/>
        </w:rPr>
        <w:t xml:space="preserve">. However, </w:t>
      </w:r>
      <w:commentRangeStart w:id="85"/>
      <w:commentRangeStart w:id="86"/>
      <w:r w:rsidR="00D06AEE">
        <w:rPr>
          <w:lang w:val="en-CA"/>
        </w:rPr>
        <w:t>even small</w:t>
      </w:r>
      <w:r w:rsidR="00427370">
        <w:rPr>
          <w:lang w:val="en-CA"/>
        </w:rPr>
        <w:t xml:space="preserve"> </w:t>
      </w:r>
      <w:r w:rsidR="00001346">
        <w:rPr>
          <w:lang w:val="en-CA"/>
        </w:rPr>
        <w:t>variation</w:t>
      </w:r>
      <w:ins w:id="87" w:author="Sargent, Risa" w:date="2025-03-18T09:46:00Z">
        <w:r w:rsidR="00DE2702">
          <w:rPr>
            <w:lang w:val="en-CA"/>
          </w:rPr>
          <w:t>s</w:t>
        </w:r>
      </w:ins>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 xml:space="preserve">s, </w:t>
      </w:r>
      <w:del w:id="88" w:author="Sargent, Risa" w:date="2025-03-18T09:46:00Z">
        <w:r w:rsidR="0016493D" w:rsidDel="00DE2702">
          <w:rPr>
            <w:lang w:val="en-CA"/>
          </w:rPr>
          <w:delText xml:space="preserve">potentially </w:delText>
        </w:r>
      </w:del>
      <w:ins w:id="89" w:author="Sargent, Risa" w:date="2025-03-18T09:46:00Z">
        <w:r w:rsidR="00DE2702">
          <w:rPr>
            <w:lang w:val="en-CA"/>
          </w:rPr>
          <w:t>such as would be</w:t>
        </w:r>
        <w:r w:rsidR="00DE2702">
          <w:rPr>
            <w:lang w:val="en-CA"/>
          </w:rPr>
          <w:t xml:space="preserve"> </w:t>
        </w:r>
      </w:ins>
      <w:r w:rsidR="0016493D">
        <w:rPr>
          <w:lang w:val="en-CA"/>
        </w:rPr>
        <w:t>caused by movement of individuals into or out of sites,</w:t>
      </w:r>
      <w:r w:rsidR="00D06AEE">
        <w:rPr>
          <w:lang w:val="en-CA"/>
        </w:rPr>
        <w:t xml:space="preserve"> can severely bias </w:t>
      </w:r>
      <w:proofErr w:type="spellStart"/>
      <w:r w:rsidR="00427370">
        <w:rPr>
          <w:lang w:val="en-CA"/>
        </w:rPr>
        <w:lastRenderedPageBreak/>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commentRangeEnd w:id="85"/>
      <w:r w:rsidR="000613A7">
        <w:rPr>
          <w:rStyle w:val="CommentReference"/>
        </w:rPr>
        <w:commentReference w:id="85"/>
      </w:r>
      <w:commentRangeEnd w:id="86"/>
      <w:r w:rsidR="001C7760">
        <w:rPr>
          <w:rStyle w:val="CommentReference"/>
        </w:rPr>
        <w:commentReference w:id="86"/>
      </w:r>
      <w:commentRangeStart w:id="90"/>
      <w:del w:id="91" w:author="Sargent, Risa" w:date="2025-03-18T09:47:00Z">
        <w:r w:rsidR="0072201B" w:rsidDel="00DE2702">
          <w:rPr>
            <w:lang w:val="en-CA"/>
          </w:rPr>
          <w:delText>Specifically</w:delText>
        </w:r>
      </w:del>
      <w:ins w:id="92" w:author="Sargent, Risa" w:date="2025-03-18T09:47:00Z">
        <w:r w:rsidR="00DE2702">
          <w:rPr>
            <w:lang w:val="en-CA"/>
          </w:rPr>
          <w:t>Concerningly</w:t>
        </w:r>
      </w:ins>
      <w:r w:rsidR="0072201B">
        <w:rPr>
          <w:lang w:val="en-CA"/>
        </w:rPr>
        <w:t xml:space="preserve">, </w:t>
      </w:r>
      <w:ins w:id="93" w:author="Sargent, Risa" w:date="2025-03-18T09:47:00Z">
        <w:r w:rsidR="00DE2702">
          <w:rPr>
            <w:lang w:val="en-CA"/>
          </w:rPr>
          <w:t xml:space="preserve">this </w:t>
        </w:r>
      </w:ins>
      <w:del w:id="94" w:author="Sargent, Risa" w:date="2025-03-18T09:47:00Z">
        <w:r w:rsidR="0072201B" w:rsidDel="00DE2702">
          <w:rPr>
            <w:lang w:val="en-CA"/>
          </w:rPr>
          <w:delText>i</w:delText>
        </w:r>
        <w:r w:rsidR="00001346" w:rsidDel="00DE2702">
          <w:rPr>
            <w:lang w:val="en-CA"/>
          </w:rPr>
          <w:delText xml:space="preserve">ncreasing </w:delText>
        </w:r>
      </w:del>
      <w:ins w:id="95" w:author="Sargent, Risa" w:date="2025-03-18T09:47:00Z">
        <w:r w:rsidR="00DE2702">
          <w:rPr>
            <w:lang w:val="en-CA"/>
          </w:rPr>
          <w:t>increa</w:t>
        </w:r>
        <w:r w:rsidR="00DE2702">
          <w:rPr>
            <w:lang w:val="en-CA"/>
          </w:rPr>
          <w:t xml:space="preserve">sed variability </w:t>
        </w:r>
      </w:ins>
      <w:del w:id="96" w:author="Sargent, Risa" w:date="2025-03-18T09:47:00Z">
        <w:r w:rsidR="00B451C6" w:rsidDel="00DE2702">
          <w:rPr>
            <w:lang w:val="en-CA"/>
          </w:rPr>
          <w:delText xml:space="preserve">variation </w:delText>
        </w:r>
      </w:del>
      <w:r w:rsidR="00B451C6">
        <w:rPr>
          <w:lang w:val="en-CA"/>
        </w:rPr>
        <w:t>in</w:t>
      </w:r>
      <w:r w:rsidR="00CE37A5">
        <w:rPr>
          <w:lang w:val="en-CA"/>
        </w:rPr>
        <w:t xml:space="preserve"> </w:t>
      </w:r>
      <w:r w:rsidR="0072201B">
        <w:rPr>
          <w:lang w:val="en-CA"/>
        </w:rPr>
        <w:t xml:space="preserve">the number of individuals </w:t>
      </w:r>
      <w:del w:id="97" w:author="Sargent, Risa" w:date="2025-03-18T09:48:00Z">
        <w:r w:rsidR="00D90493" w:rsidDel="00DE2702">
          <w:rPr>
            <w:lang w:val="en-CA"/>
          </w:rPr>
          <w:delText xml:space="preserve">from </w:delText>
        </w:r>
      </w:del>
      <w:ins w:id="98" w:author="Sargent, Risa" w:date="2025-03-18T09:48:00Z">
        <w:r w:rsidR="00DE2702">
          <w:rPr>
            <w:lang w:val="en-CA"/>
          </w:rPr>
          <w:t>in</w:t>
        </w:r>
        <w:r w:rsidR="00DE2702">
          <w:rPr>
            <w:lang w:val="en-CA"/>
          </w:rPr>
          <w:t xml:space="preserve"> </w:t>
        </w:r>
      </w:ins>
      <w:r w:rsidR="00D90493">
        <w:rPr>
          <w:lang w:val="en-CA"/>
        </w:rPr>
        <w:t xml:space="preserve">the superpopulation </w:t>
      </w:r>
      <w:del w:id="99" w:author="Sargent, Risa" w:date="2025-03-18T09:48:00Z">
        <w:r w:rsidR="00D90493" w:rsidDel="00DE2702">
          <w:rPr>
            <w:lang w:val="en-CA"/>
          </w:rPr>
          <w:delText>that are within a sampling unit</w:delText>
        </w:r>
        <w:r w:rsidR="00001346" w:rsidDel="00DE2702">
          <w:rPr>
            <w:lang w:val="en-CA"/>
          </w:rPr>
          <w:delText xml:space="preserve"> </w:delText>
        </w:r>
      </w:del>
      <w:r w:rsidR="00D90493">
        <w:rPr>
          <w:lang w:val="en-CA"/>
        </w:rPr>
        <w:t>across</w:t>
      </w:r>
      <w:r w:rsidR="0027394A">
        <w:rPr>
          <w:lang w:val="en-CA"/>
        </w:rPr>
        <w:t xml:space="preserve"> repeated sampling event</w:t>
      </w:r>
      <w:r w:rsidR="00D90493">
        <w:rPr>
          <w:lang w:val="en-CA"/>
        </w:rPr>
        <w:t>s</w:t>
      </w:r>
      <w:r w:rsidR="00001346">
        <w:rPr>
          <w:lang w:val="en-CA"/>
        </w:rPr>
        <w:t xml:space="preserve"> will</w:t>
      </w:r>
      <w:r w:rsidR="0027394A">
        <w:rPr>
          <w:lang w:val="en-CA"/>
        </w:rPr>
        <w:t xml:space="preserve"> </w:t>
      </w:r>
      <w:r w:rsidR="00B451C6">
        <w:rPr>
          <w:lang w:val="en-CA"/>
        </w:rPr>
        <w:t xml:space="preserve">inflate </w:t>
      </w:r>
      <w:r w:rsidR="00CE37A5">
        <w:rPr>
          <w:lang w:val="en-CA"/>
        </w:rPr>
        <w:t>estimate</w:t>
      </w:r>
      <w:r w:rsidR="00B451C6">
        <w:rPr>
          <w:lang w:val="en-CA"/>
        </w:rPr>
        <w:t>s</w:t>
      </w:r>
      <w:r w:rsidR="00CE37A5">
        <w:rPr>
          <w:lang w:val="en-CA"/>
        </w:rPr>
        <w:t xml:space="preserve"> </w:t>
      </w:r>
      <w:r w:rsidR="00B451C6">
        <w:rPr>
          <w:lang w:val="en-CA"/>
        </w:rPr>
        <w:t xml:space="preserve">of </w:t>
      </w:r>
      <w:r w:rsidR="0027394A">
        <w:rPr>
          <w:lang w:val="en-CA"/>
        </w:rPr>
        <w:t>total abundance</w:t>
      </w:r>
      <w:r w:rsidR="00CE37A5">
        <w:rPr>
          <w:lang w:val="en-CA"/>
        </w:rPr>
        <w:t xml:space="preserve">. </w:t>
      </w:r>
      <w:commentRangeEnd w:id="90"/>
      <w:r w:rsidR="00DE2702">
        <w:rPr>
          <w:rStyle w:val="CommentReference"/>
        </w:rPr>
        <w:commentReference w:id="90"/>
      </w:r>
      <w:r w:rsidR="001C7760">
        <w:rPr>
          <w:lang w:val="en-CA"/>
        </w:rPr>
        <w:t>Conversely</w:t>
      </w:r>
      <w:r w:rsidR="00CE37A5">
        <w:rPr>
          <w:lang w:val="en-CA"/>
        </w:rPr>
        <w:t xml:space="preserve">, a </w:t>
      </w:r>
      <w:proofErr w:type="spellStart"/>
      <w:r w:rsidR="00CE37A5">
        <w:rPr>
          <w:lang w:val="en-CA"/>
        </w:rPr>
        <w:t>binmix</w:t>
      </w:r>
      <w:proofErr w:type="spellEnd"/>
      <w:r w:rsidR="00CE37A5">
        <w:rPr>
          <w:lang w:val="en-CA"/>
        </w:rPr>
        <w:t xml:space="preserve"> model </w:t>
      </w:r>
      <w:del w:id="100" w:author="Sargent, Risa" w:date="2025-03-18T09:48:00Z">
        <w:r w:rsidR="0027394A" w:rsidDel="00D2424E">
          <w:rPr>
            <w:lang w:val="en-CA"/>
          </w:rPr>
          <w:delText xml:space="preserve">might </w:delText>
        </w:r>
      </w:del>
      <w:ins w:id="101" w:author="Sargent, Risa" w:date="2025-03-18T09:48:00Z">
        <w:r w:rsidR="00D2424E">
          <w:rPr>
            <w:lang w:val="en-CA"/>
          </w:rPr>
          <w:t>can</w:t>
        </w:r>
        <w:r w:rsidR="00D2424E">
          <w:rPr>
            <w:lang w:val="en-CA"/>
          </w:rPr>
          <w:t xml:space="preserve"> </w:t>
        </w:r>
      </w:ins>
      <w:r w:rsidR="0027394A">
        <w:rPr>
          <w:lang w:val="en-CA"/>
        </w:rPr>
        <w:t>under</w:t>
      </w:r>
      <w:r w:rsidR="00CE37A5">
        <w:rPr>
          <w:lang w:val="en-CA"/>
        </w:rPr>
        <w:t xml:space="preserve">estimate total abundance </w:t>
      </w:r>
      <w:r w:rsidR="0027394A">
        <w:rPr>
          <w:lang w:val="en-CA"/>
        </w:rPr>
        <w:t>if</w:t>
      </w:r>
      <w:r w:rsidR="00CE37A5">
        <w:rPr>
          <w:lang w:val="en-CA"/>
        </w:rPr>
        <w:t xml:space="preserve"> </w:t>
      </w:r>
      <w:r w:rsidR="0027394A">
        <w:rPr>
          <w:lang w:val="en-CA"/>
        </w:rPr>
        <w:t>the number of individuals available for detection in some sampling plot</w:t>
      </w:r>
      <w:ins w:id="102" w:author="Sargent, Risa" w:date="2025-03-18T09:48:00Z">
        <w:r w:rsidR="00D2424E">
          <w:rPr>
            <w:lang w:val="en-CA"/>
          </w:rPr>
          <w:t>(s?)</w:t>
        </w:r>
      </w:ins>
      <w:r w:rsidR="0027394A">
        <w:rPr>
          <w:lang w:val="en-CA"/>
        </w:rPr>
        <w:t xml:space="preserve"> remains constant, despite turnover in the identity of the individuals that ar</w:t>
      </w:r>
      <w:r w:rsidR="0016493D">
        <w:rPr>
          <w:lang w:val="en-CA"/>
        </w:rPr>
        <w:t xml:space="preserve">e in the sampling area at the time of any given sampling event. </w:t>
      </w:r>
      <w:r w:rsidR="00B97F30">
        <w:rPr>
          <w:lang w:val="en-CA"/>
        </w:rPr>
        <w:t xml:space="preserve">Because of these issues, </w:t>
      </w:r>
      <w:r w:rsidR="00B97F30">
        <w:rPr>
          <w:lang w:val="en-CA"/>
        </w:rPr>
        <w:fldChar w:fldCharType="begin" w:fldLock="1"/>
      </w:r>
      <w:r w:rsidR="00636FC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2018)","manualFormatting":"Link et al. (2018)","plainTextFormattedCitation":"(Link et al. 2018)","previouslyFormattedCitation":"(Link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mark-recapture methods</w:t>
      </w:r>
      <w:ins w:id="103" w:author="Sargent, Risa" w:date="2025-03-18T09:49:00Z">
        <w:r w:rsidR="00D2424E">
          <w:rPr>
            <w:lang w:val="en-CA"/>
          </w:rPr>
          <w:t>, rather than…,</w:t>
        </w:r>
      </w:ins>
      <w:r w:rsidR="00B97F30">
        <w:rPr>
          <w:lang w:val="en-CA"/>
        </w:rPr>
        <w:t xml:space="preserve"> </w:t>
      </w:r>
      <w:r w:rsidR="00DA046D">
        <w:rPr>
          <w:lang w:val="en-CA"/>
        </w:rPr>
        <w:t>for</w:t>
      </w:r>
      <w:r w:rsidR="00B97F30">
        <w:rPr>
          <w:lang w:val="en-CA"/>
        </w:rPr>
        <w:t xml:space="preserve"> estimat</w:t>
      </w:r>
      <w:r w:rsidR="00DA046D">
        <w:rPr>
          <w:lang w:val="en-CA"/>
        </w:rPr>
        <w:t>ing</w:t>
      </w:r>
      <w:r w:rsidR="00B97F30">
        <w:rPr>
          <w:lang w:val="en-CA"/>
        </w:rPr>
        <w:t xml:space="preserv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of </w:t>
      </w:r>
      <w:proofErr w:type="spellStart"/>
      <w:r>
        <w:rPr>
          <w:lang w:val="en-CA"/>
        </w:rPr>
        <w:t>binmix</w:t>
      </w:r>
      <w:proofErr w:type="spellEnd"/>
      <w:r>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mark-recapture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540122" w:rsidRPr="00DA046D">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sidRPr="00DA046D">
        <w:rPr>
          <w:lang w:val="en-CA"/>
        </w:rPr>
        <w:fldChar w:fldCharType="separate"/>
      </w:r>
      <w:r w:rsidR="006510B9" w:rsidRPr="00DA046D">
        <w:rPr>
          <w:noProof/>
          <w:lang w:val="en-CA"/>
        </w:rPr>
        <w:t>(Fogarty and Fleishman 2021)</w:t>
      </w:r>
      <w:r w:rsidR="006510B9" w:rsidRPr="00DA046D">
        <w:rPr>
          <w:lang w:val="en-CA"/>
        </w:rPr>
        <w:fldChar w:fldCharType="end"/>
      </w:r>
      <w:r w:rsidR="00DA046D" w:rsidRPr="00DA046D">
        <w:rPr>
          <w:lang w:val="en-CA"/>
        </w:rPr>
        <w:t xml:space="preserve">. Clarifying </w:t>
      </w:r>
      <w:ins w:id="104" w:author="Sargent, Risa" w:date="2025-03-18T09:49:00Z">
        <w:r w:rsidR="00D2424E">
          <w:rPr>
            <w:lang w:val="en-CA"/>
          </w:rPr>
          <w:t xml:space="preserve">the </w:t>
        </w:r>
      </w:ins>
      <w:r w:rsidR="00DA046D" w:rsidRPr="00DA046D">
        <w:rPr>
          <w:lang w:val="en-CA"/>
        </w:rPr>
        <w:t xml:space="preserve">robustness of </w:t>
      </w:r>
      <w:ins w:id="105" w:author="Sargent, Risa" w:date="2025-03-18T09:49:00Z">
        <w:r w:rsidR="00D2424E">
          <w:rPr>
            <w:lang w:val="en-CA"/>
          </w:rPr>
          <w:t xml:space="preserve">these </w:t>
        </w:r>
      </w:ins>
      <w:r w:rsidR="00DA046D" w:rsidRPr="00DA046D">
        <w:rPr>
          <w:lang w:val="en-CA"/>
        </w:rPr>
        <w:t>covariate estimates is critical because estimating abundance covariates rather than total abundance</w:t>
      </w:r>
      <w:r w:rsidR="00837F0F" w:rsidRPr="00DA046D">
        <w:rPr>
          <w:lang w:val="en-CA"/>
        </w:rPr>
        <w:t xml:space="preserve"> is</w:t>
      </w:r>
      <w:r w:rsidR="000C4AB8" w:rsidRPr="00DA046D">
        <w:rPr>
          <w:lang w:val="en-CA"/>
        </w:rPr>
        <w:t xml:space="preserve"> often the </w:t>
      </w:r>
      <w:r w:rsidR="00AC1753" w:rsidRPr="00DA046D">
        <w:rPr>
          <w:lang w:val="en-CA"/>
        </w:rPr>
        <w:t xml:space="preserve">primary </w:t>
      </w:r>
      <w:r w:rsidR="000C4AB8" w:rsidRPr="00DA046D">
        <w:rPr>
          <w:lang w:val="en-CA"/>
        </w:rPr>
        <w:t>goal of insect</w:t>
      </w:r>
      <w:r w:rsidR="000C4AB8">
        <w:rPr>
          <w:lang w:val="en-CA"/>
        </w:rPr>
        <w:t xml:space="preserve">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27394A">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w:t>
      </w:r>
      <w:r w:rsidR="0027394A">
        <w:rPr>
          <w:lang w:val="en-CA"/>
        </w:rPr>
        <w:t xml:space="preserve">and </w:t>
      </w:r>
      <w:proofErr w:type="spellStart"/>
      <w:r w:rsidR="0027394A">
        <w:rPr>
          <w:lang w:val="en-CA"/>
        </w:rPr>
        <w:t>multimix</w:t>
      </w:r>
      <w:proofErr w:type="spellEnd"/>
      <w:r w:rsidR="0027394A">
        <w:rPr>
          <w:lang w:val="en-CA"/>
        </w:rPr>
        <w:t xml:space="preserve"> mark-recapture </w:t>
      </w:r>
      <w:r w:rsidR="006510B9">
        <w:rPr>
          <w:lang w:val="en-CA"/>
        </w:rPr>
        <w:t>models</w:t>
      </w:r>
      <w:r w:rsidR="00020649">
        <w:rPr>
          <w:lang w:val="en-CA"/>
        </w:rPr>
        <w:t xml:space="preserve"> in different </w:t>
      </w:r>
      <w:r w:rsidR="00DA046D">
        <w:rPr>
          <w:lang w:val="en-CA"/>
        </w:rPr>
        <w:t xml:space="preserve">study </w:t>
      </w:r>
      <w:r w:rsidR="00020649">
        <w:rPr>
          <w:lang w:val="en-CA"/>
        </w:rPr>
        <w:t>scenarios</w:t>
      </w:r>
      <w:r w:rsidR="00157A88">
        <w:rPr>
          <w:lang w:val="en-CA"/>
        </w:rPr>
        <w:t>.</w:t>
      </w:r>
    </w:p>
    <w:p w14:paraId="2EA97AA6" w14:textId="40D99808" w:rsidR="005D1A9C" w:rsidRDefault="000A4FC1" w:rsidP="00325556">
      <w:pPr>
        <w:spacing w:line="480" w:lineRule="auto"/>
        <w:ind w:firstLine="720"/>
        <w:rPr>
          <w:lang w:val="en-CA"/>
        </w:rPr>
      </w:pPr>
      <w:r>
        <w:rPr>
          <w:lang w:val="en-CA"/>
        </w:rPr>
        <w:t>Generalized linear models</w:t>
      </w:r>
      <w:r w:rsidR="00BF1DB1" w:rsidRPr="00427370">
        <w:rPr>
          <w:lang w:val="en-CA"/>
        </w:rPr>
        <w:t xml:space="preserve">, </w:t>
      </w:r>
      <w:proofErr w:type="spellStart"/>
      <w:r w:rsidR="00BF1DB1" w:rsidRPr="00427370">
        <w:rPr>
          <w:lang w:val="en-CA"/>
        </w:rPr>
        <w:t>binmix</w:t>
      </w:r>
      <w:proofErr w:type="spellEnd"/>
      <w:r w:rsidR="00690360">
        <w:rPr>
          <w:lang w:val="en-CA"/>
        </w:rPr>
        <w:t xml:space="preserve"> models</w:t>
      </w:r>
      <w:r w:rsidR="00BF1DB1" w:rsidRPr="00427370">
        <w:rPr>
          <w:lang w:val="en-CA"/>
        </w:rPr>
        <w:t xml:space="preserve">, and </w:t>
      </w:r>
      <w:proofErr w:type="spellStart"/>
      <w:r w:rsidR="00BF1DB1" w:rsidRPr="00427370">
        <w:rPr>
          <w:lang w:val="en-CA"/>
        </w:rPr>
        <w:t>multimix</w:t>
      </w:r>
      <w:proofErr w:type="spellEnd"/>
      <w:r w:rsidR="00BF1DB1" w:rsidRPr="00427370">
        <w:rPr>
          <w:lang w:val="en-CA"/>
        </w:rPr>
        <w:t xml:space="preserve">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ins w:id="106" w:author="Sargent, Risa" w:date="2025-03-18T09:50:00Z">
        <w:r w:rsidR="00D2424E">
          <w:rPr>
            <w:lang w:val="en-CA"/>
          </w:rPr>
          <w:t>their r</w:t>
        </w:r>
      </w:ins>
      <w:del w:id="107" w:author="Sargent, Risa" w:date="2025-03-18T09:50:00Z">
        <w:r w:rsidR="00CB5843" w:rsidDel="00D2424E">
          <w:rPr>
            <w:lang w:val="en-CA"/>
          </w:rPr>
          <w:delText>r</w:delText>
        </w:r>
      </w:del>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w:t>
      </w:r>
      <w:del w:id="108" w:author="Sargent, Risa" w:date="2025-03-18T09:50:00Z">
        <w:r w:rsidR="00BF1DB1" w:rsidRPr="00427370" w:rsidDel="00D2424E">
          <w:rPr>
            <w:lang w:val="en-CA"/>
          </w:rPr>
          <w:delText>may wish</w:delText>
        </w:r>
      </w:del>
      <w:ins w:id="109" w:author="Sargent, Risa" w:date="2025-03-18T09:50:00Z">
        <w:r w:rsidR="00D2424E">
          <w:rPr>
            <w:lang w:val="en-CA"/>
          </w:rPr>
          <w:t>will want</w:t>
        </w:r>
      </w:ins>
      <w:r w:rsidR="00BF1DB1" w:rsidRPr="00427370">
        <w:rPr>
          <w:lang w:val="en-CA"/>
        </w:rPr>
        <w:t xml:space="preserve"> to implement the simplest approach that accurately and precisely estimates </w:t>
      </w:r>
      <w:commentRangeStart w:id="110"/>
      <w:commentRangeStart w:id="111"/>
      <w:commentRangeStart w:id="112"/>
      <w:r w:rsidR="00BF1DB1" w:rsidRPr="00427370">
        <w:rPr>
          <w:lang w:val="en-CA"/>
        </w:rPr>
        <w:t>drivers of insect abundance</w:t>
      </w:r>
      <w:commentRangeEnd w:id="110"/>
      <w:r w:rsidR="00F0226B">
        <w:rPr>
          <w:rStyle w:val="CommentReference"/>
        </w:rPr>
        <w:commentReference w:id="110"/>
      </w:r>
      <w:commentRangeEnd w:id="111"/>
      <w:r w:rsidR="00A80916">
        <w:rPr>
          <w:rStyle w:val="CommentReference"/>
        </w:rPr>
        <w:commentReference w:id="111"/>
      </w:r>
      <w:commentRangeEnd w:id="112"/>
      <w:r w:rsidR="00CD2E5A">
        <w:rPr>
          <w:rStyle w:val="CommentReference"/>
        </w:rPr>
        <w:commentReference w:id="112"/>
      </w:r>
      <w:r w:rsidR="00BF1DB1" w:rsidRPr="00427370">
        <w:rPr>
          <w:lang w:val="en-CA"/>
        </w:rPr>
        <w:t>.</w:t>
      </w:r>
      <w:r w:rsidR="00BF1DB1">
        <w:rPr>
          <w:lang w:val="en-CA"/>
        </w:rPr>
        <w:t xml:space="preserve"> </w:t>
      </w:r>
      <w:r w:rsidR="007A0239">
        <w:rPr>
          <w:lang w:val="en-CA"/>
        </w:rPr>
        <w:t xml:space="preserve">Determining the </w:t>
      </w:r>
      <w:commentRangeStart w:id="113"/>
      <w:r w:rsidR="007A0239">
        <w:rPr>
          <w:lang w:val="en-CA"/>
        </w:rPr>
        <w:t>appropriate mode</w:t>
      </w:r>
      <w:r w:rsidR="006510B9">
        <w:rPr>
          <w:lang w:val="en-CA"/>
        </w:rPr>
        <w:t>l</w:t>
      </w:r>
      <w:r w:rsidR="007A0239">
        <w:rPr>
          <w:lang w:val="en-CA"/>
        </w:rPr>
        <w:t xml:space="preserve">ling approach for the </w:t>
      </w:r>
      <w:del w:id="114" w:author="Sargent, Risa" w:date="2025-03-18T09:51:00Z">
        <w:r w:rsidR="007A0239" w:rsidDel="003B3BD1">
          <w:rPr>
            <w:lang w:val="en-CA"/>
          </w:rPr>
          <w:delText xml:space="preserve">task </w:delText>
        </w:r>
      </w:del>
      <w:ins w:id="115" w:author="Sargent, Risa" w:date="2025-03-18T09:51:00Z">
        <w:r w:rsidR="003B3BD1">
          <w:rPr>
            <w:lang w:val="en-CA"/>
          </w:rPr>
          <w:t>question</w:t>
        </w:r>
        <w:r w:rsidR="003B3BD1">
          <w:rPr>
            <w:lang w:val="en-CA"/>
          </w:rPr>
          <w:t xml:space="preserve"> </w:t>
        </w:r>
      </w:ins>
      <w:r w:rsidR="007A0239">
        <w:rPr>
          <w:lang w:val="en-CA"/>
        </w:rPr>
        <w:t xml:space="preserve">at hand requires clear knowledge of the ecological and study design conditions that </w:t>
      </w:r>
      <w:del w:id="116" w:author="Sargent, Risa" w:date="2025-03-18T09:51:00Z">
        <w:r w:rsidR="007A0239" w:rsidDel="003B3BD1">
          <w:rPr>
            <w:lang w:val="en-CA"/>
          </w:rPr>
          <w:delText>cause</w:delText>
        </w:r>
        <w:r w:rsidR="00AF035C" w:rsidDel="003B3BD1">
          <w:rPr>
            <w:lang w:val="en-CA"/>
          </w:rPr>
          <w:delText xml:space="preserve"> </w:delText>
        </w:r>
      </w:del>
      <w:ins w:id="117" w:author="Sargent, Risa" w:date="2025-03-18T09:51:00Z">
        <w:r w:rsidR="003B3BD1">
          <w:rPr>
            <w:lang w:val="en-CA"/>
          </w:rPr>
          <w:t>could lead to</w:t>
        </w:r>
        <w:r w:rsidR="003B3BD1">
          <w:rPr>
            <w:lang w:val="en-CA"/>
          </w:rPr>
          <w:t xml:space="preserve"> </w:t>
        </w:r>
      </w:ins>
      <w:r w:rsidR="00AF035C">
        <w:rPr>
          <w:lang w:val="en-CA"/>
        </w:rPr>
        <w:t>divergence in</w:t>
      </w:r>
      <w:r w:rsidR="007A0239">
        <w:rPr>
          <w:lang w:val="en-CA"/>
        </w:rPr>
        <w:t xml:space="preserve"> the conclusions </w:t>
      </w:r>
      <w:r w:rsidR="00AF035C">
        <w:rPr>
          <w:lang w:val="en-CA"/>
        </w:rPr>
        <w:t>from</w:t>
      </w:r>
      <w:r w:rsidR="007A0239">
        <w:rPr>
          <w:lang w:val="en-CA"/>
        </w:rPr>
        <w:t xml:space="preserve"> the different methods.</w:t>
      </w:r>
      <w:r w:rsidR="00226C9F">
        <w:rPr>
          <w:lang w:val="en-CA"/>
        </w:rPr>
        <w:t xml:space="preserve"> </w:t>
      </w:r>
      <w:commentRangeEnd w:id="113"/>
      <w:r w:rsidR="003B3BD1">
        <w:rPr>
          <w:rStyle w:val="CommentReference"/>
        </w:rPr>
        <w:commentReference w:id="113"/>
      </w:r>
      <w:r w:rsidR="00A80916">
        <w:rPr>
          <w:lang w:val="en-CA"/>
        </w:rPr>
        <w:t>In this study</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nvironmental covariate</w:t>
      </w:r>
      <w:ins w:id="118" w:author="Sargent, Risa" w:date="2025-03-18T09:52:00Z">
        <w:r w:rsidR="00B20045">
          <w:rPr>
            <w:lang w:val="en-CA"/>
          </w:rPr>
          <w:t xml:space="preserve"> (i.e., park restoration)</w:t>
        </w:r>
      </w:ins>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Here, we use “abundance” to mean to the number of individual bees that have some distributional overlap with a sampling area during the temporal window of </w:t>
      </w:r>
      <w:r w:rsidR="00A80916">
        <w:rPr>
          <w:lang w:val="en-CA"/>
        </w:rPr>
        <w:lastRenderedPageBreak/>
        <w:t>sampling</w:t>
      </w:r>
      <w:r w:rsidR="00B307BE">
        <w:rPr>
          <w:lang w:val="en-CA"/>
        </w:rPr>
        <w:t xml:space="preserve">. </w:t>
      </w:r>
      <w:r w:rsidR="00A80916">
        <w:rPr>
          <w:lang w:val="en-CA"/>
        </w:rPr>
        <w:t>For the field study, we</w:t>
      </w:r>
      <w:r w:rsidR="00A76FDE">
        <w:rPr>
          <w:lang w:val="en-CA"/>
        </w:rPr>
        <w:t xml:space="preserve"> </w:t>
      </w:r>
      <w:r w:rsidR="00A64303">
        <w:rPr>
          <w:lang w:val="en-CA"/>
        </w:rPr>
        <w:t>used net collection methods to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sidR="00A80916">
        <w:rPr>
          <w:lang w:val="en-CA"/>
        </w:rPr>
        <w:t xml:space="preserve">. We </w:t>
      </w:r>
      <w:r>
        <w:rPr>
          <w:lang w:val="en-CA"/>
        </w:rPr>
        <w:t>rep</w:t>
      </w:r>
      <w:r w:rsidR="00A80916">
        <w:rPr>
          <w:lang w:val="en-CA"/>
        </w:rPr>
        <w:t>licated the study</w:t>
      </w:r>
      <w:r>
        <w:rPr>
          <w:lang w:val="en-CA"/>
        </w:rPr>
        <w:t xml:space="preserve"> across two sampling years</w:t>
      </w:r>
      <w:r w:rsidR="00A80916">
        <w:rPr>
          <w:lang w:val="en-CA"/>
        </w:rPr>
        <w:t xml:space="preserve">, with three repeat sampling events </w:t>
      </w:r>
      <w:del w:id="119" w:author="Sargent, Risa" w:date="2025-03-18T09:52:00Z">
        <w:r w:rsidR="00A80916" w:rsidDel="00B20045">
          <w:rPr>
            <w:lang w:val="en-CA"/>
          </w:rPr>
          <w:delText xml:space="preserve">conducted </w:delText>
        </w:r>
      </w:del>
      <w:r w:rsidR="00A80916">
        <w:rPr>
          <w:lang w:val="en-CA"/>
        </w:rPr>
        <w:t>per year</w:t>
      </w:r>
      <w:r w:rsidR="00A76FDE">
        <w:rPr>
          <w:lang w:val="en-CA"/>
        </w:rPr>
        <w:t xml:space="preserve">. </w:t>
      </w:r>
      <w:r w:rsidR="00A80916">
        <w:rPr>
          <w:lang w:val="en-CA"/>
        </w:rPr>
        <w:t>In our system, 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A979F4">
        <w:rPr>
          <w:lang w:val="en-CA"/>
        </w:rPr>
        <w:t xml:space="preserve">. </w:t>
      </w:r>
      <w:commentRangeStart w:id="120"/>
      <w:commentRangeStart w:id="121"/>
      <w:r w:rsidR="005D1A9C">
        <w:rPr>
          <w:lang w:val="en-CA"/>
        </w:rPr>
        <w:t xml:space="preserve">While </w:t>
      </w:r>
      <w:del w:id="122" w:author="Sargent, Risa" w:date="2025-03-18T09:53:00Z">
        <w:r w:rsidR="005D1A9C" w:rsidDel="00B20045">
          <w:rPr>
            <w:lang w:val="en-CA"/>
          </w:rPr>
          <w:delText xml:space="preserve">numerous </w:delText>
        </w:r>
      </w:del>
      <w:ins w:id="123" w:author="Sargent, Risa" w:date="2025-03-18T09:53:00Z">
        <w:r w:rsidR="00B20045">
          <w:rPr>
            <w:lang w:val="en-CA"/>
          </w:rPr>
          <w:t>a number of</w:t>
        </w:r>
        <w:r w:rsidR="00B20045">
          <w:rPr>
            <w:lang w:val="en-CA"/>
          </w:rPr>
          <w:t xml:space="preserve"> </w:t>
        </w:r>
      </w:ins>
      <w:del w:id="124" w:author="Sargent, Risa" w:date="2025-03-18T09:53:00Z">
        <w:r w:rsidR="005D1A9C" w:rsidDel="00B20045">
          <w:rPr>
            <w:lang w:val="en-CA"/>
          </w:rPr>
          <w:delText xml:space="preserve">studies </w:delText>
        </w:r>
      </w:del>
      <w:ins w:id="125" w:author="Sargent, Risa" w:date="2025-03-18T09:53:00Z">
        <w:r w:rsidR="00B20045">
          <w:rPr>
            <w:lang w:val="en-CA"/>
          </w:rPr>
          <w:t>authors</w:t>
        </w:r>
        <w:r w:rsidR="00B20045">
          <w:rPr>
            <w:lang w:val="en-CA"/>
          </w:rPr>
          <w:t xml:space="preserve"> </w:t>
        </w:r>
      </w:ins>
      <w:ins w:id="126" w:author="Sargent, Risa" w:date="2025-03-18T09:52:00Z">
        <w:r w:rsidR="00B20045">
          <w:rPr>
            <w:lang w:val="en-CA"/>
          </w:rPr>
          <w:t xml:space="preserve">have </w:t>
        </w:r>
      </w:ins>
      <w:r w:rsidR="005D1A9C">
        <w:rPr>
          <w:lang w:val="en-CA"/>
        </w:rPr>
        <w:t>argue</w:t>
      </w:r>
      <w:ins w:id="127" w:author="Sargent, Risa" w:date="2025-03-18T09:53:00Z">
        <w:r w:rsidR="00B20045">
          <w:rPr>
            <w:lang w:val="en-CA"/>
          </w:rPr>
          <w:t>d</w:t>
        </w:r>
      </w:ins>
      <w:r w:rsidR="005D1A9C">
        <w:rPr>
          <w:lang w:val="en-CA"/>
        </w:rPr>
        <w:t xml:space="preserve"> that habitats with more flowers or taller vegetation impact bee detection rates</w:t>
      </w:r>
      <w:commentRangeEnd w:id="120"/>
      <w:r w:rsidR="00B716C3">
        <w:rPr>
          <w:rStyle w:val="CommentReference"/>
        </w:rPr>
        <w:commentReference w:id="120"/>
      </w:r>
      <w:commentRangeEnd w:id="121"/>
      <w:r w:rsidR="00A80916">
        <w:rPr>
          <w:rStyle w:val="CommentReference"/>
        </w:rPr>
        <w:commentReference w:id="121"/>
      </w:r>
      <w:ins w:id="128" w:author="Sargent, Risa" w:date="2025-03-18T09:53:00Z">
        <w:r w:rsidR="00B20045">
          <w:rPr>
            <w:lang w:val="en-CA"/>
          </w:rPr>
          <w:t xml:space="preserve"> (cite some of these here)</w:t>
        </w:r>
      </w:ins>
      <w:r w:rsidR="005D1A9C">
        <w:rPr>
          <w:lang w:val="en-CA"/>
        </w:rPr>
        <w:t xml:space="preserve">,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xml:space="preserve">. </w:t>
      </w:r>
      <w:r w:rsidR="00A979F4">
        <w:rPr>
          <w:lang w:val="en-CA"/>
        </w:rPr>
        <w:t>We expected that restored habitats would increase</w:t>
      </w:r>
      <w:ins w:id="129" w:author="Sargent, Risa" w:date="2025-03-18T09:53:00Z">
        <w:r w:rsidR="00B20045">
          <w:rPr>
            <w:lang w:val="en-CA"/>
          </w:rPr>
          <w:t xml:space="preserve"> wild bee</w:t>
        </w:r>
      </w:ins>
      <w:r w:rsidR="00A979F4">
        <w:rPr>
          <w:lang w:val="en-CA"/>
        </w:rPr>
        <w:t xml:space="preserve"> detection rates</w:t>
      </w:r>
      <w:r w:rsidR="00A212A8">
        <w:rPr>
          <w:lang w:val="en-CA"/>
        </w:rPr>
        <w:t xml:space="preserve">: Bees foraging on flowers </w:t>
      </w:r>
      <w:del w:id="130" w:author="Sargent, Risa" w:date="2025-03-18T09:54:00Z">
        <w:r w:rsidR="00A212A8" w:rsidDel="00B20045">
          <w:rPr>
            <w:lang w:val="en-CA"/>
          </w:rPr>
          <w:delText xml:space="preserve">from </w:delText>
        </w:r>
      </w:del>
      <w:ins w:id="131" w:author="Sargent, Risa" w:date="2025-03-18T09:54:00Z">
        <w:r w:rsidR="00B20045">
          <w:rPr>
            <w:lang w:val="en-CA"/>
          </w:rPr>
          <w:t>in</w:t>
        </w:r>
        <w:r w:rsidR="00B20045">
          <w:rPr>
            <w:lang w:val="en-CA"/>
          </w:rPr>
          <w:t xml:space="preserve"> </w:t>
        </w:r>
      </w:ins>
      <w:r w:rsidR="00A212A8">
        <w:rPr>
          <w:lang w:val="en-CA"/>
        </w:rPr>
        <w:t xml:space="preserve">taller vegetation in the restored parks might </w:t>
      </w:r>
      <w:del w:id="132" w:author="Sargent, Risa" w:date="2025-03-18T09:54:00Z">
        <w:r w:rsidR="00A212A8" w:rsidDel="00B20045">
          <w:rPr>
            <w:lang w:val="en-CA"/>
          </w:rPr>
          <w:delText xml:space="preserve">could </w:delText>
        </w:r>
      </w:del>
      <w:r w:rsidR="00A212A8">
        <w:rPr>
          <w:lang w:val="en-CA"/>
        </w:rPr>
        <w:t xml:space="preserve">be easier to </w:t>
      </w:r>
      <w:del w:id="133" w:author="Sargent, Risa" w:date="2025-03-18T09:54:00Z">
        <w:r w:rsidR="00A212A8" w:rsidDel="00B20045">
          <w:rPr>
            <w:lang w:val="en-CA"/>
          </w:rPr>
          <w:delText>see</w:delText>
        </w:r>
      </w:del>
      <w:ins w:id="134" w:author="Sargent, Risa" w:date="2025-03-18T09:54:00Z">
        <w:r w:rsidR="00B20045">
          <w:rPr>
            <w:lang w:val="en-CA"/>
          </w:rPr>
          <w:t>detect,</w:t>
        </w:r>
      </w:ins>
      <w:del w:id="135" w:author="Sargent, Risa" w:date="2025-03-18T09:53:00Z">
        <w:r w:rsidR="00A212A8" w:rsidDel="00B20045">
          <w:rPr>
            <w:lang w:val="en-CA"/>
          </w:rPr>
          <w:delText>,</w:delText>
        </w:r>
      </w:del>
      <w:r w:rsidR="00A212A8">
        <w:rPr>
          <w:lang w:val="en-CA"/>
        </w:rPr>
        <w:t xml:space="preserve"> since they </w:t>
      </w:r>
      <w:del w:id="136" w:author="Sargent, Risa" w:date="2025-03-18T09:54:00Z">
        <w:r w:rsidR="00A212A8" w:rsidDel="00B20045">
          <w:rPr>
            <w:lang w:val="en-CA"/>
          </w:rPr>
          <w:delText>would be</w:delText>
        </w:r>
      </w:del>
      <w:ins w:id="137" w:author="Sargent, Risa" w:date="2025-03-18T09:54:00Z">
        <w:r w:rsidR="00B20045">
          <w:rPr>
            <w:lang w:val="en-CA"/>
          </w:rPr>
          <w:t>tend to be</w:t>
        </w:r>
      </w:ins>
      <w:r w:rsidR="00A212A8">
        <w:rPr>
          <w:lang w:val="en-CA"/>
        </w:rPr>
        <w:t xml:space="preserve"> closer to the observer compared to bees foraging </w:t>
      </w:r>
      <w:ins w:id="138" w:author="Sargent, Risa" w:date="2025-03-18T09:54:00Z">
        <w:r w:rsidR="00B20045">
          <w:rPr>
            <w:lang w:val="en-CA"/>
          </w:rPr>
          <w:t xml:space="preserve"> on </w:t>
        </w:r>
      </w:ins>
      <w:del w:id="139" w:author="Sargent, Risa" w:date="2025-03-18T09:54:00Z">
        <w:r w:rsidR="00A212A8" w:rsidDel="00B20045">
          <w:rPr>
            <w:lang w:val="en-CA"/>
          </w:rPr>
          <w:delText>lower growing</w:delText>
        </w:r>
      </w:del>
      <w:ins w:id="140" w:author="Sargent, Risa" w:date="2025-03-18T09:54:00Z">
        <w:r w:rsidR="00B20045">
          <w:rPr>
            <w:lang w:val="en-CA"/>
          </w:rPr>
          <w:t>ground-level</w:t>
        </w:r>
      </w:ins>
      <w:r w:rsidR="00A212A8">
        <w:rPr>
          <w:lang w:val="en-CA"/>
        </w:rPr>
        <w:t xml:space="preserve"> flowers in control parks</w:t>
      </w:r>
      <w:r w:rsidR="00A979F4">
        <w:rPr>
          <w:lang w:val="en-CA"/>
        </w:rPr>
        <w:t xml:space="preserve"> </w:t>
      </w:r>
      <w:r w:rsidR="00636FCB">
        <w:rPr>
          <w:lang w:val="en-CA"/>
        </w:rPr>
        <w:fldChar w:fldCharType="begin" w:fldLock="1"/>
      </w:r>
      <w:r w:rsidR="00636FCB">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636FCB" w:rsidRPr="00636FCB">
        <w:rPr>
          <w:noProof/>
          <w:lang w:val="en-CA"/>
        </w:rPr>
        <w:t>(McNeil et al. 2019)</w:t>
      </w:r>
      <w:r w:rsidR="00636FCB">
        <w:rPr>
          <w:lang w:val="en-CA"/>
        </w:rPr>
        <w:fldChar w:fldCharType="end"/>
      </w:r>
      <w:ins w:id="141" w:author="Sargent, Risa" w:date="2025-03-18T09:54:00Z">
        <w:r w:rsidR="00B20045">
          <w:rPr>
            <w:lang w:val="en-CA"/>
          </w:rPr>
          <w:t>.</w:t>
        </w:r>
      </w:ins>
      <w:del w:id="142" w:author="Sargent, Risa" w:date="2025-03-18T09:54:00Z">
        <w:r w:rsidR="00A212A8" w:rsidDel="00B20045">
          <w:rPr>
            <w:lang w:val="en-CA"/>
          </w:rPr>
          <w:delText>;</w:delText>
        </w:r>
      </w:del>
      <w:r w:rsidR="00A979F4">
        <w:rPr>
          <w:lang w:val="en-CA"/>
        </w:rPr>
        <w:t xml:space="preserve"> </w:t>
      </w:r>
      <w:del w:id="143" w:author="Sargent, Risa" w:date="2025-03-18T09:55:00Z">
        <w:r w:rsidR="00A212A8" w:rsidDel="00B20045">
          <w:rPr>
            <w:lang w:val="en-CA"/>
          </w:rPr>
          <w:delText>M</w:delText>
        </w:r>
        <w:r w:rsidR="00A979F4" w:rsidDel="00B20045">
          <w:rPr>
            <w:lang w:val="en-CA"/>
          </w:rPr>
          <w:delText xml:space="preserve">ore </w:delText>
        </w:r>
      </w:del>
      <w:ins w:id="144" w:author="Sargent, Risa" w:date="2025-03-18T09:55:00Z">
        <w:r w:rsidR="00B20045">
          <w:rPr>
            <w:lang w:val="en-CA"/>
          </w:rPr>
          <w:t>Greater</w:t>
        </w:r>
        <w:r w:rsidR="00B20045">
          <w:rPr>
            <w:lang w:val="en-CA"/>
          </w:rPr>
          <w:t xml:space="preserve"> </w:t>
        </w:r>
      </w:ins>
      <w:del w:id="145" w:author="Sargent, Risa" w:date="2025-03-18T09:55:00Z">
        <w:r w:rsidR="00A979F4" w:rsidDel="00B20045">
          <w:rPr>
            <w:lang w:val="en-CA"/>
          </w:rPr>
          <w:delText xml:space="preserve">flower </w:delText>
        </w:r>
      </w:del>
      <w:ins w:id="146" w:author="Sargent, Risa" w:date="2025-03-18T09:55:00Z">
        <w:r w:rsidR="00B20045">
          <w:rPr>
            <w:lang w:val="en-CA"/>
          </w:rPr>
          <w:t>flo</w:t>
        </w:r>
        <w:r w:rsidR="00B20045">
          <w:rPr>
            <w:lang w:val="en-CA"/>
          </w:rPr>
          <w:t>ral</w:t>
        </w:r>
        <w:r w:rsidR="00B20045">
          <w:rPr>
            <w:lang w:val="en-CA"/>
          </w:rPr>
          <w:t xml:space="preserve"> </w:t>
        </w:r>
      </w:ins>
      <w:r w:rsidR="00A979F4">
        <w:rPr>
          <w:lang w:val="en-CA"/>
        </w:rPr>
        <w:t xml:space="preserve">resources </w:t>
      </w:r>
      <w:r w:rsidR="00A212A8">
        <w:rPr>
          <w:lang w:val="en-CA"/>
        </w:rPr>
        <w:t xml:space="preserve">could also make bees easier to see and capture, because </w:t>
      </w:r>
      <w:commentRangeStart w:id="147"/>
      <w:del w:id="148" w:author="Sargent, Risa" w:date="2025-03-18T09:55:00Z">
        <w:r w:rsidR="00A212A8" w:rsidDel="00B20045">
          <w:rPr>
            <w:lang w:val="en-CA"/>
          </w:rPr>
          <w:delText xml:space="preserve">flower </w:delText>
        </w:r>
      </w:del>
      <w:ins w:id="149" w:author="Sargent, Risa" w:date="2025-03-18T09:55:00Z">
        <w:r w:rsidR="00B20045">
          <w:rPr>
            <w:lang w:val="en-CA"/>
          </w:rPr>
          <w:t>flo</w:t>
        </w:r>
        <w:r w:rsidR="00B20045">
          <w:rPr>
            <w:lang w:val="en-CA"/>
          </w:rPr>
          <w:t>ral</w:t>
        </w:r>
        <w:r w:rsidR="00B20045">
          <w:rPr>
            <w:lang w:val="en-CA"/>
          </w:rPr>
          <w:t xml:space="preserve"> </w:t>
        </w:r>
      </w:ins>
      <w:r w:rsidR="00A212A8">
        <w:rPr>
          <w:lang w:val="en-CA"/>
        </w:rPr>
        <w:t xml:space="preserve">resource </w:t>
      </w:r>
      <w:commentRangeEnd w:id="147"/>
      <w:r w:rsidR="00B20045">
        <w:rPr>
          <w:rStyle w:val="CommentReference"/>
        </w:rPr>
        <w:commentReference w:id="147"/>
      </w:r>
      <w:r w:rsidR="00A212A8">
        <w:rPr>
          <w:lang w:val="en-CA"/>
        </w:rPr>
        <w:t>density is associated with more</w:t>
      </w:r>
      <w:r w:rsidR="00A979F4">
        <w:rPr>
          <w:lang w:val="en-CA"/>
        </w:rPr>
        <w:t xml:space="preserve"> sedentary </w:t>
      </w:r>
      <w:ins w:id="150" w:author="Sargent, Risa" w:date="2025-03-18T09:55:00Z">
        <w:r w:rsidR="00781D2B">
          <w:rPr>
            <w:lang w:val="en-CA"/>
          </w:rPr>
          <w:t xml:space="preserve">insect </w:t>
        </w:r>
      </w:ins>
      <w:del w:id="151" w:author="Sargent, Risa" w:date="2025-03-18T09:55:00Z">
        <w:r w:rsidR="00A979F4" w:rsidDel="00781D2B">
          <w:rPr>
            <w:lang w:val="en-CA"/>
          </w:rPr>
          <w:delText xml:space="preserve">foraging </w:delText>
        </w:r>
      </w:del>
      <w:r w:rsidR="00A979F4">
        <w:rPr>
          <w:lang w:val="en-CA"/>
        </w:rPr>
        <w:t>behaviours</w:t>
      </w:r>
      <w:r w:rsidR="00636FCB">
        <w:rPr>
          <w:lang w:val="en-CA"/>
        </w:rPr>
        <w:t xml:space="preserve"> </w:t>
      </w:r>
      <w:r w:rsidR="00636FCB">
        <w:rPr>
          <w:lang w:val="en-CA"/>
        </w:rPr>
        <w:fldChar w:fldCharType="begin" w:fldLock="1"/>
      </w:r>
      <w:r w:rsidR="008F47B0">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636FCB" w:rsidRPr="00636FCB">
        <w:rPr>
          <w:noProof/>
          <w:lang w:val="en-CA"/>
        </w:rPr>
        <w:t>(Heinrich 1979)</w:t>
      </w:r>
      <w:r w:rsidR="00636FCB">
        <w:rPr>
          <w:lang w:val="en-CA"/>
        </w:rPr>
        <w:fldChar w:fldCharType="end"/>
      </w:r>
      <w:r w:rsidR="00A979F4">
        <w:rPr>
          <w:lang w:val="en-CA"/>
        </w:rPr>
        <w:t>. To test this hypothesis,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w:t>
      </w:r>
      <w:del w:id="152" w:author="Sargent, Risa" w:date="2025-03-18T09:55:00Z">
        <w:r w:rsidR="00B774A2" w:rsidDel="00781D2B">
          <w:rPr>
            <w:lang w:val="en-CA"/>
          </w:rPr>
          <w:delText>restor</w:delText>
        </w:r>
        <w:r w:rsidR="00CD2E5A" w:rsidDel="00781D2B">
          <w:rPr>
            <w:lang w:val="en-CA"/>
          </w:rPr>
          <w:delText>ed habitat</w:delText>
        </w:r>
      </w:del>
      <w:ins w:id="153" w:author="Sargent, Risa" w:date="2025-03-18T09:55:00Z">
        <w:r w:rsidR="00781D2B">
          <w:rPr>
            <w:lang w:val="en-CA"/>
          </w:rPr>
          <w:t>restoration</w:t>
        </w:r>
      </w:ins>
      <w:r w:rsidR="00B774A2">
        <w:rPr>
          <w:lang w:val="en-CA"/>
        </w:rPr>
        <w:t xml:space="preserve">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del w:id="154" w:author="Sargent, Risa" w:date="2025-03-18T09:56:00Z">
        <w:r w:rsidR="00A76FDE" w:rsidDel="00781D2B">
          <w:rPr>
            <w:lang w:val="en-CA"/>
          </w:rPr>
          <w:delText xml:space="preserve">simple </w:delText>
        </w:r>
      </w:del>
      <w:ins w:id="155" w:author="Sargent, Risa" w:date="2025-03-18T09:56:00Z">
        <w:r w:rsidR="00781D2B">
          <w:rPr>
            <w:lang w:val="en-CA"/>
          </w:rPr>
          <w:t>simpl</w:t>
        </w:r>
        <w:r w:rsidR="00781D2B">
          <w:rPr>
            <w:lang w:val="en-CA"/>
          </w:rPr>
          <w:t>y</w:t>
        </w:r>
        <w:r w:rsidR="00781D2B">
          <w:rPr>
            <w:lang w:val="en-CA"/>
          </w:rPr>
          <w:t xml:space="preserve"> </w:t>
        </w:r>
      </w:ins>
      <w:r w:rsidR="00690360">
        <w:rPr>
          <w:lang w:val="en-CA"/>
        </w:rPr>
        <w:t xml:space="preserve">repeated </w:t>
      </w:r>
      <w:r w:rsidR="00A76FDE">
        <w:rPr>
          <w:lang w:val="en-CA"/>
        </w:rPr>
        <w:t>counts</w:t>
      </w:r>
      <w:ins w:id="156" w:author="Sargent, Risa" w:date="2025-03-18T09:56:00Z">
        <w:r w:rsidR="00781D2B">
          <w:rPr>
            <w:lang w:val="en-CA"/>
          </w:rPr>
          <w:t xml:space="preserve"> collected</w:t>
        </w:r>
      </w:ins>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w:t>
      </w:r>
      <w:ins w:id="157" w:author="Sargent, Risa" w:date="2025-03-18T09:56:00Z">
        <w:r w:rsidR="003E57ED">
          <w:rPr>
            <w:lang w:val="en-CA"/>
          </w:rPr>
          <w:t xml:space="preserve">then </w:t>
        </w:r>
      </w:ins>
      <w:r w:rsidR="005D1A9C">
        <w:rPr>
          <w:lang w:val="en-CA"/>
        </w:rPr>
        <w:t xml:space="preserve">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CD2E5A">
        <w:rPr>
          <w:lang w:val="en-CA"/>
        </w:rPr>
        <w:t>how</w:t>
      </w:r>
      <w:r w:rsidR="00A03011">
        <w:rPr>
          <w:lang w:val="en-CA"/>
        </w:rPr>
        <w:t xml:space="preserve"> imperfect </w:t>
      </w:r>
      <w:r w:rsidR="002F0837">
        <w:rPr>
          <w:lang w:val="en-CA"/>
        </w:rPr>
        <w:t>detection</w:t>
      </w:r>
      <w:r w:rsidR="00CB5843">
        <w:rPr>
          <w:lang w:val="en-CA"/>
        </w:rPr>
        <w:t xml:space="preserve"> </w:t>
      </w:r>
      <w:r w:rsidR="00A03011">
        <w:rPr>
          <w:lang w:val="en-CA"/>
        </w:rPr>
        <w:t>influenced</w:t>
      </w:r>
      <w:r w:rsidR="00465ED3">
        <w:rPr>
          <w:lang w:val="en-CA"/>
        </w:rPr>
        <w:t xml:space="preserve"> </w:t>
      </w:r>
      <w:ins w:id="158" w:author="Sargent, Risa" w:date="2025-03-18T09:56:00Z">
        <w:r w:rsidR="003E57ED">
          <w:rPr>
            <w:lang w:val="en-CA"/>
          </w:rPr>
          <w:t xml:space="preserve">our </w:t>
        </w:r>
      </w:ins>
      <w:r w:rsidR="002F0837">
        <w:rPr>
          <w:lang w:val="en-CA"/>
        </w:rPr>
        <w:t>estimate</w:t>
      </w:r>
      <w:r w:rsidR="00CB5843">
        <w:rPr>
          <w:lang w:val="en-CA"/>
        </w:rPr>
        <w:t>s of</w:t>
      </w:r>
      <w:ins w:id="159" w:author="Sargent, Risa" w:date="2025-03-18T09:56:00Z">
        <w:r w:rsidR="0023711F">
          <w:rPr>
            <w:lang w:val="en-CA"/>
          </w:rPr>
          <w:t xml:space="preserve"> the </w:t>
        </w:r>
      </w:ins>
      <w:del w:id="160" w:author="Sargent, Risa" w:date="2025-03-18T09:56:00Z">
        <w:r w:rsidR="002F0837" w:rsidDel="0023711F">
          <w:rPr>
            <w:lang w:val="en-CA"/>
          </w:rPr>
          <w:delText xml:space="preserve"> a </w:delText>
        </w:r>
        <w:r w:rsidR="00465ED3" w:rsidDel="0023711F">
          <w:rPr>
            <w:lang w:val="en-CA"/>
          </w:rPr>
          <w:delText xml:space="preserve">potential </w:delText>
        </w:r>
      </w:del>
      <w:r w:rsidR="002F0837">
        <w:rPr>
          <w:lang w:val="en-CA"/>
        </w:rPr>
        <w:t>driver</w:t>
      </w:r>
      <w:ins w:id="161" w:author="Sargent, Risa" w:date="2025-03-18T09:56:00Z">
        <w:r w:rsidR="0023711F">
          <w:rPr>
            <w:lang w:val="en-CA"/>
          </w:rPr>
          <w:t>s</w:t>
        </w:r>
      </w:ins>
      <w:r w:rsidR="002F0837">
        <w:rPr>
          <w:lang w:val="en-CA"/>
        </w:rPr>
        <w:t xml:space="preserve"> of insect abundance.</w:t>
      </w:r>
    </w:p>
    <w:p w14:paraId="1AB700CA" w14:textId="1D9FF450"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r w:rsidR="00C37A6C">
        <w:rPr>
          <w:lang w:val="en-CA"/>
        </w:rPr>
        <w:t>In particular</w:t>
      </w:r>
      <w:r w:rsidR="00065B2F">
        <w:rPr>
          <w:lang w:val="en-CA"/>
        </w:rPr>
        <w:t xml:space="preserve">, </w:t>
      </w:r>
      <w:r w:rsidR="00C37A6C">
        <w:rPr>
          <w:lang w:val="en-CA"/>
        </w:rPr>
        <w:t>we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w:t>
      </w:r>
      <w:r w:rsidR="00C37A6C" w:rsidRPr="00636FCB">
        <w:rPr>
          <w:lang w:val="en-CA"/>
        </w:rPr>
        <w:t>to estimate</w:t>
      </w:r>
      <w:r w:rsidR="00C37A6C">
        <w:rPr>
          <w:lang w:val="en-CA"/>
        </w:rPr>
        <w:t xml:space="preserve"> an abundance covariate despite </w:t>
      </w:r>
      <w:r w:rsidR="00DF3690">
        <w:rPr>
          <w:lang w:val="en-CA"/>
        </w:rPr>
        <w:t xml:space="preserve">a </w:t>
      </w:r>
      <w:r w:rsidR="00C37A6C">
        <w:rPr>
          <w:lang w:val="en-CA"/>
        </w:rPr>
        <w:t xml:space="preserve">confounding effect on </w:t>
      </w:r>
      <w:r w:rsidR="00C37A6C">
        <w:rPr>
          <w:lang w:val="en-CA"/>
        </w:rPr>
        <w:lastRenderedPageBreak/>
        <w:t>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w:t>
      </w:r>
      <w:r w:rsidR="00636FCB">
        <w:rPr>
          <w:lang w:val="en-CA"/>
        </w:rPr>
        <w:t xml:space="preserve">used simulation to </w:t>
      </w:r>
      <w:r w:rsidR="00C81BAC">
        <w:rPr>
          <w:lang w:val="en-CA"/>
        </w:rPr>
        <w:t xml:space="preserve">test </w:t>
      </w:r>
      <w:r w:rsidR="00636FCB">
        <w:rPr>
          <w:lang w:val="en-CA"/>
        </w:rPr>
        <w:t xml:space="preserve">the degree to which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estimates </w:t>
      </w:r>
      <w:del w:id="162" w:author="Sargent, Risa" w:date="2025-03-18T09:57:00Z">
        <w:r w:rsidR="00636FCB" w:rsidDel="0023711F">
          <w:rPr>
            <w:lang w:val="en-CA"/>
          </w:rPr>
          <w:delText xml:space="preserve">for </w:delText>
        </w:r>
      </w:del>
      <w:ins w:id="163" w:author="Sargent, Risa" w:date="2025-03-18T09:57:00Z">
        <w:r w:rsidR="0023711F">
          <w:rPr>
            <w:lang w:val="en-CA"/>
          </w:rPr>
          <w:t>of</w:t>
        </w:r>
        <w:r w:rsidR="0023711F">
          <w:rPr>
            <w:lang w:val="en-CA"/>
          </w:rPr>
          <w:t xml:space="preserve"> </w:t>
        </w:r>
      </w:ins>
      <w:r w:rsidR="00636FCB">
        <w:rPr>
          <w:lang w:val="en-CA"/>
        </w:rPr>
        <w:t xml:space="preserve">an </w:t>
      </w:r>
      <w:commentRangeStart w:id="164"/>
      <w:r w:rsidR="00636FCB">
        <w:rPr>
          <w:lang w:val="en-CA"/>
        </w:rPr>
        <w:t xml:space="preserve">abundance covariate </w:t>
      </w:r>
      <w:commentRangeEnd w:id="164"/>
      <w:r w:rsidR="0023711F">
        <w:rPr>
          <w:rStyle w:val="CommentReference"/>
        </w:rPr>
        <w:commentReference w:id="164"/>
      </w:r>
      <w:r w:rsidR="00636FCB">
        <w:rPr>
          <w:lang w:val="en-CA"/>
        </w:rPr>
        <w:t>were</w:t>
      </w:r>
      <w:r w:rsidR="003C0CE2">
        <w:rPr>
          <w:lang w:val="en-CA"/>
        </w:rPr>
        <w:t xml:space="preserve"> </w:t>
      </w:r>
      <w:r w:rsidR="00C81BAC">
        <w:rPr>
          <w:lang w:val="en-CA"/>
        </w:rPr>
        <w:t>robust</w:t>
      </w:r>
      <w:r w:rsidR="00636FCB">
        <w:rPr>
          <w:lang w:val="en-CA"/>
        </w:rPr>
        <w:t xml:space="preserve"> to movement of individuals</w:t>
      </w:r>
      <w:r w:rsidR="00186F50">
        <w:rPr>
          <w:lang w:val="en-CA"/>
        </w:rPr>
        <w:t xml:space="preserve"> in/out of sampling areas, which</w:t>
      </w:r>
      <w:r w:rsidR="00D75D3A">
        <w:rPr>
          <w:lang w:val="en-CA"/>
        </w:rPr>
        <w:t xml:space="preserve"> </w:t>
      </w:r>
      <w:r w:rsidR="00C81BAC">
        <w:rPr>
          <w:lang w:val="en-CA"/>
        </w:rPr>
        <w:t>violat</w:t>
      </w:r>
      <w:r w:rsidR="00636FCB">
        <w:rPr>
          <w:lang w:val="en-CA"/>
        </w:rPr>
        <w:t>e</w:t>
      </w:r>
      <w:r w:rsidR="00D75D3A">
        <w:rPr>
          <w:lang w:val="en-CA"/>
        </w:rPr>
        <w:t>s</w:t>
      </w:r>
      <w:r w:rsidR="00636FCB">
        <w:rPr>
          <w:lang w:val="en-CA"/>
        </w:rPr>
        <w:t xml:space="preserve"> model assumptions </w:t>
      </w:r>
      <w:r w:rsidR="00C81BAC">
        <w:rPr>
          <w:lang w:val="en-CA"/>
        </w:rPr>
        <w:t xml:space="preserve">of </w:t>
      </w:r>
      <w:commentRangeStart w:id="165"/>
      <w:r w:rsidR="00C81BAC">
        <w:rPr>
          <w:lang w:val="en-CA"/>
        </w:rPr>
        <w:t>population closure</w:t>
      </w:r>
      <w:commentRangeEnd w:id="165"/>
      <w:r w:rsidR="00636FCB">
        <w:rPr>
          <w:rStyle w:val="CommentReference"/>
        </w:rPr>
        <w:commentReference w:id="165"/>
      </w:r>
      <w:r w:rsidR="00A64303">
        <w:rPr>
          <w:lang w:val="en-CA"/>
        </w:rPr>
        <w:t xml:space="preserve">. </w:t>
      </w:r>
      <w:r w:rsidR="00C81BAC">
        <w:rPr>
          <w:lang w:val="en-CA"/>
        </w:rPr>
        <w:t xml:space="preserve">To do so, we varied the probability that individual insects </w:t>
      </w:r>
      <w:r w:rsidR="00CD2E5A">
        <w:rPr>
          <w:lang w:val="en-CA"/>
        </w:rPr>
        <w:t xml:space="preserve">from the site superpopulation </w:t>
      </w:r>
      <w:r w:rsidR="00D75D3A">
        <w:rPr>
          <w:lang w:val="en-CA"/>
        </w:rPr>
        <w:t>remained within a sampling area</w:t>
      </w:r>
      <w:r w:rsidR="00C81BAC">
        <w:rPr>
          <w:lang w:val="en-CA"/>
        </w:rPr>
        <w:t xml:space="preserve"> between successive surveys, while simultaneously varying whether th</w:t>
      </w:r>
      <w:r w:rsidR="00DF3690">
        <w:rPr>
          <w:lang w:val="en-CA"/>
        </w:rPr>
        <w:t>o</w:t>
      </w:r>
      <w:r w:rsidR="00C81BAC">
        <w:rPr>
          <w:lang w:val="en-CA"/>
        </w:rPr>
        <w:t>se odds were impacted by a site environmental covariate</w:t>
      </w:r>
      <w:r w:rsidR="00CD2E5A">
        <w:rPr>
          <w:lang w:val="en-CA"/>
        </w:rPr>
        <w:t xml:space="preserve">. We </w:t>
      </w:r>
      <w:r w:rsidR="00D75D3A">
        <w:rPr>
          <w:lang w:val="en-CA"/>
        </w:rPr>
        <w:t>then assessed accuracy of covariate estimates</w:t>
      </w:r>
      <w:r w:rsidR="00C81BAC">
        <w:rPr>
          <w:lang w:val="en-CA"/>
        </w:rPr>
        <w:t>.</w:t>
      </w:r>
      <w:r w:rsidR="009D0352">
        <w:rPr>
          <w:lang w:val="en-CA"/>
        </w:rPr>
        <w:t xml:space="preserve"> </w:t>
      </w:r>
      <w:r w:rsidR="00DF3690">
        <w:rPr>
          <w:lang w:val="en-CA"/>
        </w:rPr>
        <w:t xml:space="preserve">In combination, </w:t>
      </w:r>
      <w:r w:rsidR="00E106FF">
        <w:rPr>
          <w:lang w:val="en-CA"/>
        </w:rPr>
        <w:t xml:space="preserve">our field </w:t>
      </w:r>
      <w:commentRangeStart w:id="166"/>
      <w:commentRangeStart w:id="167"/>
      <w:r w:rsidR="00E106FF">
        <w:rPr>
          <w:lang w:val="en-CA"/>
        </w:rPr>
        <w:t>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commentRangeEnd w:id="166"/>
      <w:r w:rsidR="001B3A73">
        <w:rPr>
          <w:rStyle w:val="CommentReference"/>
        </w:rPr>
        <w:commentReference w:id="166"/>
      </w:r>
      <w:commentRangeEnd w:id="167"/>
      <w:r w:rsidR="00B716C3">
        <w:rPr>
          <w:rStyle w:val="CommentReference"/>
        </w:rPr>
        <w:commentReference w:id="167"/>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75279E33"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ins w:id="168" w:author="Sargent, Risa" w:date="2025-03-18T09:59:00Z">
        <w:r w:rsidR="000644EE">
          <w:rPr>
            <w:lang w:val="en-CA"/>
          </w:rPr>
          <w:t xml:space="preserve">urban </w:t>
        </w:r>
      </w:ins>
      <w:del w:id="169" w:author="Sargent, Risa" w:date="2025-03-18T09:59:00Z">
        <w:r w:rsidR="000D7E55" w:rsidDel="000644EE">
          <w:rPr>
            <w:lang w:val="en-CA"/>
          </w:rPr>
          <w:delText xml:space="preserve">habitat </w:delText>
        </w:r>
      </w:del>
      <w:r w:rsidR="000D7E55">
        <w:rPr>
          <w:lang w:val="en-CA"/>
        </w:rPr>
        <w:t>restoration</w:t>
      </w:r>
      <w:r w:rsidR="00B33FC4" w:rsidRPr="004B72C9">
        <w:rPr>
          <w:lang w:val="en-CA"/>
        </w:rPr>
        <w:t xml:space="preserve"> on</w:t>
      </w:r>
      <w:r w:rsidR="00DF3690">
        <w:rPr>
          <w:lang w:val="en-CA"/>
        </w:rPr>
        <w:t xml:space="preserve"> </w:t>
      </w:r>
      <w:r w:rsidR="00B33FC4" w:rsidRPr="004B72C9">
        <w:rPr>
          <w:lang w:val="en-CA"/>
        </w:rPr>
        <w:t>the</w:t>
      </w:r>
      <w:r w:rsidR="002766E7">
        <w:rPr>
          <w:lang w:val="en-CA"/>
        </w:rPr>
        <w:t xml:space="preserve"> detectability </w:t>
      </w:r>
      <w:r w:rsidR="00A4489A">
        <w:rPr>
          <w:lang w:val="en-CA"/>
        </w:rPr>
        <w:t xml:space="preserve">and abundance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w:t>
      </w:r>
      <w:del w:id="170" w:author="Sargent, Risa" w:date="2025-03-18T09:59:00Z">
        <w:r w:rsidR="00E331CB" w:rsidDel="000644EE">
          <w:rPr>
            <w:lang w:val="en-CA"/>
          </w:rPr>
          <w:delText xml:space="preserve">forms </w:delText>
        </w:r>
      </w:del>
      <w:ins w:id="171" w:author="Sargent, Risa" w:date="2025-03-18T09:59:00Z">
        <w:r w:rsidR="000644EE">
          <w:rPr>
            <w:lang w:val="en-CA"/>
          </w:rPr>
          <w:t>type</w:t>
        </w:r>
        <w:r w:rsidR="000644EE">
          <w:rPr>
            <w:lang w:val="en-CA"/>
          </w:rPr>
          <w:t xml:space="preserve">s </w:t>
        </w:r>
      </w:ins>
      <w:r w:rsidR="00E331CB">
        <w:rPr>
          <w:lang w:val="en-CA"/>
        </w:rPr>
        <w:t xml:space="preserve">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w:t>
      </w:r>
      <w:commentRangeStart w:id="172"/>
      <w:commentRangeStart w:id="173"/>
      <w:r w:rsidR="00382736">
        <w:rPr>
          <w:lang w:val="en-CA"/>
        </w:rPr>
        <w:t xml:space="preserve">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commentRangeEnd w:id="172"/>
      <w:r w:rsidR="00B716C3">
        <w:rPr>
          <w:rStyle w:val="CommentReference"/>
        </w:rPr>
        <w:commentReference w:id="172"/>
      </w:r>
      <w:commentRangeEnd w:id="173"/>
      <w:r w:rsidR="00A4489A">
        <w:rPr>
          <w:rStyle w:val="CommentReference"/>
        </w:rPr>
        <w:commentReference w:id="173"/>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6DF691C6" w:rsidR="00B33FC4" w:rsidRDefault="00B33FC4" w:rsidP="00B33FC4">
      <w:pPr>
        <w:spacing w:line="480" w:lineRule="auto"/>
        <w:ind w:firstLine="720"/>
        <w:rPr>
          <w:lang w:val="en-CA"/>
        </w:rPr>
      </w:pPr>
      <w:r>
        <w:rPr>
          <w:lang w:val="en-CA"/>
        </w:rPr>
        <w:lastRenderedPageBreak/>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EF16A8">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BA096B" w:rsidRPr="00BA096B">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15C0EC08"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xml:space="preserve">. Targeting our sampling at the timing of peak </w:t>
      </w:r>
      <w:r w:rsidR="00224972">
        <w:rPr>
          <w:lang w:val="en-CA"/>
        </w:rPr>
        <w:lastRenderedPageBreak/>
        <w:t xml:space="preserve">abundance allowed us to limit </w:t>
      </w:r>
      <w:r w:rsidR="00794C6E">
        <w:rPr>
          <w:lang w:val="en-CA"/>
        </w:rPr>
        <w:t>variation in site</w:t>
      </w:r>
      <w:r w:rsidR="00224972">
        <w:rPr>
          <w:lang w:val="en-CA"/>
        </w:rPr>
        <w:t xml:space="preserve"> abundance caused by rapid births or deaths.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BA096B">
        <w:rPr>
          <w:lang w:val="en-CA"/>
        </w:rPr>
        <w:t>Our surveys</w:t>
      </w:r>
      <w:r w:rsidR="002E18EA">
        <w:rPr>
          <w:lang w:val="en-CA"/>
        </w:rPr>
        <w:t xml:space="preserve"> only </w:t>
      </w:r>
      <w:r w:rsidR="00BA096B">
        <w:rPr>
          <w:lang w:val="en-CA"/>
        </w:rPr>
        <w:t>targeted</w:t>
      </w:r>
      <w:r w:rsidR="002E18EA">
        <w:rPr>
          <w:lang w:val="en-CA"/>
        </w:rPr>
        <w:t xml:space="preserve">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16579766"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lastRenderedPageBreak/>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52E8439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w:t>
      </w:r>
      <w:commentRangeStart w:id="174"/>
      <w:commentRangeStart w:id="175"/>
      <w:r w:rsidR="006418B5" w:rsidRPr="005E3E53">
        <w:rPr>
          <w:rFonts w:eastAsiaTheme="minorEastAsia"/>
          <w:lang w:val="en-CA"/>
        </w:rPr>
        <w:t>strong</w:t>
      </w:r>
      <w:commentRangeEnd w:id="174"/>
      <w:r w:rsidR="00FC3679">
        <w:rPr>
          <w:rStyle w:val="CommentReference"/>
        </w:rPr>
        <w:commentReference w:id="174"/>
      </w:r>
      <w:commentRangeEnd w:id="175"/>
      <w:r w:rsidR="00794C6E">
        <w:rPr>
          <w:rStyle w:val="CommentReference"/>
        </w:rPr>
        <w:commentReference w:id="175"/>
      </w:r>
      <w:r w:rsidR="006418B5" w:rsidRPr="005E3E53">
        <w:rPr>
          <w:rFonts w:eastAsiaTheme="minorEastAsia"/>
          <w:lang w:val="en-CA"/>
        </w:rPr>
        <w:t xml:space="preserve">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794C6E">
        <w:rPr>
          <w:rFonts w:eastAsiaTheme="minorEastAsia"/>
          <w:lang w:val="en-CA"/>
        </w:rPr>
        <w:t xml:space="preserve"> (Figure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65A364D"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11688623"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w:t>
      </w:r>
      <w:r w:rsidR="0001365E">
        <w:rPr>
          <w:rFonts w:eastAsiaTheme="minorEastAsia"/>
          <w:lang w:val="en-CA"/>
        </w:rPr>
        <w:t xml:space="preserve">n </w:t>
      </w:r>
      <w:r w:rsidR="00E758D4" w:rsidRPr="005E3E53">
        <w:rPr>
          <w:lang w:val="en-CA"/>
        </w:rPr>
        <w:t xml:space="preserve">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F26296" w:rsidRPr="005E3E53">
        <w:rPr>
          <w:rFonts w:eastAsiaTheme="minorEastAsia"/>
          <w:lang w:val="en-CA"/>
        </w:rPr>
        <w:t>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w:lastRenderedPageBreak/>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lastRenderedPageBreak/>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2DBFDBD5"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w:t>
      </w:r>
      <w:r w:rsidR="00621436">
        <w:rPr>
          <w:rFonts w:eastAsiaTheme="minorEastAsia"/>
          <w:lang w:val="en-CA"/>
        </w:rPr>
        <w:lastRenderedPageBreak/>
        <w:t xml:space="preserve">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76CB3A6A"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w:t>
      </w:r>
      <w:commentRangeStart w:id="176"/>
      <w:commentRangeStart w:id="177"/>
      <w:commentRangeStart w:id="178"/>
      <w:r w:rsidR="00676C2E">
        <w:rPr>
          <w:lang w:val="en-CA"/>
        </w:rPr>
        <w:t>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commentRangeEnd w:id="176"/>
      <w:r w:rsidR="006D7030">
        <w:rPr>
          <w:rStyle w:val="CommentReference"/>
        </w:rPr>
        <w:commentReference w:id="176"/>
      </w:r>
      <w:commentRangeEnd w:id="177"/>
      <w:r w:rsidR="0001365E">
        <w:rPr>
          <w:rStyle w:val="CommentReference"/>
        </w:rPr>
        <w:commentReference w:id="177"/>
      </w:r>
      <w:commentRangeEnd w:id="178"/>
      <w:r w:rsidR="000644EE">
        <w:rPr>
          <w:rStyle w:val="CommentReference"/>
        </w:rPr>
        <w:commentReference w:id="178"/>
      </w:r>
      <w:r w:rsidR="00B30FA7">
        <w:rPr>
          <w:lang w:val="en-CA"/>
        </w:rPr>
        <w:t>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1C139C4F" w:rsidR="00B05A68" w:rsidRDefault="00676C2E" w:rsidP="00676C2E">
      <w:pPr>
        <w:spacing w:line="480" w:lineRule="auto"/>
        <w:rPr>
          <w:lang w:val="en-CA"/>
        </w:rPr>
      </w:pPr>
      <w:r>
        <w:rPr>
          <w:lang w:val="en-CA"/>
        </w:rPr>
        <w:tab/>
        <w:t xml:space="preserve">We used this simulation </w:t>
      </w:r>
      <w:del w:id="179" w:author="Sargent, Risa" w:date="2025-03-18T10:01:00Z">
        <w:r w:rsidR="000E0E06" w:rsidDel="00082517">
          <w:rPr>
            <w:lang w:val="en-CA"/>
          </w:rPr>
          <w:delText xml:space="preserve">routine </w:delText>
        </w:r>
      </w:del>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t>
      </w:r>
      <w:r w:rsidR="00D94CD1">
        <w:rPr>
          <w:lang w:val="en-CA"/>
        </w:rPr>
        <w:lastRenderedPageBreak/>
        <w:t>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w:t>
      </w:r>
      <w:commentRangeStart w:id="180"/>
      <w:commentRangeStart w:id="181"/>
      <w:commentRangeStart w:id="182"/>
      <w:r w:rsidR="00D94CD1">
        <w:rPr>
          <w:lang w:val="en-CA"/>
        </w:rPr>
        <w:t>an</w:t>
      </w:r>
      <w:r w:rsidR="00DA5FC7">
        <w:rPr>
          <w:lang w:val="en-CA"/>
        </w:rPr>
        <w:t>other</w:t>
      </w:r>
      <w:r w:rsidR="00D94CD1">
        <w:rPr>
          <w:lang w:val="en-CA"/>
        </w:rPr>
        <w:t xml:space="preserve"> </w:t>
      </w:r>
      <w:r w:rsidR="007F4AB9">
        <w:rPr>
          <w:lang w:val="en-CA"/>
        </w:rPr>
        <w:t xml:space="preserve">hypothesized driver </w:t>
      </w:r>
      <w:r w:rsidR="009224E6">
        <w:rPr>
          <w:lang w:val="en-CA"/>
        </w:rPr>
        <w:t xml:space="preserve">that might also impact detection </w:t>
      </w:r>
      <w:r w:rsidR="007F4AB9">
        <w:rPr>
          <w:lang w:val="en-CA"/>
        </w:rPr>
        <w:t>such as land cover</w:t>
      </w:r>
      <w:r w:rsidR="009224E6">
        <w:rPr>
          <w:lang w:val="en-CA"/>
        </w:rPr>
        <w:t xml:space="preserve"> or the </w:t>
      </w:r>
      <w:r w:rsidR="00750E1F">
        <w:rPr>
          <w:lang w:val="en-CA"/>
        </w:rPr>
        <w:t xml:space="preserve">presence of an </w:t>
      </w:r>
      <w:r w:rsidR="00DA5FC7">
        <w:rPr>
          <w:lang w:val="en-CA"/>
        </w:rPr>
        <w:t xml:space="preserve">invasive species </w:t>
      </w:r>
      <w:r w:rsidR="009224E6">
        <w:rPr>
          <w:lang w:val="en-CA"/>
        </w:rPr>
        <w:t xml:space="preserve">or </w:t>
      </w:r>
      <w:r w:rsidR="00750E1F">
        <w:rPr>
          <w:lang w:val="en-CA"/>
        </w:rPr>
        <w:t>pollutant</w:t>
      </w:r>
      <w:r w:rsidR="00B05A68">
        <w:rPr>
          <w:lang w:val="en-CA"/>
        </w:rPr>
        <w:t xml:space="preserve">. </w:t>
      </w:r>
      <w:commentRangeEnd w:id="180"/>
      <w:r w:rsidR="00951C93">
        <w:rPr>
          <w:rStyle w:val="CommentReference"/>
        </w:rPr>
        <w:commentReference w:id="180"/>
      </w:r>
      <w:commentRangeEnd w:id="181"/>
      <w:r w:rsidR="009224E6">
        <w:rPr>
          <w:rStyle w:val="CommentReference"/>
        </w:rPr>
        <w:commentReference w:id="181"/>
      </w:r>
      <w:commentRangeEnd w:id="182"/>
      <w:r w:rsidR="00A57069">
        <w:rPr>
          <w:rStyle w:val="CommentReference"/>
        </w:rPr>
        <w:commentReference w:id="182"/>
      </w:r>
      <w:r w:rsidR="00B05A68">
        <w:rPr>
          <w:lang w:val="en-CA"/>
        </w:rPr>
        <w:t xml:space="preserve">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2D474168"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C66E5F">
        <w:rPr>
          <w:lang w:val="en-CA"/>
        </w:rPr>
        <w:t>ten</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lastRenderedPageBreak/>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4A9AE079"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 xml:space="preserve">an ability for individuals to </w:t>
      </w:r>
      <w:r w:rsidR="00186F50">
        <w:rPr>
          <w:rFonts w:eastAsiaTheme="minorEastAsia"/>
          <w:lang w:val="en-CA"/>
        </w:rPr>
        <w:t>move in/out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BA38EB">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186F50">
        <w:rPr>
          <w:rFonts w:eastAsiaTheme="minorEastAsia"/>
          <w:lang w:val="en-CA"/>
        </w:rPr>
        <w:t>moved</w:t>
      </w:r>
      <w:r w:rsidR="00A96686">
        <w:rPr>
          <w:rFonts w:eastAsiaTheme="minorEastAsia"/>
          <w:lang w:val="en-CA"/>
        </w:rPr>
        <w:t xml:space="preserve"> </w:t>
      </w:r>
      <w:r w:rsidR="00186F50">
        <w:rPr>
          <w:rFonts w:eastAsiaTheme="minorEastAsia"/>
          <w:lang w:val="en-CA"/>
        </w:rPr>
        <w:t>in</w:t>
      </w:r>
      <w:r w:rsidR="00A96686">
        <w:rPr>
          <w:rFonts w:eastAsiaTheme="minorEastAsia"/>
          <w:lang w:val="en-CA"/>
        </w:rPr>
        <w:t>to a site</w:t>
      </w:r>
      <w:r w:rsidR="00186F50">
        <w:rPr>
          <w:rFonts w:eastAsiaTheme="minorEastAsia"/>
          <w:lang w:val="en-CA"/>
        </w:rPr>
        <w:t>’s sampling area</w:t>
      </w:r>
      <w:r w:rsidR="00A96686">
        <w:rPr>
          <w:rFonts w:eastAsiaTheme="minorEastAsia"/>
          <w:lang w:val="en-CA"/>
        </w:rPr>
        <w:t xml:space="preserve"> </w:t>
      </w:r>
      <w:r w:rsidR="00186F50">
        <w:rPr>
          <w:rFonts w:eastAsiaTheme="minorEastAsia"/>
          <w:lang w:val="en-CA"/>
        </w:rPr>
        <w:t>during</w:t>
      </w:r>
      <w:r w:rsidR="00A96686">
        <w:rPr>
          <w:rFonts w:eastAsiaTheme="minorEastAsia"/>
          <w:lang w:val="en-CA"/>
        </w:rPr>
        <w:t xml:space="preserve"> </w:t>
      </w:r>
      <w:r w:rsidR="00186F50">
        <w:rPr>
          <w:rFonts w:eastAsiaTheme="minorEastAsia"/>
          <w:lang w:val="en-CA"/>
        </w:rPr>
        <w:t xml:space="preserve">the </w:t>
      </w:r>
      <w:r w:rsidR="00A96686">
        <w:rPr>
          <w:rFonts w:eastAsiaTheme="minorEastAsia"/>
          <w:lang w:val="en-CA"/>
        </w:rPr>
        <w:t xml:space="preserve">time of </w:t>
      </w:r>
      <w:r w:rsidR="00186F50">
        <w:rPr>
          <w:rFonts w:eastAsiaTheme="minorEastAsia"/>
          <w:lang w:val="en-CA"/>
        </w:rPr>
        <w:t>a</w:t>
      </w:r>
      <w:r w:rsidR="00A96686">
        <w:rPr>
          <w:rFonts w:eastAsiaTheme="minorEastAsia"/>
          <w:lang w:val="en-CA"/>
        </w:rPr>
        <w:t xml:space="preserve"> survey</w:t>
      </w:r>
      <w:r w:rsidR="00186F50">
        <w:rPr>
          <w:rFonts w:eastAsiaTheme="minorEastAsia"/>
          <w:lang w:val="en-CA"/>
        </w:rPr>
        <w:t xml:space="preserve"> event</w:t>
      </w:r>
      <w:r w:rsidR="00647EC5">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12"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19ACBA28"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w:t>
      </w:r>
      <w:r w:rsidR="00890C44">
        <w:rPr>
          <w:lang w:val="en-CA"/>
        </w:rPr>
        <w:lastRenderedPageBreak/>
        <w:t>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decreasing baseline detection rate. </w:t>
      </w:r>
      <w:proofErr w:type="spellStart"/>
      <w:r w:rsidR="00B6487C">
        <w:rPr>
          <w:lang w:val="en-CA"/>
        </w:rPr>
        <w:t>M</w:t>
      </w:r>
      <w:r w:rsidR="00562F17">
        <w:rPr>
          <w:lang w:val="en-CA"/>
        </w:rPr>
        <w:t>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169FF0AF" w:rsidR="009E43CD" w:rsidRDefault="009E43CD" w:rsidP="007B0A94">
      <w:pPr>
        <w:spacing w:line="480" w:lineRule="auto"/>
        <w:ind w:firstLine="720"/>
        <w:rPr>
          <w:lang w:val="en-CA"/>
        </w:rPr>
      </w:pPr>
      <w:r>
        <w:rPr>
          <w:lang w:val="en-CA"/>
        </w:rPr>
        <w:lastRenderedPageBreak/>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immigration/emigration was unrelated to whether or not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w:t>
      </w:r>
      <w:r w:rsidR="00DE1603">
        <w:rPr>
          <w:lang w:val="en-CA"/>
        </w:rPr>
        <w:t>i</w:t>
      </w:r>
      <w:r w:rsidR="00B63137">
        <w:rPr>
          <w:lang w:val="en-CA"/>
        </w:rPr>
        <w:t>mix</w:t>
      </w:r>
      <w:proofErr w:type="spellEnd"/>
      <w:r w:rsidR="00B63137">
        <w:rPr>
          <w:lang w:val="en-CA"/>
        </w:rPr>
        <w:t xml:space="preserve">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w:t>
      </w:r>
      <w:r w:rsidR="004B3DE1">
        <w:rPr>
          <w:lang w:val="en-CA"/>
        </w:rPr>
        <w:lastRenderedPageBreak/>
        <w:t>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a magnitude </w:t>
      </w:r>
      <w:r w:rsidR="001E3A16">
        <w:rPr>
          <w:lang w:val="en-CA"/>
        </w:rPr>
        <w:t xml:space="preserve">of 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7C40B310" w:rsidR="00420013" w:rsidRDefault="00A96686" w:rsidP="00D12B5E">
      <w:pPr>
        <w:spacing w:line="480" w:lineRule="auto"/>
        <w:ind w:firstLine="720"/>
        <w:rPr>
          <w:lang w:val="en-CA"/>
        </w:rPr>
      </w:pPr>
      <w:r>
        <w:rPr>
          <w:lang w:val="en-CA"/>
        </w:rPr>
        <w:t xml:space="preserve">To develop evidence-based strategies </w:t>
      </w:r>
      <w:del w:id="183" w:author="Sargent, Risa" w:date="2025-03-18T10:04:00Z">
        <w:r w:rsidDel="00FB4BA3">
          <w:rPr>
            <w:lang w:val="en-CA"/>
          </w:rPr>
          <w:delText xml:space="preserve">for </w:delText>
        </w:r>
      </w:del>
      <w:ins w:id="184" w:author="Sargent, Risa" w:date="2025-03-18T10:04:00Z">
        <w:r w:rsidR="00FB4BA3">
          <w:rPr>
            <w:lang w:val="en-CA"/>
          </w:rPr>
          <w:t xml:space="preserve">to </w:t>
        </w:r>
      </w:ins>
      <w:del w:id="185" w:author="Sargent, Risa" w:date="2025-03-18T10:04:00Z">
        <w:r w:rsidDel="00FB4BA3">
          <w:rPr>
            <w:lang w:val="en-CA"/>
          </w:rPr>
          <w:delText xml:space="preserve">mitigating </w:delText>
        </w:r>
      </w:del>
      <w:ins w:id="186" w:author="Sargent, Risa" w:date="2025-03-18T10:04:00Z">
        <w:r w:rsidR="00FB4BA3">
          <w:rPr>
            <w:lang w:val="en-CA"/>
          </w:rPr>
          <w:t>mitigat</w:t>
        </w:r>
        <w:r w:rsidR="00FB4BA3">
          <w:rPr>
            <w:lang w:val="en-CA"/>
          </w:rPr>
          <w:t>e</w:t>
        </w:r>
        <w:r w:rsidR="00FB4BA3">
          <w:rPr>
            <w:lang w:val="en-CA"/>
          </w:rPr>
          <w:t xml:space="preserve"> </w:t>
        </w:r>
      </w:ins>
      <w:r>
        <w:rPr>
          <w:lang w:val="en-CA"/>
        </w:rPr>
        <w:t xml:space="preserve">or </w:t>
      </w:r>
      <w:del w:id="187" w:author="Sargent, Risa" w:date="2025-03-18T10:04:00Z">
        <w:r w:rsidDel="00FB4BA3">
          <w:rPr>
            <w:lang w:val="en-CA"/>
          </w:rPr>
          <w:delText xml:space="preserve">reversing </w:delText>
        </w:r>
      </w:del>
      <w:ins w:id="188" w:author="Sargent, Risa" w:date="2025-03-18T10:04:00Z">
        <w:r w:rsidR="00FB4BA3">
          <w:rPr>
            <w:lang w:val="en-CA"/>
          </w:rPr>
          <w:t>revers</w:t>
        </w:r>
        <w:r w:rsidR="00FB4BA3">
          <w:rPr>
            <w:lang w:val="en-CA"/>
          </w:rPr>
          <w:t>e</w:t>
        </w:r>
        <w:r w:rsidR="00FB4BA3">
          <w:rPr>
            <w:lang w:val="en-CA"/>
          </w:rPr>
          <w:t xml:space="preserve"> </w:t>
        </w:r>
      </w:ins>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w:t>
      </w:r>
      <w:del w:id="189" w:author="Sargent, Risa" w:date="2025-03-18T10:05:00Z">
        <w:r w:rsidR="00EE7A70" w:rsidDel="00FB4BA3">
          <w:rPr>
            <w:lang w:val="en-CA"/>
          </w:rPr>
          <w:delText>it is important that we better</w:delText>
        </w:r>
      </w:del>
      <w:ins w:id="190" w:author="Sargent, Risa" w:date="2025-03-18T10:05:00Z">
        <w:r w:rsidR="00FB4BA3">
          <w:rPr>
            <w:lang w:val="en-CA"/>
          </w:rPr>
          <w:t>we need a clearer</w:t>
        </w:r>
      </w:ins>
      <w:r w:rsidR="00EE7A70">
        <w:rPr>
          <w:lang w:val="en-CA"/>
        </w:rPr>
        <w:t xml:space="preserve"> understand</w:t>
      </w:r>
      <w:ins w:id="191" w:author="Sargent, Risa" w:date="2025-03-18T10:05:00Z">
        <w:r w:rsidR="00FB4BA3">
          <w:rPr>
            <w:lang w:val="en-CA"/>
          </w:rPr>
          <w:t>ing of</w:t>
        </w:r>
      </w:ins>
      <w:r w:rsidR="00EE7A70">
        <w:rPr>
          <w:lang w:val="en-CA"/>
        </w:rPr>
        <w:t xml:space="preserve">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0AAEDF06" w:rsidR="00941154" w:rsidRDefault="00420013" w:rsidP="00D12B5E">
      <w:pPr>
        <w:spacing w:line="480" w:lineRule="auto"/>
        <w:ind w:firstLine="720"/>
        <w:rPr>
          <w:lang w:val="en-CA"/>
        </w:rPr>
      </w:pPr>
      <w:r>
        <w:rPr>
          <w:lang w:val="en-CA"/>
        </w:rPr>
        <w:t xml:space="preserve">Using an existing </w:t>
      </w:r>
      <w:del w:id="192" w:author="Sargent, Risa" w:date="2025-03-18T10:06:00Z">
        <w:r w:rsidDel="00FB4BA3">
          <w:rPr>
            <w:lang w:val="en-CA"/>
          </w:rPr>
          <w:delText xml:space="preserve">natural </w:delText>
        </w:r>
      </w:del>
      <w:r>
        <w:rPr>
          <w:lang w:val="en-CA"/>
        </w:rPr>
        <w:t xml:space="preserve">experimental </w:t>
      </w:r>
      <w:ins w:id="193" w:author="Sargent, Risa" w:date="2025-03-18T10:06:00Z">
        <w:r w:rsidR="00FB4BA3">
          <w:rPr>
            <w:lang w:val="en-CA"/>
          </w:rPr>
          <w:t>design</w:t>
        </w:r>
      </w:ins>
      <w:del w:id="194" w:author="Sargent, Risa" w:date="2025-03-18T10:06:00Z">
        <w:r w:rsidDel="00FB4BA3">
          <w:rPr>
            <w:lang w:val="en-CA"/>
          </w:rPr>
          <w:delText>system</w:delText>
        </w:r>
      </w:del>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w:t>
      </w:r>
      <w:proofErr w:type="spellStart"/>
      <w:r w:rsidR="001F209A">
        <w:rPr>
          <w:lang w:val="en-CA"/>
        </w:rPr>
        <w:t>multimix</w:t>
      </w:r>
      <w:proofErr w:type="spellEnd"/>
      <w:r w:rsidR="001F209A">
        <w:rPr>
          <w:lang w:val="en-CA"/>
        </w:rPr>
        <w:t xml:space="preserve"> </w:t>
      </w:r>
      <w:r w:rsidR="007A2ABA">
        <w:rPr>
          <w:lang w:val="en-CA"/>
        </w:rPr>
        <w:t xml:space="preserve">model for </w:t>
      </w:r>
      <w:r w:rsidR="001F209A">
        <w:rPr>
          <w:lang w:val="en-CA"/>
        </w:rPr>
        <w:t xml:space="preserve">mark-recapture </w:t>
      </w:r>
      <w:r>
        <w:rPr>
          <w:lang w:val="en-CA"/>
        </w:rPr>
        <w:t>and</w:t>
      </w:r>
      <w:r w:rsidR="007A2ABA">
        <w:rPr>
          <w:lang w:val="en-CA"/>
        </w:rPr>
        <w:t xml:space="preserve"> a</w:t>
      </w:r>
      <w:r w:rsidR="001F209A">
        <w:rPr>
          <w:lang w:val="en-CA"/>
        </w:rPr>
        <w:t xml:space="preserve"> </w:t>
      </w:r>
      <w:proofErr w:type="spellStart"/>
      <w:r w:rsidR="001F209A">
        <w:rPr>
          <w:lang w:val="en-CA"/>
        </w:rPr>
        <w:t>binmix</w:t>
      </w:r>
      <w:proofErr w:type="spellEnd"/>
      <w:r w:rsidR="001F209A">
        <w:rPr>
          <w:lang w:val="en-CA"/>
        </w:rPr>
        <w:t xml:space="preserve"> model</w:t>
      </w:r>
      <w:r>
        <w:rPr>
          <w:lang w:val="en-CA"/>
        </w:rPr>
        <w:t xml:space="preserve"> </w:t>
      </w:r>
      <w:r w:rsidR="007A2ABA">
        <w:rPr>
          <w:lang w:val="en-CA"/>
        </w:rPr>
        <w:t xml:space="preserve">for count data </w:t>
      </w:r>
      <w:del w:id="195" w:author="Sargent, Risa" w:date="2025-03-18T10:06:00Z">
        <w:r w:rsidDel="00FB4BA3">
          <w:rPr>
            <w:lang w:val="en-CA"/>
          </w:rPr>
          <w:delText>found</w:delText>
        </w:r>
        <w:r w:rsidR="001F209A" w:rsidDel="00FB4BA3">
          <w:rPr>
            <w:lang w:val="en-CA"/>
          </w:rPr>
          <w:delText xml:space="preserve"> </w:delText>
        </w:r>
      </w:del>
      <w:ins w:id="196" w:author="Sargent, Risa" w:date="2025-03-18T10:06:00Z">
        <w:r w:rsidR="00FB4BA3">
          <w:rPr>
            <w:lang w:val="en-CA"/>
          </w:rPr>
          <w:t>showed</w:t>
        </w:r>
        <w:r w:rsidR="00FB4BA3">
          <w:rPr>
            <w:lang w:val="en-CA"/>
          </w:rPr>
          <w:t xml:space="preserve"> </w:t>
        </w:r>
      </w:ins>
      <w:r w:rsidR="001F209A">
        <w:rPr>
          <w:lang w:val="en-CA"/>
        </w:rPr>
        <w:t xml:space="preserve">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w:t>
      </w:r>
      <w:r w:rsidR="00976DDA">
        <w:rPr>
          <w:lang w:val="en-CA"/>
        </w:rPr>
        <w:t xml:space="preserve">confounding effect of </w:t>
      </w:r>
      <w:r w:rsidR="00F97080">
        <w:rPr>
          <w:lang w:val="en-CA"/>
        </w:rPr>
        <w:t xml:space="preserve">detection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w:t>
      </w:r>
      <w:r w:rsidR="00FD7DB6">
        <w:rPr>
          <w:lang w:val="en-CA"/>
        </w:rPr>
        <w:lastRenderedPageBreak/>
        <w:t>minimize</w:t>
      </w:r>
      <w:r w:rsidR="001846B2">
        <w:rPr>
          <w:lang w:val="en-CA"/>
        </w:rPr>
        <w:t xml:space="preserve">d </w:t>
      </w:r>
      <w:r w:rsidR="00662E4D">
        <w:rPr>
          <w:lang w:val="en-CA"/>
        </w:rPr>
        <w:t xml:space="preserve">the tendency for detection </w:t>
      </w:r>
      <w:r>
        <w:rPr>
          <w:lang w:val="en-CA"/>
        </w:rPr>
        <w:t>bias</w:t>
      </w:r>
      <w:r w:rsidR="007A2ABA">
        <w:rPr>
          <w:lang w:val="en-CA"/>
        </w:rPr>
        <w:t>es</w:t>
      </w:r>
      <w:r>
        <w:rPr>
          <w:lang w:val="en-CA"/>
        </w:rPr>
        <w:t xml:space="preserve">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 xml:space="preserve">GLM </w:t>
      </w:r>
      <w:del w:id="197" w:author="Sargent, Risa" w:date="2025-03-18T10:07:00Z">
        <w:r w:rsidDel="00FB4BA3">
          <w:rPr>
            <w:lang w:val="en-CA"/>
          </w:rPr>
          <w:delText xml:space="preserve">approaches </w:delText>
        </w:r>
      </w:del>
      <w:r w:rsidR="00FD7DB6">
        <w:rPr>
          <w:lang w:val="en-CA"/>
        </w:rPr>
        <w:t xml:space="preserve">can </w:t>
      </w:r>
      <w:r>
        <w:rPr>
          <w:lang w:val="en-CA"/>
        </w:rPr>
        <w:t>increase their accuracy</w:t>
      </w:r>
      <w:r w:rsidR="00FD7DB6">
        <w:rPr>
          <w:lang w:val="en-CA"/>
        </w:rPr>
        <w:t xml:space="preserve"> by </w:t>
      </w:r>
      <w:commentRangeStart w:id="198"/>
      <w:commentRangeStart w:id="199"/>
      <w:r w:rsidR="00FD7DB6">
        <w:rPr>
          <w:lang w:val="en-CA"/>
        </w:rPr>
        <w:t>prioritizing increased detection rate</w:t>
      </w:r>
      <w:commentRangeEnd w:id="198"/>
      <w:r w:rsidR="00976DDA">
        <w:rPr>
          <w:rStyle w:val="CommentReference"/>
        </w:rPr>
        <w:commentReference w:id="198"/>
      </w:r>
      <w:commentRangeEnd w:id="199"/>
      <w:r w:rsidR="002323F1">
        <w:rPr>
          <w:rStyle w:val="CommentReference"/>
        </w:rPr>
        <w:commentReference w:id="199"/>
      </w:r>
      <w:r w:rsidR="00FD7DB6">
        <w:rPr>
          <w:lang w:val="en-CA"/>
        </w:rPr>
        <w:t xml:space="preserve"> over other aspects of study design such as </w:t>
      </w:r>
      <w:del w:id="200" w:author="Sargent, Risa" w:date="2025-03-18T10:03:00Z">
        <w:r w:rsidR="00FD7DB6" w:rsidDel="00F10AB7">
          <w:rPr>
            <w:lang w:val="en-CA"/>
          </w:rPr>
          <w:delText xml:space="preserve">increased </w:delText>
        </w:r>
      </w:del>
      <w:ins w:id="201" w:author="Sargent, Risa" w:date="2025-03-18T10:03:00Z">
        <w:r w:rsidR="00F10AB7">
          <w:rPr>
            <w:lang w:val="en-CA"/>
          </w:rPr>
          <w:t>the</w:t>
        </w:r>
        <w:r w:rsidR="00F10AB7">
          <w:rPr>
            <w:lang w:val="en-CA"/>
          </w:rPr>
          <w:t xml:space="preserve"> </w:t>
        </w:r>
      </w:ins>
      <w:r w:rsidR="00FD7DB6">
        <w:rPr>
          <w:lang w:val="en-CA"/>
        </w:rPr>
        <w:t xml:space="preserve">number of sites. </w:t>
      </w:r>
      <w:r w:rsidR="00F93086">
        <w:rPr>
          <w:lang w:val="en-CA"/>
        </w:rPr>
        <w:t xml:space="preserve">Together, </w:t>
      </w:r>
      <w:del w:id="202" w:author="Sargent, Risa" w:date="2025-03-18T10:07:00Z">
        <w:r w:rsidR="00F93086" w:rsidDel="00FB4BA3">
          <w:rPr>
            <w:lang w:val="en-CA"/>
          </w:rPr>
          <w:delText xml:space="preserve">these </w:delText>
        </w:r>
      </w:del>
      <w:ins w:id="203" w:author="Sargent, Risa" w:date="2025-03-18T10:07:00Z">
        <w:r w:rsidR="00FB4BA3">
          <w:rPr>
            <w:lang w:val="en-CA"/>
          </w:rPr>
          <w:t xml:space="preserve">our </w:t>
        </w:r>
      </w:ins>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w:t>
      </w:r>
      <w:del w:id="204" w:author="Sargent, Risa" w:date="2025-03-18T10:03:00Z">
        <w:r w:rsidR="00DD7E13" w:rsidDel="00F10AB7">
          <w:rPr>
            <w:lang w:val="en-CA"/>
          </w:rPr>
          <w:delText xml:space="preserve">promote </w:delText>
        </w:r>
      </w:del>
      <w:ins w:id="205" w:author="Sargent, Risa" w:date="2025-03-18T10:03:00Z">
        <w:r w:rsidR="00F10AB7">
          <w:rPr>
            <w:lang w:val="en-CA"/>
          </w:rPr>
          <w:t>conserve? (promote seems odd for biology)</w:t>
        </w:r>
        <w:r w:rsidR="00F10AB7">
          <w:rPr>
            <w:lang w:val="en-CA"/>
          </w:rPr>
          <w:t xml:space="preserve"> </w:t>
        </w:r>
      </w:ins>
      <w:r w:rsidR="00F93086">
        <w:rPr>
          <w:lang w:val="en-CA"/>
        </w:rPr>
        <w:t>insects in a changing world.</w:t>
      </w:r>
    </w:p>
    <w:p w14:paraId="1B097E79" w14:textId="34E4F3C7" w:rsidR="00D16318" w:rsidRDefault="00D12B5E" w:rsidP="00FD7DB6">
      <w:pPr>
        <w:spacing w:line="480" w:lineRule="auto"/>
        <w:ind w:firstLine="720"/>
        <w:rPr>
          <w:lang w:val="en-CA"/>
        </w:rPr>
      </w:pPr>
      <w:r>
        <w:rPr>
          <w:lang w:val="en-CA"/>
        </w:rPr>
        <w:t xml:space="preserve">While the GLM </w:t>
      </w:r>
      <w:del w:id="206" w:author="Sargent, Risa" w:date="2025-03-18T10:07:00Z">
        <w:r w:rsidDel="00FB4BA3">
          <w:rPr>
            <w:lang w:val="en-CA"/>
          </w:rPr>
          <w:delText>may</w:delText>
        </w:r>
        <w:r w:rsidR="00B4500E" w:rsidDel="00FB4BA3">
          <w:rPr>
            <w:lang w:val="en-CA"/>
          </w:rPr>
          <w:delText xml:space="preserve"> have</w:delText>
        </w:r>
      </w:del>
      <w:ins w:id="207" w:author="Sargent, Risa" w:date="2025-03-18T10:07:00Z">
        <w:r w:rsidR="00FB4BA3">
          <w:rPr>
            <w:lang w:val="en-CA"/>
          </w:rPr>
          <w:t>approach tended to</w:t>
        </w:r>
      </w:ins>
      <w:r>
        <w:rPr>
          <w:lang w:val="en-CA"/>
        </w:rPr>
        <w:t xml:space="preserve"> exaggerat</w:t>
      </w:r>
      <w:ins w:id="208" w:author="Sargent, Risa" w:date="2025-03-18T10:07:00Z">
        <w:r w:rsidR="00FB4BA3">
          <w:rPr>
            <w:lang w:val="en-CA"/>
          </w:rPr>
          <w:t>e</w:t>
        </w:r>
      </w:ins>
      <w:del w:id="209" w:author="Sargent, Risa" w:date="2025-03-18T10:07:00Z">
        <w:r w:rsidDel="00FB4BA3">
          <w:rPr>
            <w:lang w:val="en-CA"/>
          </w:rPr>
          <w:delText>ed</w:delText>
        </w:r>
      </w:del>
      <w:r>
        <w:rPr>
          <w:lang w:val="en-CA"/>
        </w:rPr>
        <w:t xml:space="preserve"> the size of the effect</w:t>
      </w:r>
      <w:r w:rsidR="00BD4EF1" w:rsidRPr="00175E62">
        <w:rPr>
          <w:lang w:val="en-CA"/>
        </w:rPr>
        <w:t xml:space="preserve">, all three models </w:t>
      </w:r>
      <w:del w:id="210" w:author="Sargent, Risa" w:date="2025-03-18T10:07:00Z">
        <w:r w:rsidDel="00FB4BA3">
          <w:rPr>
            <w:lang w:val="en-CA"/>
          </w:rPr>
          <w:delText xml:space="preserve">still </w:delText>
        </w:r>
      </w:del>
      <w:r w:rsidR="00BD4EF1" w:rsidRPr="00175E62">
        <w:rPr>
          <w:lang w:val="en-CA"/>
        </w:rPr>
        <w:t>estimated a positive effect of restoration</w:t>
      </w:r>
      <w:r w:rsidR="00662E4D">
        <w:rPr>
          <w:lang w:val="en-CA"/>
        </w:rPr>
        <w:t>s</w:t>
      </w:r>
      <w:r w:rsidR="00BD4EF1" w:rsidRPr="00175E62">
        <w:rPr>
          <w:lang w:val="en-CA"/>
        </w:rPr>
        <w:t xml:space="preserve"> on wild bee abundance</w:t>
      </w:r>
      <w:del w:id="211" w:author="Sargent, Risa" w:date="2025-03-18T10:03:00Z">
        <w:r w:rsidR="00BD4EF1" w:rsidRPr="00175E62" w:rsidDel="00FB4BA3">
          <w:rPr>
            <w:lang w:val="en-CA"/>
          </w:rPr>
          <w:delText>.</w:delText>
        </w:r>
        <w:r w:rsidR="00BD4EF1" w:rsidDel="00FB4BA3">
          <w:rPr>
            <w:lang w:val="en-CA"/>
          </w:rPr>
          <w:delText xml:space="preserve"> This is </w:delText>
        </w:r>
      </w:del>
      <w:ins w:id="212" w:author="Sargent, Risa" w:date="2025-03-18T10:03:00Z">
        <w:r w:rsidR="00FB4BA3">
          <w:rPr>
            <w:lang w:val="en-CA"/>
          </w:rPr>
          <w:t xml:space="preserve">, </w:t>
        </w:r>
      </w:ins>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ins w:id="213" w:author="Sargent, Risa" w:date="2025-03-18T10:04:00Z">
        <w:r w:rsidR="00FB4BA3">
          <w:rPr>
            <w:lang w:val="en-CA"/>
          </w:rPr>
          <w:t xml:space="preserve">(as </w:t>
        </w:r>
      </w:ins>
      <w:r w:rsidR="00B4500E">
        <w:rPr>
          <w:lang w:val="en-CA"/>
        </w:rPr>
        <w:t>found in a separate study of the same system</w:t>
      </w:r>
      <w:ins w:id="214" w:author="Sargent, Risa" w:date="2025-03-18T10:04:00Z">
        <w:r w:rsidR="00FB4BA3">
          <w:rPr>
            <w:lang w:val="en-CA"/>
          </w:rPr>
          <w:t>,</w:t>
        </w:r>
      </w:ins>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del w:id="215" w:author="Sargent, Risa" w:date="2025-03-18T10:04:00Z">
        <w:r w:rsidR="0017490F" w:rsidRPr="0017490F" w:rsidDel="00FB4BA3">
          <w:rPr>
            <w:noProof/>
            <w:lang w:val="en-CA"/>
          </w:rPr>
          <w:delText>(</w:delText>
        </w:r>
      </w:del>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del w:id="216" w:author="Sargent, Risa" w:date="2025-03-18T10:08:00Z">
        <w:r w:rsidR="00DF4C04" w:rsidDel="00A7561C">
          <w:rPr>
            <w:lang w:val="en-CA"/>
          </w:rPr>
          <w:delText>Similar p</w:delText>
        </w:r>
      </w:del>
      <w:ins w:id="217" w:author="Sargent, Risa" w:date="2025-03-18T10:08:00Z">
        <w:r w:rsidR="00A7561C">
          <w:rPr>
            <w:lang w:val="en-CA"/>
          </w:rPr>
          <w:t>P</w:t>
        </w:r>
      </w:ins>
      <w:r w:rsidR="00DF4C04">
        <w:rPr>
          <w:lang w:val="en-CA"/>
        </w:rPr>
        <w:t>ollinator habitat amendments</w:t>
      </w:r>
      <w:ins w:id="218" w:author="Sargent, Risa" w:date="2025-03-18T10:08:00Z">
        <w:r w:rsidR="00A7561C">
          <w:rPr>
            <w:lang w:val="en-CA"/>
          </w:rPr>
          <w:t xml:space="preserve"> </w:t>
        </w:r>
      </w:ins>
      <w:ins w:id="219" w:author="Sargent, Risa" w:date="2025-03-18T10:09:00Z">
        <w:r w:rsidR="00A7561C">
          <w:rPr>
            <w:lang w:val="en-CA"/>
          </w:rPr>
          <w:t>such as</w:t>
        </w:r>
      </w:ins>
      <w:r w:rsidR="00DF4C04">
        <w:rPr>
          <w:lang w:val="en-CA"/>
        </w:rPr>
        <w:t xml:space="preserve"> </w:t>
      </w:r>
      <w:del w:id="220" w:author="Sargent, Risa" w:date="2025-03-18T10:08:00Z">
        <w:r w:rsidR="00DF4C04" w:rsidDel="00A7561C">
          <w:rPr>
            <w:lang w:val="en-CA"/>
          </w:rPr>
          <w:delText xml:space="preserve">including </w:delText>
        </w:r>
      </w:del>
      <w:ins w:id="221" w:author="Sargent, Risa" w:date="2025-03-18T10:09:00Z">
        <w:r w:rsidR="00A7561C">
          <w:rPr>
            <w:lang w:val="en-CA"/>
          </w:rPr>
          <w:t>the reduction of grass</w:t>
        </w:r>
      </w:ins>
      <w:del w:id="222" w:author="Sargent, Risa" w:date="2025-03-18T10:09:00Z">
        <w:r w:rsidR="00DF4C04" w:rsidDel="00A7561C">
          <w:rPr>
            <w:lang w:val="en-CA"/>
          </w:rPr>
          <w:delText>reduced</w:delText>
        </w:r>
      </w:del>
      <w:r w:rsidR="00DF4C04">
        <w:rPr>
          <w:lang w:val="en-CA"/>
        </w:rPr>
        <w:t xml:space="preserve"> mowing </w:t>
      </w:r>
      <w:del w:id="223" w:author="Sargent, Risa" w:date="2025-03-18T10:09:00Z">
        <w:r w:rsidR="00DF4C04" w:rsidDel="00A7561C">
          <w:rPr>
            <w:lang w:val="en-CA"/>
          </w:rPr>
          <w:delText xml:space="preserve">and </w:delText>
        </w:r>
      </w:del>
      <w:ins w:id="224" w:author="Sargent, Risa" w:date="2025-03-18T10:09:00Z">
        <w:r w:rsidR="00A7561C">
          <w:rPr>
            <w:lang w:val="en-CA"/>
          </w:rPr>
          <w:t>a</w:t>
        </w:r>
        <w:r w:rsidR="00A7561C">
          <w:rPr>
            <w:lang w:val="en-CA"/>
          </w:rPr>
          <w:t xml:space="preserve">longside wildflower </w:t>
        </w:r>
      </w:ins>
      <w:r w:rsidR="00DF4C04">
        <w:rPr>
          <w:lang w:val="en-CA"/>
        </w:rPr>
        <w:t xml:space="preserve">seeding </w:t>
      </w:r>
      <w:del w:id="225" w:author="Sargent, Risa" w:date="2025-03-18T10:09:00Z">
        <w:r w:rsidR="00DF4C04" w:rsidDel="00A7561C">
          <w:rPr>
            <w:lang w:val="en-CA"/>
          </w:rPr>
          <w:delText xml:space="preserve">for urban turfgrass </w:delText>
        </w:r>
      </w:del>
      <w:r w:rsidR="00DF4C04">
        <w:rPr>
          <w:lang w:val="en-CA"/>
        </w:rPr>
        <w:t xml:space="preserve">are growing in popularity and </w:t>
      </w:r>
      <w:del w:id="226" w:author="Sargent, Risa" w:date="2025-03-18T10:09:00Z">
        <w:r w:rsidR="00DF4C04" w:rsidDel="00A7561C">
          <w:rPr>
            <w:lang w:val="en-CA"/>
          </w:rPr>
          <w:delText xml:space="preserve">are </w:delText>
        </w:r>
      </w:del>
      <w:ins w:id="227" w:author="Sargent, Risa" w:date="2025-03-18T10:09:00Z">
        <w:r w:rsidR="00A7561C">
          <w:rPr>
            <w:lang w:val="en-CA"/>
          </w:rPr>
          <w:t>offer a</w:t>
        </w:r>
        <w:r w:rsidR="00A7561C">
          <w:rPr>
            <w:lang w:val="en-CA"/>
          </w:rPr>
          <w:t xml:space="preserve"> </w:t>
        </w:r>
      </w:ins>
      <w:r w:rsidR="00DF4C04">
        <w:rPr>
          <w:lang w:val="en-CA"/>
        </w:rPr>
        <w:t xml:space="preserve">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commentRangeStart w:id="228"/>
      <w:r w:rsidR="00BD4EF1" w:rsidRPr="00175E62">
        <w:rPr>
          <w:lang w:val="en-CA"/>
        </w:rPr>
        <w:t>The larger effect size estimated by the GLM</w:t>
      </w:r>
      <w:ins w:id="229" w:author="Sargent, Risa" w:date="2025-03-18T10:10:00Z">
        <w:r w:rsidR="00A7561C">
          <w:rPr>
            <w:lang w:val="en-CA"/>
          </w:rPr>
          <w:t xml:space="preserve"> approach</w:t>
        </w:r>
      </w:ins>
      <w:r w:rsidR="00BD4EF1" w:rsidRPr="00175E62">
        <w:rPr>
          <w:lang w:val="en-CA"/>
        </w:rPr>
        <w:t xml:space="preserve">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w:t>
      </w:r>
      <w:proofErr w:type="spellStart"/>
      <w:r w:rsidR="00E82E68">
        <w:rPr>
          <w:lang w:val="en-CA"/>
        </w:rPr>
        <w:t>multimix</w:t>
      </w:r>
      <w:proofErr w:type="spellEnd"/>
      <w:r w:rsidR="00E82E68">
        <w:rPr>
          <w:lang w:val="en-CA"/>
        </w:rPr>
        <w:t xml:space="preserve"> model estimated that bees were approximately </w:t>
      </w:r>
      <w:r w:rsidR="00662E4D">
        <w:rPr>
          <w:lang w:val="en-CA"/>
        </w:rPr>
        <w:t>60% more</w:t>
      </w:r>
      <w:r w:rsidR="00E82E68">
        <w:rPr>
          <w:lang w:val="en-CA"/>
        </w:rPr>
        <w:t xml:space="preserve"> likely to be detected in restored sites compared to control 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and reduced the</w:t>
      </w:r>
      <w:r w:rsidR="00B4500E">
        <w:rPr>
          <w:lang w:val="en-CA"/>
        </w:rPr>
        <w:t>ir</w:t>
      </w:r>
      <w:r w:rsidR="00D16318">
        <w:rPr>
          <w:lang w:val="en-CA"/>
        </w:rPr>
        <w:t xml:space="preserve"> </w:t>
      </w:r>
      <w:r w:rsidR="00B4500E">
        <w:rPr>
          <w:lang w:val="en-CA"/>
        </w:rPr>
        <w:t>estimates</w:t>
      </w:r>
      <w:r w:rsidR="00E82E68">
        <w:rPr>
          <w:lang w:val="en-CA"/>
        </w:rPr>
        <w:t xml:space="preserv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commentRangeEnd w:id="228"/>
      <w:r w:rsidR="00A7561C">
        <w:rPr>
          <w:rStyle w:val="CommentReference"/>
        </w:rPr>
        <w:commentReference w:id="228"/>
      </w:r>
    </w:p>
    <w:p w14:paraId="2ECBEF4A" w14:textId="732F63F0" w:rsidR="0034753B" w:rsidRDefault="00186F50" w:rsidP="0034753B">
      <w:pPr>
        <w:spacing w:line="480" w:lineRule="auto"/>
        <w:ind w:firstLine="720"/>
        <w:rPr>
          <w:lang w:val="en-CA"/>
        </w:rPr>
      </w:pPr>
      <w:r>
        <w:rPr>
          <w:lang w:val="en-CA"/>
        </w:rPr>
        <w:t>A p</w:t>
      </w:r>
      <w:r w:rsidR="0034753B">
        <w:rPr>
          <w:lang w:val="en-CA"/>
        </w:rPr>
        <w:t>ositive association between restored habitat and bee detection rate support</w:t>
      </w:r>
      <w:r w:rsidR="002C043A">
        <w:rPr>
          <w:lang w:val="en-CA"/>
        </w:rPr>
        <w:t>s</w:t>
      </w:r>
      <w:r w:rsidR="0034753B">
        <w:rPr>
          <w:lang w:val="en-CA"/>
        </w:rPr>
        <w:t xml:space="preserve"> our hypothesis that taller vegetation and/or more floral resources make bees easier to </w:t>
      </w:r>
      <w:del w:id="230" w:author="Sargent, Risa" w:date="2025-03-18T10:12:00Z">
        <w:r w:rsidR="0034753B" w:rsidDel="00055C55">
          <w:rPr>
            <w:lang w:val="en-CA"/>
          </w:rPr>
          <w:delText xml:space="preserve">collect </w:delText>
        </w:r>
      </w:del>
      <w:ins w:id="231" w:author="Sargent, Risa" w:date="2025-03-18T10:12:00Z">
        <w:r w:rsidR="00055C55">
          <w:rPr>
            <w:lang w:val="en-CA"/>
          </w:rPr>
          <w:t>detect?</w:t>
        </w:r>
        <w:r w:rsidR="00055C55">
          <w:rPr>
            <w:lang w:val="en-CA"/>
          </w:rPr>
          <w:t xml:space="preserve"> </w:t>
        </w:r>
      </w:ins>
      <w:r w:rsidR="0034753B">
        <w:rPr>
          <w:lang w:val="en-CA"/>
        </w:rPr>
        <w:t xml:space="preserve">with a sweep netting approach. Previously, researchers have debated whether floral resources and/or vegetation complexity positively or negatively impact survey detection of wild bees, including for similar net collecting protocols </w:t>
      </w:r>
      <w:r w:rsidR="005F31C3">
        <w:rPr>
          <w:lang w:val="en-CA"/>
        </w:rPr>
        <w:t>and</w:t>
      </w:r>
      <w:r w:rsidR="0034753B">
        <w:rPr>
          <w:lang w:val="en-CA"/>
        </w:rPr>
        <w:t xml:space="preserve"> for other sampling methods such as passive pan traps </w:t>
      </w:r>
      <w:commentRangeStart w:id="232"/>
      <w:commentRangeStart w:id="233"/>
      <w:commentRangeEnd w:id="232"/>
      <w:r w:rsidR="0034753B">
        <w:rPr>
          <w:rStyle w:val="CommentReference"/>
        </w:rPr>
        <w:commentReference w:id="232"/>
      </w:r>
      <w:commentRangeEnd w:id="233"/>
      <w:r w:rsidR="00A212A8">
        <w:rPr>
          <w:rStyle w:val="CommentReference"/>
        </w:rPr>
        <w:commentReference w:id="233"/>
      </w:r>
      <w:r w:rsidR="0034753B">
        <w:rPr>
          <w:lang w:val="en-CA"/>
        </w:rPr>
        <w:fldChar w:fldCharType="begin" w:fldLock="1"/>
      </w:r>
      <w:r w:rsidR="0034753B">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34753B">
        <w:rPr>
          <w:lang w:val="en-CA"/>
        </w:rPr>
        <w:fldChar w:fldCharType="separate"/>
      </w:r>
      <w:r w:rsidR="0034753B" w:rsidRPr="00DF4C04">
        <w:rPr>
          <w:noProof/>
          <w:lang w:val="en-CA"/>
        </w:rPr>
        <w:t>(Cane, Minckley, and Kervin 2000; Joshi et al. 2015; Portman, Bruninga-Socolar, and Cariveau 2020)</w:t>
      </w:r>
      <w:r w:rsidR="0034753B">
        <w:rPr>
          <w:lang w:val="en-CA"/>
        </w:rPr>
        <w:fldChar w:fldCharType="end"/>
      </w:r>
      <w:r w:rsidR="00A330D1">
        <w:rPr>
          <w:lang w:val="en-CA"/>
        </w:rPr>
        <w:t xml:space="preserve">. </w:t>
      </w:r>
      <w:r w:rsidR="0034753B">
        <w:rPr>
          <w:lang w:val="en-CA"/>
        </w:rPr>
        <w:t xml:space="preserve">To our </w:t>
      </w:r>
      <w:r w:rsidR="0034753B">
        <w:rPr>
          <w:lang w:val="en-CA"/>
        </w:rPr>
        <w:lastRenderedPageBreak/>
        <w:t xml:space="preserve">knowledge, </w:t>
      </w:r>
      <w:r w:rsidR="00A330D1">
        <w:rPr>
          <w:lang w:val="en-CA"/>
        </w:rPr>
        <w:t>this</w:t>
      </w:r>
      <w:r w:rsidR="0034753B">
        <w:rPr>
          <w:lang w:val="en-CA"/>
        </w:rPr>
        <w:t xml:space="preserve"> study provides the first quantification of a positive effect of restored habitat </w:t>
      </w:r>
      <w:commentRangeStart w:id="234"/>
      <w:commentRangeStart w:id="235"/>
      <w:r w:rsidR="0034753B">
        <w:rPr>
          <w:lang w:val="en-CA"/>
        </w:rPr>
        <w:t xml:space="preserve">on the ability to </w:t>
      </w:r>
      <w:r w:rsidR="00A330D1">
        <w:rPr>
          <w:lang w:val="en-CA"/>
        </w:rPr>
        <w:t xml:space="preserve">quantify abundance of wild-bees using </w:t>
      </w:r>
      <w:r w:rsidR="0034753B">
        <w:rPr>
          <w:lang w:val="en-CA"/>
        </w:rPr>
        <w:t>net</w:t>
      </w:r>
      <w:r w:rsidR="00A330D1">
        <w:rPr>
          <w:lang w:val="en-CA"/>
        </w:rPr>
        <w:t xml:space="preserve"> </w:t>
      </w:r>
      <w:r w:rsidR="0034753B">
        <w:rPr>
          <w:lang w:val="en-CA"/>
        </w:rPr>
        <w:t>collect</w:t>
      </w:r>
      <w:r w:rsidR="00A330D1">
        <w:rPr>
          <w:lang w:val="en-CA"/>
        </w:rPr>
        <w:t>ion</w:t>
      </w:r>
      <w:commentRangeEnd w:id="234"/>
      <w:r w:rsidR="00A330D1">
        <w:rPr>
          <w:lang w:val="en-CA"/>
        </w:rPr>
        <w:t xml:space="preserve"> methods</w:t>
      </w:r>
      <w:r w:rsidR="0034753B">
        <w:rPr>
          <w:rStyle w:val="CommentReference"/>
        </w:rPr>
        <w:commentReference w:id="234"/>
      </w:r>
      <w:commentRangeEnd w:id="235"/>
      <w:r w:rsidR="0034753B">
        <w:rPr>
          <w:rStyle w:val="CommentReference"/>
        </w:rPr>
        <w:commentReference w:id="235"/>
      </w:r>
      <w:r w:rsidR="0034753B">
        <w:rPr>
          <w:lang w:val="en-CA"/>
        </w:rPr>
        <w:t>. Future work should aim to disentangle whether increased floral resources or vegetation height were responsible for</w:t>
      </w:r>
      <w:ins w:id="236" w:author="Sargent, Risa" w:date="2025-03-18T10:12:00Z">
        <w:r w:rsidR="00055C55">
          <w:rPr>
            <w:lang w:val="en-CA"/>
          </w:rPr>
          <w:t xml:space="preserve"> the</w:t>
        </w:r>
      </w:ins>
      <w:r w:rsidR="0034753B">
        <w:rPr>
          <w:lang w:val="en-CA"/>
        </w:rPr>
        <w:t xml:space="preserve"> improved detection rates.</w:t>
      </w:r>
    </w:p>
    <w:p w14:paraId="56A0CC20" w14:textId="47AC7E1C" w:rsidR="00FC2ED5" w:rsidRDefault="002323F1" w:rsidP="005F2F9C">
      <w:pPr>
        <w:spacing w:line="480" w:lineRule="auto"/>
        <w:ind w:firstLine="720"/>
        <w:rPr>
          <w:lang w:val="en-CA"/>
        </w:rPr>
      </w:pPr>
      <w:r>
        <w:rPr>
          <w:lang w:val="en-CA"/>
        </w:rPr>
        <w:t>Recent</w:t>
      </w:r>
      <w:ins w:id="237" w:author="Sargent, Risa" w:date="2025-03-18T10:13:00Z">
        <w:r w:rsidR="00055C55">
          <w:rPr>
            <w:lang w:val="en-CA"/>
          </w:rPr>
          <w:t xml:space="preserve">ly, a number of </w:t>
        </w:r>
      </w:ins>
      <w:del w:id="238" w:author="Sargent, Risa" w:date="2025-03-18T10:13:00Z">
        <w:r w:rsidDel="00055C55">
          <w:rPr>
            <w:lang w:val="en-CA"/>
          </w:rPr>
          <w:delText xml:space="preserve"> </w:delText>
        </w:r>
      </w:del>
      <w:r>
        <w:rPr>
          <w:lang w:val="en-CA"/>
        </w:rPr>
        <w:t>studies have uncovered o</w:t>
      </w:r>
      <w:r w:rsidR="00BD4EF1" w:rsidRPr="00175E62">
        <w:rPr>
          <w:lang w:val="en-CA"/>
        </w:rPr>
        <w:t xml:space="preserve">ther </w:t>
      </w:r>
      <w:r w:rsidR="00175E62" w:rsidRPr="00175E62">
        <w:rPr>
          <w:lang w:val="en-CA"/>
        </w:rPr>
        <w:t xml:space="preserve">factors </w:t>
      </w:r>
      <w:r>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del w:id="239" w:author="Sargent, Risa" w:date="2025-03-18T10:13:00Z">
        <w:r w:rsidR="00BB7709" w:rsidDel="00DB3F6B">
          <w:rPr>
            <w:lang w:val="en-CA"/>
          </w:rPr>
          <w:delText>because those</w:delText>
        </w:r>
        <w:r w:rsidR="00BB7709" w:rsidRPr="00BB7709" w:rsidDel="00DB3F6B">
          <w:rPr>
            <w:lang w:val="en-CA"/>
          </w:rPr>
          <w:delText xml:space="preserve"> </w:delText>
        </w:r>
        <w:r w:rsidR="00BB7709" w:rsidDel="00DB3F6B">
          <w:rPr>
            <w:lang w:val="en-CA"/>
          </w:rPr>
          <w:delText>surveyors had</w:delText>
        </w:r>
      </w:del>
      <w:ins w:id="240" w:author="Sargent, Risa" w:date="2025-03-18T10:13:00Z">
        <w:r w:rsidR="00DB3F6B">
          <w:rPr>
            <w:lang w:val="en-CA"/>
          </w:rPr>
          <w:t>due to differences in surveyor’s prior</w:t>
        </w:r>
      </w:ins>
      <w:r w:rsidR="00BB7709">
        <w:rPr>
          <w:lang w:val="en-CA"/>
        </w:rPr>
        <w:t xml:space="preserve"> </w:t>
      </w:r>
      <w:del w:id="241" w:author="Sargent, Risa" w:date="2025-03-18T10:13:00Z">
        <w:r w:rsidR="00BB7709" w:rsidDel="00DB3F6B">
          <w:rPr>
            <w:lang w:val="en-CA"/>
          </w:rPr>
          <w:delText xml:space="preserve">more </w:delText>
        </w:r>
      </w:del>
      <w:r w:rsidR="00BB7709">
        <w:rPr>
          <w:lang w:val="en-CA"/>
        </w:rPr>
        <w:t>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Pr>
          <w:lang w:val="en-CA"/>
        </w:rPr>
        <w:t>, which could bias species abundance comparisons made by GLMs</w:t>
      </w:r>
      <w:r w:rsidR="005F2F9C" w:rsidRPr="000F0A14">
        <w:rPr>
          <w:lang w:val="en-CA"/>
        </w:rPr>
        <w:t xml:space="preserve">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Pr>
          <w:lang w:val="en-CA"/>
        </w:rPr>
        <w:t xml:space="preserve">an array of different </w:t>
      </w:r>
      <w:commentRangeStart w:id="242"/>
      <w:r>
        <w:rPr>
          <w:lang w:val="en-CA"/>
        </w:rPr>
        <w:t xml:space="preserve">study covariates </w:t>
      </w:r>
      <w:commentRangeEnd w:id="242"/>
      <w:r w:rsidR="00DB3F6B">
        <w:rPr>
          <w:rStyle w:val="CommentReference"/>
        </w:rPr>
        <w:commentReference w:id="242"/>
      </w:r>
      <w:r>
        <w:rPr>
          <w:lang w:val="en-CA"/>
        </w:rPr>
        <w:t xml:space="preserve">have potential to confound GLM estimates of insect abundance drivers. </w:t>
      </w:r>
    </w:p>
    <w:p w14:paraId="3A3EC195" w14:textId="4C0F58F5"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xml:space="preserve">. GLM bias </w:t>
      </w:r>
      <w:ins w:id="243" w:author="Sargent, Risa" w:date="2025-03-18T10:14:00Z">
        <w:r w:rsidR="00C96C71">
          <w:rPr>
            <w:lang w:val="en-CA"/>
          </w:rPr>
          <w:t xml:space="preserve">only (?) </w:t>
        </w:r>
      </w:ins>
      <w:r>
        <w:rPr>
          <w:lang w:val="en-CA"/>
        </w:rPr>
        <w:t>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ncreased detection</w:t>
      </w:r>
      <w:ins w:id="244" w:author="Sargent, Risa" w:date="2025-03-18T10:15:00Z">
        <w:r w:rsidR="00C96C71">
          <w:rPr>
            <w:lang w:val="en-CA"/>
          </w:rPr>
          <w:t xml:space="preserve"> rates</w:t>
        </w:r>
      </w:ins>
      <w:r w:rsidR="004C2E50">
        <w:rPr>
          <w:lang w:val="en-CA"/>
        </w:rPr>
        <w:t xml:space="preserve"> reduced GLM bias. Under our simulation setup, we found minimal bias </w:t>
      </w:r>
      <w:r w:rsidR="008C754C">
        <w:rPr>
          <w:lang w:val="en-CA"/>
        </w:rPr>
        <w:t xml:space="preserve">despite a detection </w:t>
      </w:r>
      <w:r w:rsidR="008C754C">
        <w:rPr>
          <w:lang w:val="en-CA"/>
        </w:rPr>
        <w:lastRenderedPageBreak/>
        <w:t xml:space="preserve">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del w:id="245" w:author="Sargent, Risa" w:date="2025-03-18T10:15:00Z">
        <w:r w:rsidR="004C2E50" w:rsidDel="00C96C71">
          <w:rPr>
            <w:lang w:val="en-CA"/>
          </w:rPr>
          <w:delText>wishing to</w:delText>
        </w:r>
      </w:del>
      <w:ins w:id="246" w:author="Sargent, Risa" w:date="2025-03-18T10:15:00Z">
        <w:r w:rsidR="00C96C71">
          <w:rPr>
            <w:lang w:val="en-CA"/>
          </w:rPr>
          <w:t>can be designed to</w:t>
        </w:r>
      </w:ins>
      <w:r w:rsidR="004C2E50">
        <w:rPr>
          <w:lang w:val="en-CA"/>
        </w:rPr>
        <w:t xml:space="preserve"> </w:t>
      </w:r>
      <w:del w:id="247" w:author="Sargent, Risa" w:date="2025-03-18T10:15:00Z">
        <w:r w:rsidR="004C2E50" w:rsidDel="00C96C71">
          <w:rPr>
            <w:lang w:val="en-CA"/>
          </w:rPr>
          <w:delText xml:space="preserve">avoid </w:delText>
        </w:r>
      </w:del>
      <w:ins w:id="248" w:author="Sargent, Risa" w:date="2025-03-18T10:15:00Z">
        <w:r w:rsidR="00C96C71">
          <w:rPr>
            <w:lang w:val="en-CA"/>
          </w:rPr>
          <w:t>minimize</w:t>
        </w:r>
        <w:r w:rsidR="00C96C71">
          <w:rPr>
            <w:lang w:val="en-CA"/>
          </w:rPr>
          <w:t xml:space="preserve"> </w:t>
        </w:r>
      </w:ins>
      <w:r w:rsidR="004C2E50" w:rsidRPr="00111795">
        <w:rPr>
          <w:lang w:val="en-CA"/>
        </w:rPr>
        <w:t>detection</w:t>
      </w:r>
      <w:r w:rsidR="004C2E50">
        <w:rPr>
          <w:lang w:val="en-CA"/>
        </w:rPr>
        <w:t xml:space="preserve"> confounds </w:t>
      </w:r>
      <w:ins w:id="249" w:author="Sargent, Risa" w:date="2025-03-18T10:15:00Z">
        <w:r w:rsidR="00C96C71">
          <w:rPr>
            <w:lang w:val="en-CA"/>
          </w:rPr>
          <w:t xml:space="preserve">by </w:t>
        </w:r>
      </w:ins>
      <w:del w:id="250" w:author="Sargent, Risa" w:date="2025-03-18T10:15:00Z">
        <w:r w:rsidDel="00C96C71">
          <w:rPr>
            <w:lang w:val="en-CA"/>
          </w:rPr>
          <w:delText xml:space="preserve">prioritize </w:delText>
        </w:r>
      </w:del>
      <w:ins w:id="251" w:author="Sargent, Risa" w:date="2025-03-18T10:15:00Z">
        <w:r w:rsidR="00C96C71">
          <w:rPr>
            <w:lang w:val="en-CA"/>
          </w:rPr>
          <w:t>prioritiz</w:t>
        </w:r>
        <w:r w:rsidR="00C96C71">
          <w:rPr>
            <w:lang w:val="en-CA"/>
          </w:rPr>
          <w:t>ing</w:t>
        </w:r>
        <w:r w:rsidR="00C96C71">
          <w:rPr>
            <w:lang w:val="en-CA"/>
          </w:rPr>
          <w:t xml:space="preserve"> </w:t>
        </w:r>
      </w:ins>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w:t>
      </w:r>
      <w:r w:rsidR="009762B0">
        <w:rPr>
          <w:lang w:val="en-CA"/>
        </w:rPr>
        <w:t xml:space="preserve"> In this sense, researchers may need to sacrifice</w:t>
      </w:r>
      <w:ins w:id="252" w:author="Sargent, Risa" w:date="2025-03-18T10:15:00Z">
        <w:r w:rsidR="00C96C71">
          <w:rPr>
            <w:lang w:val="en-CA"/>
          </w:rPr>
          <w:t xml:space="preserve"> the</w:t>
        </w:r>
      </w:ins>
      <w:r w:rsidR="009762B0">
        <w:rPr>
          <w:lang w:val="en-CA"/>
        </w:rPr>
        <w:t xml:space="preserve"> </w:t>
      </w:r>
      <w:commentRangeStart w:id="253"/>
      <w:r w:rsidR="009762B0">
        <w:rPr>
          <w:lang w:val="en-CA"/>
        </w:rPr>
        <w:t>generality of results gained by increasing site count in order to maintain accuracy of results gained by increasing detection rates</w:t>
      </w:r>
      <w:commentRangeEnd w:id="253"/>
      <w:r w:rsidR="00C96C71">
        <w:rPr>
          <w:rStyle w:val="CommentReference"/>
        </w:rPr>
        <w:commentReference w:id="253"/>
      </w:r>
      <w:r w:rsidR="009762B0">
        <w:rPr>
          <w:lang w:val="en-CA"/>
        </w:rPr>
        <w:t>.</w:t>
      </w:r>
      <w:r w:rsidRPr="00111795">
        <w:rPr>
          <w:lang w:val="en-CA"/>
        </w:rPr>
        <w:t xml:space="preserve"> Increasing</w:t>
      </w:r>
      <w:r>
        <w:rPr>
          <w:lang w:val="en-CA"/>
        </w:rPr>
        <w:t xml:space="preserve"> detection rate could be achieved by </w:t>
      </w:r>
      <w:commentRangeStart w:id="254"/>
      <w:commentRangeStart w:id="255"/>
      <w:r>
        <w:rPr>
          <w:lang w:val="en-CA"/>
        </w:rPr>
        <w:t>improved sampling intensity</w:t>
      </w:r>
      <w:commentRangeEnd w:id="254"/>
      <w:r w:rsidR="00F42FF0">
        <w:rPr>
          <w:rStyle w:val="CommentReference"/>
        </w:rPr>
        <w:commentReference w:id="254"/>
      </w:r>
      <w:commentRangeEnd w:id="255"/>
      <w:r w:rsidR="0034753B">
        <w:rPr>
          <w:rStyle w:val="CommentReference"/>
        </w:rPr>
        <w:commentReference w:id="255"/>
      </w:r>
      <w:r>
        <w:rPr>
          <w:lang w:val="en-CA"/>
        </w:rPr>
        <w:t xml:space="preserve">: </w:t>
      </w:r>
      <w:r w:rsidR="004C2E50">
        <w:rPr>
          <w:lang w:val="en-CA"/>
        </w:rPr>
        <w:t xml:space="preserve">for example, </w:t>
      </w:r>
      <w:r>
        <w:rPr>
          <w:lang w:val="en-CA"/>
        </w:rPr>
        <w:t xml:space="preserve">by increasing the </w:t>
      </w:r>
      <w:del w:id="256" w:author="Sargent, Risa" w:date="2025-03-18T10:16:00Z">
        <w:r w:rsidDel="00A3241C">
          <w:rPr>
            <w:lang w:val="en-CA"/>
          </w:rPr>
          <w:delText xml:space="preserve">length </w:delText>
        </w:r>
      </w:del>
      <w:ins w:id="257" w:author="Sargent, Risa" w:date="2025-03-18T10:16:00Z">
        <w:r w:rsidR="00A3241C">
          <w:rPr>
            <w:lang w:val="en-CA"/>
          </w:rPr>
          <w:t>duration</w:t>
        </w:r>
        <w:r w:rsidR="00A3241C">
          <w:rPr>
            <w:lang w:val="en-CA"/>
          </w:rPr>
          <w:t xml:space="preserve"> </w:t>
        </w:r>
      </w:ins>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14C1148A"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These estimates are in line with those provided by other net-collection wild bee mark-recapture studies</w:t>
      </w:r>
      <w:ins w:id="258" w:author="Sargent, Risa" w:date="2025-03-18T10:17:00Z">
        <w:r w:rsidR="00A3241C">
          <w:rPr>
            <w:lang w:val="en-CA"/>
          </w:rPr>
          <w:t xml:space="preserve">; for example, a study </w:t>
        </w:r>
        <w:r w:rsidR="00A3241C">
          <w:rPr>
            <w:lang w:val="en-CA"/>
          </w:rPr>
          <w:t>of bees in North Carolina forests</w:t>
        </w:r>
        <w:r w:rsidR="00A3241C">
          <w:rPr>
            <w:lang w:val="en-CA"/>
          </w:rPr>
          <w:t xml:space="preserve"> estimated </w:t>
        </w:r>
      </w:ins>
      <w:del w:id="259" w:author="Sargent, Risa" w:date="2025-03-18T10:17:00Z">
        <w:r w:rsidR="00BD4EF1" w:rsidDel="00A3241C">
          <w:rPr>
            <w:lang w:val="en-CA"/>
          </w:rPr>
          <w:delText xml:space="preserve">, including </w:delText>
        </w:r>
      </w:del>
      <w:r w:rsidR="00BD4EF1">
        <w:rPr>
          <w:lang w:val="en-CA"/>
        </w:rPr>
        <w:t xml:space="preserve">capture probabilities ranging between 4% and 52% </w:t>
      </w:r>
      <w:del w:id="260" w:author="Sargent, Risa" w:date="2025-03-18T10:17:00Z">
        <w:r w:rsidR="00BD4EF1" w:rsidDel="00A3241C">
          <w:rPr>
            <w:lang w:val="en-CA"/>
          </w:rPr>
          <w:delText xml:space="preserve">for </w:delText>
        </w:r>
        <w:r w:rsidR="001F163D" w:rsidDel="00A3241C">
          <w:rPr>
            <w:lang w:val="en-CA"/>
          </w:rPr>
          <w:delText xml:space="preserve">surveys of bees </w:delText>
        </w:r>
        <w:r w:rsidR="00BD4EF1" w:rsidDel="00A3241C">
          <w:rPr>
            <w:lang w:val="en-CA"/>
          </w:rPr>
          <w:delText xml:space="preserve">in North Carolina forests </w:delText>
        </w:r>
      </w:del>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w:t>
      </w:r>
      <w:del w:id="261" w:author="Sargent, Risa" w:date="2025-03-18T10:17:00Z">
        <w:r w:rsidR="00BD4EF1" w:rsidDel="00A3241C">
          <w:rPr>
            <w:lang w:val="en-CA"/>
          </w:rPr>
          <w:delText>could be</w:delText>
        </w:r>
      </w:del>
      <w:ins w:id="262" w:author="Sargent, Risa" w:date="2025-03-18T10:17:00Z">
        <w:r w:rsidR="00A3241C">
          <w:rPr>
            <w:lang w:val="en-CA"/>
          </w:rPr>
          <w:t>tend to be</w:t>
        </w:r>
      </w:ins>
      <w:r w:rsidR="00BD4EF1">
        <w:rPr>
          <w:lang w:val="en-CA"/>
        </w:rPr>
        <w:t xml:space="preserve"> </w:t>
      </w:r>
      <w:r w:rsidR="00357DD5">
        <w:rPr>
          <w:lang w:val="en-CA"/>
        </w:rPr>
        <w:t xml:space="preserve">higher </w:t>
      </w:r>
      <w:r w:rsidR="00BD4EF1">
        <w:rPr>
          <w:lang w:val="en-CA"/>
        </w:rPr>
        <w:t xml:space="preserve">for </w:t>
      </w:r>
      <w:del w:id="263" w:author="Sargent, Risa" w:date="2025-03-18T10:18:00Z">
        <w:r w:rsidR="00175E62" w:rsidDel="00A3241C">
          <w:rPr>
            <w:lang w:val="en-CA"/>
          </w:rPr>
          <w:delText xml:space="preserve">other </w:delText>
        </w:r>
      </w:del>
      <w:ins w:id="264" w:author="Sargent, Risa" w:date="2025-03-18T10:18:00Z">
        <w:r w:rsidR="00A3241C">
          <w:rPr>
            <w:lang w:val="en-CA"/>
          </w:rPr>
          <w:t>larger (?)</w:t>
        </w:r>
        <w:r w:rsidR="00A3241C">
          <w:rPr>
            <w:lang w:val="en-CA"/>
          </w:rPr>
          <w:t xml:space="preserve"> </w:t>
        </w:r>
      </w:ins>
      <w:r w:rsidR="00175E62">
        <w:rPr>
          <w:lang w:val="en-CA"/>
        </w:rPr>
        <w:t xml:space="preserve">insects such as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proofErr w:type="spellStart"/>
      <w:r w:rsidR="00BD4EF1" w:rsidRPr="00177644">
        <w:rPr>
          <w:i/>
          <w:iCs/>
          <w:lang w:val="en-CA"/>
        </w:rPr>
        <w:t>Iolana</w:t>
      </w:r>
      <w:proofErr w:type="spellEnd"/>
      <w:r w:rsidR="00BD4EF1" w:rsidRPr="00177644">
        <w:rPr>
          <w:i/>
          <w:iCs/>
          <w:lang w:val="en-CA"/>
        </w:rPr>
        <w:t xml:space="preserve">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w:t>
      </w:r>
      <w:ins w:id="265" w:author="Sargent, Risa" w:date="2025-03-18T10:18:00Z">
        <w:r w:rsidR="00A3241C">
          <w:rPr>
            <w:lang w:val="en-CA"/>
          </w:rPr>
          <w:t xml:space="preserve"> bias in the estimates of the drivers of</w:t>
        </w:r>
      </w:ins>
      <w:r w:rsidR="00B13340">
        <w:rPr>
          <w:lang w:val="en-CA"/>
        </w:rPr>
        <w:t xml:space="preserve"> abundance</w:t>
      </w:r>
      <w:del w:id="266" w:author="Sargent, Risa" w:date="2025-03-18T10:18:00Z">
        <w:r w:rsidR="00B13340" w:rsidDel="00A3241C">
          <w:rPr>
            <w:lang w:val="en-CA"/>
          </w:rPr>
          <w:delText xml:space="preserve"> covariate bias</w:delText>
        </w:r>
      </w:del>
      <w:r w:rsidR="00B13340">
        <w:rPr>
          <w:lang w:val="en-CA"/>
        </w:rPr>
        <w:t>, detection modelling approaches should be considered</w:t>
      </w:r>
      <w:ins w:id="267" w:author="Sargent, Risa" w:date="2025-03-18T10:19:00Z">
        <w:r w:rsidR="00A3241C">
          <w:rPr>
            <w:lang w:val="en-CA"/>
          </w:rPr>
          <w:t>,</w:t>
        </w:r>
      </w:ins>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r w:rsidR="002323F1">
        <w:rPr>
          <w:lang w:val="en-CA"/>
        </w:rPr>
        <w:t xml:space="preserve"> Future studies </w:t>
      </w:r>
      <w:del w:id="268" w:author="Sargent, Risa" w:date="2025-03-18T10:19:00Z">
        <w:r w:rsidR="00EF16A8" w:rsidDel="00A3241C">
          <w:rPr>
            <w:lang w:val="en-CA"/>
          </w:rPr>
          <w:delText>could</w:delText>
        </w:r>
        <w:r w:rsidR="002323F1" w:rsidDel="00A3241C">
          <w:rPr>
            <w:lang w:val="en-CA"/>
          </w:rPr>
          <w:delText xml:space="preserve"> </w:delText>
        </w:r>
      </w:del>
      <w:ins w:id="269" w:author="Sargent, Risa" w:date="2025-03-18T10:19:00Z">
        <w:r w:rsidR="00A3241C">
          <w:rPr>
            <w:lang w:val="en-CA"/>
          </w:rPr>
          <w:t>sh</w:t>
        </w:r>
        <w:r w:rsidR="00A3241C">
          <w:rPr>
            <w:lang w:val="en-CA"/>
          </w:rPr>
          <w:t xml:space="preserve">ould </w:t>
        </w:r>
      </w:ins>
      <w:r w:rsidR="00EF16A8">
        <w:rPr>
          <w:lang w:val="en-CA"/>
        </w:rPr>
        <w:t xml:space="preserve">help researchers to </w:t>
      </w:r>
      <w:r w:rsidR="002323F1">
        <w:rPr>
          <w:lang w:val="en-CA"/>
        </w:rPr>
        <w:t>determine</w:t>
      </w:r>
      <w:r w:rsidR="005D5533">
        <w:rPr>
          <w:lang w:val="en-CA"/>
        </w:rPr>
        <w:t xml:space="preserve"> the need for detection models and/or determine sufficient levels of sampling intensity</w:t>
      </w:r>
      <w:r w:rsidR="002323F1">
        <w:rPr>
          <w:lang w:val="en-CA"/>
        </w:rPr>
        <w:t xml:space="preserve"> </w:t>
      </w:r>
      <w:r w:rsidR="00824BE9">
        <w:rPr>
          <w:lang w:val="en-CA"/>
        </w:rPr>
        <w:t>to obtain</w:t>
      </w:r>
      <w:r w:rsidR="005D5533">
        <w:rPr>
          <w:lang w:val="en-CA"/>
        </w:rPr>
        <w:t xml:space="preserve"> more robust GLM estimates by quantifying baseline detection rate across a wider variety of insect taxa and environmental conditions</w:t>
      </w:r>
      <w:r w:rsidR="00EF16A8">
        <w:rPr>
          <w:lang w:val="en-CA"/>
        </w:rPr>
        <w:t>.</w:t>
      </w:r>
    </w:p>
    <w:p w14:paraId="3D55F5A5" w14:textId="1DBFD313" w:rsidR="00BD4EF1" w:rsidRDefault="00BD4EF1" w:rsidP="004A79EF">
      <w:pPr>
        <w:spacing w:line="480" w:lineRule="auto"/>
        <w:rPr>
          <w:lang w:val="en-CA"/>
        </w:rPr>
      </w:pPr>
      <w:r>
        <w:rPr>
          <w:lang w:val="en-CA"/>
        </w:rPr>
        <w:lastRenderedPageBreak/>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particular circumstances.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ins w:id="270" w:author="Sargent, Risa" w:date="2025-03-18T10:19:00Z">
        <w:r w:rsidR="00A3241C">
          <w:rPr>
            <w:lang w:val="en-CA"/>
          </w:rPr>
          <w:t>i</w:t>
        </w:r>
      </w:ins>
      <w:ins w:id="271" w:author="Sargent, Risa" w:date="2025-03-18T10:20:00Z">
        <w:r w:rsidR="00A3241C">
          <w:rPr>
            <w:lang w:val="en-CA"/>
          </w:rPr>
          <w:t xml:space="preserve">.e., </w:t>
        </w:r>
      </w:ins>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ins w:id="272" w:author="Sargent, Risa" w:date="2025-03-18T10:20:00Z">
        <w:r w:rsidR="00A3241C">
          <w:rPr>
            <w:lang w:val="en-CA"/>
          </w:rPr>
          <w:t xml:space="preserve"> on</w:t>
        </w:r>
      </w:ins>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w:t>
      </w:r>
      <w:del w:id="273" w:author="Sargent, Risa" w:date="2025-03-18T10:20:00Z">
        <w:r w:rsidR="004426BC" w:rsidDel="00A3241C">
          <w:rPr>
            <w:lang w:val="en-CA"/>
          </w:rPr>
          <w:delText xml:space="preserve">preferred </w:delText>
        </w:r>
      </w:del>
      <w:ins w:id="274" w:author="Sargent, Risa" w:date="2025-03-18T10:20:00Z">
        <w:r w:rsidR="00A3241C">
          <w:rPr>
            <w:lang w:val="en-CA"/>
          </w:rPr>
          <w:t>applied</w:t>
        </w:r>
        <w:r w:rsidR="00A3241C">
          <w:rPr>
            <w:lang w:val="en-CA"/>
          </w:rPr>
          <w:t xml:space="preserve"> </w:t>
        </w:r>
      </w:ins>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EF16A8">
        <w:rPr>
          <w:lang w:val="en-CA"/>
        </w:rPr>
        <w:t xml:space="preserve">more </w:t>
      </w:r>
      <w:r w:rsidR="004A79EF">
        <w:rPr>
          <w:lang w:val="en-CA"/>
        </w:rPr>
        <w:t xml:space="preserve">dynamic.  </w:t>
      </w:r>
    </w:p>
    <w:p w14:paraId="026F1A80" w14:textId="77777777" w:rsidR="00A3241C" w:rsidRDefault="00D70B28" w:rsidP="00B917FE">
      <w:pPr>
        <w:spacing w:line="480" w:lineRule="auto"/>
        <w:ind w:firstLine="720"/>
        <w:rPr>
          <w:ins w:id="275" w:author="Sargent, Risa" w:date="2025-03-18T10:22:00Z"/>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del w:id="276" w:author="Sargent, Risa" w:date="2025-03-18T10:20:00Z">
        <w:r w:rsidR="00B010B7" w:rsidDel="00A3241C">
          <w:rPr>
            <w:lang w:val="en-CA"/>
          </w:rPr>
          <w:delText xml:space="preserve">are </w:delText>
        </w:r>
      </w:del>
      <w:r w:rsidR="00EF16A8">
        <w:rPr>
          <w:lang w:val="en-CA"/>
        </w:rPr>
        <w:t xml:space="preserve">likely </w:t>
      </w:r>
      <w:del w:id="277" w:author="Sargent, Risa" w:date="2025-03-18T10:21:00Z">
        <w:r w:rsidR="00EF16A8" w:rsidDel="00A3241C">
          <w:rPr>
            <w:lang w:val="en-CA"/>
          </w:rPr>
          <w:delText xml:space="preserve">to </w:delText>
        </w:r>
      </w:del>
      <w:r w:rsidR="00EF16A8">
        <w:rPr>
          <w:lang w:val="en-CA"/>
        </w:rPr>
        <w:t>remain</w:t>
      </w:r>
      <w:ins w:id="278" w:author="Sargent, Risa" w:date="2025-03-18T10:21:00Z">
        <w:r w:rsidR="00A3241C">
          <w:rPr>
            <w:lang w:val="en-CA"/>
          </w:rPr>
          <w:t>ed</w:t>
        </w:r>
      </w:ins>
      <w:r w:rsidR="00EF16A8">
        <w:rPr>
          <w:lang w:val="en-CA"/>
        </w:rPr>
        <w:t xml:space="preserve"> within</w:t>
      </w:r>
      <w:r w:rsidR="00B010B7">
        <w:rPr>
          <w:lang w:val="en-CA"/>
        </w:rPr>
        <w:t xml:space="preserve"> </w:t>
      </w:r>
      <w:r w:rsidR="00EF16A8">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ins w:id="279" w:author="Sargent, Risa" w:date="2025-03-18T10:21:00Z">
        <w:r w:rsidR="00A3241C">
          <w:rPr>
            <w:lang w:val="en-CA"/>
          </w:rPr>
          <w:t xml:space="preserve"> rounds of</w:t>
        </w:r>
      </w:ins>
      <w:r w:rsidR="00B010B7">
        <w:rPr>
          <w:lang w:val="en-CA"/>
        </w:rPr>
        <w:t xml:space="preserve"> survey</w:t>
      </w:r>
      <w:ins w:id="280" w:author="Sargent, Risa" w:date="2025-03-18T10:21:00Z">
        <w:r w:rsidR="00A3241C">
          <w:rPr>
            <w:lang w:val="en-CA"/>
          </w:rPr>
          <w:t>s</w:t>
        </w:r>
      </w:ins>
      <w:del w:id="281" w:author="Sargent, Risa" w:date="2025-03-18T10:21:00Z">
        <w:r w:rsidR="00B010B7" w:rsidDel="00A3241C">
          <w:rPr>
            <w:lang w:val="en-CA"/>
          </w:rPr>
          <w:delText xml:space="preserve"> rounds</w:delText>
        </w:r>
      </w:del>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EF16A8">
        <w:rPr>
          <w:lang w:val="en-CA"/>
        </w:rPr>
        <w:t xml:space="preserve">, and indeed we saw that </w:t>
      </w:r>
      <w:proofErr w:type="spellStart"/>
      <w:r w:rsidR="00EF16A8">
        <w:rPr>
          <w:lang w:val="en-CA"/>
        </w:rPr>
        <w:t>binmix</w:t>
      </w:r>
      <w:proofErr w:type="spellEnd"/>
      <w:r w:rsidR="00EF16A8">
        <w:rPr>
          <w:lang w:val="en-CA"/>
        </w:rPr>
        <w:t xml:space="preserve"> and </w:t>
      </w:r>
      <w:proofErr w:type="spellStart"/>
      <w:r w:rsidR="00EF16A8">
        <w:rPr>
          <w:lang w:val="en-CA"/>
        </w:rPr>
        <w:t>multimix</w:t>
      </w:r>
      <w:proofErr w:type="spellEnd"/>
      <w:r w:rsidR="00EF16A8">
        <w:rPr>
          <w:lang w:val="en-CA"/>
        </w:rPr>
        <w:t xml:space="preserve"> estimates for effect of restoration on abundance were similar</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lastRenderedPageBreak/>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del w:id="282" w:author="Sargent, Risa" w:date="2025-03-18T10:21:00Z">
        <w:r w:rsidR="004426BC" w:rsidDel="00A3241C">
          <w:rPr>
            <w:lang w:val="en-CA"/>
          </w:rPr>
          <w:delText>where they must return after each foraging bout</w:delText>
        </w:r>
        <w:r w:rsidR="00EF16A8" w:rsidDel="00A3241C">
          <w:rPr>
            <w:lang w:val="en-CA"/>
          </w:rPr>
          <w:delText xml:space="preserve"> </w:delText>
        </w:r>
      </w:del>
      <w:r w:rsidR="00EF16A8">
        <w:rPr>
          <w:lang w:val="en-CA"/>
        </w:rPr>
        <w:t xml:space="preserve">and may even move among sampling areas </w:t>
      </w:r>
      <w:r w:rsidR="00EF16A8">
        <w:rPr>
          <w:lang w:val="en-CA"/>
        </w:rPr>
        <w:fldChar w:fldCharType="begin" w:fldLock="1"/>
      </w:r>
      <w:r w:rsidR="00EF16A8">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2001)"},"properties":{"noteIndex":0},"schema":"https://github.com/citation-style-language/schema/raw/master/csl-citation.json"}</w:instrText>
      </w:r>
      <w:r w:rsidR="00EF16A8">
        <w:rPr>
          <w:lang w:val="en-CA"/>
        </w:rPr>
        <w:fldChar w:fldCharType="separate"/>
      </w:r>
      <w:r w:rsidR="00EF16A8" w:rsidRPr="00EF16A8">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p>
    <w:p w14:paraId="25BD984E" w14:textId="14EDE7EB" w:rsidR="00BD4EF1" w:rsidRPr="009945BA" w:rsidRDefault="00A4650B" w:rsidP="00B917FE">
      <w:pPr>
        <w:spacing w:line="480" w:lineRule="auto"/>
        <w:ind w:firstLine="720"/>
        <w:rPr>
          <w:lang w:val="en-CA"/>
        </w:rPr>
      </w:pPr>
      <w:r>
        <w:rPr>
          <w:lang w:val="en-CA"/>
        </w:rPr>
        <w:t>H</w:t>
      </w:r>
      <w:r w:rsidR="00527977">
        <w:rPr>
          <w:lang w:val="en-CA"/>
        </w:rPr>
        <w:t>abitat edges</w:t>
      </w:r>
      <w:del w:id="283" w:author="Sargent, Risa" w:date="2025-03-18T10:22:00Z">
        <w:r w:rsidR="00527977" w:rsidDel="00A3241C">
          <w:rPr>
            <w:lang w:val="en-CA"/>
          </w:rPr>
          <w:delText xml:space="preserve"> like</w:delText>
        </w:r>
      </w:del>
      <w:ins w:id="284" w:author="Sargent, Risa" w:date="2025-03-18T10:22:00Z">
        <w:r w:rsidR="00A3241C">
          <w:rPr>
            <w:lang w:val="en-CA"/>
          </w:rPr>
          <w:t xml:space="preserve"> such as</w:t>
        </w:r>
      </w:ins>
      <w:r w:rsidR="00527977">
        <w:rPr>
          <w:lang w:val="en-CA"/>
        </w:rPr>
        <w:t xml:space="preserve"> roads or hedges </w:t>
      </w:r>
      <w:r w:rsidR="004426BC">
        <w:rPr>
          <w:lang w:val="en-CA"/>
        </w:rPr>
        <w:t>can</w:t>
      </w:r>
      <w:ins w:id="285" w:author="Sargent, Risa" w:date="2025-03-18T10:21:00Z">
        <w:r w:rsidR="00A3241C">
          <w:rPr>
            <w:lang w:val="en-CA"/>
          </w:rPr>
          <w:t xml:space="preserve"> also</w:t>
        </w:r>
      </w:ins>
      <w:r w:rsidR="004426BC">
        <w:rPr>
          <w:lang w:val="en-CA"/>
        </w:rPr>
        <w:t xml:space="preserve"> impact the tendency for</w:t>
      </w:r>
      <w:r w:rsidR="00527977">
        <w:rPr>
          <w:lang w:val="en-CA"/>
        </w:rPr>
        <w:t xml:space="preserve"> </w:t>
      </w:r>
      <w:r>
        <w:rPr>
          <w:lang w:val="en-CA"/>
        </w:rPr>
        <w:t xml:space="preserve">insects </w:t>
      </w:r>
      <w:r w:rsidR="004426BC">
        <w:rPr>
          <w:lang w:val="en-CA"/>
        </w:rPr>
        <w:t>to move across</w:t>
      </w:r>
      <w:r>
        <w:rPr>
          <w:lang w:val="en-CA"/>
        </w:rPr>
        <w:t xml:space="preserve"> </w:t>
      </w:r>
      <w:r w:rsidR="004426BC">
        <w:rPr>
          <w:lang w:val="en-CA"/>
        </w:rPr>
        <w:t>sampling area</w:t>
      </w:r>
      <w:r>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del w:id="286" w:author="Sargent, Risa" w:date="2025-03-18T10:22:00Z">
        <w:r w:rsidR="00BD4EF1" w:rsidDel="00A3241C">
          <w:rPr>
            <w:lang w:val="en-CA"/>
          </w:rPr>
          <w:delText>will be</w:delText>
        </w:r>
      </w:del>
      <w:ins w:id="287" w:author="Sargent, Risa" w:date="2025-03-18T10:22:00Z">
        <w:r w:rsidR="00A3241C">
          <w:rPr>
            <w:lang w:val="en-CA"/>
          </w:rPr>
          <w:t>are</w:t>
        </w:r>
      </w:ins>
      <w:r w:rsidR="00BD4EF1">
        <w:rPr>
          <w:lang w:val="en-CA"/>
        </w:rPr>
        <w:t xml:space="preserve"> most appropriate when mobility is limited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proofErr w:type="spellStart"/>
      <w:r w:rsidR="00BD4EF1" w:rsidRPr="00080462">
        <w:rPr>
          <w:i/>
          <w:iCs/>
          <w:lang w:val="en-CA"/>
        </w:rPr>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377AA3E2"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w:t>
      </w:r>
      <w:del w:id="288" w:author="Sargent, Risa" w:date="2025-03-18T10:23:00Z">
        <w:r w:rsidR="000F575C" w:rsidDel="00A3241C">
          <w:rPr>
            <w:lang w:val="en-CA"/>
          </w:rPr>
          <w:delText xml:space="preserve"> can</w:delText>
        </w:r>
      </w:del>
      <w:r w:rsidR="00BD4EF1">
        <w:rPr>
          <w:lang w:val="en-CA"/>
        </w:rPr>
        <w:t xml:space="preserve"> allow researchers to leverage maximum information </w:t>
      </w:r>
      <w:r w:rsidR="00BD4EF1">
        <w:rPr>
          <w:lang w:val="en-CA"/>
        </w:rPr>
        <w:lastRenderedPageBreak/>
        <w:t xml:space="preserve">from a limited sample size. This </w:t>
      </w:r>
      <w:del w:id="289" w:author="Sargent, Risa" w:date="2025-03-18T10:23:00Z">
        <w:r w:rsidR="00BD4EF1" w:rsidDel="00A3241C">
          <w:rPr>
            <w:lang w:val="en-CA"/>
          </w:rPr>
          <w:delText>could be</w:delText>
        </w:r>
      </w:del>
      <w:ins w:id="290" w:author="Sargent, Risa" w:date="2025-03-18T10:23:00Z">
        <w:r w:rsidR="00A3241C">
          <w:rPr>
            <w:lang w:val="en-CA"/>
          </w:rPr>
          <w:t>is</w:t>
        </w:r>
      </w:ins>
      <w:r w:rsidR="00BD4EF1">
        <w:rPr>
          <w:lang w:val="en-CA"/>
        </w:rPr>
        <w:t xml:space="preserve"> especially important when a focal species is rare</w:t>
      </w:r>
      <w:del w:id="291" w:author="Sargent, Risa" w:date="2025-03-18T10:23:00Z">
        <w:r w:rsidR="00BD4EF1" w:rsidDel="00A3241C">
          <w:rPr>
            <w:lang w:val="en-CA"/>
          </w:rPr>
          <w:delText xml:space="preserve"> and</w:delText>
        </w:r>
      </w:del>
      <w:ins w:id="292" w:author="Sargent, Risa" w:date="2025-03-18T10:23:00Z">
        <w:r w:rsidR="00A3241C">
          <w:rPr>
            <w:lang w:val="en-CA"/>
          </w:rPr>
          <w:t>,</w:t>
        </w:r>
      </w:ins>
      <w:r w:rsidR="00BD4EF1">
        <w:rPr>
          <w:lang w:val="en-CA"/>
        </w:rPr>
        <w:t xml:space="preserve"> occurs at a limited number of sites or where site survey permitting is a limiting factor.</w:t>
      </w:r>
    </w:p>
    <w:p w14:paraId="16AB76C5" w14:textId="686C6529" w:rsidR="00BD4EF1" w:rsidRDefault="00D17C57" w:rsidP="00BD4EF1">
      <w:pPr>
        <w:spacing w:line="480" w:lineRule="auto"/>
        <w:ind w:firstLine="720"/>
        <w:rPr>
          <w:lang w:val="en-CA"/>
        </w:rPr>
      </w:pPr>
      <w:commentRangeStart w:id="293"/>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commentRangeEnd w:id="293"/>
      <w:r w:rsidR="007D2ED4">
        <w:rPr>
          <w:rStyle w:val="CommentReference"/>
        </w:rPr>
        <w:commentReference w:id="293"/>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 xml:space="preserve">to multispecies systems such as ours, limiting </w:t>
      </w:r>
      <w:ins w:id="294" w:author="Sargent, Risa" w:date="2025-03-18T10:24:00Z">
        <w:r w:rsidR="00A3241C">
          <w:rPr>
            <w:lang w:val="en-CA"/>
          </w:rPr>
          <w:t xml:space="preserve">its </w:t>
        </w:r>
      </w:ins>
      <w:r w:rsidR="00BD4EF1">
        <w:rPr>
          <w:lang w:val="en-CA"/>
        </w:rPr>
        <w:t xml:space="preserve">application </w:t>
      </w:r>
      <w:del w:id="295" w:author="Sargent, Risa" w:date="2025-03-18T10:24:00Z">
        <w:r w:rsidR="00BD4EF1" w:rsidDel="00A3241C">
          <w:rPr>
            <w:lang w:val="en-CA"/>
          </w:rPr>
          <w:delText xml:space="preserve">for </w:delText>
        </w:r>
      </w:del>
      <w:ins w:id="296" w:author="Sargent, Risa" w:date="2025-03-18T10:24:00Z">
        <w:r w:rsidR="00A3241C">
          <w:rPr>
            <w:lang w:val="en-CA"/>
          </w:rPr>
          <w:t xml:space="preserve">to </w:t>
        </w:r>
      </w:ins>
      <w:r w:rsidR="00BD4EF1">
        <w:rPr>
          <w:lang w:val="en-CA"/>
        </w:rPr>
        <w:t>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38DFD008" w:rsidR="00BD4EF1" w:rsidRDefault="00BD4EF1" w:rsidP="00BD4EF1">
      <w:pPr>
        <w:spacing w:line="480" w:lineRule="auto"/>
        <w:ind w:firstLine="720"/>
        <w:rPr>
          <w:lang w:val="en-CA"/>
        </w:rPr>
      </w:pPr>
      <w:r w:rsidRPr="008A3429">
        <w:rPr>
          <w:lang w:val="en-CA"/>
        </w:rPr>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t>
      </w:r>
      <w:del w:id="297" w:author="Sargent, Risa" w:date="2025-03-18T10:24:00Z">
        <w:r w:rsidR="00E94379" w:rsidDel="00A3241C">
          <w:rPr>
            <w:lang w:val="en-CA"/>
          </w:rPr>
          <w:delText>were previously detected</w:delText>
        </w:r>
      </w:del>
      <w:ins w:id="298" w:author="Sargent, Risa" w:date="2025-03-18T10:24:00Z">
        <w:r w:rsidR="00A3241C">
          <w:rPr>
            <w:lang w:val="en-CA"/>
          </w:rPr>
          <w:t>were originally detected</w:t>
        </w:r>
      </w:ins>
      <w:r w:rsidR="00E94379">
        <w:rPr>
          <w:lang w:val="en-CA"/>
        </w:rPr>
        <w:t xml:space="preserve"> in our </w:t>
      </w:r>
      <w:ins w:id="299" w:author="Sargent, Risa" w:date="2025-03-18T10:24:00Z">
        <w:r w:rsidR="00A3241C">
          <w:rPr>
            <w:lang w:val="en-CA"/>
          </w:rPr>
          <w:t xml:space="preserve">park </w:t>
        </w:r>
      </w:ins>
      <w:r w:rsidR="00E94379">
        <w:rPr>
          <w:lang w:val="en-CA"/>
        </w:rPr>
        <w:t xml:space="preserve">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del w:id="300" w:author="Sargent, Risa" w:date="2025-03-18T10:24:00Z">
        <w:r w:rsidDel="00A3241C">
          <w:rPr>
            <w:lang w:val="en-CA"/>
          </w:rPr>
          <w:delText xml:space="preserve"> </w:delText>
        </w:r>
        <w:r w:rsidR="00E94379" w:rsidDel="00A3241C">
          <w:rPr>
            <w:lang w:val="en-CA"/>
          </w:rPr>
          <w:delText>of these</w:delText>
        </w:r>
      </w:del>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w:t>
      </w:r>
      <w:del w:id="301" w:author="Sargent, Risa" w:date="2025-03-18T10:25:00Z">
        <w:r w:rsidR="008A3429" w:rsidDel="00A3241C">
          <w:rPr>
            <w:lang w:val="en-CA"/>
          </w:rPr>
          <w:delText xml:space="preserve">species </w:delText>
        </w:r>
      </w:del>
      <w:ins w:id="302" w:author="Sargent, Risa" w:date="2025-03-18T10:25:00Z">
        <w:r w:rsidR="00A3241C">
          <w:rPr>
            <w:lang w:val="en-CA"/>
          </w:rPr>
          <w:t>those</w:t>
        </w:r>
        <w:r w:rsidR="00A3241C">
          <w:rPr>
            <w:lang w:val="en-CA"/>
          </w:rPr>
          <w:t xml:space="preserve"> </w:t>
        </w:r>
      </w:ins>
      <w:del w:id="303" w:author="Sargent, Risa" w:date="2025-03-18T10:24:00Z">
        <w:r w:rsidR="008A3429" w:rsidDel="00A3241C">
          <w:rPr>
            <w:lang w:val="en-CA"/>
          </w:rPr>
          <w:delText xml:space="preserve">of </w:delText>
        </w:r>
      </w:del>
      <w:ins w:id="304" w:author="Sargent, Risa" w:date="2025-03-18T10:24:00Z">
        <w:r w:rsidR="00A3241C">
          <w:rPr>
            <w:lang w:val="en-CA"/>
          </w:rPr>
          <w:t>in the</w:t>
        </w:r>
      </w:ins>
      <w:ins w:id="305" w:author="Sargent, Risa" w:date="2025-03-18T10:25:00Z">
        <w:r w:rsidR="00A3241C">
          <w:rPr>
            <w:lang w:val="en-CA"/>
          </w:rPr>
          <w:t xml:space="preserve"> genus</w:t>
        </w:r>
      </w:ins>
      <w:ins w:id="306" w:author="Sargent, Risa" w:date="2025-03-18T10:24:00Z">
        <w:r w:rsidR="00A3241C">
          <w:rPr>
            <w:lang w:val="en-CA"/>
          </w:rPr>
          <w:t xml:space="preserve"> </w:t>
        </w:r>
      </w:ins>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w:t>
      </w:r>
      <w:r>
        <w:rPr>
          <w:lang w:val="en-CA"/>
        </w:rPr>
        <w:lastRenderedPageBreak/>
        <w:t>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6B84D306" w:rsidR="00BD4EF1" w:rsidRDefault="00BD4EF1" w:rsidP="00BD4EF1">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w:t>
      </w:r>
      <w:ins w:id="307" w:author="Sargent, Risa" w:date="2025-03-18T10:27:00Z">
        <w:r w:rsidR="00620CDE">
          <w:rPr>
            <w:lang w:val="en-CA"/>
          </w:rPr>
          <w:t xml:space="preserve"> already</w:t>
        </w:r>
      </w:ins>
      <w:r>
        <w:rPr>
          <w:lang w:val="en-CA"/>
        </w:rPr>
        <w:t xml:space="preserve"> been applied to</w:t>
      </w:r>
      <w:ins w:id="308" w:author="Sargent, Risa" w:date="2025-03-18T10:27:00Z">
        <w:r w:rsidR="00620CDE">
          <w:rPr>
            <w:lang w:val="en-CA"/>
          </w:rPr>
          <w:t xml:space="preserve"> studies of</w:t>
        </w:r>
      </w:ins>
      <w:r>
        <w:rPr>
          <w:lang w:val="en-CA"/>
        </w:rPr>
        <w:t xml:space="preserve">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w:t>
      </w:r>
      <w:del w:id="309" w:author="Sargent, Risa" w:date="2025-03-18T10:27:00Z">
        <w:r w:rsidR="00F643EE" w:rsidDel="00620CDE">
          <w:rPr>
            <w:lang w:val="en-CA"/>
          </w:rPr>
          <w:delText xml:space="preserve">sighted </w:delText>
        </w:r>
      </w:del>
      <w:ins w:id="310" w:author="Sargent, Risa" w:date="2025-03-18T10:27:00Z">
        <w:r w:rsidR="00620CDE">
          <w:rPr>
            <w:lang w:val="en-CA"/>
          </w:rPr>
          <w:t>detected</w:t>
        </w:r>
        <w:r w:rsidR="00620CDE">
          <w:rPr>
            <w:lang w:val="en-CA"/>
          </w:rPr>
          <w:t xml:space="preserve"> </w:t>
        </w:r>
      </w:ins>
      <w:r w:rsidR="00F643EE">
        <w:rPr>
          <w:lang w:val="en-CA"/>
        </w:rPr>
        <w:t xml:space="preserve">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method has not </w:t>
      </w:r>
      <w:ins w:id="311" w:author="Sargent, Risa" w:date="2025-03-18T10:27:00Z">
        <w:r w:rsidR="00620CDE">
          <w:rPr>
            <w:lang w:val="en-CA"/>
          </w:rPr>
          <w:t xml:space="preserve">yet </w:t>
        </w:r>
      </w:ins>
      <w:r>
        <w:rPr>
          <w:lang w:val="en-CA"/>
        </w:rPr>
        <w:t xml:space="preserve">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114D197A"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which do not account for detection</w:t>
      </w:r>
      <w:del w:id="312" w:author="Sargent, Risa" w:date="2025-03-18T10:28:00Z">
        <w:r w:rsidR="004C4F15" w:rsidDel="00620CDE">
          <w:rPr>
            <w:lang w:val="en-CA"/>
          </w:rPr>
          <w:delText xml:space="preserve"> effects</w:delText>
        </w:r>
      </w:del>
      <w:r w:rsidR="004C4F15">
        <w:rPr>
          <w:lang w:val="en-CA"/>
        </w:rPr>
        <w:t xml:space="preserve">, overestimated the impact of restoration on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w:t>
      </w:r>
      <w:r w:rsidR="00BD4EF1">
        <w:rPr>
          <w:lang w:val="en-CA"/>
        </w:rPr>
        <w:lastRenderedPageBreak/>
        <w:t xml:space="preserve">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w:t>
      </w:r>
      <w:del w:id="313" w:author="Sargent, Risa" w:date="2025-03-18T10:28:00Z">
        <w:r w:rsidR="000A314B" w:rsidDel="00620CDE">
          <w:rPr>
            <w:lang w:val="en-CA"/>
          </w:rPr>
          <w:delText xml:space="preserve">and </w:delText>
        </w:r>
      </w:del>
      <w:ins w:id="314" w:author="Sargent, Risa" w:date="2025-03-18T10:28:00Z">
        <w:r w:rsidR="00620CDE">
          <w:rPr>
            <w:lang w:val="en-CA"/>
          </w:rPr>
          <w:t>or</w:t>
        </w:r>
        <w:r w:rsidR="00620CDE">
          <w:rPr>
            <w:lang w:val="en-CA"/>
          </w:rPr>
          <w:t xml:space="preserve"> </w:t>
        </w:r>
      </w:ins>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w:t>
      </w:r>
      <w:del w:id="315" w:author="Sargent, Risa" w:date="2025-03-18T10:28:00Z">
        <w:r w:rsidR="0067261D" w:rsidDel="00620CDE">
          <w:rPr>
            <w:lang w:val="en-CA"/>
          </w:rPr>
          <w:delText xml:space="preserve">since </w:delText>
        </w:r>
      </w:del>
      <w:ins w:id="316" w:author="Sargent, Risa" w:date="2025-03-18T10:28:00Z">
        <w:r w:rsidR="00620CDE">
          <w:rPr>
            <w:lang w:val="en-CA"/>
          </w:rPr>
          <w:t xml:space="preserve">because </w:t>
        </w:r>
      </w:ins>
      <w:r w:rsidR="0067261D">
        <w:rPr>
          <w:lang w:val="en-CA"/>
        </w:rPr>
        <w:t xml:space="preserve">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ins w:id="317" w:author="Sargent, Risa" w:date="2025-03-18T10:29:00Z">
        <w:r w:rsidR="00620CDE">
          <w:rPr>
            <w:lang w:val="en-CA"/>
          </w:rPr>
          <w:t>.</w:t>
        </w:r>
      </w:ins>
      <w:del w:id="318" w:author="Sargent, Risa" w:date="2025-03-18T10:29:00Z">
        <w:r w:rsidR="00BD4EF1" w:rsidDel="00620CDE">
          <w:rPr>
            <w:lang w:val="en-CA"/>
          </w:rPr>
          <w:delText xml:space="preserve">. Our study </w:delText>
        </w:r>
        <w:r w:rsidR="00355EE7" w:rsidDel="00620CDE">
          <w:rPr>
            <w:lang w:val="en-CA"/>
          </w:rPr>
          <w:delText xml:space="preserve">demonstrates </w:delText>
        </w:r>
        <w:r w:rsidR="00BD4EF1" w:rsidDel="00620CDE">
          <w:rPr>
            <w:lang w:val="en-CA"/>
          </w:rPr>
          <w:delText xml:space="preserve">that this </w:delText>
        </w:r>
      </w:del>
      <w:ins w:id="319" w:author="Sargent, Risa" w:date="2025-03-18T10:29:00Z">
        <w:r w:rsidR="00620CDE">
          <w:rPr>
            <w:lang w:val="en-CA"/>
          </w:rPr>
          <w:t xml:space="preserve"> This </w:t>
        </w:r>
      </w:ins>
      <w:r w:rsidR="00BD4EF1">
        <w:rPr>
          <w:lang w:val="en-CA"/>
        </w:rPr>
        <w:t xml:space="preserve">can be achieved by </w:t>
      </w:r>
      <w:r w:rsidR="005F4F36">
        <w:rPr>
          <w:lang w:val="en-CA"/>
        </w:rPr>
        <w:t xml:space="preserve">prioritizing </w:t>
      </w:r>
      <w:del w:id="320" w:author="Sargent, Risa" w:date="2025-03-18T10:29:00Z">
        <w:r w:rsidR="00BD4EF1" w:rsidDel="00620CDE">
          <w:rPr>
            <w:lang w:val="en-CA"/>
          </w:rPr>
          <w:delText>increas</w:delText>
        </w:r>
        <w:r w:rsidR="005F4F36" w:rsidDel="00620CDE">
          <w:rPr>
            <w:lang w:val="en-CA"/>
          </w:rPr>
          <w:delText>ed</w:delText>
        </w:r>
        <w:r w:rsidR="00BD4EF1" w:rsidDel="00620CDE">
          <w:rPr>
            <w:lang w:val="en-CA"/>
          </w:rPr>
          <w:delText xml:space="preserve"> </w:delText>
        </w:r>
      </w:del>
      <w:r w:rsidR="00BD4EF1">
        <w:rPr>
          <w:lang w:val="en-CA"/>
        </w:rPr>
        <w:t>sampling intensity</w:t>
      </w:r>
      <w:ins w:id="321" w:author="Sargent, Risa" w:date="2025-03-18T10:29:00Z">
        <w:r w:rsidR="00620CDE">
          <w:rPr>
            <w:lang w:val="en-CA"/>
          </w:rPr>
          <w:t xml:space="preserve"> per site</w:t>
        </w:r>
      </w:ins>
      <w:r w:rsidR="005F4F36">
        <w:rPr>
          <w:lang w:val="en-CA"/>
        </w:rPr>
        <w:t xml:space="preserve"> over </w:t>
      </w:r>
      <w:del w:id="322" w:author="Sargent, Risa" w:date="2025-03-18T10:29:00Z">
        <w:r w:rsidR="005F4F36" w:rsidDel="00620CDE">
          <w:rPr>
            <w:lang w:val="en-CA"/>
          </w:rPr>
          <w:delText xml:space="preserve">increased </w:delText>
        </w:r>
      </w:del>
      <w:ins w:id="323" w:author="Sargent, Risa" w:date="2025-03-18T10:29:00Z">
        <w:r w:rsidR="00620CDE">
          <w:rPr>
            <w:lang w:val="en-CA"/>
          </w:rPr>
          <w:t>the</w:t>
        </w:r>
        <w:r w:rsidR="00620CDE">
          <w:rPr>
            <w:lang w:val="en-CA"/>
          </w:rPr>
          <w:t xml:space="preserve"> </w:t>
        </w:r>
      </w:ins>
      <w:r w:rsidR="005F4F36">
        <w:rPr>
          <w:lang w:val="en-CA"/>
        </w:rPr>
        <w:t>number of study sites</w:t>
      </w:r>
      <w:r w:rsidR="00BD4EF1">
        <w:rPr>
          <w:lang w:val="en-CA"/>
        </w:rPr>
        <w:t xml:space="preserve">. By accounting for </w:t>
      </w:r>
      <w:ins w:id="324" w:author="Sargent, Risa" w:date="2025-03-18T10:30:00Z">
        <w:r w:rsidR="00620CDE">
          <w:rPr>
            <w:lang w:val="en-CA"/>
          </w:rPr>
          <w:t>and/</w:t>
        </w:r>
      </w:ins>
      <w:r w:rsidR="00BD4EF1">
        <w:rPr>
          <w:lang w:val="en-CA"/>
        </w:rPr>
        <w:t>or minimizing detection biases,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w:t>
      </w:r>
      <w:del w:id="325" w:author="Sargent, Risa" w:date="2025-03-18T10:30:00Z">
        <w:r w:rsidDel="00620CDE">
          <w:rPr>
            <w:lang w:val="en-CA"/>
          </w:rPr>
          <w:delText xml:space="preserve">that is </w:delText>
        </w:r>
      </w:del>
      <w:r>
        <w:rPr>
          <w:lang w:val="en-CA"/>
        </w:rPr>
        <w:t xml:space="preserve">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t xml:space="preserve">Acknowledgements: </w:t>
      </w:r>
      <w:r w:rsidRPr="0017490F">
        <w:rPr>
          <w:lang w:val="en-CA"/>
        </w:rPr>
        <w:t xml:space="preserve">Jack Tupper, Krista </w:t>
      </w:r>
      <w:proofErr w:type="spellStart"/>
      <w:r w:rsidRPr="0017490F">
        <w:rPr>
          <w:lang w:val="en-CA"/>
        </w:rPr>
        <w:t>Voth</w:t>
      </w:r>
      <w:proofErr w:type="spellEnd"/>
      <w:r w:rsidRPr="0017490F">
        <w:rPr>
          <w:lang w:val="en-CA"/>
        </w:rPr>
        <w:t xml:space="preserve">,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w:t>
      </w:r>
      <w:proofErr w:type="spellStart"/>
      <w:r>
        <w:rPr>
          <w:lang w:val="en-CA"/>
        </w:rPr>
        <w:t>Yiyang</w:t>
      </w:r>
      <w:proofErr w:type="spellEnd"/>
      <w:r>
        <w:rPr>
          <w:lang w:val="en-CA"/>
        </w:rPr>
        <w:t xml:space="preserve"> Shen assisted with field work. </w:t>
      </w:r>
      <w:proofErr w:type="spellStart"/>
      <w:r>
        <w:rPr>
          <w:lang w:val="en-CA"/>
        </w:rPr>
        <w:t>Juli</w:t>
      </w:r>
      <w:proofErr w:type="spellEnd"/>
      <w:r>
        <w:rPr>
          <w:lang w:val="en-CA"/>
        </w:rPr>
        <w:t xml:space="preserve"> Carrillo and Claire </w:t>
      </w:r>
      <w:proofErr w:type="spellStart"/>
      <w:r>
        <w:rPr>
          <w:lang w:val="en-CA"/>
        </w:rPr>
        <w:t>Kremen</w:t>
      </w:r>
      <w:proofErr w:type="spellEnd"/>
      <w:r>
        <w:rPr>
          <w:lang w:val="en-CA"/>
        </w:rPr>
        <w:t xml:space="preserve">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FBF9EDF" w14:textId="479990F5" w:rsidR="00EF16A8" w:rsidRPr="00EF16A8" w:rsidRDefault="00F75794" w:rsidP="00EF16A8">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F16A8" w:rsidRPr="00EF16A8">
        <w:rPr>
          <w:rFonts w:ascii="Aptos" w:hAnsi="Aptos" w:cs="Times New Roman"/>
          <w:noProof/>
          <w:kern w:val="0"/>
        </w:rPr>
        <w:t xml:space="preserve">Barker, R., M. Schofield, W. Link, and J. Sauer. 2018. “On the Reliability of N-Mixture Models for Count Data.” </w:t>
      </w:r>
      <w:r w:rsidR="00EF16A8" w:rsidRPr="00EF16A8">
        <w:rPr>
          <w:rFonts w:ascii="Aptos" w:hAnsi="Aptos" w:cs="Times New Roman"/>
          <w:i/>
          <w:iCs/>
          <w:noProof/>
          <w:kern w:val="0"/>
        </w:rPr>
        <w:t>Biometrics</w:t>
      </w:r>
      <w:r w:rsidR="00EF16A8" w:rsidRPr="00EF16A8">
        <w:rPr>
          <w:rFonts w:ascii="Aptos" w:hAnsi="Aptos" w:cs="Times New Roman"/>
          <w:noProof/>
          <w:kern w:val="0"/>
        </w:rPr>
        <w:t xml:space="preserve"> 74 (1): 369–77. https://doi.org/10.1111/BIOM.12734.</w:t>
      </w:r>
    </w:p>
    <w:p w14:paraId="353EA21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EF16A8">
        <w:rPr>
          <w:rFonts w:ascii="Aptos" w:hAnsi="Aptos" w:cs="Times New Roman"/>
          <w:i/>
          <w:iCs/>
          <w:noProof/>
          <w:kern w:val="0"/>
        </w:rPr>
        <w:t>Biometrics</w:t>
      </w:r>
      <w:r w:rsidRPr="00EF16A8">
        <w:rPr>
          <w:rFonts w:ascii="Aptos" w:hAnsi="Aptos" w:cs="Times New Roman"/>
          <w:noProof/>
          <w:kern w:val="0"/>
        </w:rPr>
        <w:t xml:space="preserve"> 58 (3): 540–47. https://doi.org/10.1111/J.0006-341X.2002.00540.X.</w:t>
      </w:r>
    </w:p>
    <w:p w14:paraId="3EDCEE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Biesmeijer, J. C., S. P.M. Roberts, M. Reemer, R. Ohlemüller, M. Edwards, T. Peeters, A. P. </w:t>
      </w:r>
      <w:r w:rsidRPr="00EF16A8">
        <w:rPr>
          <w:rFonts w:ascii="Aptos" w:hAnsi="Aptos" w:cs="Times New Roman"/>
          <w:noProof/>
          <w:kern w:val="0"/>
        </w:rPr>
        <w:lastRenderedPageBreak/>
        <w:t xml:space="preserve">Schaffers, et al. 2006. “Parallel Declines in Pollinators and Insect-Pollinated Plants in Britain and the Netherlands.” </w:t>
      </w:r>
      <w:r w:rsidRPr="00EF16A8">
        <w:rPr>
          <w:rFonts w:ascii="Aptos" w:hAnsi="Aptos" w:cs="Times New Roman"/>
          <w:i/>
          <w:iCs/>
          <w:noProof/>
          <w:kern w:val="0"/>
        </w:rPr>
        <w:t>Science</w:t>
      </w:r>
      <w:r w:rsidRPr="00EF16A8">
        <w:rPr>
          <w:rFonts w:ascii="Aptos" w:hAnsi="Aptos" w:cs="Times New Roman"/>
          <w:noProof/>
          <w:kern w:val="0"/>
        </w:rPr>
        <w:t xml:space="preserve"> 313 (5785): 351–54. https://doi.org/10.1126/science.1127863.</w:t>
      </w:r>
    </w:p>
    <w:p w14:paraId="3CA33ED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Blaauw, B., and R. Isaacs. 2014. “Flower Plantings Increase Wild Bee Abundance and the Pollination Services Provided to a Pollination-Dependent Crop.” </w:t>
      </w:r>
      <w:r w:rsidRPr="00EF16A8">
        <w:rPr>
          <w:rFonts w:ascii="Aptos" w:hAnsi="Aptos" w:cs="Times New Roman"/>
          <w:i/>
          <w:iCs/>
          <w:noProof/>
          <w:kern w:val="0"/>
        </w:rPr>
        <w:t>Journal of Applied Ecology</w:t>
      </w:r>
      <w:r w:rsidRPr="00EF16A8">
        <w:rPr>
          <w:rFonts w:ascii="Aptos" w:hAnsi="Aptos" w:cs="Times New Roman"/>
          <w:noProof/>
          <w:kern w:val="0"/>
        </w:rPr>
        <w:t xml:space="preserve"> 51 (4): 890–98. https://doi.org/10.1111/1365-2664.12257.</w:t>
      </w:r>
    </w:p>
    <w:p w14:paraId="5DAE3A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Bolker, B., M. Brooks, C. Clark, S. Geange, J. Poulsen, M. Stevens, and J. White. 2009. “Generalized Linear Mixed Models: A Practical Guide for Ecology and Evolution.” </w:t>
      </w:r>
      <w:r w:rsidRPr="00EF16A8">
        <w:rPr>
          <w:rFonts w:ascii="Aptos" w:hAnsi="Aptos" w:cs="Times New Roman"/>
          <w:i/>
          <w:iCs/>
          <w:noProof/>
          <w:kern w:val="0"/>
        </w:rPr>
        <w:t>Trends in Ecology and Evolution</w:t>
      </w:r>
      <w:r w:rsidRPr="00EF16A8">
        <w:rPr>
          <w:rFonts w:ascii="Aptos" w:hAnsi="Aptos" w:cs="Times New Roman"/>
          <w:noProof/>
          <w:kern w:val="0"/>
        </w:rPr>
        <w:t xml:space="preserve"> 24 (3): 127–35. https://doi.org/10.1016/J.TREE.2008.10.008.</w:t>
      </w:r>
    </w:p>
    <w:p w14:paraId="7FF9128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Bötsch, Y., L. Jenni, and M. Kéry. 2020. “Field Evaluation of Abundance Estimates under Binomial and Multinomial N-Mixture Models.” </w:t>
      </w:r>
      <w:r w:rsidRPr="00EF16A8">
        <w:rPr>
          <w:rFonts w:ascii="Aptos" w:hAnsi="Aptos" w:cs="Times New Roman"/>
          <w:i/>
          <w:iCs/>
          <w:noProof/>
          <w:kern w:val="0"/>
        </w:rPr>
        <w:t>Ibis</w:t>
      </w:r>
      <w:r w:rsidRPr="00EF16A8">
        <w:rPr>
          <w:rFonts w:ascii="Aptos" w:hAnsi="Aptos" w:cs="Times New Roman"/>
          <w:noProof/>
          <w:kern w:val="0"/>
        </w:rPr>
        <w:t xml:space="preserve"> 162 (3): 902–10. https://doi.org/10.1111/ibi.12802.</w:t>
      </w:r>
    </w:p>
    <w:p w14:paraId="1147A4C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EF16A8">
        <w:rPr>
          <w:rFonts w:ascii="Aptos" w:hAnsi="Aptos" w:cs="Times New Roman"/>
          <w:i/>
          <w:iCs/>
          <w:noProof/>
          <w:kern w:val="0"/>
        </w:rPr>
        <w:t>Apidologie</w:t>
      </w:r>
      <w:r w:rsidRPr="00EF16A8">
        <w:rPr>
          <w:rFonts w:ascii="Aptos" w:hAnsi="Aptos" w:cs="Times New Roman"/>
          <w:noProof/>
          <w:kern w:val="0"/>
        </w:rPr>
        <w:t xml:space="preserve"> 53 (1): 10. https://doi.org/10.1007/s13592-022-00919-4.</w:t>
      </w:r>
    </w:p>
    <w:p w14:paraId="0489058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EF16A8">
        <w:rPr>
          <w:rFonts w:ascii="Aptos" w:hAnsi="Aptos" w:cs="Times New Roman"/>
          <w:i/>
          <w:iCs/>
          <w:noProof/>
          <w:kern w:val="0"/>
        </w:rPr>
        <w:t>Journal of Applied Ecology</w:t>
      </w:r>
      <w:r w:rsidRPr="00EF16A8">
        <w:rPr>
          <w:rFonts w:ascii="Aptos" w:hAnsi="Aptos" w:cs="Times New Roman"/>
          <w:noProof/>
          <w:kern w:val="0"/>
        </w:rPr>
        <w:t>. https://doi.org/10.1111/1365-2664.14648.</w:t>
      </w:r>
    </w:p>
    <w:p w14:paraId="17A64F2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Cane, J., R. Minckley, and L. Kervin. 2000. “Sampling Bees (Hymenoptera: Apiformes) for Pollinator Community Studies: Pitfalls of Pan-Trapping.” </w:t>
      </w:r>
      <w:r w:rsidRPr="00EF16A8">
        <w:rPr>
          <w:rFonts w:ascii="Aptos" w:hAnsi="Aptos" w:cs="Times New Roman"/>
          <w:i/>
          <w:iCs/>
          <w:noProof/>
          <w:kern w:val="0"/>
        </w:rPr>
        <w:t>Journal of the Kansas Entomological Society</w:t>
      </w:r>
      <w:r w:rsidRPr="00EF16A8">
        <w:rPr>
          <w:rFonts w:ascii="Aptos" w:hAnsi="Aptos" w:cs="Times New Roman"/>
          <w:noProof/>
          <w:kern w:val="0"/>
        </w:rPr>
        <w:t xml:space="preserve"> 73 (4): 225–31. https://www.jstor.org/stable/25085973.</w:t>
      </w:r>
    </w:p>
    <w:p w14:paraId="62378B1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EF16A8">
        <w:rPr>
          <w:rFonts w:ascii="Aptos" w:hAnsi="Aptos" w:cs="Times New Roman"/>
          <w:i/>
          <w:iCs/>
          <w:noProof/>
          <w:kern w:val="0"/>
        </w:rPr>
        <w:t>Urban Ecosystems</w:t>
      </w:r>
      <w:r w:rsidRPr="00EF16A8">
        <w:rPr>
          <w:rFonts w:ascii="Aptos" w:hAnsi="Aptos" w:cs="Times New Roman"/>
          <w:noProof/>
          <w:kern w:val="0"/>
        </w:rPr>
        <w:t>, 1–18. https://doi.org/10.1007/s11252-024-01516-2.</w:t>
      </w:r>
    </w:p>
    <w:p w14:paraId="07DF0DB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Cormack, R. M. 1964. “Estimates of Survival from the Sighting of Marked Animals.” </w:t>
      </w:r>
      <w:r w:rsidRPr="00EF16A8">
        <w:rPr>
          <w:rFonts w:ascii="Aptos" w:hAnsi="Aptos" w:cs="Times New Roman"/>
          <w:i/>
          <w:iCs/>
          <w:noProof/>
          <w:kern w:val="0"/>
        </w:rPr>
        <w:t>Biometrika</w:t>
      </w:r>
      <w:r w:rsidRPr="00EF16A8">
        <w:rPr>
          <w:rFonts w:ascii="Aptos" w:hAnsi="Aptos" w:cs="Times New Roman"/>
          <w:noProof/>
          <w:kern w:val="0"/>
        </w:rPr>
        <w:t xml:space="preserve"> 51 (3/4): 429. https://doi.org/10.2307/2334149.</w:t>
      </w:r>
    </w:p>
    <w:p w14:paraId="131D75E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Duarte, A., M. Adams, and J. Peterson. 2018. “Fitting N-Mixture Models to Count Data with Unmodeled Heterogeneity: Bias, Diagnostics, and Alternative Approaches.” </w:t>
      </w:r>
      <w:r w:rsidRPr="00EF16A8">
        <w:rPr>
          <w:rFonts w:ascii="Aptos" w:hAnsi="Aptos" w:cs="Times New Roman"/>
          <w:i/>
          <w:iCs/>
          <w:noProof/>
          <w:kern w:val="0"/>
        </w:rPr>
        <w:t>Ecological Modelling</w:t>
      </w:r>
      <w:r w:rsidRPr="00EF16A8">
        <w:rPr>
          <w:rFonts w:ascii="Aptos" w:hAnsi="Aptos" w:cs="Times New Roman"/>
          <w:noProof/>
          <w:kern w:val="0"/>
        </w:rPr>
        <w:t xml:space="preserve"> 374 (April): 51–59. https://doi.org/10.1016/J.ECOLMODEL.2018.02.007.</w:t>
      </w:r>
    </w:p>
    <w:p w14:paraId="6C40EBA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Ehl, Stefan, Stephanie I.J. Holzhauer, Nils Ryrholm, and Thomas Schmitt. 2019. “Phenology, Mobility and Behaviour of the Arcto-Alpine Species Boloria Napaea in Its Arctic Habitat.” </w:t>
      </w:r>
      <w:r w:rsidRPr="00EF16A8">
        <w:rPr>
          <w:rFonts w:ascii="Aptos" w:hAnsi="Aptos" w:cs="Times New Roman"/>
          <w:i/>
          <w:iCs/>
          <w:noProof/>
          <w:kern w:val="0"/>
        </w:rPr>
        <w:t>Scientific Reports 2019 9:1</w:t>
      </w:r>
      <w:r w:rsidRPr="00EF16A8">
        <w:rPr>
          <w:rFonts w:ascii="Aptos" w:hAnsi="Aptos" w:cs="Times New Roman"/>
          <w:noProof/>
          <w:kern w:val="0"/>
        </w:rPr>
        <w:t xml:space="preserve"> 9 (1): 1–9. https://doi.org/10.1038/s41598-019-40508-7.</w:t>
      </w:r>
    </w:p>
    <w:p w14:paraId="119CF2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Fogarty, F., and E. Fleishman. 2021. “Bias in Estimated Breeding-Bird Abundance from Closure-Assumption Violations.” </w:t>
      </w:r>
      <w:r w:rsidRPr="00EF16A8">
        <w:rPr>
          <w:rFonts w:ascii="Aptos" w:hAnsi="Aptos" w:cs="Times New Roman"/>
          <w:i/>
          <w:iCs/>
          <w:noProof/>
          <w:kern w:val="0"/>
        </w:rPr>
        <w:t>Ecological Indicators</w:t>
      </w:r>
      <w:r w:rsidRPr="00EF16A8">
        <w:rPr>
          <w:rFonts w:ascii="Aptos" w:hAnsi="Aptos" w:cs="Times New Roman"/>
          <w:noProof/>
          <w:kern w:val="0"/>
        </w:rPr>
        <w:t xml:space="preserve"> 131 (November): 108170. https://doi.org/10.1016/J.ECOLIND.2021.108170.</w:t>
      </w:r>
    </w:p>
    <w:p w14:paraId="4D1AB4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EF16A8">
        <w:rPr>
          <w:rFonts w:ascii="Aptos" w:hAnsi="Aptos" w:cs="Times New Roman"/>
          <w:i/>
          <w:iCs/>
          <w:noProof/>
          <w:kern w:val="0"/>
        </w:rPr>
        <w:t>Biological Conservation</w:t>
      </w:r>
      <w:r w:rsidRPr="00EF16A8">
        <w:rPr>
          <w:rFonts w:ascii="Aptos" w:hAnsi="Aptos" w:cs="Times New Roman"/>
          <w:noProof/>
          <w:kern w:val="0"/>
        </w:rPr>
        <w:t xml:space="preserve"> 28 (2): 139–54. https://doi.org/10.1016/0006-3207(84)90032-6.</w:t>
      </w:r>
    </w:p>
    <w:p w14:paraId="1487B3C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Gelman, A., J. Hill, and A. Vehtari. 2020. </w:t>
      </w:r>
      <w:r w:rsidRPr="00EF16A8">
        <w:rPr>
          <w:rFonts w:ascii="Aptos" w:hAnsi="Aptos" w:cs="Times New Roman"/>
          <w:i/>
          <w:iCs/>
          <w:noProof/>
          <w:kern w:val="0"/>
        </w:rPr>
        <w:t>Regression and Other Stories</w:t>
      </w:r>
      <w:r w:rsidRPr="00EF16A8">
        <w:rPr>
          <w:rFonts w:ascii="Aptos" w:hAnsi="Aptos" w:cs="Times New Roman"/>
          <w:noProof/>
          <w:kern w:val="0"/>
        </w:rPr>
        <w:t>. Cambridge University Press.</w:t>
      </w:r>
    </w:p>
    <w:p w14:paraId="3508A36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Greenleaf, S., N. Williams, R. Winfree, and C. Kremen. 2007. “Bee Foraging Ranges and Their Relationship to Body Size.” </w:t>
      </w:r>
      <w:r w:rsidRPr="00EF16A8">
        <w:rPr>
          <w:rFonts w:ascii="Aptos" w:hAnsi="Aptos" w:cs="Times New Roman"/>
          <w:i/>
          <w:iCs/>
          <w:noProof/>
          <w:kern w:val="0"/>
        </w:rPr>
        <w:t>Oecologia</w:t>
      </w:r>
      <w:r w:rsidRPr="00EF16A8">
        <w:rPr>
          <w:rFonts w:ascii="Aptos" w:hAnsi="Aptos" w:cs="Times New Roman"/>
          <w:noProof/>
          <w:kern w:val="0"/>
        </w:rPr>
        <w:t xml:space="preserve"> 153: 589–96. https://doi.org/10.1007/s00442-007-0752-9.</w:t>
      </w:r>
    </w:p>
    <w:p w14:paraId="27714C2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Haddad, N., B. Hudgens, C. Damiani, K. Gross, D. Kuefler, and K. Pollock. 2008. “Determining Optimal Population Monitoring for Rare Butterflies.” </w:t>
      </w:r>
      <w:r w:rsidRPr="00EF16A8">
        <w:rPr>
          <w:rFonts w:ascii="Aptos" w:hAnsi="Aptos" w:cs="Times New Roman"/>
          <w:i/>
          <w:iCs/>
          <w:noProof/>
          <w:kern w:val="0"/>
        </w:rPr>
        <w:t>Conservation Biology</w:t>
      </w:r>
      <w:r w:rsidRPr="00EF16A8">
        <w:rPr>
          <w:rFonts w:ascii="Aptos" w:hAnsi="Aptos" w:cs="Times New Roman"/>
          <w:noProof/>
          <w:kern w:val="0"/>
        </w:rPr>
        <w:t xml:space="preserve"> 22 (4): 929–40. https://doi.org/10.1111/J.1523-1739.2008.00932.X.</w:t>
      </w:r>
    </w:p>
    <w:p w14:paraId="40846F8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Hamm, C. 2013. “Estimating Abundance of the Federally Endangered Mitchell’s Satyr Butterfly Using Hierarchical Distance Sampling.”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6 (5): 619–26. https://doi.org/10.1111/ICAD.12017.</w:t>
      </w:r>
    </w:p>
    <w:p w14:paraId="33B780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Heer, P., J. Pellet, A. Sierro, and R. Arlettaz. 2013. “Evidence-Based Assessment of Butterfly Habitat Restoration to Enhance Management Practices.” </w:t>
      </w:r>
      <w:r w:rsidRPr="00EF16A8">
        <w:rPr>
          <w:rFonts w:ascii="Aptos" w:hAnsi="Aptos" w:cs="Times New Roman"/>
          <w:i/>
          <w:iCs/>
          <w:noProof/>
          <w:kern w:val="0"/>
        </w:rPr>
        <w:t>Biodiversity and Conservation</w:t>
      </w:r>
      <w:r w:rsidRPr="00EF16A8">
        <w:rPr>
          <w:rFonts w:ascii="Aptos" w:hAnsi="Aptos" w:cs="Times New Roman"/>
          <w:noProof/>
          <w:kern w:val="0"/>
        </w:rPr>
        <w:t xml:space="preserve"> 22 (1): 239–52. https://doi.org/10.1007/S10531-012-0417-9.</w:t>
      </w:r>
    </w:p>
    <w:p w14:paraId="21D08FF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Heinrich, B. 1979. “Resource Heterogeneity and Patterns of Movement in Foraging Bumblebees.” </w:t>
      </w:r>
      <w:r w:rsidRPr="00EF16A8">
        <w:rPr>
          <w:rFonts w:ascii="Aptos" w:hAnsi="Aptos" w:cs="Times New Roman"/>
          <w:i/>
          <w:iCs/>
          <w:noProof/>
          <w:kern w:val="0"/>
        </w:rPr>
        <w:t>Oecologia</w:t>
      </w:r>
      <w:r w:rsidRPr="00EF16A8">
        <w:rPr>
          <w:rFonts w:ascii="Aptos" w:hAnsi="Aptos" w:cs="Times New Roman"/>
          <w:noProof/>
          <w:kern w:val="0"/>
        </w:rPr>
        <w:t xml:space="preserve"> 40 (3): 235–45. https://doi.org/10.1007/BF00345321/METRICS.</w:t>
      </w:r>
    </w:p>
    <w:p w14:paraId="592FE12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Hocking, D., J. Crawford, W. Peterman, J. Milanovich, and M. Joseph. 2021. “Abundance of Montane Salamanders over an Elevational Gradient.” </w:t>
      </w:r>
      <w:r w:rsidRPr="00EF16A8">
        <w:rPr>
          <w:rFonts w:ascii="Aptos" w:hAnsi="Aptos" w:cs="Times New Roman"/>
          <w:i/>
          <w:iCs/>
          <w:noProof/>
          <w:kern w:val="0"/>
        </w:rPr>
        <w:t>1378 | Ecology and Evolution</w:t>
      </w:r>
      <w:r w:rsidRPr="00EF16A8">
        <w:rPr>
          <w:rFonts w:ascii="Aptos" w:hAnsi="Aptos" w:cs="Times New Roman"/>
          <w:noProof/>
          <w:kern w:val="0"/>
        </w:rPr>
        <w:t xml:space="preserve"> 11: 1378–91. https://doi.org/10.1002/ece3.7142.</w:t>
      </w:r>
    </w:p>
    <w:p w14:paraId="1CDC86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Hyjazie, B., and R. Sargent. 2022. “Floral Resources Predict the Local Bee Community: Implications for Conservation.” </w:t>
      </w:r>
      <w:r w:rsidRPr="00EF16A8">
        <w:rPr>
          <w:rFonts w:ascii="Aptos" w:hAnsi="Aptos" w:cs="Times New Roman"/>
          <w:i/>
          <w:iCs/>
          <w:noProof/>
          <w:kern w:val="0"/>
        </w:rPr>
        <w:t>Biological Conservation</w:t>
      </w:r>
      <w:r w:rsidRPr="00EF16A8">
        <w:rPr>
          <w:rFonts w:ascii="Aptos" w:hAnsi="Aptos" w:cs="Times New Roman"/>
          <w:noProof/>
          <w:kern w:val="0"/>
        </w:rPr>
        <w:t xml:space="preserve"> 273: 109679. https://doi.org/10.1016/j.biocon.2022.109679.</w:t>
      </w:r>
    </w:p>
    <w:p w14:paraId="5312835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EF16A8">
        <w:rPr>
          <w:rFonts w:ascii="Aptos" w:hAnsi="Aptos" w:cs="Times New Roman"/>
          <w:i/>
          <w:iCs/>
          <w:noProof/>
          <w:kern w:val="0"/>
        </w:rPr>
        <w:t>Methods in Ecology and Evolution</w:t>
      </w:r>
      <w:r w:rsidRPr="00EF16A8">
        <w:rPr>
          <w:rFonts w:ascii="Aptos" w:hAnsi="Aptos" w:cs="Times New Roman"/>
          <w:noProof/>
          <w:kern w:val="0"/>
        </w:rPr>
        <w:t xml:space="preserve"> 2 (6): 585–94. https://doi.org/10.1111/J.2041-210X.2011.00109.X.</w:t>
      </w:r>
    </w:p>
    <w:p w14:paraId="08459B4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EF16A8">
        <w:rPr>
          <w:rFonts w:ascii="Aptos" w:hAnsi="Aptos" w:cs="Times New Roman"/>
          <w:i/>
          <w:iCs/>
          <w:noProof/>
          <w:kern w:val="0"/>
        </w:rPr>
        <w:t>Ecology</w:t>
      </w:r>
      <w:r w:rsidRPr="00EF16A8">
        <w:rPr>
          <w:rFonts w:ascii="Aptos" w:hAnsi="Aptos" w:cs="Times New Roman"/>
          <w:noProof/>
          <w:kern w:val="0"/>
        </w:rPr>
        <w:t xml:space="preserve"> 103 (10): e3769. https://doi.org/10.1002/ECY.3769.</w:t>
      </w:r>
    </w:p>
    <w:p w14:paraId="7162407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Joshi, N., T. Leslie, E. Rajotte, M. Kammerer, M. Otieno, and D. Biddinger. 2015. “Comparative Trapping Efficiency to Characterize Bee Abundance, Diversity, and Community Composition in Apple Orchards.”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108 (5): 785–99. https://doi.org/10.1093/AESA/SAV057.</w:t>
      </w:r>
    </w:p>
    <w:p w14:paraId="614F067E"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EF16A8">
        <w:rPr>
          <w:rFonts w:ascii="Aptos" w:hAnsi="Aptos" w:cs="Times New Roman"/>
          <w:i/>
          <w:iCs/>
          <w:noProof/>
          <w:kern w:val="0"/>
        </w:rPr>
        <w:t>Methods in Ecology and Evolution</w:t>
      </w:r>
      <w:r w:rsidRPr="00EF16A8">
        <w:rPr>
          <w:rFonts w:ascii="Aptos" w:hAnsi="Aptos" w:cs="Times New Roman"/>
          <w:noProof/>
          <w:kern w:val="0"/>
        </w:rPr>
        <w:t xml:space="preserve"> 14 (6): 1408–15. https://doi.org/10.1111/2041-210X.14123.</w:t>
      </w:r>
    </w:p>
    <w:p w14:paraId="2FB8E8B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Kery, M. 2017. “Identifiability in N-Mixture Models: A Large-Scale Screening Test with Bird Data.” https://doi.org/10.1002/ecy.2093.</w:t>
      </w:r>
    </w:p>
    <w:p w14:paraId="63C47F4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Kery, M., and J. A. Royle. 2010. “Hierarchical Modelling and Estimation of Abundance and Population Trends in Metapopulation Designs.” </w:t>
      </w:r>
      <w:r w:rsidRPr="00EF16A8">
        <w:rPr>
          <w:rFonts w:ascii="Aptos" w:hAnsi="Aptos" w:cs="Times New Roman"/>
          <w:i/>
          <w:iCs/>
          <w:noProof/>
          <w:kern w:val="0"/>
        </w:rPr>
        <w:t>Journal of Animal Ecology</w:t>
      </w:r>
      <w:r w:rsidRPr="00EF16A8">
        <w:rPr>
          <w:rFonts w:ascii="Aptos" w:hAnsi="Aptos" w:cs="Times New Roman"/>
          <w:noProof/>
          <w:kern w:val="0"/>
        </w:rPr>
        <w:t xml:space="preserve"> 79: 453–61. https://doi.org/10.1111/j.1365-2656.2009.01632.x.</w:t>
      </w:r>
    </w:p>
    <w:p w14:paraId="0452EB7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 2020. </w:t>
      </w:r>
      <w:r w:rsidRPr="00EF16A8">
        <w:rPr>
          <w:rFonts w:ascii="Aptos" w:hAnsi="Aptos" w:cs="Times New Roman"/>
          <w:i/>
          <w:iCs/>
          <w:noProof/>
          <w:kern w:val="0"/>
        </w:rPr>
        <w:t>Applied Hierarchical Modeling in Ecology: Analysis of Distribution, Abundance and Species Richness in R and BUGS: Volume 2: Dynamic and Advanced Models</w:t>
      </w:r>
      <w:r w:rsidRPr="00EF16A8">
        <w:rPr>
          <w:rFonts w:ascii="Aptos" w:hAnsi="Aptos" w:cs="Times New Roman"/>
          <w:noProof/>
          <w:kern w:val="0"/>
        </w:rPr>
        <w:t>. Academic Press.</w:t>
      </w:r>
    </w:p>
    <w:p w14:paraId="7C1FB13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Koh, I., E. Lonsdorf, N. Williams, C. Brittain, R. Isaacs, J. Gibbs, and T. Ricketts. 2016. “Modeling the Status, Trends, and Impacts of Wild Bee Abundance in the United States.” </w:t>
      </w:r>
      <w:r w:rsidRPr="00EF16A8">
        <w:rPr>
          <w:rFonts w:ascii="Aptos" w:hAnsi="Aptos" w:cs="Times New Roman"/>
          <w:i/>
          <w:iCs/>
          <w:noProof/>
          <w:kern w:val="0"/>
        </w:rPr>
        <w:t>PNAS</w:t>
      </w:r>
      <w:r w:rsidRPr="00EF16A8">
        <w:rPr>
          <w:rFonts w:ascii="Aptos" w:hAnsi="Aptos" w:cs="Times New Roman"/>
          <w:noProof/>
          <w:kern w:val="0"/>
        </w:rPr>
        <w:t xml:space="preserve"> 113 (1): 140–45. https://doi.org/10.1073/pnas.1517685113.</w:t>
      </w:r>
    </w:p>
    <w:p w14:paraId="66DF1A7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Kral-O’Brien, K., B. Karasch, T. Hovick, R. Moranz, and J. Harmon. 2020. “Morphological Traits Determine Detectability Bias in North American Grassland Butterflies.” </w:t>
      </w:r>
      <w:r w:rsidRPr="00EF16A8">
        <w:rPr>
          <w:rFonts w:ascii="Aptos" w:hAnsi="Aptos" w:cs="Times New Roman"/>
          <w:i/>
          <w:iCs/>
          <w:noProof/>
          <w:kern w:val="0"/>
        </w:rPr>
        <w:t>Ecosphere</w:t>
      </w:r>
      <w:r w:rsidRPr="00EF16A8">
        <w:rPr>
          <w:rFonts w:ascii="Aptos" w:hAnsi="Aptos" w:cs="Times New Roman"/>
          <w:noProof/>
          <w:kern w:val="0"/>
        </w:rPr>
        <w:t xml:space="preserve"> 11 (12): e03304. https://doi.org/10.1002/ECS2.3304.</w:t>
      </w:r>
    </w:p>
    <w:p w14:paraId="1806648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Larsson, M., and M. Franzén. 2008. “Estimating the Population Size of Specialised Solitary Bees.” </w:t>
      </w:r>
      <w:r w:rsidRPr="00EF16A8">
        <w:rPr>
          <w:rFonts w:ascii="Aptos" w:hAnsi="Aptos" w:cs="Times New Roman"/>
          <w:i/>
          <w:iCs/>
          <w:noProof/>
          <w:kern w:val="0"/>
        </w:rPr>
        <w:t>Ecological Entomology</w:t>
      </w:r>
      <w:r w:rsidRPr="00EF16A8">
        <w:rPr>
          <w:rFonts w:ascii="Aptos" w:hAnsi="Aptos" w:cs="Times New Roman"/>
          <w:noProof/>
          <w:kern w:val="0"/>
        </w:rPr>
        <w:t xml:space="preserve"> 33 (2): 232–38. https://doi.org/10.1111/J.1365-2311.2007.00956.X.</w:t>
      </w:r>
    </w:p>
    <w:p w14:paraId="484C469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László, Z., L. Rákosy, and B. Tóthmérész. 2014. “Landscape and Local Variables Benefit Rare Species and Common Ones Differently.” </w:t>
      </w:r>
      <w:r w:rsidRPr="00EF16A8">
        <w:rPr>
          <w:rFonts w:ascii="Aptos" w:hAnsi="Aptos" w:cs="Times New Roman"/>
          <w:i/>
          <w:iCs/>
          <w:noProof/>
          <w:kern w:val="0"/>
        </w:rPr>
        <w:t>Journal of Insect Conservation</w:t>
      </w:r>
      <w:r w:rsidRPr="00EF16A8">
        <w:rPr>
          <w:rFonts w:ascii="Aptos" w:hAnsi="Aptos" w:cs="Times New Roman"/>
          <w:noProof/>
          <w:kern w:val="0"/>
        </w:rPr>
        <w:t xml:space="preserve"> 18 (6): 1203–13. https://doi.org/10.1007/S10841-014-9734-5.</w:t>
      </w:r>
    </w:p>
    <w:p w14:paraId="313D191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Lincoln, F. C. 1930. “Calculating Waterfowl Abundance on the Basis of Banding Returns.” Washington DC.</w:t>
      </w:r>
    </w:p>
    <w:p w14:paraId="0FF8B2C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Link, W., M. Schofield, R. Barker, and J. Sauer. 2018. “On the Robustness of N-Mixture Models.” </w:t>
      </w:r>
      <w:r w:rsidRPr="00EF16A8">
        <w:rPr>
          <w:rFonts w:ascii="Aptos" w:hAnsi="Aptos" w:cs="Times New Roman"/>
          <w:i/>
          <w:iCs/>
          <w:noProof/>
          <w:kern w:val="0"/>
        </w:rPr>
        <w:t>Ecology</w:t>
      </w:r>
      <w:r w:rsidRPr="00EF16A8">
        <w:rPr>
          <w:rFonts w:ascii="Aptos" w:hAnsi="Aptos" w:cs="Times New Roman"/>
          <w:noProof/>
          <w:kern w:val="0"/>
        </w:rPr>
        <w:t xml:space="preserve"> 99 (7): 1547–51. https://doi.org/10.1002/ECY.2362.</w:t>
      </w:r>
    </w:p>
    <w:p w14:paraId="52EFE0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Madsen, L., and J. A. Royle. 2023. “A Review of N-Mixture Models.” </w:t>
      </w:r>
      <w:r w:rsidRPr="00EF16A8">
        <w:rPr>
          <w:rFonts w:ascii="Aptos" w:hAnsi="Aptos" w:cs="Times New Roman"/>
          <w:i/>
          <w:iCs/>
          <w:noProof/>
          <w:kern w:val="0"/>
        </w:rPr>
        <w:t>Wiley Interdisciplinary Reviews: Computational Statistics</w:t>
      </w:r>
      <w:r w:rsidRPr="00EF16A8">
        <w:rPr>
          <w:rFonts w:ascii="Aptos" w:hAnsi="Aptos" w:cs="Times New Roman"/>
          <w:noProof/>
          <w:kern w:val="0"/>
        </w:rPr>
        <w:t xml:space="preserve"> 15 (6): e1625. https://doi.org/10.1002/WICS.1625.</w:t>
      </w:r>
    </w:p>
    <w:p w14:paraId="57713A1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EF16A8">
        <w:rPr>
          <w:rFonts w:ascii="Aptos" w:hAnsi="Aptos" w:cs="Times New Roman"/>
          <w:i/>
          <w:iCs/>
          <w:noProof/>
          <w:kern w:val="0"/>
        </w:rPr>
        <w:t>Journal of Applied Ecology</w:t>
      </w:r>
      <w:r w:rsidRPr="00EF16A8">
        <w:rPr>
          <w:rFonts w:ascii="Aptos" w:hAnsi="Aptos" w:cs="Times New Roman"/>
          <w:noProof/>
          <w:kern w:val="0"/>
        </w:rPr>
        <w:t xml:space="preserve"> 56 (9): 2225–35. https://doi.org/10.1111/1365-2664.13454.</w:t>
      </w:r>
    </w:p>
    <w:p w14:paraId="2DCD5E6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Markovits, C., N. Dorian, and E. Crone. 2025. “Roads Are Partial Barriers to Foraging Solitary Bees in an Urban Landscape.” </w:t>
      </w:r>
      <w:r w:rsidRPr="00EF16A8">
        <w:rPr>
          <w:rFonts w:ascii="Aptos" w:hAnsi="Aptos" w:cs="Times New Roman"/>
          <w:i/>
          <w:iCs/>
          <w:noProof/>
          <w:kern w:val="0"/>
        </w:rPr>
        <w:t>Oecologia</w:t>
      </w:r>
      <w:r w:rsidRPr="00EF16A8">
        <w:rPr>
          <w:rFonts w:ascii="Aptos" w:hAnsi="Aptos" w:cs="Times New Roman"/>
          <w:noProof/>
          <w:kern w:val="0"/>
        </w:rPr>
        <w:t xml:space="preserve"> 207 (1): 1–11. https://doi.org/10.1007/S00442-024-05652-6.</w:t>
      </w:r>
    </w:p>
    <w:p w14:paraId="3AAAEF5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Mccravy, K. 2018. “A Review of Sampling and Monitoring Methods for Beneficial Arthropods in Agroecosystems.” </w:t>
      </w:r>
      <w:r w:rsidRPr="00EF16A8">
        <w:rPr>
          <w:rFonts w:ascii="Aptos" w:hAnsi="Aptos" w:cs="Times New Roman"/>
          <w:i/>
          <w:iCs/>
          <w:noProof/>
          <w:kern w:val="0"/>
        </w:rPr>
        <w:t>Insects</w:t>
      </w:r>
      <w:r w:rsidRPr="00EF16A8">
        <w:rPr>
          <w:rFonts w:ascii="Aptos" w:hAnsi="Aptos" w:cs="Times New Roman"/>
          <w:noProof/>
          <w:kern w:val="0"/>
        </w:rPr>
        <w:t xml:space="preserve"> 9 (4): 170. https://doi.org/10.3390/insects9040170.</w:t>
      </w:r>
    </w:p>
    <w:p w14:paraId="4AAD45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Mccune, F., É. Normandin, M. Mazerolle, and V. Fournier. 2020. “Response of Wild Bee Communities to Beekeeping, Urbanization, and Flower Availability.” </w:t>
      </w:r>
      <w:r w:rsidRPr="00EF16A8">
        <w:rPr>
          <w:rFonts w:ascii="Aptos" w:hAnsi="Aptos" w:cs="Times New Roman"/>
          <w:i/>
          <w:iCs/>
          <w:noProof/>
          <w:kern w:val="0"/>
        </w:rPr>
        <w:t>Urban Ecosystems</w:t>
      </w:r>
      <w:r w:rsidRPr="00EF16A8">
        <w:rPr>
          <w:rFonts w:ascii="Aptos" w:hAnsi="Aptos" w:cs="Times New Roman"/>
          <w:noProof/>
          <w:kern w:val="0"/>
        </w:rPr>
        <w:t xml:space="preserve"> 23: 39–54. https://doi.org/10.1007/s11252-019-00909-y.</w:t>
      </w:r>
    </w:p>
    <w:p w14:paraId="744C8E5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EF16A8">
        <w:rPr>
          <w:rFonts w:ascii="Aptos" w:hAnsi="Aptos" w:cs="Times New Roman"/>
          <w:i/>
          <w:iCs/>
          <w:noProof/>
          <w:kern w:val="0"/>
        </w:rPr>
        <w:t>Journal of Applied Entomology</w:t>
      </w:r>
      <w:r w:rsidRPr="00EF16A8">
        <w:rPr>
          <w:rFonts w:ascii="Aptos" w:hAnsi="Aptos" w:cs="Times New Roman"/>
          <w:noProof/>
          <w:kern w:val="0"/>
        </w:rPr>
        <w:t xml:space="preserve"> 143 (3): 225–35. https://doi.org/10.1111/JEN.12583.</w:t>
      </w:r>
    </w:p>
    <w:p w14:paraId="37FD2DC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Mimnagh, N., A. Parnell, and E. Prado. 2023. “Bayesian N-Mixture Models Applied to Estimating Insect Abundance.” In </w:t>
      </w:r>
      <w:r w:rsidRPr="00EF16A8">
        <w:rPr>
          <w:rFonts w:ascii="Aptos" w:hAnsi="Aptos" w:cs="Times New Roman"/>
          <w:i/>
          <w:iCs/>
          <w:noProof/>
          <w:kern w:val="0"/>
        </w:rPr>
        <w:t>Modelling Insect Populations in Agricultural Landscapes</w:t>
      </w:r>
      <w:r w:rsidRPr="00EF16A8">
        <w:rPr>
          <w:rFonts w:ascii="Aptos" w:hAnsi="Aptos" w:cs="Times New Roman"/>
          <w:noProof/>
          <w:kern w:val="0"/>
        </w:rPr>
        <w:t>, 185–210. Springer International Publishing. https://doi.org/10.1007/978-3-031-43098-5_10.</w:t>
      </w:r>
    </w:p>
    <w:p w14:paraId="06D19E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Morton, A. C. 1982. “The Effects of Marking and Capture on Recapture Frequencies of Butterflies.” </w:t>
      </w:r>
      <w:r w:rsidRPr="00EF16A8">
        <w:rPr>
          <w:rFonts w:ascii="Aptos" w:hAnsi="Aptos" w:cs="Times New Roman"/>
          <w:i/>
          <w:iCs/>
          <w:noProof/>
          <w:kern w:val="0"/>
        </w:rPr>
        <w:lastRenderedPageBreak/>
        <w:t>Oecologia</w:t>
      </w:r>
      <w:r w:rsidRPr="00EF16A8">
        <w:rPr>
          <w:rFonts w:ascii="Aptos" w:hAnsi="Aptos" w:cs="Times New Roman"/>
          <w:noProof/>
          <w:kern w:val="0"/>
        </w:rPr>
        <w:t xml:space="preserve"> 53 (1): 105–10. https://doi.org/10.1007/BF00377143.</w:t>
      </w:r>
    </w:p>
    <w:p w14:paraId="32C52B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Nowicki, P., J. Settele, P. Henry, and M. Woyciechowski. 2008. “Butterfly Monitoring Methods: The Ideal and the Real World.” </w:t>
      </w:r>
      <w:r w:rsidRPr="00EF16A8">
        <w:rPr>
          <w:rFonts w:ascii="Aptos" w:hAnsi="Aptos" w:cs="Times New Roman"/>
          <w:i/>
          <w:iCs/>
          <w:noProof/>
          <w:kern w:val="0"/>
        </w:rPr>
        <w:t>Israel Journal of Ecology &amp; Evolution</w:t>
      </w:r>
      <w:r w:rsidRPr="00EF16A8">
        <w:rPr>
          <w:rFonts w:ascii="Aptos" w:hAnsi="Aptos" w:cs="Times New Roman"/>
          <w:noProof/>
          <w:kern w:val="0"/>
        </w:rPr>
        <w:t xml:space="preserve"> 54 (1): 69–88. https://doi.org/10.1560/IJEE.54.1.69.</w:t>
      </w:r>
    </w:p>
    <w:p w14:paraId="5129A7EC"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Ogilvie, J., and J. Thomson. 2016. “Site Fidelity by Bees Drives Pollination Facilitation in Sequentially Blooming Plant Species.” </w:t>
      </w:r>
      <w:r w:rsidRPr="00EF16A8">
        <w:rPr>
          <w:rFonts w:ascii="Aptos" w:hAnsi="Aptos" w:cs="Times New Roman"/>
          <w:i/>
          <w:iCs/>
          <w:noProof/>
          <w:kern w:val="0"/>
        </w:rPr>
        <w:t>Ecology</w:t>
      </w:r>
      <w:r w:rsidRPr="00EF16A8">
        <w:rPr>
          <w:rFonts w:ascii="Aptos" w:hAnsi="Aptos" w:cs="Times New Roman"/>
          <w:noProof/>
          <w:kern w:val="0"/>
        </w:rPr>
        <w:t xml:space="preserve"> 97 (6): 1442–51. https://doi.org/10.1890/15-0903.1.</w:t>
      </w:r>
    </w:p>
    <w:p w14:paraId="461BF0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Ovaskainen, Otso, Hanna Rekola, Evgeniy Meyke, and Elja Arjas. 2008. “BAYESIAN METHODS FOR ANALYZING MOVEMENTS IN HETEROGENEOUS LANDSCAPES FROM MARK–RECAPTURE DATA.” </w:t>
      </w:r>
      <w:r w:rsidRPr="00EF16A8">
        <w:rPr>
          <w:rFonts w:ascii="Aptos" w:hAnsi="Aptos" w:cs="Times New Roman"/>
          <w:i/>
          <w:iCs/>
          <w:noProof/>
          <w:kern w:val="0"/>
        </w:rPr>
        <w:t>Ecology</w:t>
      </w:r>
      <w:r w:rsidRPr="00EF16A8">
        <w:rPr>
          <w:rFonts w:ascii="Aptos" w:hAnsi="Aptos" w:cs="Times New Roman"/>
          <w:noProof/>
          <w:kern w:val="0"/>
        </w:rPr>
        <w:t xml:space="preserve"> 89 (2): 542–54. https://doi.org/10.1890/07-0443.1.</w:t>
      </w:r>
    </w:p>
    <w:p w14:paraId="38DDFB6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113 (5): 337–42. https://doi.org/10.1093/aesa/saaa010.</w:t>
      </w:r>
    </w:p>
    <w:p w14:paraId="3702AB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R Core Team. 2022. “R: A Language and Environment for Statistical Computing.” R Foundation for Statistical Computing, Vienna, Austria. 2022. https://www.r-project.org/.</w:t>
      </w:r>
    </w:p>
    <w:p w14:paraId="7C71D59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Ricketts, T. H. 2001. “The Matrix Matters: Effective Isolation in Fragmented Landscapes.” </w:t>
      </w:r>
      <w:r w:rsidRPr="00EF16A8">
        <w:rPr>
          <w:rFonts w:ascii="Aptos" w:hAnsi="Aptos" w:cs="Times New Roman"/>
          <w:i/>
          <w:iCs/>
          <w:noProof/>
          <w:kern w:val="0"/>
        </w:rPr>
        <w:t>American Naturalist</w:t>
      </w:r>
      <w:r w:rsidRPr="00EF16A8">
        <w:rPr>
          <w:rFonts w:ascii="Aptos" w:hAnsi="Aptos" w:cs="Times New Roman"/>
          <w:noProof/>
          <w:kern w:val="0"/>
        </w:rPr>
        <w:t xml:space="preserve"> 158 (1): 87–99. https://doi.org/10.1086/320863.</w:t>
      </w:r>
    </w:p>
    <w:p w14:paraId="361B623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EF16A8">
        <w:rPr>
          <w:rFonts w:ascii="Aptos" w:hAnsi="Aptos" w:cs="Times New Roman"/>
          <w:i/>
          <w:iCs/>
          <w:noProof/>
          <w:kern w:val="0"/>
        </w:rPr>
        <w:t>Ecosphere</w:t>
      </w:r>
      <w:r w:rsidRPr="00EF16A8">
        <w:rPr>
          <w:rFonts w:ascii="Aptos" w:hAnsi="Aptos" w:cs="Times New Roman"/>
          <w:noProof/>
          <w:kern w:val="0"/>
        </w:rPr>
        <w:t xml:space="preserve"> 11 (4): e03101. https://doi.org/10.1002/ECS2.3101.</w:t>
      </w:r>
    </w:p>
    <w:p w14:paraId="53947F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Rocca, F. Della, P. Milanesi, F. Magna, Li. Mola, T. Bezzicheri, C. Deiaco, and F. Bracco. 2020. “Comparison of Two Sampling Methods to Estimate the Abundance of Lucanus Cervus with Application of N-Mixture Models.” </w:t>
      </w:r>
      <w:r w:rsidRPr="00EF16A8">
        <w:rPr>
          <w:rFonts w:ascii="Aptos" w:hAnsi="Aptos" w:cs="Times New Roman"/>
          <w:i/>
          <w:iCs/>
          <w:noProof/>
          <w:kern w:val="0"/>
        </w:rPr>
        <w:t>Forests 2020, Vol. 11, Page 1085</w:t>
      </w:r>
      <w:r w:rsidRPr="00EF16A8">
        <w:rPr>
          <w:rFonts w:ascii="Aptos" w:hAnsi="Aptos" w:cs="Times New Roman"/>
          <w:noProof/>
          <w:kern w:val="0"/>
        </w:rPr>
        <w:t xml:space="preserve"> 11 (10): 1085. https://doi.org/10.3390/F11101085.</w:t>
      </w:r>
    </w:p>
    <w:p w14:paraId="02DDB49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2004. “N-Mixture Models for Estimating Population Size from Spatially Replicated Counts.” </w:t>
      </w:r>
      <w:r w:rsidRPr="00EF16A8">
        <w:rPr>
          <w:rFonts w:ascii="Aptos" w:hAnsi="Aptos" w:cs="Times New Roman"/>
          <w:i/>
          <w:iCs/>
          <w:noProof/>
          <w:kern w:val="0"/>
        </w:rPr>
        <w:t>Biometrics</w:t>
      </w:r>
      <w:r w:rsidRPr="00EF16A8">
        <w:rPr>
          <w:rFonts w:ascii="Aptos" w:hAnsi="Aptos" w:cs="Times New Roman"/>
          <w:noProof/>
          <w:kern w:val="0"/>
        </w:rPr>
        <w:t xml:space="preserve"> 60 (1): 108–115. https://doi.org/https://doi.org/10.1111/j.0006-341X.2004.00142.x.</w:t>
      </w:r>
    </w:p>
    <w:p w14:paraId="0E66912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M. Kéry, R. Gautier, and H. Schmid. 2007. “Hierarchical Spatial Models of Abundance and Occurrence from Imperfect Survey Data.” </w:t>
      </w:r>
      <w:r w:rsidRPr="00EF16A8">
        <w:rPr>
          <w:rFonts w:ascii="Aptos" w:hAnsi="Aptos" w:cs="Times New Roman"/>
          <w:i/>
          <w:iCs/>
          <w:noProof/>
          <w:kern w:val="0"/>
        </w:rPr>
        <w:t>Ecological Monographs</w:t>
      </w:r>
      <w:r w:rsidRPr="00EF16A8">
        <w:rPr>
          <w:rFonts w:ascii="Aptos" w:hAnsi="Aptos" w:cs="Times New Roman"/>
          <w:noProof/>
          <w:kern w:val="0"/>
        </w:rPr>
        <w:t xml:space="preserve"> 77 (3): 465–81. https://doi.org/10.1890/06-0912.1.</w:t>
      </w:r>
    </w:p>
    <w:p w14:paraId="0FDC304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EF16A8">
        <w:rPr>
          <w:rFonts w:ascii="Aptos" w:hAnsi="Aptos" w:cs="Times New Roman"/>
          <w:i/>
          <w:iCs/>
          <w:noProof/>
          <w:kern w:val="0"/>
        </w:rPr>
        <w:t>Nature</w:t>
      </w:r>
      <w:r w:rsidRPr="00EF16A8">
        <w:rPr>
          <w:rFonts w:ascii="Aptos" w:hAnsi="Aptos" w:cs="Times New Roman"/>
          <w:noProof/>
          <w:kern w:val="0"/>
        </w:rPr>
        <w:t xml:space="preserve"> 521 (7550): 77–80. https://doi.org/10.1038/nature14420.</w:t>
      </w:r>
    </w:p>
    <w:p w14:paraId="0D352F3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Sánchez-Bayo, Francisco, and Kris A.G. Wyckhuys. 2019. “Worldwide Decline of the Entomofauna: A Review of Its Drivers.” </w:t>
      </w:r>
      <w:r w:rsidRPr="00EF16A8">
        <w:rPr>
          <w:rFonts w:ascii="Aptos" w:hAnsi="Aptos" w:cs="Times New Roman"/>
          <w:i/>
          <w:iCs/>
          <w:noProof/>
          <w:kern w:val="0"/>
        </w:rPr>
        <w:t>Biological Conservation</w:t>
      </w:r>
      <w:r w:rsidRPr="00EF16A8">
        <w:rPr>
          <w:rFonts w:ascii="Aptos" w:hAnsi="Aptos" w:cs="Times New Roman"/>
          <w:noProof/>
          <w:kern w:val="0"/>
        </w:rPr>
        <w:t xml:space="preserve"> 232 (April): 8–27. https://doi.org/10.1016/J.BIOCON.2019.01.020.</w:t>
      </w:r>
    </w:p>
    <w:p w14:paraId="4C60605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Schowalter, T. D., J. A. Noriega, and T. Tscharntke. 2018. “Insect Effects on Ecosystem Services—Introduction.” </w:t>
      </w:r>
      <w:r w:rsidRPr="00EF16A8">
        <w:rPr>
          <w:rFonts w:ascii="Aptos" w:hAnsi="Aptos" w:cs="Times New Roman"/>
          <w:i/>
          <w:iCs/>
          <w:noProof/>
          <w:kern w:val="0"/>
        </w:rPr>
        <w:t>Basic and Applied Ecology</w:t>
      </w:r>
      <w:r w:rsidRPr="00EF16A8">
        <w:rPr>
          <w:rFonts w:ascii="Aptos" w:hAnsi="Aptos" w:cs="Times New Roman"/>
          <w:noProof/>
          <w:kern w:val="0"/>
        </w:rPr>
        <w:t xml:space="preserve"> 26 (February): 1–7. </w:t>
      </w:r>
      <w:r w:rsidRPr="00EF16A8">
        <w:rPr>
          <w:rFonts w:ascii="Aptos" w:hAnsi="Aptos" w:cs="Times New Roman"/>
          <w:noProof/>
          <w:kern w:val="0"/>
        </w:rPr>
        <w:lastRenderedPageBreak/>
        <w:t>https://doi.org/10.1016/J.BAAE.2017.09.011.</w:t>
      </w:r>
    </w:p>
    <w:p w14:paraId="285DA9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Schultz, C., and P. Hammond. 2003. “Using Population Viability Analysis to Develop Recovery Criteria for Endangered Insects: Case Study of the Fender’s Blue Butterfly.” </w:t>
      </w:r>
      <w:r w:rsidRPr="00EF16A8">
        <w:rPr>
          <w:rFonts w:ascii="Aptos" w:hAnsi="Aptos" w:cs="Times New Roman"/>
          <w:i/>
          <w:iCs/>
          <w:noProof/>
          <w:kern w:val="0"/>
        </w:rPr>
        <w:t>Conservation Biology</w:t>
      </w:r>
      <w:r w:rsidRPr="00EF16A8">
        <w:rPr>
          <w:rFonts w:ascii="Aptos" w:hAnsi="Aptos" w:cs="Times New Roman"/>
          <w:noProof/>
          <w:kern w:val="0"/>
        </w:rPr>
        <w:t xml:space="preserve"> 17 (5): 1372–85. https://doi.org/10.1046/J.1523-1739.2003.02141.X.</w:t>
      </w:r>
    </w:p>
    <w:p w14:paraId="2C38913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Stan Development Team. 2023a. “RStan: The R Interface to Stan. R Package Version 2.21.8.” 2023. https://mc-stan.org/.</w:t>
      </w:r>
    </w:p>
    <w:p w14:paraId="11269DD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2023b. “Stan Modeling Language Users Guide and Reference Manual, v2.31.0.” 2023. https://mc-stan.org.</w:t>
      </w:r>
    </w:p>
    <w:p w14:paraId="11819B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Taron, D., and L. Ries. 2015. “Butterfly Monitoring for Conservation.” In </w:t>
      </w:r>
      <w:r w:rsidRPr="00EF16A8">
        <w:rPr>
          <w:rFonts w:ascii="Aptos" w:hAnsi="Aptos" w:cs="Times New Roman"/>
          <w:i/>
          <w:iCs/>
          <w:noProof/>
          <w:kern w:val="0"/>
        </w:rPr>
        <w:t>Butterfly Conservation in North America: Efforts to Help Save Our Charismatic Microfauna</w:t>
      </w:r>
      <w:r w:rsidRPr="00EF16A8">
        <w:rPr>
          <w:rFonts w:ascii="Aptos" w:hAnsi="Aptos" w:cs="Times New Roman"/>
          <w:noProof/>
          <w:kern w:val="0"/>
        </w:rPr>
        <w:t>, 35–57. Dordrecht: Springer Netherlands.</w:t>
      </w:r>
    </w:p>
    <w:p w14:paraId="3428A43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11 (1): 116–29. https://doi.org/10.1111/ICAD.12260.</w:t>
      </w:r>
    </w:p>
    <w:p w14:paraId="1630B56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Ulrich, J., and R. Sargent. 2025. “Habitat Restorations in an Urban Landscape Rapidly Assemble Diverse Pollinator Communities That Persist.” </w:t>
      </w:r>
      <w:r w:rsidRPr="00EF16A8">
        <w:rPr>
          <w:rFonts w:ascii="Aptos" w:hAnsi="Aptos" w:cs="Times New Roman"/>
          <w:i/>
          <w:iCs/>
          <w:noProof/>
          <w:kern w:val="0"/>
        </w:rPr>
        <w:t>Ecology Letters</w:t>
      </w:r>
      <w:r w:rsidRPr="00EF16A8">
        <w:rPr>
          <w:rFonts w:ascii="Aptos" w:hAnsi="Aptos" w:cs="Times New Roman"/>
          <w:noProof/>
          <w:kern w:val="0"/>
        </w:rPr>
        <w:t xml:space="preserve"> 28 (1): e70037. https://doi.org/https://doi.org/10.1111/ele.70037.</w:t>
      </w:r>
    </w:p>
    <w:p w14:paraId="65AC58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Wagner, D., E. Grames, M. Forister, M. Berenbaum, and D. Stopak. 2021. “Insect Decline in the Anthropocene: Death by a Thousand Cuts.” </w:t>
      </w:r>
      <w:r w:rsidRPr="00EF16A8">
        <w:rPr>
          <w:rFonts w:ascii="Aptos" w:hAnsi="Aptos" w:cs="Times New Roman"/>
          <w:i/>
          <w:iCs/>
          <w:noProof/>
          <w:kern w:val="0"/>
        </w:rPr>
        <w:t>PNAS</w:t>
      </w:r>
      <w:r w:rsidRPr="00EF16A8">
        <w:rPr>
          <w:rFonts w:ascii="Aptos" w:hAnsi="Aptos" w:cs="Times New Roman"/>
          <w:noProof/>
          <w:kern w:val="0"/>
        </w:rPr>
        <w:t xml:space="preserve"> 118 (2). https://doi.org/10.1073/PNAS.2023989118.</w:t>
      </w:r>
    </w:p>
    <w:p w14:paraId="1FC870C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Waltz, A., and W. Covington. 2004. “Ecological Restoration Treatments Increase Butterfly Richness and Abundance: Mechanisms of Response.” </w:t>
      </w:r>
      <w:r w:rsidRPr="00EF16A8">
        <w:rPr>
          <w:rFonts w:ascii="Aptos" w:hAnsi="Aptos" w:cs="Times New Roman"/>
          <w:i/>
          <w:iCs/>
          <w:noProof/>
          <w:kern w:val="0"/>
        </w:rPr>
        <w:t>Restoration Ecology</w:t>
      </w:r>
      <w:r w:rsidRPr="00EF16A8">
        <w:rPr>
          <w:rFonts w:ascii="Aptos" w:hAnsi="Aptos" w:cs="Times New Roman"/>
          <w:noProof/>
          <w:kern w:val="0"/>
        </w:rPr>
        <w:t xml:space="preserve"> 12 (1): 85–96. https://doi.org/10.1111/J.1061-2971.2004.00262.X.</w:t>
      </w:r>
    </w:p>
    <w:p w14:paraId="679AC0A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EF16A8">
        <w:rPr>
          <w:rFonts w:ascii="Aptos" w:hAnsi="Aptos" w:cs="Times New Roman"/>
          <w:i/>
          <w:iCs/>
          <w:noProof/>
          <w:kern w:val="0"/>
        </w:rPr>
        <w:t>Biodiversity and Conservation</w:t>
      </w:r>
      <w:r w:rsidRPr="00EF16A8">
        <w:rPr>
          <w:rFonts w:ascii="Aptos" w:hAnsi="Aptos" w:cs="Times New Roman"/>
          <w:noProof/>
          <w:kern w:val="0"/>
        </w:rPr>
        <w:t xml:space="preserve"> 33 (6–7): 2011–36. https://doi.org/10.1007/S10531-024-02837-6.</w:t>
      </w:r>
    </w:p>
    <w:p w14:paraId="36DDC26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Williams, B. K., J. D. Nichols, and M. J. Conroy. 2002. </w:t>
      </w:r>
      <w:r w:rsidRPr="00EF16A8">
        <w:rPr>
          <w:rFonts w:ascii="Aptos" w:hAnsi="Aptos" w:cs="Times New Roman"/>
          <w:i/>
          <w:iCs/>
          <w:noProof/>
          <w:kern w:val="0"/>
        </w:rPr>
        <w:t>Analysis and Management of Animal Populations</w:t>
      </w:r>
      <w:r w:rsidRPr="00EF16A8">
        <w:rPr>
          <w:rFonts w:ascii="Aptos" w:hAnsi="Aptos" w:cs="Times New Roman"/>
          <w:noProof/>
          <w:kern w:val="0"/>
        </w:rPr>
        <w:t>. Academic Press.</w:t>
      </w:r>
    </w:p>
    <w:p w14:paraId="7476B27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Wolfin, J., E. Watkins, I. Lane, Z. Portman, and M. Spivak. 2023. “Floral Enhancement of Turfgrass Lawns Benefits Wild Bees and Honey Bees (Apis Mellifera).” </w:t>
      </w:r>
      <w:r w:rsidRPr="00EF16A8">
        <w:rPr>
          <w:rFonts w:ascii="Aptos" w:hAnsi="Aptos" w:cs="Times New Roman"/>
          <w:i/>
          <w:iCs/>
          <w:noProof/>
          <w:kern w:val="0"/>
        </w:rPr>
        <w:t>Urban Ecosystems</w:t>
      </w:r>
      <w:r w:rsidRPr="00EF16A8">
        <w:rPr>
          <w:rFonts w:ascii="Aptos" w:hAnsi="Aptos" w:cs="Times New Roman"/>
          <w:noProof/>
          <w:kern w:val="0"/>
        </w:rPr>
        <w:t xml:space="preserve"> 26: 361–75. https://doi.org/10.1007/s11252-023-01339-7.</w:t>
      </w:r>
    </w:p>
    <w:p w14:paraId="08A88387" w14:textId="77777777" w:rsidR="00EF16A8" w:rsidRPr="00EF16A8" w:rsidRDefault="00EF16A8" w:rsidP="00EF16A8">
      <w:pPr>
        <w:widowControl w:val="0"/>
        <w:autoSpaceDE w:val="0"/>
        <w:autoSpaceDN w:val="0"/>
        <w:adjustRightInd w:val="0"/>
        <w:spacing w:line="240" w:lineRule="auto"/>
        <w:ind w:left="480" w:hanging="480"/>
        <w:rPr>
          <w:rFonts w:ascii="Aptos" w:hAnsi="Aptos"/>
          <w:noProof/>
        </w:rPr>
      </w:pPr>
      <w:r w:rsidRPr="00EF16A8">
        <w:rPr>
          <w:rFonts w:ascii="Aptos" w:hAnsi="Aptos" w:cs="Times New Roman"/>
          <w:noProof/>
          <w:kern w:val="0"/>
        </w:rPr>
        <w:t xml:space="preserve">Wratten, S., M. Bowie, J. Hickman, A. Evans, J. Sedcole, and J. Tylianakis. 2003. “Field Boundaries as Barriers to Movement of Hover Flies (Diptera: Syrphidae) in Cultivated Land.” </w:t>
      </w:r>
      <w:r w:rsidRPr="00EF16A8">
        <w:rPr>
          <w:rFonts w:ascii="Aptos" w:hAnsi="Aptos" w:cs="Times New Roman"/>
          <w:i/>
          <w:iCs/>
          <w:noProof/>
          <w:kern w:val="0"/>
        </w:rPr>
        <w:t>Oecologia</w:t>
      </w:r>
      <w:r w:rsidRPr="00EF16A8">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13"/>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w:t>
      </w:r>
      <w:commentRangeStart w:id="326"/>
      <w:r w:rsidR="00F51152">
        <w:rPr>
          <w:lang w:val="en-CA"/>
        </w:rPr>
        <w:t xml:space="preserve">,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4" w:history="1">
        <w:r w:rsidR="00F5113D" w:rsidRPr="0075600C">
          <w:rPr>
            <w:rStyle w:val="Hyperlink"/>
            <w:lang w:val="en-CA"/>
          </w:rPr>
          <w:t>https://BioRender.com</w:t>
        </w:r>
      </w:hyperlink>
      <w:r w:rsidR="00F5113D">
        <w:rPr>
          <w:lang w:val="en-CA"/>
        </w:rPr>
        <w:t xml:space="preserve">. </w:t>
      </w:r>
      <w:commentRangeEnd w:id="326"/>
      <w:r w:rsidR="00F86857">
        <w:rPr>
          <w:rStyle w:val="CommentReference"/>
        </w:rPr>
        <w:commentReference w:id="326"/>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5"/>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6"/>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49923F18" w14:textId="77777777" w:rsidR="001D1D04" w:rsidRDefault="00B512B6" w:rsidP="00742924">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w:t>
      </w:r>
      <w:r w:rsidR="00C5437A">
        <w:rPr>
          <w:lang w:val="en-CA"/>
        </w:rPr>
        <w:t>Positive bias (red) indicates a tendency to overestimate the effect of habitat restoration on abundance while a negative bias (blue) indicates a tendency towards underestimation. Higher values for precision (dark purple) represent wider Bayesian credible intervals (BCIs). Lower values (light purple) represent BCIs with less uncertainty.</w:t>
      </w:r>
      <w:r w:rsidR="00C5437A" w:rsidRPr="003A6AD4">
        <w:rPr>
          <w:lang w:val="en-CA"/>
        </w:rPr>
        <w:t xml:space="preserve"> </w:t>
      </w:r>
      <w:r w:rsidR="00C5437A">
        <w:rPr>
          <w:lang w:val="en-CA"/>
        </w:rPr>
        <w:t>The mean bias or precision and 90% Bayesian credible intervals are displayed for each simulation</w:t>
      </w:r>
      <w:r w:rsidR="001D1D04">
        <w:rPr>
          <w:lang w:val="en-CA"/>
        </w:rPr>
        <w:t xml:space="preserve"> </w:t>
      </w:r>
      <w:r w:rsidR="00C5437A">
        <w:rPr>
          <w:lang w:val="en-CA"/>
        </w:rPr>
        <w:t>parameter combination.</w:t>
      </w:r>
    </w:p>
    <w:p w14:paraId="77D63617" w14:textId="18DF4CCE"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7"/>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26D84765"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w:t>
      </w:r>
      <w:r w:rsidR="00C5437A">
        <w:rPr>
          <w:lang w:val="en-CA"/>
        </w:rPr>
        <w:t>towards</w:t>
      </w:r>
      <w:r w:rsidR="00D9493B">
        <w:rPr>
          <w:lang w:val="en-CA"/>
        </w:rPr>
        <w:t xml:space="preserve"> underestimat</w:t>
      </w:r>
      <w:r w:rsidR="00C5437A">
        <w:rPr>
          <w:lang w:val="en-CA"/>
        </w:rPr>
        <w:t>ion</w:t>
      </w:r>
      <w:r w:rsidR="00D9493B">
        <w:rPr>
          <w:lang w:val="en-CA"/>
        </w:rPr>
        <w:t xml:space="preserv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C5437A">
        <w:rPr>
          <w:lang w:val="en-CA"/>
        </w:rPr>
        <w:t>The mean bias or precision and 90% Bayesian credible intervals are displayed for each simulation parameter combination.</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5336E26" w:rsidR="00896B5B" w:rsidRDefault="00C5437A" w:rsidP="00742924">
      <w:pPr>
        <w:rPr>
          <w:b/>
          <w:bCs/>
          <w:lang w:val="en-CA"/>
        </w:rPr>
      </w:pPr>
      <w:r>
        <w:rPr>
          <w:noProof/>
        </w:rPr>
        <w:t xml:space="preserve"> </w:t>
      </w:r>
      <w:r>
        <w:rPr>
          <w:noProof/>
        </w:rPr>
        <w:drawing>
          <wp:inline distT="0" distB="0" distL="0" distR="0" wp14:anchorId="51159E0A" wp14:editId="4C637567">
            <wp:extent cx="5594350" cy="3473379"/>
            <wp:effectExtent l="0" t="0" r="6350" b="0"/>
            <wp:docPr id="24079377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3774" name="Picture 1" descr="A screenshot of a graph&#10;&#10;Description automatically generated"/>
                    <pic:cNvPicPr/>
                  </pic:nvPicPr>
                  <pic:blipFill rotWithShape="1">
                    <a:blip r:embed="rId18"/>
                    <a:srcRect l="4487" r="4915"/>
                    <a:stretch/>
                  </pic:blipFill>
                  <pic:spPr bwMode="auto">
                    <a:xfrm>
                      <a:off x="0" y="0"/>
                      <a:ext cx="5595268" cy="3473949"/>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453A6DC2"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 xml:space="preserve">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(c and 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are displayed for each simulation parameter combination</w:t>
      </w:r>
      <w:r w:rsidR="003A6AD4">
        <w:rPr>
          <w:lang w:val="en-CA"/>
        </w:rPr>
        <w:t>.</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 xml:space="preserve">was taken by Sarah </w:t>
      </w:r>
      <w:proofErr w:type="spellStart"/>
      <w:r w:rsidR="00D525D0">
        <w:rPr>
          <w:lang w:val="en-CA"/>
        </w:rPr>
        <w:t>Knoerr</w:t>
      </w:r>
      <w:proofErr w:type="spellEnd"/>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6085C9C4"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del w:id="327" w:author="Sargent, Risa" w:date="2025-03-18T10:31:00Z">
        <w:r w:rsidR="00CE466B" w:rsidDel="00AF374A">
          <w:rPr>
            <w:lang w:val="en-CA"/>
          </w:rPr>
          <w:delText xml:space="preserve">Styrofoam </w:delText>
        </w:r>
      </w:del>
      <w:proofErr w:type="spellStart"/>
      <w:ins w:id="328" w:author="Sargent, Risa" w:date="2025-03-18T10:31:00Z">
        <w:r w:rsidR="00AF374A">
          <w:rPr>
            <w:lang w:val="en-CA"/>
          </w:rPr>
          <w:t>s</w:t>
        </w:r>
        <w:r w:rsidR="00AF374A">
          <w:rPr>
            <w:lang w:val="en-CA"/>
          </w:rPr>
          <w:t>tyrofoam</w:t>
        </w:r>
        <w:proofErr w:type="spellEnd"/>
        <w:r w:rsidR="00AF374A">
          <w:rPr>
            <w:lang w:val="en-CA"/>
          </w:rPr>
          <w:t xml:space="preserve"> </w:t>
        </w:r>
      </w:ins>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w:t>
      </w:r>
      <w:ins w:id="329" w:author="Sargent, Risa" w:date="2025-03-18T10:32:00Z">
        <w:r w:rsidR="00AF374A">
          <w:rPr>
            <w:lang w:val="en-CA"/>
          </w:rPr>
          <w:t xml:space="preserve"> (brand?)</w:t>
        </w:r>
      </w:ins>
      <w:r w:rsidR="00843958">
        <w:rPr>
          <w:lang w:val="en-CA"/>
        </w:rPr>
        <w:t xml:space="preserve">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43A1C370" w14:textId="280374AE" w:rsidR="00C62D64" w:rsidRPr="007E1189" w:rsidRDefault="00C62D64" w:rsidP="00C62D64">
      <w:pPr>
        <w:rPr>
          <w:b/>
          <w:bCs/>
          <w:lang w:val="en-CA"/>
        </w:rPr>
      </w:pPr>
      <w:r>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2"/>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3"/>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4"/>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w:t>
      </w:r>
      <w:proofErr w:type="spellStart"/>
      <w:r>
        <w:rPr>
          <w:lang w:val="en-CA"/>
        </w:rPr>
        <w:t>Kery</w:t>
      </w:r>
      <w:proofErr w:type="spellEnd"/>
      <w:r>
        <w:rPr>
          <w:lang w:val="en-CA"/>
        </w:rPr>
        <w:t xml:space="preserve"> and </w:t>
      </w:r>
      <w:proofErr w:type="spellStart"/>
      <w:r>
        <w:rPr>
          <w:lang w:val="en-CA"/>
        </w:rPr>
        <w:t>Royle</w:t>
      </w:r>
      <w:proofErr w:type="spellEnd"/>
      <w:r>
        <w:rPr>
          <w:lang w:val="en-CA"/>
        </w:rPr>
        <w:t>,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and also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more or less as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 xml:space="preserve">Conn, P. B., Johnson, D. S., Williams, P. J., </w:t>
      </w:r>
      <w:proofErr w:type="spellStart"/>
      <w:r w:rsidRPr="00B427B6">
        <w:rPr>
          <w:lang w:val="en-CA"/>
        </w:rPr>
        <w:t>Melin</w:t>
      </w:r>
      <w:proofErr w:type="spellEnd"/>
      <w:r w:rsidRPr="00B427B6">
        <w:rPr>
          <w:lang w:val="en-CA"/>
        </w:rPr>
        <w:t>, S. R., &amp; Hooten, M. B. (2018). A guide to Bayesian model checking for ecologists. Ecological Monographs, 88(4), 526-542.</w:t>
      </w:r>
    </w:p>
    <w:p w14:paraId="4B29B6E4" w14:textId="77777777" w:rsidR="00C62D64" w:rsidRPr="000653F5" w:rsidRDefault="00C62D64" w:rsidP="00C62D64">
      <w:pPr>
        <w:rPr>
          <w:lang w:val="en-CA"/>
        </w:rPr>
      </w:pPr>
      <w:proofErr w:type="spellStart"/>
      <w:r w:rsidRPr="0078419C">
        <w:rPr>
          <w:lang w:val="en-CA"/>
        </w:rPr>
        <w:t>Kéry</w:t>
      </w:r>
      <w:proofErr w:type="spellEnd"/>
      <w:r w:rsidRPr="0078419C">
        <w:rPr>
          <w:lang w:val="en-CA"/>
        </w:rPr>
        <w:t xml:space="preserve">, M., &amp; </w:t>
      </w:r>
      <w:proofErr w:type="spellStart"/>
      <w:r w:rsidRPr="0078419C">
        <w:rPr>
          <w:lang w:val="en-CA"/>
        </w:rPr>
        <w:t>Royle</w:t>
      </w:r>
      <w:proofErr w:type="spellEnd"/>
      <w:r w:rsidRPr="0078419C">
        <w:rPr>
          <w:lang w:val="en-CA"/>
        </w:rPr>
        <w:t>, J. A. (2020). Applied hierarchical modeling in ecology: Analysis of distribution, abundance and species richness in R and BUGS: Volume 2: Dynamic and advanced models. Academic Press.</w:t>
      </w:r>
    </w:p>
    <w:p w14:paraId="60EC2241" w14:textId="2CE67B30" w:rsidR="00414B39" w:rsidRDefault="00414B39">
      <w:pPr>
        <w:rPr>
          <w:lang w:val="en-CA"/>
        </w:rPr>
      </w:pPr>
      <w:r>
        <w:rPr>
          <w:lang w:val="en-CA"/>
        </w:rPr>
        <w:lastRenderedPageBreak/>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5"/>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6"/>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7"/>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6DBE9688" w:rsidR="007E1189"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8"/>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9"/>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30"/>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5B58DE45" w14:textId="1582A4E1" w:rsidR="0078419C" w:rsidRPr="000653F5" w:rsidRDefault="008E414D" w:rsidP="00C62D64">
      <w:pPr>
        <w:rPr>
          <w:lang w:val="en-CA"/>
        </w:rPr>
      </w:pPr>
      <w:r w:rsidRPr="008E414D">
        <w:rPr>
          <w:b/>
          <w:bCs/>
          <w:lang w:val="en-CA"/>
        </w:rPr>
        <w:t>Figure S</w:t>
      </w:r>
      <w:r w:rsidR="00C62D64">
        <w:rPr>
          <w:b/>
          <w:bCs/>
          <w:lang w:val="en-CA"/>
        </w:rPr>
        <w:t>6</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commentRangeStart w:id="330"/>
      <w:r w:rsidR="004B6201" w:rsidRPr="004B6201">
        <w:rPr>
          <w:lang w:val="en-CA"/>
        </w:rPr>
        <w:t xml:space="preserve">Pairs plot </w:t>
      </w:r>
      <w:proofErr w:type="gramStart"/>
      <w:r w:rsidR="004B6201">
        <w:rPr>
          <w:lang w:val="en-CA"/>
        </w:rPr>
        <w:t>are</w:t>
      </w:r>
      <w:proofErr w:type="gramEnd"/>
      <w:r w:rsidR="004B6201">
        <w:rPr>
          <w:lang w:val="en-CA"/>
        </w:rPr>
        <w:t xml:space="preserve"> </w:t>
      </w:r>
      <w:commentRangeEnd w:id="330"/>
      <w:r w:rsidR="00C01C8D">
        <w:rPr>
          <w:rStyle w:val="CommentReference"/>
        </w:rPr>
        <w:commentReference w:id="330"/>
      </w:r>
      <w:r w:rsidR="004B6201">
        <w:rPr>
          <w:lang w:val="en-CA"/>
        </w:rPr>
        <w:t xml:space="preserve">shown </w:t>
      </w:r>
      <w:r w:rsidR="004B6201" w:rsidRPr="004B6201">
        <w:rPr>
          <w:lang w:val="en-CA"/>
        </w:rPr>
        <w:t>for a sample subset of parameters (</w:t>
      </w:r>
      <w:r w:rsidR="004B6201">
        <w:rPr>
          <w:lang w:val="en-CA"/>
        </w:rPr>
        <w:t>abundance parameters</w:t>
      </w:r>
      <w:r w:rsidR="004B6201" w:rsidRPr="004B6201">
        <w:rPr>
          <w:lang w:val="en-CA"/>
        </w:rPr>
        <w:t xml:space="preserve">). </w:t>
      </w:r>
      <w:ins w:id="331" w:author="Sargent, Risa" w:date="2025-03-18T10:31:00Z">
        <w:r w:rsidR="00AF374A">
          <w:rPr>
            <w:lang w:val="en-CA"/>
          </w:rPr>
          <w:t>The l</w:t>
        </w:r>
      </w:ins>
      <w:del w:id="332" w:author="Sargent, Risa" w:date="2025-03-18T10:31:00Z">
        <w:r w:rsidR="004B6201" w:rsidRPr="004B6201" w:rsidDel="00AF374A">
          <w:rPr>
            <w:lang w:val="en-CA"/>
          </w:rPr>
          <w:delText>L</w:delText>
        </w:r>
      </w:del>
      <w:r w:rsidR="004B6201" w:rsidRPr="004B6201">
        <w:rPr>
          <w:lang w:val="en-CA"/>
        </w:rPr>
        <w:t xml:space="preserve">ack of divergent transitions and no visual barriers in the parameter space 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p>
    <w:sectPr w:rsidR="0078419C" w:rsidRPr="000653F5">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Kremen, Claire" w:date="2025-02-19T16:35:00Z" w:initials="CK">
    <w:p w14:paraId="5BE8FF9E" w14:textId="34A9C2A5" w:rsidR="008F517B" w:rsidRDefault="008F517B">
      <w:pPr>
        <w:pStyle w:val="CommentText"/>
      </w:pPr>
      <w:r>
        <w:rPr>
          <w:rStyle w:val="CommentReference"/>
        </w:rPr>
        <w:annotationRef/>
      </w:r>
      <w:r>
        <w:t>Wow, this is really a different recommendation than people usually make.  Effectively then it will result in much smaller N and more difficulty to detect an effect, no, between different types of study sites, even as the accuracy of the sampling at a given site increases…?</w:t>
      </w:r>
    </w:p>
  </w:comment>
  <w:comment w:id="30" w:author="Juli Carrillo" w:date="2025-03-06T10:52:00Z" w:initials="CJ">
    <w:p w14:paraId="164AA160" w14:textId="31C634CA" w:rsidR="008F517B" w:rsidRDefault="008F517B">
      <w:pPr>
        <w:pStyle w:val="CommentText"/>
      </w:pPr>
      <w:r>
        <w:rPr>
          <w:rStyle w:val="CommentReference"/>
        </w:rPr>
        <w:annotationRef/>
      </w:r>
      <w:r>
        <w:t xml:space="preserve">You start and end with ecological drivers, but only talk about habitat (i.e. restorations), and it is unclear if similar issues would apply to GLM count data in studies with other ecological drivers. And if it doesn’t really apply across a range of ecological drivers, perhaps it would be more accurate to say that this is important in designing studies that differ in detection rates and explaining more where those instances would be. </w:t>
      </w:r>
    </w:p>
  </w:comment>
  <w:comment w:id="31" w:author="Ulrich, Jens" w:date="2025-03-17T13:47:00Z" w:initials="JU">
    <w:p w14:paraId="71CC022B" w14:textId="77777777" w:rsidR="006C25DE" w:rsidRDefault="006C25DE" w:rsidP="006C25DE">
      <w:pPr>
        <w:pStyle w:val="CommentText"/>
      </w:pPr>
      <w:r>
        <w:rPr>
          <w:rStyle w:val="CommentReference"/>
        </w:rPr>
        <w:annotationRef/>
      </w:r>
      <w:r>
        <w:rPr>
          <w:lang w:val="en-CA"/>
        </w:rPr>
        <w:t xml:space="preserve">In my opinion it is ok to use this more general wording in the abstract. In the discussion, we’ve talked about how other researchers have </w:t>
      </w:r>
      <w:proofErr w:type="spellStart"/>
      <w:r>
        <w:rPr>
          <w:lang w:val="en-CA"/>
        </w:rPr>
        <w:t>identfiied</w:t>
      </w:r>
      <w:proofErr w:type="spellEnd"/>
      <w:r>
        <w:rPr>
          <w:lang w:val="en-CA"/>
        </w:rPr>
        <w:t xml:space="preserve"> other potential confounds beyond just the environmental ones such as species traits, differences in researchers across different geographic locations, temporal changes in detection ability </w:t>
      </w:r>
      <w:proofErr w:type="gramStart"/>
      <w:r>
        <w:rPr>
          <w:lang w:val="en-CA"/>
        </w:rPr>
        <w:t>etc..</w:t>
      </w:r>
      <w:proofErr w:type="gramEnd"/>
      <w:r>
        <w:rPr>
          <w:lang w:val="en-CA"/>
        </w:rPr>
        <w:t xml:space="preserve"> For me, the purpose of the study is to provide some info on how to move forward in the face of any of </w:t>
      </w:r>
      <w:proofErr w:type="gramStart"/>
      <w:r>
        <w:rPr>
          <w:lang w:val="en-CA"/>
        </w:rPr>
        <w:t>these potential</w:t>
      </w:r>
      <w:proofErr w:type="gramEnd"/>
      <w:r>
        <w:rPr>
          <w:lang w:val="en-CA"/>
        </w:rPr>
        <w:t xml:space="preserve"> confounds</w:t>
      </w:r>
    </w:p>
  </w:comment>
  <w:comment w:id="32" w:author="Sargent, Risa" w:date="2025-03-18T09:33:00Z" w:initials="RS">
    <w:p w14:paraId="1E8BA5BD" w14:textId="2787C7E3" w:rsidR="00A016DF" w:rsidRDefault="00A016DF">
      <w:pPr>
        <w:pStyle w:val="CommentText"/>
      </w:pPr>
      <w:r>
        <w:rPr>
          <w:rStyle w:val="CommentReference"/>
        </w:rPr>
        <w:annotationRef/>
      </w:r>
      <w:r>
        <w:t>I think this is fine as you say in the abstract, then more nuance added in the discussion</w:t>
      </w:r>
    </w:p>
  </w:comment>
  <w:comment w:id="40" w:author="Sargent, Risa" w:date="2025-03-18T09:35:00Z" w:initials="RS">
    <w:p w14:paraId="3872787C" w14:textId="46344310" w:rsidR="00B3475B" w:rsidRDefault="00B3475B">
      <w:pPr>
        <w:pStyle w:val="CommentText"/>
      </w:pPr>
      <w:r>
        <w:rPr>
          <w:rStyle w:val="CommentReference"/>
        </w:rPr>
        <w:annotationRef/>
      </w:r>
      <w:r>
        <w:t>I would avoid starting a paragraph with however because it links it too strongly to a previous sentence. A strong topic sentence should stand on its own.</w:t>
      </w:r>
    </w:p>
  </w:comment>
  <w:comment w:id="64" w:author="Kremen, Claire" w:date="2025-02-19T16:38:00Z" w:initials="CK">
    <w:p w14:paraId="480F5ABE" w14:textId="65998D38" w:rsidR="008F517B" w:rsidRDefault="008F517B">
      <w:pPr>
        <w:pStyle w:val="CommentText"/>
      </w:pPr>
      <w:r>
        <w:rPr>
          <w:rStyle w:val="CommentReference"/>
        </w:rPr>
        <w:annotationRef/>
      </w:r>
      <w:r>
        <w:t xml:space="preserve">Could you also perhaps note the other reasons people do MRR, such as understanding something about the length of time individuals are flying, or estimating population densities?  Also, maybe say something about the assumptions here.  Do we assume that any insect captured in the site at t1 </w:t>
      </w:r>
      <w:proofErr w:type="spellStart"/>
      <w:r>
        <w:t>whould</w:t>
      </w:r>
      <w:proofErr w:type="spellEnd"/>
      <w:r>
        <w:t xml:space="preserve"> be there at t2, so if we don’t recapture, that informs detection?  But that would be massively overestimating lack of detection since the individual may have died or gone elsewhere…</w:t>
      </w:r>
    </w:p>
  </w:comment>
  <w:comment w:id="65" w:author="Ulrich, Jens" w:date="2025-03-12T09:56:00Z" w:initials="JU">
    <w:p w14:paraId="114679E7" w14:textId="77777777" w:rsidR="00D54C63" w:rsidRDefault="00D54C63" w:rsidP="00D54C63">
      <w:pPr>
        <w:pStyle w:val="CommentText"/>
      </w:pPr>
      <w:r>
        <w:rPr>
          <w:rStyle w:val="CommentReference"/>
        </w:rPr>
        <w:annotationRef/>
      </w:r>
      <w:r>
        <w:rPr>
          <w:lang w:val="en-CA"/>
        </w:rPr>
        <w:t>Added other uses for MR, added below in a separate paragraph the assumptions of both MR and binomial N-mix models</w:t>
      </w:r>
    </w:p>
  </w:comment>
  <w:comment w:id="67" w:author="Sargent, Risa" w:date="2025-03-18T09:40:00Z" w:initials="RS">
    <w:p w14:paraId="7F96D4C0" w14:textId="35C80453" w:rsidR="00B42DEE" w:rsidRDefault="00B42DEE">
      <w:pPr>
        <w:pStyle w:val="CommentText"/>
      </w:pPr>
      <w:r>
        <w:rPr>
          <w:rStyle w:val="CommentReference"/>
        </w:rPr>
        <w:annotationRef/>
      </w:r>
      <w:r>
        <w:t>Could you just say ‘phenology’ here?</w:t>
      </w:r>
    </w:p>
  </w:comment>
  <w:comment w:id="68" w:author="Kremen, Claire" w:date="2025-02-19T16:40:00Z" w:initials="CK">
    <w:p w14:paraId="6998C00F" w14:textId="1E4CC4CA" w:rsidR="008F517B" w:rsidRDefault="008F517B">
      <w:pPr>
        <w:pStyle w:val="CommentText"/>
      </w:pPr>
      <w:r>
        <w:rPr>
          <w:rStyle w:val="CommentReference"/>
        </w:rPr>
        <w:annotationRef/>
      </w:r>
      <w:r>
        <w:t>Say why.  Is it in part to handle the issue of an individual moving to a nearby site, my comment directly above?</w:t>
      </w:r>
    </w:p>
  </w:comment>
  <w:comment w:id="69" w:author="Ulrich, Jens" w:date="2025-03-12T10:23:00Z" w:initials="JU">
    <w:p w14:paraId="1D8DBEAB" w14:textId="77777777" w:rsidR="00CE649E" w:rsidRDefault="00D54C63" w:rsidP="00CE649E">
      <w:pPr>
        <w:pStyle w:val="CommentText"/>
      </w:pPr>
      <w:r>
        <w:rPr>
          <w:rStyle w:val="CommentReference"/>
        </w:rPr>
        <w:annotationRef/>
      </w:r>
      <w:r w:rsidR="00CE649E">
        <w:rPr>
          <w:lang w:val="en-CA"/>
        </w:rPr>
        <w:t xml:space="preserve">There’s no handling of the issue of movement (now explained below). The main difference - classic MR estimators use a mathematical formula to estimate an abundance given some number of recaptures. This is especially just difficult to implement when recaptures are low - using the standard N = captured1*captured2/recaptures2 formula. If you don’t recapture any individuals N is unidentifiable because you can’t divide by 0. And the standard error can’t be calculated unless you have even more recaptures. The </w:t>
      </w:r>
      <w:proofErr w:type="spellStart"/>
      <w:r w:rsidR="00CE649E">
        <w:rPr>
          <w:lang w:val="en-CA"/>
        </w:rPr>
        <w:t>multimix</w:t>
      </w:r>
      <w:proofErr w:type="spellEnd"/>
      <w:r w:rsidR="00CE649E">
        <w:rPr>
          <w:lang w:val="en-CA"/>
        </w:rPr>
        <w:t xml:space="preserve"> approach that I use treats the recapture histories at individual site/species as the outcome of a stochastic process (multinomial statistical distribution) with an expected value that is estimated using the information from the MR histories for all sites/species in the study, where site and species are treated as random effects. This approach is a bit newer, proposed by the cited study </w:t>
      </w:r>
      <w:proofErr w:type="spellStart"/>
      <w:r w:rsidR="00CE649E">
        <w:rPr>
          <w:lang w:val="en-CA"/>
        </w:rPr>
        <w:t>Kery</w:t>
      </w:r>
      <w:proofErr w:type="spellEnd"/>
      <w:r w:rsidR="00CE649E">
        <w:rPr>
          <w:lang w:val="en-CA"/>
        </w:rPr>
        <w:t xml:space="preserve"> and </w:t>
      </w:r>
      <w:proofErr w:type="spellStart"/>
      <w:r w:rsidR="00CE649E">
        <w:rPr>
          <w:lang w:val="en-CA"/>
        </w:rPr>
        <w:t>Royle</w:t>
      </w:r>
      <w:proofErr w:type="spellEnd"/>
      <w:r w:rsidR="00CE649E">
        <w:rPr>
          <w:lang w:val="en-CA"/>
        </w:rPr>
        <w:t xml:space="preserve"> 2010.</w:t>
      </w:r>
    </w:p>
  </w:comment>
  <w:comment w:id="70" w:author="Juli Carrillo" w:date="2025-03-06T10:57:00Z" w:initials="CJ">
    <w:p w14:paraId="5A693A04" w14:textId="4EAE3B07" w:rsidR="008F517B" w:rsidRDefault="008F517B">
      <w:pPr>
        <w:pStyle w:val="CommentText"/>
      </w:pPr>
      <w:r>
        <w:rPr>
          <w:rStyle w:val="CommentReference"/>
        </w:rPr>
        <w:annotationRef/>
      </w:r>
      <w:r>
        <w:t xml:space="preserve">Ref? </w:t>
      </w:r>
    </w:p>
    <w:p w14:paraId="27548F9D" w14:textId="72164064" w:rsidR="008F517B" w:rsidRDefault="008F517B">
      <w:pPr>
        <w:pStyle w:val="CommentText"/>
      </w:pPr>
    </w:p>
    <w:p w14:paraId="5AB12BAC" w14:textId="7A06A7C7" w:rsidR="008F517B" w:rsidRDefault="008F517B">
      <w:pPr>
        <w:pStyle w:val="CommentText"/>
      </w:pPr>
      <w:proofErr w:type="gramStart"/>
      <w:r>
        <w:t>Also</w:t>
      </w:r>
      <w:proofErr w:type="gramEnd"/>
      <w:r>
        <w:t xml:space="preserve"> this assumes that the mark recapture range accurately captures the true habitat usage and temporal window of insect populations, and I wonder if, for many insects, we simply don’t have enough data to make that assumption. </w:t>
      </w:r>
    </w:p>
    <w:p w14:paraId="1BE4052C" w14:textId="0966D878" w:rsidR="008F517B" w:rsidRDefault="008F517B">
      <w:pPr>
        <w:pStyle w:val="CommentText"/>
      </w:pPr>
      <w:r>
        <w:t xml:space="preserve"> </w:t>
      </w:r>
    </w:p>
  </w:comment>
  <w:comment w:id="71" w:author="Ulrich, Jens" w:date="2025-03-12T13:34:00Z" w:initials="JU">
    <w:p w14:paraId="38D2DB24" w14:textId="77777777" w:rsidR="00BE6416" w:rsidRDefault="003D22C6" w:rsidP="00BE6416">
      <w:pPr>
        <w:pStyle w:val="CommentText"/>
      </w:pPr>
      <w:r>
        <w:rPr>
          <w:rStyle w:val="CommentReference"/>
        </w:rPr>
        <w:annotationRef/>
      </w:r>
      <w:r w:rsidR="00BE6416">
        <w:rPr>
          <w:lang w:val="en-CA"/>
        </w:rPr>
        <w:t xml:space="preserve">I don’t think I understand what you mean by the “range accurately captures the true habitat usage”. I think it is true of any method that the temporal window in which the data are collected matters, and this might impact the interpretation of the results. For the species studied here we know enough about them to know roughly when their abundance peaks and how long individuals live for - in part, this is why I picked these 8 species to focus on. </w:t>
      </w:r>
    </w:p>
    <w:p w14:paraId="0C2DBCB0" w14:textId="77777777" w:rsidR="00BE6416" w:rsidRDefault="00BE6416" w:rsidP="00BE6416">
      <w:pPr>
        <w:pStyle w:val="CommentText"/>
      </w:pPr>
    </w:p>
    <w:p w14:paraId="51AC5FCA" w14:textId="77777777" w:rsidR="00BE6416" w:rsidRDefault="00BE6416" w:rsidP="00BE6416">
      <w:pPr>
        <w:pStyle w:val="CommentText"/>
      </w:pPr>
      <w:r>
        <w:rPr>
          <w:lang w:val="en-CA"/>
        </w:rPr>
        <w:t xml:space="preserve">As far as the interpretation, I would say that I am using the approach to estimate the abundance (and effects of habitat on abundance) for these 8 species when their populations are at a temporal peak. It is highly likely that there are more individuals for each species that are outside of this phenological window. But this is also an inherent assumption of a GLM applied to counts - we collect and compare the counts at some particular time of year. </w:t>
      </w:r>
      <w:proofErr w:type="gramStart"/>
      <w:r>
        <w:rPr>
          <w:lang w:val="en-CA"/>
        </w:rPr>
        <w:t>So</w:t>
      </w:r>
      <w:proofErr w:type="gramEnd"/>
      <w:r>
        <w:rPr>
          <w:lang w:val="en-CA"/>
        </w:rPr>
        <w:t xml:space="preserve"> my results should be more precisely interpreted as abundance during a temporal window of peak population size. I wouldn’t feel confident applying this logic to some species for which the phenology is a complete unknown!</w:t>
      </w:r>
    </w:p>
    <w:p w14:paraId="5CE39688" w14:textId="77777777" w:rsidR="00BE6416" w:rsidRDefault="00BE6416" w:rsidP="00BE6416">
      <w:pPr>
        <w:pStyle w:val="CommentText"/>
      </w:pPr>
    </w:p>
    <w:p w14:paraId="2212CA8E" w14:textId="77777777" w:rsidR="00BE6416" w:rsidRDefault="00BE6416" w:rsidP="00BE6416">
      <w:pPr>
        <w:pStyle w:val="CommentText"/>
      </w:pPr>
      <w:r>
        <w:rPr>
          <w:lang w:val="en-CA"/>
        </w:rPr>
        <w:t xml:space="preserve">For either MR or a GLM one could include a phenological predictor in the models that allow the number of detections to vary throughout the year (this is what I did for chapter 1), but since for this study the counts are collected within ~week I think that’s a bit of an overcomplication. </w:t>
      </w:r>
    </w:p>
    <w:p w14:paraId="45F179AF" w14:textId="77777777" w:rsidR="00BE6416" w:rsidRDefault="00BE6416" w:rsidP="00BE6416">
      <w:pPr>
        <w:pStyle w:val="CommentText"/>
      </w:pPr>
    </w:p>
    <w:p w14:paraId="6D77ECCC" w14:textId="77777777" w:rsidR="00BE6416" w:rsidRDefault="00BE6416" w:rsidP="00BE6416">
      <w:pPr>
        <w:pStyle w:val="CommentText"/>
      </w:pPr>
      <w:r>
        <w:rPr>
          <w:lang w:val="en-CA"/>
        </w:rPr>
        <w:t>In addition to temporal closure, there is also the issue of spatial closure, as mentioned by Claire as well. I don’t think this is likely to be completely satisfied either, but then the results just come down to a matter of interpretation. We’re estimating the number of individuals that use the habitat at some point and are alive at some point during the duration of the week of surveys and therefore have some probability of being captured at least once. The “detection rate” can then be interpreted as the odds of an individual being in the plot at the time of the survey and that we see and capture it. Some might be interested in distinguishing between these two things but with my design I can’t do so.</w:t>
      </w:r>
    </w:p>
  </w:comment>
  <w:comment w:id="72" w:author="Ulrich, Jens" w:date="2025-03-12T13:47:00Z" w:initials="JU">
    <w:p w14:paraId="29E76E69" w14:textId="77777777" w:rsidR="008A01E5" w:rsidRDefault="008A01E5" w:rsidP="008A01E5">
      <w:pPr>
        <w:pStyle w:val="CommentText"/>
      </w:pPr>
      <w:r>
        <w:rPr>
          <w:rStyle w:val="CommentReference"/>
        </w:rPr>
        <w:annotationRef/>
      </w:r>
      <w:r>
        <w:rPr>
          <w:lang w:val="en-CA"/>
        </w:rPr>
        <w:t xml:space="preserve">But do these violations of assumptions actually matter for the focus of this paper (and for most insect ecology studies), i.e., does it impact our ability to estimate the effect of a hypothesized driver of insect abundance? If you use MR, the answer is </w:t>
      </w:r>
      <w:r>
        <w:rPr>
          <w:b/>
          <w:bCs/>
          <w:lang w:val="en-CA"/>
        </w:rPr>
        <w:t>no</w:t>
      </w:r>
      <w:r>
        <w:rPr>
          <w:lang w:val="en-CA"/>
        </w:rPr>
        <w:t xml:space="preserve">! but if you use the </w:t>
      </w:r>
      <w:proofErr w:type="spellStart"/>
      <w:r>
        <w:rPr>
          <w:lang w:val="en-CA"/>
        </w:rPr>
        <w:t>binmix</w:t>
      </w:r>
      <w:proofErr w:type="spellEnd"/>
      <w:r>
        <w:rPr>
          <w:lang w:val="en-CA"/>
        </w:rPr>
        <w:t xml:space="preserve"> approach </w:t>
      </w:r>
      <w:r>
        <w:rPr>
          <w:b/>
          <w:bCs/>
          <w:lang w:val="en-CA"/>
        </w:rPr>
        <w:t>yes</w:t>
      </w:r>
      <w:r>
        <w:rPr>
          <w:lang w:val="en-CA"/>
        </w:rPr>
        <w:t>! That’s what I tested and supported with the second half of the simulation study.</w:t>
      </w:r>
    </w:p>
    <w:p w14:paraId="2E836E8A" w14:textId="77777777" w:rsidR="008A01E5" w:rsidRDefault="008A01E5" w:rsidP="008A01E5">
      <w:pPr>
        <w:pStyle w:val="CommentText"/>
      </w:pPr>
    </w:p>
    <w:p w14:paraId="581776BE" w14:textId="77777777" w:rsidR="008A01E5" w:rsidRDefault="008A01E5" w:rsidP="008A01E5">
      <w:pPr>
        <w:pStyle w:val="CommentText"/>
      </w:pPr>
      <w:r>
        <w:rPr>
          <w:lang w:val="en-CA"/>
        </w:rPr>
        <w:t xml:space="preserve">The significance of this: If you are just trying to estimate how some ecological driver effects abundance (of individuals that have some activity overlap with the spatial and temporal scope of sampling) then mark-recapture seems to always give you the right answer, while “cheaper” </w:t>
      </w:r>
      <w:proofErr w:type="spellStart"/>
      <w:r>
        <w:rPr>
          <w:lang w:val="en-CA"/>
        </w:rPr>
        <w:t>binmix</w:t>
      </w:r>
      <w:proofErr w:type="spellEnd"/>
      <w:r>
        <w:rPr>
          <w:lang w:val="en-CA"/>
        </w:rPr>
        <w:t xml:space="preserve"> models or GLMs don’t.</w:t>
      </w:r>
    </w:p>
  </w:comment>
  <w:comment w:id="74" w:author="Sargent, Risa" w:date="2025-03-18T09:43:00Z" w:initials="RS">
    <w:p w14:paraId="47B89223" w14:textId="278F9703" w:rsidR="001764A5" w:rsidRDefault="001764A5">
      <w:pPr>
        <w:pStyle w:val="CommentText"/>
      </w:pPr>
      <w:r>
        <w:rPr>
          <w:rStyle w:val="CommentReference"/>
        </w:rPr>
        <w:annotationRef/>
      </w:r>
      <w:r>
        <w:t>Third? I think it would be easier to keep track if this were called the third method?</w:t>
      </w:r>
    </w:p>
  </w:comment>
  <w:comment w:id="85" w:author="Juli Carrillo" w:date="2025-03-06T11:02:00Z" w:initials="CJ">
    <w:p w14:paraId="2A329444" w14:textId="76016767" w:rsidR="008F517B" w:rsidRDefault="008F517B">
      <w:pPr>
        <w:pStyle w:val="CommentText"/>
      </w:pPr>
      <w:r>
        <w:rPr>
          <w:rStyle w:val="CommentReference"/>
        </w:rPr>
        <w:annotationRef/>
      </w:r>
      <w:r>
        <w:t xml:space="preserve">As a reader, I would like to know more about this – maybe you could include a few more biological details to illustrate the example / ref/ </w:t>
      </w:r>
    </w:p>
  </w:comment>
  <w:comment w:id="86" w:author="Ulrich, Jens" w:date="2025-03-17T12:13:00Z" w:initials="JU">
    <w:p w14:paraId="10B57A02" w14:textId="77777777" w:rsidR="001C7760" w:rsidRDefault="001C7760" w:rsidP="001C7760">
      <w:pPr>
        <w:pStyle w:val="CommentText"/>
      </w:pPr>
      <w:r>
        <w:rPr>
          <w:rStyle w:val="CommentReference"/>
        </w:rPr>
        <w:annotationRef/>
      </w:r>
      <w:r>
        <w:rPr>
          <w:lang w:val="en-CA"/>
        </w:rPr>
        <w:t>Added “potentially cause by movement of individuals into or out of sites”</w:t>
      </w:r>
    </w:p>
  </w:comment>
  <w:comment w:id="90" w:author="Sargent, Risa" w:date="2025-03-18T09:46:00Z" w:initials="RS">
    <w:p w14:paraId="2D2CDF40" w14:textId="730B7433" w:rsidR="00DE2702" w:rsidRDefault="00DE2702">
      <w:pPr>
        <w:pStyle w:val="CommentText"/>
      </w:pPr>
      <w:r>
        <w:rPr>
          <w:rStyle w:val="CommentReference"/>
        </w:rPr>
        <w:annotationRef/>
      </w:r>
      <w:r>
        <w:t>This sentence is hard to understand! I tried to make it simpler, see if this works</w:t>
      </w:r>
    </w:p>
  </w:comment>
  <w:comment w:id="110" w:author="Juli Carrillo" w:date="2025-03-06T11:04:00Z" w:initials="CJ">
    <w:p w14:paraId="5010542A" w14:textId="3FA031AE" w:rsidR="008F517B" w:rsidRDefault="008F517B">
      <w:pPr>
        <w:pStyle w:val="CommentText"/>
      </w:pPr>
      <w:r>
        <w:rPr>
          <w:rStyle w:val="CommentReference"/>
        </w:rPr>
        <w:annotationRef/>
      </w:r>
      <w:r>
        <w:t xml:space="preserve">I think I am getting confused about whether you mean residence when you say abundance or if there are differences between the two. </w:t>
      </w:r>
    </w:p>
    <w:p w14:paraId="5F72D497" w14:textId="77777777" w:rsidR="008F517B" w:rsidRDefault="008F517B">
      <w:pPr>
        <w:pStyle w:val="CommentText"/>
      </w:pPr>
    </w:p>
    <w:p w14:paraId="1DEE16BE" w14:textId="6BDC3438" w:rsidR="008F517B" w:rsidRDefault="008F517B">
      <w:pPr>
        <w:pStyle w:val="CommentText"/>
      </w:pPr>
      <w:r>
        <w:t xml:space="preserve">Abundance can mean a lot of things, such as insect activity. </w:t>
      </w:r>
    </w:p>
  </w:comment>
  <w:comment w:id="111" w:author="Jens Ulrich" w:date="2025-03-14T12:17:00Z" w:initials="JU">
    <w:p w14:paraId="46DCED79" w14:textId="77777777" w:rsidR="00A80916" w:rsidRDefault="00A80916" w:rsidP="00A80916">
      <w:pPr>
        <w:pStyle w:val="CommentText"/>
      </w:pPr>
      <w:r>
        <w:rPr>
          <w:rStyle w:val="CommentReference"/>
        </w:rPr>
        <w:annotationRef/>
      </w:r>
      <w:r>
        <w:rPr>
          <w:lang w:val="en-CA"/>
        </w:rPr>
        <w:t>Hopefully expanding the previous paragraph makes this more clear</w:t>
      </w:r>
    </w:p>
  </w:comment>
  <w:comment w:id="112" w:author="Ulrich, Jens" w:date="2025-03-17T12:18:00Z" w:initials="JU">
    <w:p w14:paraId="6F9F0CD9" w14:textId="77777777" w:rsidR="00CD2E5A" w:rsidRDefault="00CD2E5A" w:rsidP="00CD2E5A">
      <w:pPr>
        <w:pStyle w:val="CommentText"/>
      </w:pPr>
      <w:r>
        <w:rPr>
          <w:rStyle w:val="CommentReference"/>
        </w:rPr>
        <w:annotationRef/>
      </w:r>
      <w:r>
        <w:rPr>
          <w:lang w:val="en-CA"/>
        </w:rPr>
        <w:t>And then in this paragraph added explicit definition of what I will consider “abundance” to represent for the purposes of this study</w:t>
      </w:r>
    </w:p>
  </w:comment>
  <w:comment w:id="113" w:author="Sargent, Risa" w:date="2025-03-18T09:51:00Z" w:initials="RS">
    <w:p w14:paraId="11756848" w14:textId="7FFCD0EE" w:rsidR="003B3BD1" w:rsidRDefault="003B3BD1">
      <w:pPr>
        <w:pStyle w:val="CommentText"/>
      </w:pPr>
      <w:r>
        <w:rPr>
          <w:rStyle w:val="CommentReference"/>
        </w:rPr>
        <w:annotationRef/>
      </w:r>
      <w:r>
        <w:t xml:space="preserve">Again, a bit hard to parse what you mean here, write as </w:t>
      </w:r>
      <w:proofErr w:type="gramStart"/>
      <w:r>
        <w:t xml:space="preserve">simply </w:t>
      </w:r>
      <w:r w:rsidR="00305862">
        <w:t xml:space="preserve"> and</w:t>
      </w:r>
      <w:proofErr w:type="gramEnd"/>
      <w:r w:rsidR="00305862">
        <w:t xml:space="preserve"> clearly </w:t>
      </w:r>
      <w:r>
        <w:t>as possible</w:t>
      </w:r>
    </w:p>
  </w:comment>
  <w:comment w:id="120" w:author="Juli Carrillo" w:date="2025-03-06T11:34:00Z" w:initials="CJ">
    <w:p w14:paraId="7A0E7B19" w14:textId="10D77E3A" w:rsidR="00B716C3" w:rsidRDefault="00B716C3">
      <w:pPr>
        <w:pStyle w:val="CommentText"/>
      </w:pPr>
      <w:r>
        <w:rPr>
          <w:rStyle w:val="CommentReference"/>
        </w:rPr>
        <w:annotationRef/>
      </w:r>
      <w:r>
        <w:t xml:space="preserve">Why would detection rates be higher? Since this is a major assumption motivating this study, I think you need to say explicitly why detection rates would vary. </w:t>
      </w:r>
    </w:p>
  </w:comment>
  <w:comment w:id="121" w:author="Jens Ulrich" w:date="2025-03-14T12:21:00Z" w:initials="JU">
    <w:p w14:paraId="2C74D355" w14:textId="77777777" w:rsidR="00CD2E5A" w:rsidRDefault="00A80916" w:rsidP="00CD2E5A">
      <w:pPr>
        <w:pStyle w:val="CommentText"/>
      </w:pPr>
      <w:r>
        <w:rPr>
          <w:rStyle w:val="CommentReference"/>
        </w:rPr>
        <w:annotationRef/>
      </w:r>
      <w:r w:rsidR="00CD2E5A">
        <w:rPr>
          <w:lang w:val="en-CA"/>
        </w:rPr>
        <w:t>Added some brief expectations below</w:t>
      </w:r>
    </w:p>
    <w:p w14:paraId="18DC407E" w14:textId="77777777" w:rsidR="00CD2E5A" w:rsidRDefault="00CD2E5A" w:rsidP="00CD2E5A">
      <w:pPr>
        <w:pStyle w:val="CommentText"/>
      </w:pPr>
    </w:p>
    <w:p w14:paraId="0D968300" w14:textId="77777777" w:rsidR="00CD2E5A" w:rsidRDefault="00CD2E5A" w:rsidP="00CD2E5A">
      <w:pPr>
        <w:pStyle w:val="CommentText"/>
      </w:pPr>
      <w:r>
        <w:rPr>
          <w:lang w:val="en-CA"/>
        </w:rPr>
        <w:t>And remove more detailed explanation from the discussion, which is where I previously talked about this - seems like it might have been better to introduce this earlier on to clarify the motivation</w:t>
      </w:r>
    </w:p>
  </w:comment>
  <w:comment w:id="147" w:author="Sargent, Risa" w:date="2025-03-18T09:55:00Z" w:initials="RS">
    <w:p w14:paraId="2A02C80A" w14:textId="4B807250" w:rsidR="00B20045" w:rsidRDefault="00B20045">
      <w:pPr>
        <w:pStyle w:val="CommentText"/>
      </w:pPr>
      <w:r>
        <w:rPr>
          <w:rStyle w:val="CommentReference"/>
        </w:rPr>
        <w:annotationRef/>
      </w:r>
      <w:r>
        <w:t>This is such a common term in the pollination literature I am loathe to deviate from it</w:t>
      </w:r>
    </w:p>
  </w:comment>
  <w:comment w:id="164" w:author="Sargent, Risa" w:date="2025-03-18T09:57:00Z" w:initials="RS">
    <w:p w14:paraId="27E0A1AE" w14:textId="0CA922A0" w:rsidR="0023711F" w:rsidRDefault="0023711F">
      <w:pPr>
        <w:pStyle w:val="CommentText"/>
      </w:pPr>
      <w:r>
        <w:rPr>
          <w:rStyle w:val="CommentReference"/>
        </w:rPr>
        <w:annotationRef/>
      </w:r>
      <w:r>
        <w:t>what is this?</w:t>
      </w:r>
      <w:r w:rsidR="004B63ED">
        <w:t xml:space="preserve"> Is it the same as the ecological driver you refer to earlier? If </w:t>
      </w:r>
      <w:proofErr w:type="gramStart"/>
      <w:r w:rsidR="004B63ED">
        <w:t>so</w:t>
      </w:r>
      <w:proofErr w:type="gramEnd"/>
      <w:r w:rsidR="004B63ED">
        <w:t xml:space="preserve"> use the same terms to guide the reader</w:t>
      </w:r>
    </w:p>
  </w:comment>
  <w:comment w:id="165" w:author="Jens Ulrich" w:date="2025-03-14T13:42:00Z" w:initials="JU">
    <w:p w14:paraId="71F243E3" w14:textId="08C7284D" w:rsidR="00636FCB" w:rsidRDefault="00636FCB" w:rsidP="00636FCB">
      <w:pPr>
        <w:pStyle w:val="CommentText"/>
      </w:pPr>
      <w:r>
        <w:rPr>
          <w:rStyle w:val="CommentReference"/>
        </w:rPr>
        <w:annotationRef/>
      </w:r>
      <w:r>
        <w:rPr>
          <w:lang w:val="en-CA"/>
        </w:rPr>
        <w:t>Hopefully this is now more clearly defined above</w:t>
      </w:r>
    </w:p>
  </w:comment>
  <w:comment w:id="166" w:author="Kremen, Claire" w:date="2025-02-19T16:49:00Z" w:initials="CK">
    <w:p w14:paraId="24281A60" w14:textId="57C85312" w:rsidR="008F517B" w:rsidRDefault="008F517B">
      <w:pPr>
        <w:pStyle w:val="CommentText"/>
      </w:pPr>
      <w:r>
        <w:rPr>
          <w:rStyle w:val="CommentReference"/>
        </w:rPr>
        <w:annotationRef/>
      </w:r>
      <w:r>
        <w:t>The intro is great.  Super clear and to the point.  The study also sounds like a super useful addition to the literature.</w:t>
      </w:r>
    </w:p>
    <w:p w14:paraId="310D8D88" w14:textId="6C042D18" w:rsidR="008F517B" w:rsidRDefault="008F517B">
      <w:pPr>
        <w:pStyle w:val="CommentText"/>
      </w:pPr>
    </w:p>
  </w:comment>
  <w:comment w:id="167" w:author="Juli Carrillo" w:date="2025-03-06T11:37:00Z" w:initials="CJ">
    <w:p w14:paraId="34A65EFB" w14:textId="60D2AC35" w:rsidR="00B716C3" w:rsidRDefault="00B716C3">
      <w:pPr>
        <w:pStyle w:val="CommentText"/>
      </w:pPr>
      <w:r>
        <w:rPr>
          <w:rStyle w:val="CommentReference"/>
        </w:rPr>
        <w:annotationRef/>
      </w:r>
      <w:r>
        <w:t>agreed</w:t>
      </w:r>
    </w:p>
  </w:comment>
  <w:comment w:id="172" w:author="Juli Carrillo" w:date="2025-03-06T11:38:00Z" w:initials="CJ">
    <w:p w14:paraId="0D254945" w14:textId="4B84915A" w:rsidR="00B716C3" w:rsidRDefault="00B716C3">
      <w:pPr>
        <w:pStyle w:val="CommentText"/>
      </w:pPr>
      <w:r>
        <w:rPr>
          <w:rStyle w:val="CommentReference"/>
        </w:rPr>
        <w:annotationRef/>
      </w:r>
      <w:r>
        <w:t xml:space="preserve">I am wondering how sensitive your results are to the type of sampling. For examples, sampling that removes individuals from the environment (e.g. traps) </w:t>
      </w:r>
      <w:r w:rsidR="00FC3679">
        <w:t>that</w:t>
      </w:r>
      <w:r>
        <w:t xml:space="preserve"> have zero chance of recapt</w:t>
      </w:r>
      <w:r w:rsidR="00FC3679">
        <w:t>ure – do they overestimate less? Can your methods evaluate that?</w:t>
      </w:r>
    </w:p>
  </w:comment>
  <w:comment w:id="173" w:author="Jens Ulrich" w:date="2025-03-14T13:54:00Z" w:initials="JU">
    <w:p w14:paraId="5D185BC4" w14:textId="77777777" w:rsidR="00CD2E5A" w:rsidRDefault="00A4489A" w:rsidP="00CD2E5A">
      <w:pPr>
        <w:pStyle w:val="CommentText"/>
      </w:pPr>
      <w:r>
        <w:rPr>
          <w:rStyle w:val="CommentReference"/>
        </w:rPr>
        <w:annotationRef/>
      </w:r>
      <w:r w:rsidR="00CD2E5A">
        <w:rPr>
          <w:lang w:val="en-CA"/>
        </w:rPr>
        <w:t xml:space="preserve">Good question, I don’t know if I could say! It could be possible that someone could have designed the study to compare effect sizes but that’s a bit outside the scope of my goals. </w:t>
      </w:r>
    </w:p>
    <w:p w14:paraId="0A855336" w14:textId="77777777" w:rsidR="00CD2E5A" w:rsidRDefault="00CD2E5A" w:rsidP="00CD2E5A">
      <w:pPr>
        <w:pStyle w:val="CommentText"/>
      </w:pPr>
    </w:p>
    <w:p w14:paraId="37D5EC66" w14:textId="77777777" w:rsidR="00CD2E5A" w:rsidRDefault="00CD2E5A" w:rsidP="00CD2E5A">
      <w:pPr>
        <w:pStyle w:val="CommentText"/>
      </w:pPr>
      <w:r>
        <w:rPr>
          <w:lang w:val="en-CA"/>
        </w:rPr>
        <w:t>Given our results, I might expect that removal sampling methods would tend towards less biases, if they are making significant impacts on how many individuals are left in the population.</w:t>
      </w:r>
    </w:p>
    <w:p w14:paraId="24DADE39" w14:textId="77777777" w:rsidR="00CD2E5A" w:rsidRDefault="00CD2E5A" w:rsidP="00CD2E5A">
      <w:pPr>
        <w:pStyle w:val="CommentText"/>
      </w:pPr>
    </w:p>
    <w:p w14:paraId="0154ABDF" w14:textId="77777777" w:rsidR="00CD2E5A" w:rsidRDefault="00CD2E5A" w:rsidP="00CD2E5A">
      <w:pPr>
        <w:pStyle w:val="CommentText"/>
      </w:pPr>
      <w:r>
        <w:rPr>
          <w:lang w:val="en-CA"/>
        </w:rPr>
        <w:t>There are actually methods to quantify the rate of decline in abundance over successive sampling events that “remove” individuals from the sampling area, and use this to infer uncertainty about abundance - mentioned in the discussion section on alternative approaches. I didn’t want to do that here because one practical objective of the study was to have minimal impacts on bee populations that I was sampling.</w:t>
      </w:r>
    </w:p>
  </w:comment>
  <w:comment w:id="174" w:author="Juli Carrillo" w:date="2025-03-06T12:01:00Z" w:initials="CJ">
    <w:p w14:paraId="2A1F6362" w14:textId="419DE6A9" w:rsidR="00FC3679" w:rsidRDefault="00FC3679">
      <w:pPr>
        <w:pStyle w:val="CommentText"/>
      </w:pPr>
      <w:r>
        <w:rPr>
          <w:rStyle w:val="CommentReference"/>
        </w:rPr>
        <w:annotationRef/>
      </w:r>
      <w:r>
        <w:t>subjective. What makes it a strong lack of fit rather than just a lack of fit?</w:t>
      </w:r>
    </w:p>
  </w:comment>
  <w:comment w:id="175" w:author="Jens Ulrich" w:date="2025-03-14T15:21:00Z" w:initials="JU">
    <w:p w14:paraId="44AD2267" w14:textId="77777777" w:rsidR="00BA096B" w:rsidRDefault="00794C6E" w:rsidP="00BA096B">
      <w:pPr>
        <w:pStyle w:val="CommentText"/>
      </w:pPr>
      <w:r>
        <w:rPr>
          <w:rStyle w:val="CommentReference"/>
        </w:rPr>
        <w:annotationRef/>
      </w:r>
      <w:r w:rsidR="00BA096B">
        <w:rPr>
          <w:lang w:val="en-CA"/>
        </w:rPr>
        <w:t xml:space="preserve">Added details to the supplement - I used a standard discrepancy test, which was failed with Poisson but good with </w:t>
      </w:r>
      <w:proofErr w:type="spellStart"/>
      <w:r w:rsidR="00BA096B">
        <w:rPr>
          <w:lang w:val="en-CA"/>
        </w:rPr>
        <w:t>negbin</w:t>
      </w:r>
      <w:proofErr w:type="spellEnd"/>
      <w:r w:rsidR="00BA096B">
        <w:rPr>
          <w:lang w:val="en-CA"/>
        </w:rPr>
        <w:t xml:space="preserve">. Originally only showed the goodness of fit estimates for the </w:t>
      </w:r>
      <w:proofErr w:type="spellStart"/>
      <w:r w:rsidR="00BA096B">
        <w:rPr>
          <w:lang w:val="en-CA"/>
        </w:rPr>
        <w:t>negbin</w:t>
      </w:r>
      <w:proofErr w:type="spellEnd"/>
      <w:r w:rsidR="00BA096B">
        <w:rPr>
          <w:lang w:val="en-CA"/>
        </w:rPr>
        <w:t xml:space="preserve"> distribution models in the supplement. </w:t>
      </w:r>
    </w:p>
  </w:comment>
  <w:comment w:id="176" w:author="Juli Carrillo" w:date="2025-03-06T12:11:00Z" w:initials="CJ">
    <w:p w14:paraId="769ED99F" w14:textId="26E2EB08" w:rsidR="006D7030" w:rsidRDefault="006D7030">
      <w:pPr>
        <w:pStyle w:val="CommentText"/>
      </w:pPr>
      <w:r>
        <w:rPr>
          <w:rStyle w:val="CommentReference"/>
        </w:rPr>
        <w:annotationRef/>
      </w:r>
      <w:r>
        <w:t>And species by habitat?</w:t>
      </w:r>
    </w:p>
  </w:comment>
  <w:comment w:id="177" w:author="Jens Ulrich" w:date="2025-03-14T15:29:00Z" w:initials="JU">
    <w:p w14:paraId="71EEB41E" w14:textId="77777777" w:rsidR="0001365E" w:rsidRDefault="0001365E" w:rsidP="0001365E">
      <w:pPr>
        <w:pStyle w:val="CommentText"/>
      </w:pPr>
      <w:r>
        <w:rPr>
          <w:rStyle w:val="CommentReference"/>
        </w:rPr>
        <w:annotationRef/>
      </w:r>
      <w:r>
        <w:rPr>
          <w:lang w:val="en-CA"/>
        </w:rPr>
        <w:t>Not sure I understand!</w:t>
      </w:r>
    </w:p>
  </w:comment>
  <w:comment w:id="178" w:author="Sargent, Risa" w:date="2025-03-18T10:00:00Z" w:initials="RS">
    <w:p w14:paraId="2F709827" w14:textId="402DCF76" w:rsidR="000644EE" w:rsidRDefault="000644EE">
      <w:pPr>
        <w:pStyle w:val="CommentText"/>
      </w:pPr>
      <w:r>
        <w:rPr>
          <w:rStyle w:val="CommentReference"/>
        </w:rPr>
        <w:annotationRef/>
      </w:r>
      <w:r>
        <w:t>Maybe she means the interaction – does the detection of species x vary with its habitat? I assume yes because that’s the point?</w:t>
      </w:r>
    </w:p>
  </w:comment>
  <w:comment w:id="180" w:author="Juli Carrillo" w:date="2025-03-06T12:19:00Z" w:initials="CJ">
    <w:p w14:paraId="2EFAC9A7" w14:textId="4413AA7E" w:rsidR="00951C93" w:rsidRDefault="00951C93">
      <w:pPr>
        <w:pStyle w:val="CommentText"/>
      </w:pPr>
      <w:r>
        <w:rPr>
          <w:rStyle w:val="CommentReference"/>
        </w:rPr>
        <w:annotationRef/>
      </w:r>
      <w:r>
        <w:t xml:space="preserve">Are you also explicitly making the assumption that these other ecological drivers also influence detection </w:t>
      </w:r>
      <w:proofErr w:type="gramStart"/>
      <w:r>
        <w:t>rates ?</w:t>
      </w:r>
      <w:proofErr w:type="gramEnd"/>
      <w:r>
        <w:t xml:space="preserve"> Are there reasons to think that habitats may influence detection rates more than other drivers or does it matter (or do we have data to know that?)</w:t>
      </w:r>
    </w:p>
    <w:p w14:paraId="160B0DF0" w14:textId="77777777" w:rsidR="00951C93" w:rsidRDefault="00951C93">
      <w:pPr>
        <w:pStyle w:val="CommentText"/>
      </w:pPr>
    </w:p>
    <w:p w14:paraId="704FABFF" w14:textId="3AA37BE7" w:rsidR="00951C93" w:rsidRDefault="00951C93">
      <w:pPr>
        <w:pStyle w:val="CommentText"/>
      </w:pPr>
      <w:r>
        <w:t xml:space="preserve">I also wonder about detection rates in general. Do we have a good sense of actual detection rates in field conditions across a range of habitats and species? Does that matter? It would be good to have some information on actual detection rates if available. </w:t>
      </w:r>
      <w:r w:rsidR="00976DDA">
        <w:t xml:space="preserve">I think I also maybe missed if you said how detection rates are typically </w:t>
      </w:r>
      <w:proofErr w:type="gramStart"/>
      <w:r w:rsidR="00976DDA">
        <w:t>calculated .</w:t>
      </w:r>
      <w:proofErr w:type="gramEnd"/>
    </w:p>
  </w:comment>
  <w:comment w:id="181" w:author="Jens Ulrich" w:date="2025-03-14T15:37:00Z" w:initials="JU">
    <w:p w14:paraId="2152537B" w14:textId="77777777" w:rsidR="009224E6" w:rsidRDefault="009224E6" w:rsidP="009224E6">
      <w:pPr>
        <w:pStyle w:val="CommentText"/>
      </w:pPr>
      <w:r>
        <w:rPr>
          <w:rStyle w:val="CommentReference"/>
        </w:rPr>
        <w:annotationRef/>
      </w:r>
      <w:r>
        <w:rPr>
          <w:lang w:val="en-CA"/>
        </w:rPr>
        <w:t xml:space="preserve">For this study, I use the covariate to represent some hypothesized driver of abundance that could also impact detection. </w:t>
      </w:r>
    </w:p>
    <w:p w14:paraId="6E595FDC" w14:textId="77777777" w:rsidR="009224E6" w:rsidRDefault="009224E6" w:rsidP="009224E6">
      <w:pPr>
        <w:pStyle w:val="CommentText"/>
      </w:pPr>
    </w:p>
    <w:p w14:paraId="75BF7461" w14:textId="77777777" w:rsidR="009224E6" w:rsidRDefault="009224E6" w:rsidP="009224E6">
      <w:pPr>
        <w:pStyle w:val="CommentText"/>
      </w:pPr>
      <w:r>
        <w:rPr>
          <w:lang w:val="en-CA"/>
        </w:rPr>
        <w:t>Do we have a good sense of actual detection rates in field conditions?</w:t>
      </w:r>
    </w:p>
    <w:p w14:paraId="4CE09803" w14:textId="77777777" w:rsidR="009224E6" w:rsidRDefault="009224E6" w:rsidP="009224E6">
      <w:pPr>
        <w:pStyle w:val="CommentText"/>
        <w:ind w:left="300"/>
      </w:pPr>
      <w:r>
        <w:rPr>
          <w:lang w:val="en-CA"/>
        </w:rPr>
        <w:t>For insects, mostly for butterflies in natural or semi-natural conditions.</w:t>
      </w:r>
    </w:p>
    <w:p w14:paraId="5F347EC8" w14:textId="77777777" w:rsidR="009224E6" w:rsidRDefault="009224E6" w:rsidP="009224E6">
      <w:pPr>
        <w:pStyle w:val="CommentText"/>
        <w:ind w:left="300"/>
      </w:pPr>
      <w:r>
        <w:rPr>
          <w:lang w:val="en-CA"/>
        </w:rPr>
        <w:t xml:space="preserve">For insects, almost no information on how environmental covariates impact detection. In part this is because estimating these effects is really hard to do with classic MR models. It’s fairly straightforward with the </w:t>
      </w:r>
      <w:proofErr w:type="spellStart"/>
      <w:r>
        <w:rPr>
          <w:lang w:val="en-CA"/>
        </w:rPr>
        <w:t>multimix</w:t>
      </w:r>
      <w:proofErr w:type="spellEnd"/>
      <w:r>
        <w:rPr>
          <w:lang w:val="en-CA"/>
        </w:rPr>
        <w:t xml:space="preserve"> MR model but this approach has only been around for about a decade and hasn’t gained much traction probably because it takes some coding know-how to implement it.</w:t>
      </w:r>
    </w:p>
    <w:p w14:paraId="7BF0BABC" w14:textId="77777777" w:rsidR="009224E6" w:rsidRDefault="009224E6" w:rsidP="009224E6">
      <w:pPr>
        <w:pStyle w:val="CommentText"/>
      </w:pPr>
    </w:p>
    <w:p w14:paraId="5D38B6B5" w14:textId="77777777" w:rsidR="009224E6" w:rsidRDefault="009224E6" w:rsidP="009224E6">
      <w:pPr>
        <w:pStyle w:val="CommentText"/>
      </w:pPr>
      <w:r>
        <w:t>Are there reasons to think that habitats may influence detection rates more than other drivers or does it matter (or do we have data to know that?)</w:t>
      </w:r>
    </w:p>
    <w:p w14:paraId="63C613B2" w14:textId="77777777" w:rsidR="009224E6" w:rsidRDefault="009224E6" w:rsidP="009224E6">
      <w:pPr>
        <w:pStyle w:val="CommentText"/>
        <w:ind w:left="300"/>
      </w:pPr>
      <w:r>
        <w:rPr>
          <w:lang w:val="en-CA"/>
        </w:rPr>
        <w:t xml:space="preserve">I think the scope of my project is less to answer how environmental covariates impact detection and more so how an impact of an environment on detection will </w:t>
      </w:r>
      <w:proofErr w:type="gramStart"/>
      <w:r>
        <w:rPr>
          <w:lang w:val="en-CA"/>
        </w:rPr>
        <w:t>effect</w:t>
      </w:r>
      <w:proofErr w:type="gramEnd"/>
      <w:r>
        <w:rPr>
          <w:lang w:val="en-CA"/>
        </w:rPr>
        <w:t xml:space="preserve"> conclusions and what we should do if we are worried this might be the case.</w:t>
      </w:r>
    </w:p>
    <w:p w14:paraId="40EE7A9E" w14:textId="77777777" w:rsidR="009224E6" w:rsidRDefault="009224E6" w:rsidP="009224E6">
      <w:pPr>
        <w:pStyle w:val="CommentText"/>
        <w:ind w:left="300"/>
      </w:pPr>
      <w:r>
        <w:rPr>
          <w:lang w:val="en-CA"/>
        </w:rPr>
        <w:t>As mentioned above, there’s almost zero quantitative studies of how site/environmental conditions impact insect detection rates.</w:t>
      </w:r>
    </w:p>
    <w:p w14:paraId="17E2C8E8" w14:textId="77777777" w:rsidR="009224E6" w:rsidRDefault="009224E6" w:rsidP="009224E6">
      <w:pPr>
        <w:pStyle w:val="CommentText"/>
      </w:pPr>
    </w:p>
    <w:p w14:paraId="72422706" w14:textId="77777777" w:rsidR="009224E6" w:rsidRDefault="009224E6" w:rsidP="009224E6">
      <w:pPr>
        <w:pStyle w:val="CommentText"/>
      </w:pPr>
      <w:r>
        <w:t xml:space="preserve">It would be good to have some information on actual detection rates if available. </w:t>
      </w:r>
    </w:p>
    <w:p w14:paraId="6EDFFA9A" w14:textId="77777777" w:rsidR="009224E6" w:rsidRDefault="009224E6" w:rsidP="009224E6">
      <w:pPr>
        <w:pStyle w:val="CommentText"/>
        <w:ind w:left="300"/>
      </w:pPr>
      <w:r>
        <w:t xml:space="preserve"> included in discussion</w:t>
      </w:r>
    </w:p>
    <w:p w14:paraId="219DD5AA" w14:textId="77777777" w:rsidR="009224E6" w:rsidRDefault="009224E6" w:rsidP="009224E6">
      <w:pPr>
        <w:pStyle w:val="CommentText"/>
      </w:pPr>
    </w:p>
    <w:p w14:paraId="3F1AAE01" w14:textId="77777777" w:rsidR="009224E6" w:rsidRDefault="009224E6" w:rsidP="009224E6">
      <w:pPr>
        <w:pStyle w:val="CommentText"/>
      </w:pPr>
      <w:r>
        <w:t xml:space="preserve">I think I also maybe missed if you said how detection rates are typically </w:t>
      </w:r>
      <w:proofErr w:type="gramStart"/>
      <w:r>
        <w:t>calculated .</w:t>
      </w:r>
      <w:proofErr w:type="gramEnd"/>
    </w:p>
    <w:p w14:paraId="4DAA80F0" w14:textId="77777777" w:rsidR="009224E6" w:rsidRDefault="009224E6" w:rsidP="009224E6">
      <w:pPr>
        <w:pStyle w:val="CommentText"/>
        <w:ind w:left="300"/>
      </w:pPr>
      <w:r>
        <w:rPr>
          <w:lang w:val="en-CA"/>
        </w:rPr>
        <w:t xml:space="preserve">In intro typically with classic mark-recapture models. I cite, but don’t have space to go into the details of the other ways of doing it. </w:t>
      </w:r>
    </w:p>
  </w:comment>
  <w:comment w:id="182" w:author="Sargent, Risa" w:date="2025-03-18T10:02:00Z" w:initials="RS">
    <w:p w14:paraId="3B72608B" w14:textId="7B38E291" w:rsidR="00A57069" w:rsidRDefault="00A57069">
      <w:pPr>
        <w:pStyle w:val="CommentText"/>
      </w:pPr>
      <w:r>
        <w:rPr>
          <w:rStyle w:val="CommentReference"/>
        </w:rPr>
        <w:annotationRef/>
      </w:r>
      <w:r>
        <w:t xml:space="preserve">I would expect these will form </w:t>
      </w:r>
      <w:proofErr w:type="spellStart"/>
      <w:r>
        <w:t>Juli’s</w:t>
      </w:r>
      <w:proofErr w:type="spellEnd"/>
      <w:r>
        <w:t xml:space="preserve"> defense questions – that’s probably the way to read a lot of this, rather than things to change in the </w:t>
      </w:r>
      <w:proofErr w:type="spellStart"/>
      <w:r>
        <w:t>ms</w:t>
      </w:r>
      <w:proofErr w:type="spellEnd"/>
      <w:r>
        <w:t xml:space="preserve"> per se</w:t>
      </w:r>
      <w:r w:rsidR="00B91187">
        <w:t xml:space="preserve">… I would definitely read these again before the defense </w:t>
      </w:r>
      <w:r w:rsidR="00B91187">
        <w:sym w:font="Wingdings" w:char="F04A"/>
      </w:r>
    </w:p>
  </w:comment>
  <w:comment w:id="198" w:author="Juli Carrillo" w:date="2025-03-06T12:29:00Z" w:initials="CJ">
    <w:p w14:paraId="58867C10" w14:textId="1B51A7D6" w:rsidR="00976DDA" w:rsidRDefault="00976DDA">
      <w:pPr>
        <w:pStyle w:val="CommentText"/>
      </w:pPr>
      <w:r>
        <w:rPr>
          <w:rStyle w:val="CommentReference"/>
        </w:rPr>
        <w:annotationRef/>
      </w:r>
      <w:r>
        <w:t xml:space="preserve">How exactly would someone know if they had or had done so enough? Is this something that can be quantified in count data using </w:t>
      </w:r>
      <w:proofErr w:type="gramStart"/>
      <w:r>
        <w:t>GLM’s ?</w:t>
      </w:r>
      <w:proofErr w:type="gramEnd"/>
      <w:r>
        <w:t xml:space="preserve"> Could you provide more concrete recommendations here? </w:t>
      </w:r>
    </w:p>
  </w:comment>
  <w:comment w:id="199" w:author="Ulrich, Jens" w:date="2025-03-17T13:29:00Z" w:initials="JU">
    <w:p w14:paraId="03ABFC3C" w14:textId="77777777" w:rsidR="002323F1" w:rsidRDefault="002323F1" w:rsidP="002323F1">
      <w:pPr>
        <w:pStyle w:val="CommentText"/>
      </w:pPr>
      <w:r>
        <w:rPr>
          <w:rStyle w:val="CommentReference"/>
        </w:rPr>
        <w:annotationRef/>
      </w:r>
      <w:r>
        <w:rPr>
          <w:lang w:val="en-CA"/>
        </w:rPr>
        <w:t>Didn’t want to get into the weeds in this main discussion points paragraph. Added some info below -</w:t>
      </w:r>
    </w:p>
    <w:p w14:paraId="77F8309B" w14:textId="77777777" w:rsidR="002323F1" w:rsidRDefault="002323F1" w:rsidP="002323F1">
      <w:pPr>
        <w:pStyle w:val="CommentText"/>
      </w:pPr>
    </w:p>
    <w:p w14:paraId="115F7E0E" w14:textId="77777777" w:rsidR="002323F1" w:rsidRDefault="002323F1" w:rsidP="002323F1">
      <w:pPr>
        <w:pStyle w:val="CommentText"/>
      </w:pPr>
      <w:r>
        <w:rPr>
          <w:lang w:val="en-CA"/>
        </w:rPr>
        <w:t>We don’t actually know much about how much sampling equates to how much detection, especially across a range of insect taxa and habitat types. Future studies that provide info on the amount of sampling effort required to meet the recommended detection rate thresholds would valuable.</w:t>
      </w:r>
    </w:p>
  </w:comment>
  <w:comment w:id="228" w:author="Sargent, Risa" w:date="2025-03-18T10:10:00Z" w:initials="RS">
    <w:p w14:paraId="1492919D" w14:textId="039935B8" w:rsidR="00A7561C" w:rsidRDefault="00A7561C">
      <w:pPr>
        <w:pStyle w:val="CommentText"/>
      </w:pPr>
      <w:r>
        <w:rPr>
          <w:rStyle w:val="CommentReference"/>
        </w:rPr>
        <w:annotationRef/>
      </w:r>
      <w:r>
        <w:t>This seems a little out of place – the reader is reading about urban amendments and then the discussion switches back to the</w:t>
      </w:r>
      <w:r w:rsidR="00055C55">
        <w:t xml:space="preserve"> specific findings of the stats</w:t>
      </w:r>
      <w:r>
        <w:t xml:space="preserve"> approaches… can you </w:t>
      </w:r>
      <w:proofErr w:type="gramStart"/>
      <w:r>
        <w:t>fix  this</w:t>
      </w:r>
      <w:proofErr w:type="gramEnd"/>
      <w:r>
        <w:t xml:space="preserve"> so the reading is more smooth within and btw paragraphs?</w:t>
      </w:r>
    </w:p>
  </w:comment>
  <w:comment w:id="232" w:author="Juli Carrillo" w:date="2025-03-06T12:32:00Z" w:initials="CJ">
    <w:p w14:paraId="1F00E266" w14:textId="15B76F64" w:rsidR="0034753B" w:rsidRDefault="0034753B" w:rsidP="0034753B">
      <w:pPr>
        <w:pStyle w:val="CommentText"/>
      </w:pPr>
      <w:r>
        <w:rPr>
          <w:rStyle w:val="CommentReference"/>
        </w:rPr>
        <w:annotationRef/>
      </w:r>
      <w:r>
        <w:t>I think a lot of this could come earlier, like in the intro</w:t>
      </w:r>
    </w:p>
  </w:comment>
  <w:comment w:id="233" w:author="Ulrich, Jens" w:date="2025-03-17T13:01:00Z" w:initials="JU">
    <w:p w14:paraId="5ECD9614" w14:textId="77777777" w:rsidR="00A212A8" w:rsidRDefault="00A212A8" w:rsidP="00A212A8">
      <w:pPr>
        <w:pStyle w:val="CommentText"/>
      </w:pPr>
      <w:r>
        <w:rPr>
          <w:rStyle w:val="CommentReference"/>
        </w:rPr>
        <w:annotationRef/>
      </w:r>
      <w:r>
        <w:rPr>
          <w:lang w:val="en-CA"/>
        </w:rPr>
        <w:t>Cut and placed in intro; reworked this paragraph</w:t>
      </w:r>
    </w:p>
  </w:comment>
  <w:comment w:id="234" w:author="Juli Carrillo" w:date="2025-03-06T12:33:00Z" w:initials="CJ">
    <w:p w14:paraId="7FFA2690" w14:textId="3D689461" w:rsidR="0034753B" w:rsidRDefault="0034753B" w:rsidP="0034753B">
      <w:pPr>
        <w:pStyle w:val="CommentText"/>
      </w:pPr>
      <w:r>
        <w:rPr>
          <w:rStyle w:val="CommentReference"/>
        </w:rPr>
        <w:annotationRef/>
      </w:r>
      <w:r>
        <w:t xml:space="preserve">I assume this means because you detect recaptured bees more often in restored habitats than the unrestored habitats, which would mean higher detection </w:t>
      </w:r>
      <w:proofErr w:type="gramStart"/>
      <w:r>
        <w:t>rate ?</w:t>
      </w:r>
      <w:proofErr w:type="gramEnd"/>
      <w:r>
        <w:t xml:space="preserve"> I guess I still don’t understand how you estimate detection rate. </w:t>
      </w:r>
    </w:p>
  </w:comment>
  <w:comment w:id="235" w:author="Jens Ulrich" w:date="2025-03-14T16:06:00Z" w:initials="JU">
    <w:p w14:paraId="3AA65567" w14:textId="77777777" w:rsidR="0034753B" w:rsidRDefault="0034753B" w:rsidP="0034753B">
      <w:pPr>
        <w:pStyle w:val="CommentText"/>
      </w:pPr>
      <w:r>
        <w:rPr>
          <w:rStyle w:val="CommentReference"/>
        </w:rPr>
        <w:annotationRef/>
      </w:r>
      <w:r>
        <w:rPr>
          <w:lang w:val="en-CA"/>
        </w:rPr>
        <w:t>See pages 11-13, or figure 1</w:t>
      </w:r>
    </w:p>
  </w:comment>
  <w:comment w:id="242" w:author="Sargent, Risa" w:date="2025-03-18T10:14:00Z" w:initials="RS">
    <w:p w14:paraId="4C2A826E" w14:textId="6A174CD3" w:rsidR="00DB3F6B" w:rsidRDefault="00DB3F6B">
      <w:pPr>
        <w:pStyle w:val="CommentText"/>
      </w:pPr>
      <w:r>
        <w:rPr>
          <w:rStyle w:val="CommentReference"/>
        </w:rPr>
        <w:annotationRef/>
      </w:r>
      <w:r>
        <w:t xml:space="preserve">Environmental factors? Again, to use the same term as in the earlier parts of the </w:t>
      </w:r>
      <w:proofErr w:type="spellStart"/>
      <w:r>
        <w:t>ms</w:t>
      </w:r>
      <w:proofErr w:type="spellEnd"/>
    </w:p>
  </w:comment>
  <w:comment w:id="253" w:author="Sargent, Risa" w:date="2025-03-18T10:16:00Z" w:initials="RS">
    <w:p w14:paraId="72A20DB1" w14:textId="10C411F4" w:rsidR="00C96C71" w:rsidRDefault="00C96C71">
      <w:pPr>
        <w:pStyle w:val="CommentText"/>
      </w:pPr>
      <w:r>
        <w:rPr>
          <w:rStyle w:val="CommentReference"/>
        </w:rPr>
        <w:annotationRef/>
      </w:r>
      <w:r>
        <w:t>This is a bit confusing as written, can you simplify/clarify?</w:t>
      </w:r>
      <w:r w:rsidR="00751169">
        <w:t xml:space="preserve"> It’s just a lot of points at once</w:t>
      </w:r>
    </w:p>
  </w:comment>
  <w:comment w:id="254" w:author="Juli Carrillo" w:date="2025-03-06T12:38:00Z" w:initials="CJ">
    <w:p w14:paraId="2E5825C7" w14:textId="74CC0F93" w:rsidR="00F42FF0" w:rsidRDefault="00F42FF0">
      <w:pPr>
        <w:pStyle w:val="CommentText"/>
      </w:pPr>
      <w:r>
        <w:rPr>
          <w:rStyle w:val="CommentReference"/>
        </w:rPr>
        <w:annotationRef/>
      </w:r>
      <w:r>
        <w:t>See comment above about whether this depends on lethal versus non-lethal surveys</w:t>
      </w:r>
    </w:p>
  </w:comment>
  <w:comment w:id="255" w:author="Jens Ulrich" w:date="2025-03-14T16:05:00Z" w:initials="JU">
    <w:p w14:paraId="115A0F7F" w14:textId="77777777" w:rsidR="0034753B" w:rsidRDefault="0034753B" w:rsidP="0034753B">
      <w:pPr>
        <w:pStyle w:val="CommentText"/>
      </w:pPr>
      <w:r>
        <w:rPr>
          <w:rStyle w:val="CommentReference"/>
        </w:rPr>
        <w:annotationRef/>
      </w:r>
      <w:r>
        <w:rPr>
          <w:lang w:val="en-CA"/>
        </w:rPr>
        <w:t>I don’t think it really matters whether you kill an individual or not, just how many individuals you put in the bag. But if you kept lethally sampling to the point where you decimated a population, then yes this would solve the problem of imperfect detection</w:t>
      </w:r>
    </w:p>
  </w:comment>
  <w:comment w:id="293" w:author="Sargent, Risa" w:date="2025-03-18T10:25:00Z" w:initials="RS">
    <w:p w14:paraId="367443AE" w14:textId="63ECA6C7" w:rsidR="007D2ED4" w:rsidRDefault="007D2ED4">
      <w:pPr>
        <w:pStyle w:val="CommentText"/>
      </w:pPr>
      <w:r>
        <w:rPr>
          <w:rStyle w:val="CommentReference"/>
        </w:rPr>
        <w:annotationRef/>
      </w:r>
      <w:r>
        <w:t xml:space="preserve">It’s fine to keep this for the thesis, but starting here you could really cut back on words if you need to cut for the </w:t>
      </w:r>
      <w:proofErr w:type="spellStart"/>
      <w:r>
        <w:t>ms.</w:t>
      </w:r>
      <w:proofErr w:type="spellEnd"/>
      <w:r>
        <w:t xml:space="preserve"> Some of this could be summarized more succinctly. There is a bit of repetition with other sections (e.g., where you talk about the effort and potential for damage, this has already been discussed earlier and doesn’t need to be repeated).</w:t>
      </w:r>
    </w:p>
  </w:comment>
  <w:comment w:id="326" w:author="Sargent, Risa" w:date="2025-03-18T10:30:00Z" w:initials="RS">
    <w:p w14:paraId="1BFBF774" w14:textId="2120AA58" w:rsidR="00F86857" w:rsidRDefault="00F86857">
      <w:pPr>
        <w:pStyle w:val="CommentText"/>
      </w:pPr>
      <w:r>
        <w:rPr>
          <w:rStyle w:val="CommentReference"/>
        </w:rPr>
        <w:annotationRef/>
      </w:r>
      <w:r>
        <w:t>Beautiful!!</w:t>
      </w:r>
    </w:p>
  </w:comment>
  <w:comment w:id="330" w:author="Sargent, Risa" w:date="2025-03-18T10:31:00Z" w:initials="RS">
    <w:p w14:paraId="7840F7F5" w14:textId="590274BD" w:rsidR="00C01C8D" w:rsidRDefault="00C01C8D">
      <w:pPr>
        <w:pStyle w:val="CommentText"/>
      </w:pPr>
      <w:r>
        <w:rPr>
          <w:rStyle w:val="CommentReference"/>
        </w:rPr>
        <w:annotationRef/>
      </w:r>
      <w:r>
        <w:t>Pairs of plots? Wording weird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E8FF9E" w15:done="0"/>
  <w15:commentEx w15:paraId="164AA160" w15:done="0"/>
  <w15:commentEx w15:paraId="71CC022B" w15:paraIdParent="164AA160" w15:done="0"/>
  <w15:commentEx w15:paraId="1E8BA5BD" w15:paraIdParent="164AA160" w15:done="0"/>
  <w15:commentEx w15:paraId="3872787C" w15:done="0"/>
  <w15:commentEx w15:paraId="480F5ABE" w15:done="0"/>
  <w15:commentEx w15:paraId="114679E7" w15:paraIdParent="480F5ABE" w15:done="0"/>
  <w15:commentEx w15:paraId="7F96D4C0" w15:done="0"/>
  <w15:commentEx w15:paraId="6998C00F" w15:done="0"/>
  <w15:commentEx w15:paraId="1D8DBEAB" w15:paraIdParent="6998C00F" w15:done="0"/>
  <w15:commentEx w15:paraId="1BE4052C" w15:done="0"/>
  <w15:commentEx w15:paraId="6D77ECCC" w15:paraIdParent="1BE4052C" w15:done="0"/>
  <w15:commentEx w15:paraId="581776BE" w15:paraIdParent="1BE4052C" w15:done="0"/>
  <w15:commentEx w15:paraId="47B89223" w15:done="0"/>
  <w15:commentEx w15:paraId="2A329444" w15:done="0"/>
  <w15:commentEx w15:paraId="10B57A02" w15:paraIdParent="2A329444" w15:done="0"/>
  <w15:commentEx w15:paraId="2D2CDF40" w15:done="0"/>
  <w15:commentEx w15:paraId="1DEE16BE" w15:done="0"/>
  <w15:commentEx w15:paraId="46DCED79" w15:paraIdParent="1DEE16BE" w15:done="0"/>
  <w15:commentEx w15:paraId="6F9F0CD9" w15:paraIdParent="1DEE16BE" w15:done="0"/>
  <w15:commentEx w15:paraId="11756848" w15:done="0"/>
  <w15:commentEx w15:paraId="7A0E7B19" w15:done="0"/>
  <w15:commentEx w15:paraId="0D968300" w15:paraIdParent="7A0E7B19" w15:done="0"/>
  <w15:commentEx w15:paraId="2A02C80A" w15:done="0"/>
  <w15:commentEx w15:paraId="27E0A1AE" w15:done="0"/>
  <w15:commentEx w15:paraId="71F243E3" w15:done="0"/>
  <w15:commentEx w15:paraId="310D8D88" w15:done="0"/>
  <w15:commentEx w15:paraId="34A65EFB" w15:paraIdParent="310D8D88" w15:done="0"/>
  <w15:commentEx w15:paraId="0D254945" w15:done="0"/>
  <w15:commentEx w15:paraId="0154ABDF" w15:paraIdParent="0D254945" w15:done="0"/>
  <w15:commentEx w15:paraId="2A1F6362" w15:done="0"/>
  <w15:commentEx w15:paraId="44AD2267" w15:paraIdParent="2A1F6362" w15:done="0"/>
  <w15:commentEx w15:paraId="769ED99F" w15:done="0"/>
  <w15:commentEx w15:paraId="71EEB41E" w15:paraIdParent="769ED99F" w15:done="0"/>
  <w15:commentEx w15:paraId="2F709827" w15:paraIdParent="769ED99F" w15:done="0"/>
  <w15:commentEx w15:paraId="704FABFF" w15:done="0"/>
  <w15:commentEx w15:paraId="4DAA80F0" w15:paraIdParent="704FABFF" w15:done="0"/>
  <w15:commentEx w15:paraId="3B72608B" w15:paraIdParent="704FABFF" w15:done="0"/>
  <w15:commentEx w15:paraId="58867C10" w15:done="0"/>
  <w15:commentEx w15:paraId="115F7E0E" w15:paraIdParent="58867C10" w15:done="0"/>
  <w15:commentEx w15:paraId="1492919D" w15:done="0"/>
  <w15:commentEx w15:paraId="1F00E266" w15:done="0"/>
  <w15:commentEx w15:paraId="5ECD9614" w15:paraIdParent="1F00E266" w15:done="0"/>
  <w15:commentEx w15:paraId="7FFA2690" w15:done="0"/>
  <w15:commentEx w15:paraId="3AA65567" w15:paraIdParent="7FFA2690" w15:done="0"/>
  <w15:commentEx w15:paraId="4C2A826E" w15:done="0"/>
  <w15:commentEx w15:paraId="72A20DB1" w15:done="0"/>
  <w15:commentEx w15:paraId="2E5825C7" w15:done="0"/>
  <w15:commentEx w15:paraId="115A0F7F" w15:paraIdParent="2E5825C7" w15:done="0"/>
  <w15:commentEx w15:paraId="367443AE" w15:done="0"/>
  <w15:commentEx w15:paraId="1BFBF774" w15:done="0"/>
  <w15:commentEx w15:paraId="7840F7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EB24A0C" w16cex:dateUtc="2025-02-20T00:35:00Z"/>
  <w16cex:commentExtensible w16cex:durableId="6A0391B1" w16cex:dateUtc="2025-03-17T20:47:00Z"/>
  <w16cex:commentExtensible w16cex:durableId="6646E091" w16cex:dateUtc="2025-03-18T16:33:00Z"/>
  <w16cex:commentExtensible w16cex:durableId="0C110237" w16cex:dateUtc="2025-03-18T16:35:00Z"/>
  <w16cex:commentExtensible w16cex:durableId="0E0B6278" w16cex:dateUtc="2025-02-20T00:38:00Z"/>
  <w16cex:commentExtensible w16cex:durableId="4A18AAFA" w16cex:dateUtc="2025-03-12T16:56:00Z"/>
  <w16cex:commentExtensible w16cex:durableId="3C4248D4" w16cex:dateUtc="2025-03-18T16:40:00Z"/>
  <w16cex:commentExtensible w16cex:durableId="6C744432" w16cex:dateUtc="2025-02-20T00:40:00Z"/>
  <w16cex:commentExtensible w16cex:durableId="3BE2B8F1" w16cex:dateUtc="2025-03-12T17:23:00Z"/>
  <w16cex:commentExtensible w16cex:durableId="542AFD7C" w16cex:dateUtc="2025-03-12T20:34:00Z"/>
  <w16cex:commentExtensible w16cex:durableId="47FA2003" w16cex:dateUtc="2025-03-12T20:47:00Z"/>
  <w16cex:commentExtensible w16cex:durableId="37385A0D" w16cex:dateUtc="2025-03-18T16:43:00Z"/>
  <w16cex:commentExtensible w16cex:durableId="32AF473C" w16cex:dateUtc="2025-03-17T19:13:00Z"/>
  <w16cex:commentExtensible w16cex:durableId="63EF0C17" w16cex:dateUtc="2025-03-18T16:46:00Z"/>
  <w16cex:commentExtensible w16cex:durableId="21688538" w16cex:dateUtc="2025-03-14T19:17:00Z"/>
  <w16cex:commentExtensible w16cex:durableId="1A92B9A7" w16cex:dateUtc="2025-03-17T19:18:00Z"/>
  <w16cex:commentExtensible w16cex:durableId="1F4C4185" w16cex:dateUtc="2025-03-18T16:51:00Z"/>
  <w16cex:commentExtensible w16cex:durableId="562360A1" w16cex:dateUtc="2025-03-14T19:21:00Z"/>
  <w16cex:commentExtensible w16cex:durableId="2358F25E" w16cex:dateUtc="2025-03-18T16:55:00Z"/>
  <w16cex:commentExtensible w16cex:durableId="4B109560" w16cex:dateUtc="2025-03-18T16:57:00Z"/>
  <w16cex:commentExtensible w16cex:durableId="1E14C2A5" w16cex:dateUtc="2025-03-14T20:42:00Z"/>
  <w16cex:commentExtensible w16cex:durableId="034A8894" w16cex:dateUtc="2025-02-20T00:49:00Z"/>
  <w16cex:commentExtensible w16cex:durableId="3D2055F4" w16cex:dateUtc="2025-03-14T20:54:00Z"/>
  <w16cex:commentExtensible w16cex:durableId="5CF3E2FA" w16cex:dateUtc="2025-03-14T22:21:00Z"/>
  <w16cex:commentExtensible w16cex:durableId="337AD745" w16cex:dateUtc="2025-03-14T22:29:00Z"/>
  <w16cex:commentExtensible w16cex:durableId="32E5D5D2" w16cex:dateUtc="2025-03-18T17:00:00Z"/>
  <w16cex:commentExtensible w16cex:durableId="5B2F2558" w16cex:dateUtc="2025-03-14T22:37:00Z"/>
  <w16cex:commentExtensible w16cex:durableId="4697F9FB" w16cex:dateUtc="2025-03-18T17:02:00Z"/>
  <w16cex:commentExtensible w16cex:durableId="112E225C" w16cex:dateUtc="2025-03-17T20:29:00Z"/>
  <w16cex:commentExtensible w16cex:durableId="55961C64" w16cex:dateUtc="2025-03-18T17:10:00Z"/>
  <w16cex:commentExtensible w16cex:durableId="5451DCDA" w16cex:dateUtc="2025-03-17T20:01:00Z"/>
  <w16cex:commentExtensible w16cex:durableId="1B1CCF18" w16cex:dateUtc="2025-03-14T23:06:00Z"/>
  <w16cex:commentExtensible w16cex:durableId="55735CFB" w16cex:dateUtc="2025-03-18T17:14:00Z"/>
  <w16cex:commentExtensible w16cex:durableId="38BDEA26" w16cex:dateUtc="2025-03-18T17:16:00Z"/>
  <w16cex:commentExtensible w16cex:durableId="03292CD2" w16cex:dateUtc="2025-03-14T23:05:00Z"/>
  <w16cex:commentExtensible w16cex:durableId="691B9C4E" w16cex:dateUtc="2025-03-18T17:25:00Z"/>
  <w16cex:commentExtensible w16cex:durableId="6AFC5C8E" w16cex:dateUtc="2025-03-18T17:30:00Z"/>
  <w16cex:commentExtensible w16cex:durableId="1E99CE9C" w16cex:dateUtc="2025-03-18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E8FF9E" w16cid:durableId="5EB24A0C"/>
  <w16cid:commentId w16cid:paraId="164AA160" w16cid:durableId="2B73FD04"/>
  <w16cid:commentId w16cid:paraId="71CC022B" w16cid:durableId="6A0391B1"/>
  <w16cid:commentId w16cid:paraId="1E8BA5BD" w16cid:durableId="6646E091"/>
  <w16cid:commentId w16cid:paraId="3872787C" w16cid:durableId="0C110237"/>
  <w16cid:commentId w16cid:paraId="480F5ABE" w16cid:durableId="0E0B6278"/>
  <w16cid:commentId w16cid:paraId="114679E7" w16cid:durableId="4A18AAFA"/>
  <w16cid:commentId w16cid:paraId="7F96D4C0" w16cid:durableId="3C4248D4"/>
  <w16cid:commentId w16cid:paraId="6998C00F" w16cid:durableId="6C744432"/>
  <w16cid:commentId w16cid:paraId="1D8DBEAB" w16cid:durableId="3BE2B8F1"/>
  <w16cid:commentId w16cid:paraId="1BE4052C" w16cid:durableId="2B73FE05"/>
  <w16cid:commentId w16cid:paraId="6D77ECCC" w16cid:durableId="542AFD7C"/>
  <w16cid:commentId w16cid:paraId="581776BE" w16cid:durableId="47FA2003"/>
  <w16cid:commentId w16cid:paraId="47B89223" w16cid:durableId="37385A0D"/>
  <w16cid:commentId w16cid:paraId="2A329444" w16cid:durableId="2B73FF54"/>
  <w16cid:commentId w16cid:paraId="10B57A02" w16cid:durableId="32AF473C"/>
  <w16cid:commentId w16cid:paraId="2D2CDF40" w16cid:durableId="63EF0C17"/>
  <w16cid:commentId w16cid:paraId="1DEE16BE" w16cid:durableId="2B73FFB9"/>
  <w16cid:commentId w16cid:paraId="46DCED79" w16cid:durableId="21688538"/>
  <w16cid:commentId w16cid:paraId="6F9F0CD9" w16cid:durableId="1A92B9A7"/>
  <w16cid:commentId w16cid:paraId="11756848" w16cid:durableId="1F4C4185"/>
  <w16cid:commentId w16cid:paraId="7A0E7B19" w16cid:durableId="2B7406DD"/>
  <w16cid:commentId w16cid:paraId="0D968300" w16cid:durableId="562360A1"/>
  <w16cid:commentId w16cid:paraId="2A02C80A" w16cid:durableId="2358F25E"/>
  <w16cid:commentId w16cid:paraId="27E0A1AE" w16cid:durableId="4B109560"/>
  <w16cid:commentId w16cid:paraId="71F243E3" w16cid:durableId="1E14C2A5"/>
  <w16cid:commentId w16cid:paraId="310D8D88" w16cid:durableId="034A8894"/>
  <w16cid:commentId w16cid:paraId="34A65EFB" w16cid:durableId="2B74075E"/>
  <w16cid:commentId w16cid:paraId="0D254945" w16cid:durableId="2B7407A9"/>
  <w16cid:commentId w16cid:paraId="0154ABDF" w16cid:durableId="3D2055F4"/>
  <w16cid:commentId w16cid:paraId="2A1F6362" w16cid:durableId="2B740D06"/>
  <w16cid:commentId w16cid:paraId="44AD2267" w16cid:durableId="5CF3E2FA"/>
  <w16cid:commentId w16cid:paraId="769ED99F" w16cid:durableId="2B740F8F"/>
  <w16cid:commentId w16cid:paraId="71EEB41E" w16cid:durableId="337AD745"/>
  <w16cid:commentId w16cid:paraId="2F709827" w16cid:durableId="32E5D5D2"/>
  <w16cid:commentId w16cid:paraId="704FABFF" w16cid:durableId="2B741145"/>
  <w16cid:commentId w16cid:paraId="4DAA80F0" w16cid:durableId="5B2F2558"/>
  <w16cid:commentId w16cid:paraId="3B72608B" w16cid:durableId="4697F9FB"/>
  <w16cid:commentId w16cid:paraId="58867C10" w16cid:durableId="2B7413AE"/>
  <w16cid:commentId w16cid:paraId="115F7E0E" w16cid:durableId="112E225C"/>
  <w16cid:commentId w16cid:paraId="1492919D" w16cid:durableId="55961C64"/>
  <w16cid:commentId w16cid:paraId="1F00E266" w16cid:durableId="2B741465"/>
  <w16cid:commentId w16cid:paraId="5ECD9614" w16cid:durableId="5451DCDA"/>
  <w16cid:commentId w16cid:paraId="7FFA2690" w16cid:durableId="2B74148B"/>
  <w16cid:commentId w16cid:paraId="3AA65567" w16cid:durableId="1B1CCF18"/>
  <w16cid:commentId w16cid:paraId="4C2A826E" w16cid:durableId="55735CFB"/>
  <w16cid:commentId w16cid:paraId="72A20DB1" w16cid:durableId="38BDEA26"/>
  <w16cid:commentId w16cid:paraId="2E5825C7" w16cid:durableId="2B7415AC"/>
  <w16cid:commentId w16cid:paraId="115A0F7F" w16cid:durableId="03292CD2"/>
  <w16cid:commentId w16cid:paraId="367443AE" w16cid:durableId="691B9C4E"/>
  <w16cid:commentId w16cid:paraId="1BFBF774" w16cid:durableId="6AFC5C8E"/>
  <w16cid:commentId w16cid:paraId="7840F7F5" w16cid:durableId="1E99CE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3CA52" w14:textId="77777777" w:rsidR="00053749" w:rsidRDefault="00053749" w:rsidP="00625570">
      <w:pPr>
        <w:spacing w:after="0" w:line="240" w:lineRule="auto"/>
      </w:pPr>
      <w:r>
        <w:separator/>
      </w:r>
    </w:p>
  </w:endnote>
  <w:endnote w:type="continuationSeparator" w:id="0">
    <w:p w14:paraId="680BC90E" w14:textId="77777777" w:rsidR="00053749" w:rsidRDefault="00053749"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93A32" w14:textId="77777777" w:rsidR="00053749" w:rsidRDefault="00053749" w:rsidP="00625570">
      <w:pPr>
        <w:spacing w:after="0" w:line="240" w:lineRule="auto"/>
      </w:pPr>
      <w:r>
        <w:separator/>
      </w:r>
    </w:p>
  </w:footnote>
  <w:footnote w:type="continuationSeparator" w:id="0">
    <w:p w14:paraId="78A1145C" w14:textId="77777777" w:rsidR="00053749" w:rsidRDefault="00053749"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gent, Risa">
    <w15:presenceInfo w15:providerId="AD" w15:userId="S::risa.sargent@ubc.ca::ad00f8f8-0bac-400d-aecf-85974dd0e203"/>
  </w15:person>
  <w15:person w15:author="Kremen, Claire">
    <w15:presenceInfo w15:providerId="AD" w15:userId="S::claire.kremen@ubc.ca::d94f6ec6-be05-4549-bcc1-a724e2ad3dd5"/>
  </w15:person>
  <w15:person w15:author="Juli Carrillo">
    <w15:presenceInfo w15:providerId="AD" w15:userId="S-1-5-21-3458574638-2780845101-4193349012-383862"/>
  </w15:person>
  <w15:person w15:author="Ulrich, Jens">
    <w15:presenceInfo w15:providerId="AD" w15:userId="S::jens.johnson@ubc.ca::1d972ffb-7a27-4f01-82ee-6bfead15c41b"/>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67FC"/>
    <w:rsid w:val="00020649"/>
    <w:rsid w:val="00025C1A"/>
    <w:rsid w:val="000310AD"/>
    <w:rsid w:val="00033253"/>
    <w:rsid w:val="00036A8C"/>
    <w:rsid w:val="0004132B"/>
    <w:rsid w:val="00044736"/>
    <w:rsid w:val="00045780"/>
    <w:rsid w:val="000465CE"/>
    <w:rsid w:val="00046EF9"/>
    <w:rsid w:val="00053749"/>
    <w:rsid w:val="00054159"/>
    <w:rsid w:val="00055C55"/>
    <w:rsid w:val="00055E66"/>
    <w:rsid w:val="00057C24"/>
    <w:rsid w:val="000613A7"/>
    <w:rsid w:val="000631A2"/>
    <w:rsid w:val="000644EE"/>
    <w:rsid w:val="00064EB5"/>
    <w:rsid w:val="000653F5"/>
    <w:rsid w:val="00065B2F"/>
    <w:rsid w:val="00066428"/>
    <w:rsid w:val="00067E80"/>
    <w:rsid w:val="00070EB6"/>
    <w:rsid w:val="00075B03"/>
    <w:rsid w:val="000772CD"/>
    <w:rsid w:val="00080D25"/>
    <w:rsid w:val="000812FE"/>
    <w:rsid w:val="00082517"/>
    <w:rsid w:val="00083264"/>
    <w:rsid w:val="00092CA5"/>
    <w:rsid w:val="00094B22"/>
    <w:rsid w:val="000952CA"/>
    <w:rsid w:val="0009677B"/>
    <w:rsid w:val="000973E2"/>
    <w:rsid w:val="000977E0"/>
    <w:rsid w:val="000A0BA6"/>
    <w:rsid w:val="000A280B"/>
    <w:rsid w:val="000A314B"/>
    <w:rsid w:val="000A4FC1"/>
    <w:rsid w:val="000A671E"/>
    <w:rsid w:val="000B028D"/>
    <w:rsid w:val="000B2CFF"/>
    <w:rsid w:val="000B5691"/>
    <w:rsid w:val="000C1812"/>
    <w:rsid w:val="000C4AB8"/>
    <w:rsid w:val="000C5B26"/>
    <w:rsid w:val="000D0274"/>
    <w:rsid w:val="000D1918"/>
    <w:rsid w:val="000D7E55"/>
    <w:rsid w:val="000E0E06"/>
    <w:rsid w:val="000E0E7F"/>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22CFB"/>
    <w:rsid w:val="00130418"/>
    <w:rsid w:val="00132FF3"/>
    <w:rsid w:val="00133AA8"/>
    <w:rsid w:val="001345FD"/>
    <w:rsid w:val="00142439"/>
    <w:rsid w:val="00145AD5"/>
    <w:rsid w:val="00147AC8"/>
    <w:rsid w:val="0015135D"/>
    <w:rsid w:val="0015281C"/>
    <w:rsid w:val="001559FC"/>
    <w:rsid w:val="00157A88"/>
    <w:rsid w:val="00162913"/>
    <w:rsid w:val="00163E2E"/>
    <w:rsid w:val="0016493D"/>
    <w:rsid w:val="0017490F"/>
    <w:rsid w:val="00175E62"/>
    <w:rsid w:val="001764A5"/>
    <w:rsid w:val="001846B2"/>
    <w:rsid w:val="00186F50"/>
    <w:rsid w:val="001A091E"/>
    <w:rsid w:val="001A3FB2"/>
    <w:rsid w:val="001A574F"/>
    <w:rsid w:val="001B3A73"/>
    <w:rsid w:val="001B472C"/>
    <w:rsid w:val="001B4B31"/>
    <w:rsid w:val="001B4CD6"/>
    <w:rsid w:val="001B7FB0"/>
    <w:rsid w:val="001C43EE"/>
    <w:rsid w:val="001C7760"/>
    <w:rsid w:val="001D0191"/>
    <w:rsid w:val="001D1D04"/>
    <w:rsid w:val="001E350A"/>
    <w:rsid w:val="001E3A16"/>
    <w:rsid w:val="001E6CD6"/>
    <w:rsid w:val="001F163D"/>
    <w:rsid w:val="001F209A"/>
    <w:rsid w:val="001F3B48"/>
    <w:rsid w:val="001F7A59"/>
    <w:rsid w:val="00200F23"/>
    <w:rsid w:val="00215B37"/>
    <w:rsid w:val="00217481"/>
    <w:rsid w:val="0022008C"/>
    <w:rsid w:val="00221A04"/>
    <w:rsid w:val="00223254"/>
    <w:rsid w:val="00224972"/>
    <w:rsid w:val="00226C9F"/>
    <w:rsid w:val="00231DF0"/>
    <w:rsid w:val="002323F1"/>
    <w:rsid w:val="0023273A"/>
    <w:rsid w:val="0023298B"/>
    <w:rsid w:val="00234D33"/>
    <w:rsid w:val="00235E76"/>
    <w:rsid w:val="0023711F"/>
    <w:rsid w:val="00242C74"/>
    <w:rsid w:val="0024521B"/>
    <w:rsid w:val="002470CA"/>
    <w:rsid w:val="00250A39"/>
    <w:rsid w:val="00251950"/>
    <w:rsid w:val="00253A47"/>
    <w:rsid w:val="00263137"/>
    <w:rsid w:val="00266541"/>
    <w:rsid w:val="00272947"/>
    <w:rsid w:val="0027394A"/>
    <w:rsid w:val="002766E7"/>
    <w:rsid w:val="002818D3"/>
    <w:rsid w:val="00281ABF"/>
    <w:rsid w:val="00281F45"/>
    <w:rsid w:val="00284BF9"/>
    <w:rsid w:val="0028623F"/>
    <w:rsid w:val="00286D6D"/>
    <w:rsid w:val="002877E4"/>
    <w:rsid w:val="00290B44"/>
    <w:rsid w:val="0029209D"/>
    <w:rsid w:val="002A484C"/>
    <w:rsid w:val="002A58C8"/>
    <w:rsid w:val="002B08B6"/>
    <w:rsid w:val="002B1345"/>
    <w:rsid w:val="002B4396"/>
    <w:rsid w:val="002C043A"/>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5862"/>
    <w:rsid w:val="003065A4"/>
    <w:rsid w:val="0030787E"/>
    <w:rsid w:val="00316CCE"/>
    <w:rsid w:val="00321EE8"/>
    <w:rsid w:val="00325556"/>
    <w:rsid w:val="00337C6D"/>
    <w:rsid w:val="00341B43"/>
    <w:rsid w:val="003459A4"/>
    <w:rsid w:val="0034753B"/>
    <w:rsid w:val="0034779B"/>
    <w:rsid w:val="00347802"/>
    <w:rsid w:val="0035081F"/>
    <w:rsid w:val="003543EA"/>
    <w:rsid w:val="00355EE7"/>
    <w:rsid w:val="00357DD5"/>
    <w:rsid w:val="00361AD1"/>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3BD1"/>
    <w:rsid w:val="003B5584"/>
    <w:rsid w:val="003B648D"/>
    <w:rsid w:val="003B6500"/>
    <w:rsid w:val="003B6EE5"/>
    <w:rsid w:val="003C0CE2"/>
    <w:rsid w:val="003C10D7"/>
    <w:rsid w:val="003C4D2B"/>
    <w:rsid w:val="003C4F80"/>
    <w:rsid w:val="003D077E"/>
    <w:rsid w:val="003D0C3A"/>
    <w:rsid w:val="003D22C6"/>
    <w:rsid w:val="003E57ED"/>
    <w:rsid w:val="003E77CC"/>
    <w:rsid w:val="003E7C74"/>
    <w:rsid w:val="003F1672"/>
    <w:rsid w:val="003F2617"/>
    <w:rsid w:val="0040561D"/>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5ED3"/>
    <w:rsid w:val="00466172"/>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63ED"/>
    <w:rsid w:val="004B72C9"/>
    <w:rsid w:val="004C2E50"/>
    <w:rsid w:val="004C4F15"/>
    <w:rsid w:val="004C5BB9"/>
    <w:rsid w:val="004D2C63"/>
    <w:rsid w:val="004D47E3"/>
    <w:rsid w:val="004E5FB5"/>
    <w:rsid w:val="004E6F3C"/>
    <w:rsid w:val="004F0218"/>
    <w:rsid w:val="004F31A5"/>
    <w:rsid w:val="004F44AF"/>
    <w:rsid w:val="004F6712"/>
    <w:rsid w:val="00500D2A"/>
    <w:rsid w:val="00501F65"/>
    <w:rsid w:val="00504CC9"/>
    <w:rsid w:val="00507D3B"/>
    <w:rsid w:val="00507F23"/>
    <w:rsid w:val="00507FCA"/>
    <w:rsid w:val="005105FA"/>
    <w:rsid w:val="00512C8F"/>
    <w:rsid w:val="00513F21"/>
    <w:rsid w:val="005158F5"/>
    <w:rsid w:val="00521609"/>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5AE4"/>
    <w:rsid w:val="005878AE"/>
    <w:rsid w:val="00592385"/>
    <w:rsid w:val="00596D97"/>
    <w:rsid w:val="005A1542"/>
    <w:rsid w:val="005A3E43"/>
    <w:rsid w:val="005A6DF3"/>
    <w:rsid w:val="005B1442"/>
    <w:rsid w:val="005B43B5"/>
    <w:rsid w:val="005C09CD"/>
    <w:rsid w:val="005D1A9C"/>
    <w:rsid w:val="005D5533"/>
    <w:rsid w:val="005E1F29"/>
    <w:rsid w:val="005E29F4"/>
    <w:rsid w:val="005E3E53"/>
    <w:rsid w:val="005F2F9C"/>
    <w:rsid w:val="005F31C3"/>
    <w:rsid w:val="005F3225"/>
    <w:rsid w:val="005F406B"/>
    <w:rsid w:val="005F4F36"/>
    <w:rsid w:val="0060326F"/>
    <w:rsid w:val="00604DE8"/>
    <w:rsid w:val="006051C9"/>
    <w:rsid w:val="00605322"/>
    <w:rsid w:val="00610060"/>
    <w:rsid w:val="00611BF7"/>
    <w:rsid w:val="00613CAD"/>
    <w:rsid w:val="00620CDE"/>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5A80"/>
    <w:rsid w:val="00665BEA"/>
    <w:rsid w:val="00665DB9"/>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7030"/>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2125D"/>
    <w:rsid w:val="0072201B"/>
    <w:rsid w:val="00725372"/>
    <w:rsid w:val="0073494C"/>
    <w:rsid w:val="00740670"/>
    <w:rsid w:val="00742924"/>
    <w:rsid w:val="00744985"/>
    <w:rsid w:val="007464C2"/>
    <w:rsid w:val="007471AC"/>
    <w:rsid w:val="007505E7"/>
    <w:rsid w:val="00750620"/>
    <w:rsid w:val="00750E1F"/>
    <w:rsid w:val="00751169"/>
    <w:rsid w:val="00751A62"/>
    <w:rsid w:val="007523E2"/>
    <w:rsid w:val="007526ED"/>
    <w:rsid w:val="0075441E"/>
    <w:rsid w:val="00754B92"/>
    <w:rsid w:val="0076282B"/>
    <w:rsid w:val="007643A0"/>
    <w:rsid w:val="00767108"/>
    <w:rsid w:val="007735A1"/>
    <w:rsid w:val="00775E73"/>
    <w:rsid w:val="007768ED"/>
    <w:rsid w:val="00781D2B"/>
    <w:rsid w:val="00781EB2"/>
    <w:rsid w:val="0078419C"/>
    <w:rsid w:val="00784B65"/>
    <w:rsid w:val="00784BA8"/>
    <w:rsid w:val="00791B7F"/>
    <w:rsid w:val="00794C6E"/>
    <w:rsid w:val="007A0239"/>
    <w:rsid w:val="007A22CF"/>
    <w:rsid w:val="007A23D3"/>
    <w:rsid w:val="007A2ABA"/>
    <w:rsid w:val="007A49EF"/>
    <w:rsid w:val="007A4BD1"/>
    <w:rsid w:val="007A6ECA"/>
    <w:rsid w:val="007B0A94"/>
    <w:rsid w:val="007B303C"/>
    <w:rsid w:val="007B31D8"/>
    <w:rsid w:val="007B3924"/>
    <w:rsid w:val="007B5330"/>
    <w:rsid w:val="007B5BD0"/>
    <w:rsid w:val="007B7F8A"/>
    <w:rsid w:val="007C4201"/>
    <w:rsid w:val="007C5953"/>
    <w:rsid w:val="007D22C8"/>
    <w:rsid w:val="007D2ED4"/>
    <w:rsid w:val="007D4C2B"/>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4BE9"/>
    <w:rsid w:val="00827591"/>
    <w:rsid w:val="00837F0F"/>
    <w:rsid w:val="00843831"/>
    <w:rsid w:val="00843958"/>
    <w:rsid w:val="00844649"/>
    <w:rsid w:val="00845B02"/>
    <w:rsid w:val="00846B1D"/>
    <w:rsid w:val="0085183A"/>
    <w:rsid w:val="00854B16"/>
    <w:rsid w:val="00854BDA"/>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01E5"/>
    <w:rsid w:val="008A1F12"/>
    <w:rsid w:val="008A3429"/>
    <w:rsid w:val="008A4AE3"/>
    <w:rsid w:val="008B77F1"/>
    <w:rsid w:val="008C4499"/>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47C5"/>
    <w:rsid w:val="0091188F"/>
    <w:rsid w:val="00911B9C"/>
    <w:rsid w:val="00915E88"/>
    <w:rsid w:val="00917E29"/>
    <w:rsid w:val="009224E6"/>
    <w:rsid w:val="00924636"/>
    <w:rsid w:val="00925C4B"/>
    <w:rsid w:val="00927703"/>
    <w:rsid w:val="00930D0E"/>
    <w:rsid w:val="00935E7D"/>
    <w:rsid w:val="009370B9"/>
    <w:rsid w:val="00941154"/>
    <w:rsid w:val="00944478"/>
    <w:rsid w:val="0095034A"/>
    <w:rsid w:val="00951C93"/>
    <w:rsid w:val="00951E3A"/>
    <w:rsid w:val="00953B8E"/>
    <w:rsid w:val="00957FD0"/>
    <w:rsid w:val="0096076D"/>
    <w:rsid w:val="0096384D"/>
    <w:rsid w:val="009728CF"/>
    <w:rsid w:val="009762B0"/>
    <w:rsid w:val="00976DDA"/>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49D8"/>
    <w:rsid w:val="00A15D7A"/>
    <w:rsid w:val="00A16908"/>
    <w:rsid w:val="00A20840"/>
    <w:rsid w:val="00A20EC5"/>
    <w:rsid w:val="00A212A8"/>
    <w:rsid w:val="00A22361"/>
    <w:rsid w:val="00A23D49"/>
    <w:rsid w:val="00A24C47"/>
    <w:rsid w:val="00A3171E"/>
    <w:rsid w:val="00A3241C"/>
    <w:rsid w:val="00A330D1"/>
    <w:rsid w:val="00A35284"/>
    <w:rsid w:val="00A3622D"/>
    <w:rsid w:val="00A432E4"/>
    <w:rsid w:val="00A4489A"/>
    <w:rsid w:val="00A4650B"/>
    <w:rsid w:val="00A50B0A"/>
    <w:rsid w:val="00A511FD"/>
    <w:rsid w:val="00A51A47"/>
    <w:rsid w:val="00A544A1"/>
    <w:rsid w:val="00A57069"/>
    <w:rsid w:val="00A61642"/>
    <w:rsid w:val="00A6188A"/>
    <w:rsid w:val="00A61E63"/>
    <w:rsid w:val="00A62CBA"/>
    <w:rsid w:val="00A62EC2"/>
    <w:rsid w:val="00A64303"/>
    <w:rsid w:val="00A74DAA"/>
    <w:rsid w:val="00A7561C"/>
    <w:rsid w:val="00A76FB4"/>
    <w:rsid w:val="00A76FDE"/>
    <w:rsid w:val="00A80916"/>
    <w:rsid w:val="00A80FEE"/>
    <w:rsid w:val="00A96686"/>
    <w:rsid w:val="00A979F4"/>
    <w:rsid w:val="00AA29BC"/>
    <w:rsid w:val="00AA6216"/>
    <w:rsid w:val="00AB4AA4"/>
    <w:rsid w:val="00AC0AD0"/>
    <w:rsid w:val="00AC1753"/>
    <w:rsid w:val="00AC3875"/>
    <w:rsid w:val="00AC580E"/>
    <w:rsid w:val="00AD43F8"/>
    <w:rsid w:val="00AD4847"/>
    <w:rsid w:val="00AE0706"/>
    <w:rsid w:val="00AE30B4"/>
    <w:rsid w:val="00AF035C"/>
    <w:rsid w:val="00AF374A"/>
    <w:rsid w:val="00B010B7"/>
    <w:rsid w:val="00B01CE3"/>
    <w:rsid w:val="00B05A68"/>
    <w:rsid w:val="00B1273F"/>
    <w:rsid w:val="00B13340"/>
    <w:rsid w:val="00B13F47"/>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3FC4"/>
    <w:rsid w:val="00B3475B"/>
    <w:rsid w:val="00B41B1E"/>
    <w:rsid w:val="00B427B6"/>
    <w:rsid w:val="00B42DEE"/>
    <w:rsid w:val="00B43DF1"/>
    <w:rsid w:val="00B4500E"/>
    <w:rsid w:val="00B451C6"/>
    <w:rsid w:val="00B466A8"/>
    <w:rsid w:val="00B4676A"/>
    <w:rsid w:val="00B47E01"/>
    <w:rsid w:val="00B47E68"/>
    <w:rsid w:val="00B512B6"/>
    <w:rsid w:val="00B53C04"/>
    <w:rsid w:val="00B54D39"/>
    <w:rsid w:val="00B605E4"/>
    <w:rsid w:val="00B6106E"/>
    <w:rsid w:val="00B63137"/>
    <w:rsid w:val="00B6487C"/>
    <w:rsid w:val="00B716C3"/>
    <w:rsid w:val="00B759A3"/>
    <w:rsid w:val="00B774A2"/>
    <w:rsid w:val="00B77D8E"/>
    <w:rsid w:val="00B8022E"/>
    <w:rsid w:val="00B82529"/>
    <w:rsid w:val="00B8316B"/>
    <w:rsid w:val="00B9052B"/>
    <w:rsid w:val="00B91187"/>
    <w:rsid w:val="00B917FE"/>
    <w:rsid w:val="00B91F9A"/>
    <w:rsid w:val="00B943FE"/>
    <w:rsid w:val="00B94DCB"/>
    <w:rsid w:val="00B97A2C"/>
    <w:rsid w:val="00B97F30"/>
    <w:rsid w:val="00BA096B"/>
    <w:rsid w:val="00BA38EB"/>
    <w:rsid w:val="00BA6E4D"/>
    <w:rsid w:val="00BB7709"/>
    <w:rsid w:val="00BD017F"/>
    <w:rsid w:val="00BD1D22"/>
    <w:rsid w:val="00BD2722"/>
    <w:rsid w:val="00BD4EF1"/>
    <w:rsid w:val="00BD7D2F"/>
    <w:rsid w:val="00BE083F"/>
    <w:rsid w:val="00BE2A11"/>
    <w:rsid w:val="00BE4A8E"/>
    <w:rsid w:val="00BE58EE"/>
    <w:rsid w:val="00BE5A95"/>
    <w:rsid w:val="00BE6416"/>
    <w:rsid w:val="00BF068A"/>
    <w:rsid w:val="00BF1DB1"/>
    <w:rsid w:val="00BF5B80"/>
    <w:rsid w:val="00BF7474"/>
    <w:rsid w:val="00C01C8D"/>
    <w:rsid w:val="00C045C1"/>
    <w:rsid w:val="00C04A47"/>
    <w:rsid w:val="00C06FD8"/>
    <w:rsid w:val="00C071B6"/>
    <w:rsid w:val="00C10490"/>
    <w:rsid w:val="00C10CB2"/>
    <w:rsid w:val="00C10D86"/>
    <w:rsid w:val="00C17CDD"/>
    <w:rsid w:val="00C2422B"/>
    <w:rsid w:val="00C25F39"/>
    <w:rsid w:val="00C37A6C"/>
    <w:rsid w:val="00C434DE"/>
    <w:rsid w:val="00C44C36"/>
    <w:rsid w:val="00C508B4"/>
    <w:rsid w:val="00C52BC8"/>
    <w:rsid w:val="00C5437A"/>
    <w:rsid w:val="00C54EB5"/>
    <w:rsid w:val="00C55354"/>
    <w:rsid w:val="00C56902"/>
    <w:rsid w:val="00C62D64"/>
    <w:rsid w:val="00C66E5F"/>
    <w:rsid w:val="00C67C1B"/>
    <w:rsid w:val="00C70CFD"/>
    <w:rsid w:val="00C71307"/>
    <w:rsid w:val="00C71FA2"/>
    <w:rsid w:val="00C745EA"/>
    <w:rsid w:val="00C75387"/>
    <w:rsid w:val="00C778AD"/>
    <w:rsid w:val="00C81BAC"/>
    <w:rsid w:val="00C81DB0"/>
    <w:rsid w:val="00C82E27"/>
    <w:rsid w:val="00C9001F"/>
    <w:rsid w:val="00C92C75"/>
    <w:rsid w:val="00C95246"/>
    <w:rsid w:val="00C96C71"/>
    <w:rsid w:val="00CA6A20"/>
    <w:rsid w:val="00CA7A41"/>
    <w:rsid w:val="00CB3C06"/>
    <w:rsid w:val="00CB5843"/>
    <w:rsid w:val="00CC1132"/>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D0162F"/>
    <w:rsid w:val="00D01A63"/>
    <w:rsid w:val="00D05C72"/>
    <w:rsid w:val="00D06AEE"/>
    <w:rsid w:val="00D12B5E"/>
    <w:rsid w:val="00D16318"/>
    <w:rsid w:val="00D17430"/>
    <w:rsid w:val="00D176F0"/>
    <w:rsid w:val="00D17C57"/>
    <w:rsid w:val="00D23CC3"/>
    <w:rsid w:val="00D2424E"/>
    <w:rsid w:val="00D329BA"/>
    <w:rsid w:val="00D33BCB"/>
    <w:rsid w:val="00D33DAF"/>
    <w:rsid w:val="00D504C7"/>
    <w:rsid w:val="00D50519"/>
    <w:rsid w:val="00D525D0"/>
    <w:rsid w:val="00D5397D"/>
    <w:rsid w:val="00D53E22"/>
    <w:rsid w:val="00D54C63"/>
    <w:rsid w:val="00D54DFE"/>
    <w:rsid w:val="00D5749C"/>
    <w:rsid w:val="00D608EE"/>
    <w:rsid w:val="00D617D0"/>
    <w:rsid w:val="00D6726E"/>
    <w:rsid w:val="00D7089D"/>
    <w:rsid w:val="00D70B28"/>
    <w:rsid w:val="00D71B30"/>
    <w:rsid w:val="00D74154"/>
    <w:rsid w:val="00D75D3A"/>
    <w:rsid w:val="00D76832"/>
    <w:rsid w:val="00D7698D"/>
    <w:rsid w:val="00D76998"/>
    <w:rsid w:val="00D82908"/>
    <w:rsid w:val="00D8323A"/>
    <w:rsid w:val="00D84AB9"/>
    <w:rsid w:val="00D90493"/>
    <w:rsid w:val="00D9234A"/>
    <w:rsid w:val="00D93D9C"/>
    <w:rsid w:val="00D9493B"/>
    <w:rsid w:val="00D94CD1"/>
    <w:rsid w:val="00D95316"/>
    <w:rsid w:val="00D959E7"/>
    <w:rsid w:val="00DA046D"/>
    <w:rsid w:val="00DA12F4"/>
    <w:rsid w:val="00DA5212"/>
    <w:rsid w:val="00DA5FC7"/>
    <w:rsid w:val="00DB3F6B"/>
    <w:rsid w:val="00DB696B"/>
    <w:rsid w:val="00DC1FC4"/>
    <w:rsid w:val="00DC55F9"/>
    <w:rsid w:val="00DC70C7"/>
    <w:rsid w:val="00DD2B73"/>
    <w:rsid w:val="00DD7A6E"/>
    <w:rsid w:val="00DD7DDD"/>
    <w:rsid w:val="00DD7E13"/>
    <w:rsid w:val="00DE1603"/>
    <w:rsid w:val="00DE22CE"/>
    <w:rsid w:val="00DE2702"/>
    <w:rsid w:val="00DF056A"/>
    <w:rsid w:val="00DF13D4"/>
    <w:rsid w:val="00DF3690"/>
    <w:rsid w:val="00DF3AA7"/>
    <w:rsid w:val="00DF4C04"/>
    <w:rsid w:val="00E0324C"/>
    <w:rsid w:val="00E05A7D"/>
    <w:rsid w:val="00E105DC"/>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4C37"/>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16A8"/>
    <w:rsid w:val="00EF44B1"/>
    <w:rsid w:val="00EF4F1C"/>
    <w:rsid w:val="00EF57B8"/>
    <w:rsid w:val="00EF6948"/>
    <w:rsid w:val="00EF6AE2"/>
    <w:rsid w:val="00EF73EB"/>
    <w:rsid w:val="00F0226B"/>
    <w:rsid w:val="00F10AB7"/>
    <w:rsid w:val="00F15295"/>
    <w:rsid w:val="00F20D29"/>
    <w:rsid w:val="00F24476"/>
    <w:rsid w:val="00F26296"/>
    <w:rsid w:val="00F26FD0"/>
    <w:rsid w:val="00F27116"/>
    <w:rsid w:val="00F279AA"/>
    <w:rsid w:val="00F31897"/>
    <w:rsid w:val="00F4166E"/>
    <w:rsid w:val="00F42FF0"/>
    <w:rsid w:val="00F46D1C"/>
    <w:rsid w:val="00F50386"/>
    <w:rsid w:val="00F5113D"/>
    <w:rsid w:val="00F51152"/>
    <w:rsid w:val="00F52316"/>
    <w:rsid w:val="00F64206"/>
    <w:rsid w:val="00F643EE"/>
    <w:rsid w:val="00F6479C"/>
    <w:rsid w:val="00F6556D"/>
    <w:rsid w:val="00F661D0"/>
    <w:rsid w:val="00F75270"/>
    <w:rsid w:val="00F75794"/>
    <w:rsid w:val="00F75D3B"/>
    <w:rsid w:val="00F761B9"/>
    <w:rsid w:val="00F77580"/>
    <w:rsid w:val="00F84015"/>
    <w:rsid w:val="00F8644B"/>
    <w:rsid w:val="00F86857"/>
    <w:rsid w:val="00F91D9E"/>
    <w:rsid w:val="00F92D5A"/>
    <w:rsid w:val="00F93086"/>
    <w:rsid w:val="00F97080"/>
    <w:rsid w:val="00FA54F9"/>
    <w:rsid w:val="00FB4BA3"/>
    <w:rsid w:val="00FB64D8"/>
    <w:rsid w:val="00FC0952"/>
    <w:rsid w:val="00FC1161"/>
    <w:rsid w:val="00FC1279"/>
    <w:rsid w:val="00FC2ED5"/>
    <w:rsid w:val="00FC3679"/>
    <w:rsid w:val="00FC3BCB"/>
    <w:rsid w:val="00FC621A"/>
    <w:rsid w:val="00FD009F"/>
    <w:rsid w:val="00FD231B"/>
    <w:rsid w:val="00FD2C61"/>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jensculrich/pollinator_abundance" TargetMode="Externa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BioRender.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54</Pages>
  <Words>54459</Words>
  <Characters>310421</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Sargent, Risa</cp:lastModifiedBy>
  <cp:revision>35</cp:revision>
  <dcterms:created xsi:type="dcterms:W3CDTF">2025-03-18T16:32:00Z</dcterms:created>
  <dcterms:modified xsi:type="dcterms:W3CDTF">2025-03-18T17:32:00Z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