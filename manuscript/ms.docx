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1B9B55" w14:textId="5095D392" w:rsidR="00EF6948" w:rsidRPr="001B472C" w:rsidRDefault="00387939" w:rsidP="00BD4EF1">
      <w:pPr>
        <w:spacing w:line="480" w:lineRule="auto"/>
        <w:rPr>
          <w:i/>
          <w:iCs/>
          <w:lang w:val="en-CA"/>
        </w:rPr>
      </w:pPr>
      <w:r w:rsidRPr="001B472C">
        <w:rPr>
          <w:i/>
          <w:iCs/>
          <w:lang w:val="en-CA"/>
        </w:rPr>
        <w:t xml:space="preserve">Estimating the drivers of insect abundance when detection is </w:t>
      </w:r>
      <w:r w:rsidR="00E306B0" w:rsidRPr="001B472C">
        <w:rPr>
          <w:i/>
          <w:iCs/>
          <w:lang w:val="en-CA"/>
        </w:rPr>
        <w:t>imperfect</w:t>
      </w:r>
      <w:r w:rsidR="00BD4EF1">
        <w:rPr>
          <w:i/>
          <w:iCs/>
          <w:lang w:val="en-CA"/>
        </w:rPr>
        <w:t>.</w:t>
      </w:r>
    </w:p>
    <w:p w14:paraId="3F4E567B" w14:textId="6FD34D30" w:rsidR="00EF6948" w:rsidRDefault="00EF6948" w:rsidP="00B9052B">
      <w:pPr>
        <w:spacing w:line="480" w:lineRule="auto"/>
        <w:rPr>
          <w:b/>
          <w:bCs/>
          <w:lang w:val="en-CA"/>
        </w:rPr>
      </w:pPr>
      <w:r>
        <w:rPr>
          <w:b/>
          <w:bCs/>
          <w:lang w:val="en-CA"/>
        </w:rPr>
        <w:t>Abstract</w:t>
      </w:r>
    </w:p>
    <w:p w14:paraId="44E13D07" w14:textId="2F127718" w:rsidR="009D15F7" w:rsidRDefault="00C70CFD" w:rsidP="00B9052B">
      <w:pPr>
        <w:spacing w:line="480" w:lineRule="auto"/>
        <w:rPr>
          <w:lang w:val="en-CA"/>
        </w:rPr>
      </w:pPr>
      <w:r>
        <w:rPr>
          <w:lang w:val="en-CA"/>
        </w:rPr>
        <w:t>Effective i</w:t>
      </w:r>
      <w:r w:rsidR="00AA6216">
        <w:rPr>
          <w:lang w:val="en-CA"/>
        </w:rPr>
        <w:t xml:space="preserve">nsect biodiversity conservation hinges on understanding </w:t>
      </w:r>
      <w:r w:rsidR="00266541">
        <w:rPr>
          <w:lang w:val="en-CA"/>
        </w:rPr>
        <w:t xml:space="preserve">the drivers of </w:t>
      </w:r>
      <w:r w:rsidR="00610060">
        <w:rPr>
          <w:lang w:val="en-CA"/>
        </w:rPr>
        <w:t xml:space="preserve">insect </w:t>
      </w:r>
      <w:r w:rsidR="00266541">
        <w:rPr>
          <w:lang w:val="en-CA"/>
        </w:rPr>
        <w:t>abundance.</w:t>
      </w:r>
      <w:r w:rsidR="00CD1A5A">
        <w:rPr>
          <w:lang w:val="en-CA"/>
        </w:rPr>
        <w:t xml:space="preserve"> </w:t>
      </w:r>
      <w:r w:rsidR="00B54D39">
        <w:rPr>
          <w:lang w:val="en-CA"/>
        </w:rPr>
        <w:t xml:space="preserve">To estimate </w:t>
      </w:r>
      <w:r>
        <w:rPr>
          <w:lang w:val="en-CA"/>
        </w:rPr>
        <w:t xml:space="preserve">insect </w:t>
      </w:r>
      <w:r w:rsidR="00B54D39">
        <w:rPr>
          <w:lang w:val="en-CA"/>
        </w:rPr>
        <w:t>abundance drivers</w:t>
      </w:r>
      <w:r w:rsidR="00C67C1B">
        <w:rPr>
          <w:lang w:val="en-CA"/>
        </w:rPr>
        <w:t xml:space="preserve">, researchers typically apply </w:t>
      </w:r>
      <w:r w:rsidR="00CD1A5A">
        <w:rPr>
          <w:lang w:val="en-CA"/>
        </w:rPr>
        <w:t>GLMs</w:t>
      </w:r>
      <w:r w:rsidR="00C67C1B">
        <w:rPr>
          <w:lang w:val="en-CA"/>
        </w:rPr>
        <w:t xml:space="preserve"> to count data from field surveys</w:t>
      </w:r>
      <w:r w:rsidR="007B5BD0">
        <w:rPr>
          <w:lang w:val="en-CA"/>
        </w:rPr>
        <w:t>. However,</w:t>
      </w:r>
      <w:r w:rsidR="00CD1A5A">
        <w:rPr>
          <w:lang w:val="en-CA"/>
        </w:rPr>
        <w:t xml:space="preserve"> </w:t>
      </w:r>
      <w:r w:rsidR="00C67C1B">
        <w:rPr>
          <w:lang w:val="en-CA"/>
        </w:rPr>
        <w:t xml:space="preserve">conventional </w:t>
      </w:r>
      <w:r w:rsidR="007B5BD0">
        <w:rPr>
          <w:lang w:val="en-CA"/>
        </w:rPr>
        <w:t xml:space="preserve">GLMs </w:t>
      </w:r>
      <w:r w:rsidR="009D15F7">
        <w:rPr>
          <w:lang w:val="en-CA"/>
        </w:rPr>
        <w:t>do not</w:t>
      </w:r>
      <w:r w:rsidR="007B5BD0">
        <w:rPr>
          <w:lang w:val="en-CA"/>
        </w:rPr>
        <w:t xml:space="preserve"> account </w:t>
      </w:r>
      <w:r w:rsidR="009D15F7">
        <w:rPr>
          <w:lang w:val="en-CA"/>
        </w:rPr>
        <w:t xml:space="preserve">for </w:t>
      </w:r>
      <w:r w:rsidR="000B5691">
        <w:rPr>
          <w:lang w:val="en-CA"/>
        </w:rPr>
        <w:t>the failure to detect some individuals that are present</w:t>
      </w:r>
      <w:r w:rsidR="00AA6216">
        <w:rPr>
          <w:lang w:val="en-CA"/>
        </w:rPr>
        <w:t xml:space="preserve"> in </w:t>
      </w:r>
      <w:r>
        <w:rPr>
          <w:lang w:val="en-CA"/>
        </w:rPr>
        <w:t xml:space="preserve">study </w:t>
      </w:r>
      <w:r w:rsidR="00AA6216">
        <w:rPr>
          <w:lang w:val="en-CA"/>
        </w:rPr>
        <w:t>landscapes</w:t>
      </w:r>
      <w:r w:rsidR="007B5BD0">
        <w:rPr>
          <w:lang w:val="en-CA"/>
        </w:rPr>
        <w:t xml:space="preserve">. </w:t>
      </w:r>
      <w:r w:rsidR="00512C8F">
        <w:rPr>
          <w:lang w:val="en-CA"/>
        </w:rPr>
        <w:t>This shortcoming could</w:t>
      </w:r>
      <w:r w:rsidR="007B5BD0">
        <w:rPr>
          <w:lang w:val="en-CA"/>
        </w:rPr>
        <w:t xml:space="preserve"> bi</w:t>
      </w:r>
      <w:r w:rsidR="00512C8F">
        <w:rPr>
          <w:lang w:val="en-CA"/>
        </w:rPr>
        <w:t>a</w:t>
      </w:r>
      <w:r w:rsidR="007B5BD0">
        <w:rPr>
          <w:lang w:val="en-CA"/>
        </w:rPr>
        <w:t xml:space="preserve">s </w:t>
      </w:r>
      <w:r w:rsidR="00C67C1B">
        <w:rPr>
          <w:lang w:val="en-CA"/>
        </w:rPr>
        <w:t xml:space="preserve">model </w:t>
      </w:r>
      <w:r w:rsidR="007B5BD0">
        <w:rPr>
          <w:lang w:val="en-CA"/>
        </w:rPr>
        <w:t xml:space="preserve">estimates. </w:t>
      </w:r>
      <w:r w:rsidR="00512C8F">
        <w:rPr>
          <w:lang w:val="en-CA"/>
        </w:rPr>
        <w:t xml:space="preserve">To alleviate this issue, some researchers </w:t>
      </w:r>
      <w:r w:rsidR="003015F8">
        <w:rPr>
          <w:lang w:val="en-CA"/>
        </w:rPr>
        <w:t>have</w:t>
      </w:r>
      <w:r w:rsidR="00C71307">
        <w:rPr>
          <w:lang w:val="en-CA"/>
        </w:rPr>
        <w:t xml:space="preserve"> adopt</w:t>
      </w:r>
      <w:r w:rsidR="003015F8">
        <w:rPr>
          <w:lang w:val="en-CA"/>
        </w:rPr>
        <w:t>ed</w:t>
      </w:r>
      <w:r w:rsidR="00512C8F">
        <w:rPr>
          <w:lang w:val="en-CA"/>
        </w:rPr>
        <w:t xml:space="preserve"> </w:t>
      </w:r>
      <w:r w:rsidR="00C71307">
        <w:rPr>
          <w:lang w:val="en-CA"/>
        </w:rPr>
        <w:t>approaches</w:t>
      </w:r>
      <w:r w:rsidR="00512C8F">
        <w:rPr>
          <w:lang w:val="en-CA"/>
        </w:rPr>
        <w:t xml:space="preserve"> that account for </w:t>
      </w:r>
      <w:r w:rsidR="00C67C1B">
        <w:rPr>
          <w:lang w:val="en-CA"/>
        </w:rPr>
        <w:t>imperfect</w:t>
      </w:r>
      <w:r w:rsidR="00512C8F">
        <w:rPr>
          <w:lang w:val="en-CA"/>
        </w:rPr>
        <w:t xml:space="preserve"> detection</w:t>
      </w:r>
      <w:r w:rsidR="00B54D39">
        <w:rPr>
          <w:lang w:val="en-CA"/>
        </w:rPr>
        <w:t>,</w:t>
      </w:r>
      <w:r w:rsidR="00C71307">
        <w:rPr>
          <w:lang w:val="en-CA"/>
        </w:rPr>
        <w:t xml:space="preserve"> </w:t>
      </w:r>
      <w:r w:rsidR="00B54D39">
        <w:rPr>
          <w:lang w:val="en-CA"/>
        </w:rPr>
        <w:t xml:space="preserve">including the </w:t>
      </w:r>
      <w:r w:rsidR="00C71307">
        <w:rPr>
          <w:lang w:val="en-CA"/>
        </w:rPr>
        <w:t xml:space="preserve">application of </w:t>
      </w:r>
      <w:r w:rsidR="00512C8F">
        <w:rPr>
          <w:lang w:val="en-CA"/>
        </w:rPr>
        <w:t xml:space="preserve">multinomial N-mixture </w:t>
      </w:r>
      <w:r w:rsidR="00D76998">
        <w:rPr>
          <w:lang w:val="en-CA"/>
        </w:rPr>
        <w:t>(</w:t>
      </w:r>
      <w:proofErr w:type="spellStart"/>
      <w:r w:rsidR="00D76998">
        <w:rPr>
          <w:lang w:val="en-CA"/>
        </w:rPr>
        <w:t>multimix</w:t>
      </w:r>
      <w:proofErr w:type="spellEnd"/>
      <w:r w:rsidR="00D76998">
        <w:rPr>
          <w:lang w:val="en-CA"/>
        </w:rPr>
        <w:t xml:space="preserve">) </w:t>
      </w:r>
      <w:r w:rsidR="00512C8F">
        <w:rPr>
          <w:lang w:val="en-CA"/>
        </w:rPr>
        <w:t xml:space="preserve">models </w:t>
      </w:r>
      <w:r w:rsidR="003B6EE5">
        <w:rPr>
          <w:lang w:val="en-CA"/>
        </w:rPr>
        <w:t>to</w:t>
      </w:r>
      <w:r w:rsidR="00512C8F">
        <w:rPr>
          <w:lang w:val="en-CA"/>
        </w:rPr>
        <w:t xml:space="preserve"> mark-recapture data</w:t>
      </w:r>
      <w:r w:rsidR="00CF107D">
        <w:rPr>
          <w:lang w:val="en-CA"/>
        </w:rPr>
        <w:t xml:space="preserve">. </w:t>
      </w:r>
      <w:proofErr w:type="gramStart"/>
      <w:r w:rsidR="00CF107D">
        <w:rPr>
          <w:lang w:val="en-CA"/>
        </w:rPr>
        <w:t>Unfortunately</w:t>
      </w:r>
      <w:proofErr w:type="gramEnd"/>
      <w:r w:rsidR="00CF107D">
        <w:rPr>
          <w:lang w:val="en-CA"/>
        </w:rPr>
        <w:t xml:space="preserve"> </w:t>
      </w:r>
      <w:r>
        <w:rPr>
          <w:lang w:val="en-CA"/>
        </w:rPr>
        <w:t xml:space="preserve">this approach is restrictive because </w:t>
      </w:r>
      <w:r w:rsidR="00CF107D">
        <w:rPr>
          <w:lang w:val="en-CA"/>
        </w:rPr>
        <w:t>mark-recapture data</w:t>
      </w:r>
      <w:r w:rsidR="00CF107D">
        <w:rPr>
          <w:lang w:val="en-CA"/>
        </w:rPr>
        <w:t xml:space="preserve"> are challenging to collect</w:t>
      </w:r>
      <w:r w:rsidR="00512C8F">
        <w:rPr>
          <w:lang w:val="en-CA"/>
        </w:rPr>
        <w:t xml:space="preserve">. </w:t>
      </w:r>
      <w:r w:rsidR="00D76998">
        <w:rPr>
          <w:lang w:val="en-CA"/>
        </w:rPr>
        <w:t>B</w:t>
      </w:r>
      <w:r w:rsidR="003B6EE5">
        <w:rPr>
          <w:lang w:val="en-CA"/>
        </w:rPr>
        <w:t xml:space="preserve">inomial N-mixture </w:t>
      </w:r>
      <w:r w:rsidR="00D76998">
        <w:rPr>
          <w:lang w:val="en-CA"/>
        </w:rPr>
        <w:t>(</w:t>
      </w:r>
      <w:proofErr w:type="spellStart"/>
      <w:r w:rsidR="00D76998">
        <w:rPr>
          <w:lang w:val="en-CA"/>
        </w:rPr>
        <w:t>binmix</w:t>
      </w:r>
      <w:proofErr w:type="spellEnd"/>
      <w:r w:rsidR="00D76998">
        <w:rPr>
          <w:lang w:val="en-CA"/>
        </w:rPr>
        <w:t xml:space="preserve">) </w:t>
      </w:r>
      <w:r w:rsidR="003B6EE5">
        <w:rPr>
          <w:lang w:val="en-CA"/>
        </w:rPr>
        <w:t xml:space="preserve">models </w:t>
      </w:r>
      <w:r w:rsidR="00D76998">
        <w:rPr>
          <w:lang w:val="en-CA"/>
        </w:rPr>
        <w:t xml:space="preserve">provide an alternative that also accounts for imperfect detection. </w:t>
      </w:r>
      <w:proofErr w:type="spellStart"/>
      <w:r w:rsidR="00C67C1B">
        <w:rPr>
          <w:lang w:val="en-CA"/>
        </w:rPr>
        <w:t>Binmix</w:t>
      </w:r>
      <w:proofErr w:type="spellEnd"/>
      <w:r w:rsidR="00C67C1B">
        <w:rPr>
          <w:lang w:val="en-CA"/>
        </w:rPr>
        <w:t xml:space="preserve"> models are </w:t>
      </w:r>
      <w:r w:rsidR="000E4E67">
        <w:rPr>
          <w:lang w:val="en-CA"/>
        </w:rPr>
        <w:t xml:space="preserve">attractive because they </w:t>
      </w:r>
      <w:r w:rsidR="00D76998">
        <w:rPr>
          <w:lang w:val="en-CA"/>
        </w:rPr>
        <w:t xml:space="preserve">can </w:t>
      </w:r>
      <w:r w:rsidR="003B6EE5">
        <w:rPr>
          <w:lang w:val="en-CA"/>
        </w:rPr>
        <w:t xml:space="preserve">be applied to </w:t>
      </w:r>
      <w:r w:rsidR="000631A2">
        <w:rPr>
          <w:lang w:val="en-CA"/>
        </w:rPr>
        <w:t xml:space="preserve">the </w:t>
      </w:r>
      <w:r w:rsidR="003B6EE5">
        <w:rPr>
          <w:lang w:val="en-CA"/>
        </w:rPr>
        <w:t xml:space="preserve">simple count </w:t>
      </w:r>
      <w:r w:rsidR="00C67C1B">
        <w:rPr>
          <w:lang w:val="en-CA"/>
        </w:rPr>
        <w:t>data used for GLMs</w:t>
      </w:r>
      <w:r w:rsidR="00D76998">
        <w:rPr>
          <w:lang w:val="en-CA"/>
        </w:rPr>
        <w:t xml:space="preserve">. </w:t>
      </w:r>
      <w:r w:rsidR="00EF57B8">
        <w:rPr>
          <w:lang w:val="en-CA"/>
        </w:rPr>
        <w:t>However, they may be</w:t>
      </w:r>
      <w:r w:rsidR="00D76998">
        <w:rPr>
          <w:lang w:val="en-CA"/>
        </w:rPr>
        <w:t xml:space="preserve"> </w:t>
      </w:r>
      <w:r w:rsidR="00EF57B8">
        <w:rPr>
          <w:lang w:val="en-CA"/>
        </w:rPr>
        <w:t>more</w:t>
      </w:r>
      <w:r w:rsidR="00D76998">
        <w:rPr>
          <w:lang w:val="en-CA"/>
        </w:rPr>
        <w:t xml:space="preserve"> sensitive to violations of </w:t>
      </w:r>
      <w:r w:rsidR="006C5518">
        <w:rPr>
          <w:lang w:val="en-CA"/>
        </w:rPr>
        <w:t>model</w:t>
      </w:r>
      <w:r w:rsidR="00D76998">
        <w:rPr>
          <w:lang w:val="en-CA"/>
        </w:rPr>
        <w:t xml:space="preserve"> assumption</w:t>
      </w:r>
      <w:r w:rsidR="006C5518">
        <w:rPr>
          <w:lang w:val="en-CA"/>
        </w:rPr>
        <w:t>s</w:t>
      </w:r>
      <w:r w:rsidR="00D76998">
        <w:rPr>
          <w:lang w:val="en-CA"/>
        </w:rPr>
        <w:t>.</w:t>
      </w:r>
      <w:r w:rsidR="00C67C1B">
        <w:rPr>
          <w:lang w:val="en-CA"/>
        </w:rPr>
        <w:t xml:space="preserve"> </w:t>
      </w:r>
      <w:r w:rsidR="009D15F7">
        <w:rPr>
          <w:lang w:val="en-CA"/>
        </w:rPr>
        <w:t>Currently</w:t>
      </w:r>
      <w:r w:rsidR="00C67C1B">
        <w:rPr>
          <w:lang w:val="en-CA"/>
        </w:rPr>
        <w:t xml:space="preserve">, </w:t>
      </w:r>
      <w:r w:rsidR="00EF57B8">
        <w:rPr>
          <w:lang w:val="en-CA"/>
        </w:rPr>
        <w:t>we lack</w:t>
      </w:r>
      <w:r w:rsidR="00C67C1B">
        <w:rPr>
          <w:lang w:val="en-CA"/>
        </w:rPr>
        <w:t xml:space="preserve"> side-by-side comparison</w:t>
      </w:r>
      <w:r w:rsidR="009D15F7">
        <w:rPr>
          <w:lang w:val="en-CA"/>
        </w:rPr>
        <w:t>s</w:t>
      </w:r>
      <w:r w:rsidR="00C67C1B">
        <w:rPr>
          <w:lang w:val="en-CA"/>
        </w:rPr>
        <w:t xml:space="preserve"> </w:t>
      </w:r>
      <w:r w:rsidR="00C75387">
        <w:rPr>
          <w:lang w:val="en-CA"/>
        </w:rPr>
        <w:t>t</w:t>
      </w:r>
      <w:r w:rsidR="00EF57B8">
        <w:rPr>
          <w:lang w:val="en-CA"/>
        </w:rPr>
        <w:t>hat</w:t>
      </w:r>
      <w:r w:rsidR="00C75387">
        <w:rPr>
          <w:lang w:val="en-CA"/>
        </w:rPr>
        <w:t xml:space="preserve"> determine </w:t>
      </w:r>
      <w:r w:rsidR="00EF57B8">
        <w:rPr>
          <w:lang w:val="en-CA"/>
        </w:rPr>
        <w:t>whe</w:t>
      </w:r>
      <w:r w:rsidR="00D53E22">
        <w:rPr>
          <w:lang w:val="en-CA"/>
        </w:rPr>
        <w:t>n</w:t>
      </w:r>
      <w:r w:rsidR="00C75387">
        <w:rPr>
          <w:lang w:val="en-CA"/>
        </w:rPr>
        <w:t xml:space="preserve"> more cumbersome </w:t>
      </w:r>
      <w:r w:rsidR="00D53E22">
        <w:rPr>
          <w:lang w:val="en-CA"/>
        </w:rPr>
        <w:t>approaches</w:t>
      </w:r>
      <w:r w:rsidR="00C67C1B">
        <w:rPr>
          <w:lang w:val="en-CA"/>
        </w:rPr>
        <w:t xml:space="preserve"> </w:t>
      </w:r>
      <w:r w:rsidR="00C75387">
        <w:rPr>
          <w:lang w:val="en-CA"/>
        </w:rPr>
        <w:t xml:space="preserve">are </w:t>
      </w:r>
      <w:r w:rsidR="00D53E22">
        <w:rPr>
          <w:lang w:val="en-CA"/>
        </w:rPr>
        <w:t>needed to</w:t>
      </w:r>
      <w:r w:rsidR="00C75387">
        <w:rPr>
          <w:lang w:val="en-CA"/>
        </w:rPr>
        <w:t xml:space="preserve"> </w:t>
      </w:r>
      <w:r w:rsidR="00A3171E">
        <w:rPr>
          <w:lang w:val="en-CA"/>
        </w:rPr>
        <w:t xml:space="preserve">accurately </w:t>
      </w:r>
      <w:r w:rsidR="006C5518">
        <w:rPr>
          <w:lang w:val="en-CA"/>
        </w:rPr>
        <w:t>estimat</w:t>
      </w:r>
      <w:r w:rsidR="00D53E22">
        <w:rPr>
          <w:lang w:val="en-CA"/>
        </w:rPr>
        <w:t xml:space="preserve">e </w:t>
      </w:r>
      <w:r w:rsidR="00AA6216">
        <w:rPr>
          <w:lang w:val="en-CA"/>
        </w:rPr>
        <w:t xml:space="preserve">insect </w:t>
      </w:r>
      <w:r w:rsidR="003015F8">
        <w:rPr>
          <w:lang w:val="en-CA"/>
        </w:rPr>
        <w:t>abundance</w:t>
      </w:r>
      <w:r w:rsidR="00D53E22">
        <w:rPr>
          <w:lang w:val="en-CA"/>
        </w:rPr>
        <w:t xml:space="preserve"> drivers</w:t>
      </w:r>
      <w:r w:rsidR="009D15F7">
        <w:rPr>
          <w:lang w:val="en-CA"/>
        </w:rPr>
        <w:t xml:space="preserve">. </w:t>
      </w:r>
      <w:r w:rsidR="00C71307">
        <w:rPr>
          <w:lang w:val="en-CA"/>
        </w:rPr>
        <w:t xml:space="preserve">Using a unique system where we had field data compatible with all three approaches, we </w:t>
      </w:r>
      <w:r w:rsidR="00D53E22">
        <w:rPr>
          <w:lang w:val="en-CA"/>
        </w:rPr>
        <w:t>compared</w:t>
      </w:r>
      <w:r w:rsidR="00C71307">
        <w:rPr>
          <w:lang w:val="en-CA"/>
        </w:rPr>
        <w:t xml:space="preserve"> their estimates of the </w:t>
      </w:r>
      <w:r w:rsidR="003015F8">
        <w:rPr>
          <w:lang w:val="en-CA"/>
        </w:rPr>
        <w:t>effect of habitat restoration</w:t>
      </w:r>
      <w:r w:rsidR="00A3171E">
        <w:rPr>
          <w:lang w:val="en-CA"/>
        </w:rPr>
        <w:t xml:space="preserve"> </w:t>
      </w:r>
      <w:r w:rsidR="003015F8">
        <w:rPr>
          <w:lang w:val="en-CA"/>
        </w:rPr>
        <w:t>on</w:t>
      </w:r>
      <w:r w:rsidR="00C71307">
        <w:rPr>
          <w:lang w:val="en-CA"/>
        </w:rPr>
        <w:t xml:space="preserve"> </w:t>
      </w:r>
      <w:r w:rsidR="0015281C">
        <w:rPr>
          <w:lang w:val="en-CA"/>
        </w:rPr>
        <w:t>wild bee</w:t>
      </w:r>
      <w:r w:rsidR="00C71307">
        <w:rPr>
          <w:lang w:val="en-CA"/>
        </w:rPr>
        <w:t xml:space="preserve"> abundance.</w:t>
      </w:r>
      <w:r w:rsidR="003015F8">
        <w:rPr>
          <w:lang w:val="en-CA"/>
        </w:rPr>
        <w:t xml:space="preserve"> </w:t>
      </w:r>
      <w:r w:rsidR="000631A2">
        <w:rPr>
          <w:lang w:val="en-CA"/>
        </w:rPr>
        <w:t>We</w:t>
      </w:r>
      <w:r w:rsidR="003015F8">
        <w:rPr>
          <w:lang w:val="en-CA"/>
        </w:rPr>
        <w:t xml:space="preserve"> </w:t>
      </w:r>
      <w:r w:rsidR="000631A2">
        <w:rPr>
          <w:lang w:val="en-CA"/>
        </w:rPr>
        <w:t>found</w:t>
      </w:r>
      <w:r w:rsidR="003015F8">
        <w:rPr>
          <w:lang w:val="en-CA"/>
        </w:rPr>
        <w:t xml:space="preserve"> that individual bees have a detection rate </w:t>
      </w:r>
      <w:r>
        <w:rPr>
          <w:lang w:val="en-CA"/>
        </w:rPr>
        <w:t>of ~</w:t>
      </w:r>
      <w:r w:rsidR="003015F8">
        <w:rPr>
          <w:lang w:val="en-CA"/>
        </w:rPr>
        <w:t>5%</w:t>
      </w:r>
      <w:r w:rsidR="00A3171E">
        <w:rPr>
          <w:lang w:val="en-CA"/>
        </w:rPr>
        <w:t>, but that restored habitat</w:t>
      </w:r>
      <w:r w:rsidR="00AA6216">
        <w:rPr>
          <w:lang w:val="en-CA"/>
        </w:rPr>
        <w:t xml:space="preserve">s with </w:t>
      </w:r>
      <w:r w:rsidR="00A3171E">
        <w:rPr>
          <w:lang w:val="en-CA"/>
        </w:rPr>
        <w:t xml:space="preserve">more flowers and taller vegetation increased detection rate. </w:t>
      </w:r>
      <w:r w:rsidR="00744985">
        <w:rPr>
          <w:lang w:val="en-CA"/>
        </w:rPr>
        <w:t>A</w:t>
      </w:r>
      <w:r w:rsidR="003015F8">
        <w:rPr>
          <w:lang w:val="en-CA"/>
        </w:rPr>
        <w:t xml:space="preserve">ccounting for </w:t>
      </w:r>
      <w:r w:rsidR="00A3171E">
        <w:rPr>
          <w:lang w:val="en-CA"/>
        </w:rPr>
        <w:t>the</w:t>
      </w:r>
      <w:r w:rsidR="003015F8">
        <w:rPr>
          <w:lang w:val="en-CA"/>
        </w:rPr>
        <w:t xml:space="preserve"> effect of </w:t>
      </w:r>
      <w:r w:rsidR="00A3171E">
        <w:rPr>
          <w:lang w:val="en-CA"/>
        </w:rPr>
        <w:t>restored habitat</w:t>
      </w:r>
      <w:r w:rsidR="003015F8">
        <w:rPr>
          <w:lang w:val="en-CA"/>
        </w:rPr>
        <w:t xml:space="preserve"> on detection,</w:t>
      </w:r>
      <w:r w:rsidR="00C71307">
        <w:rPr>
          <w:lang w:val="en-CA"/>
        </w:rPr>
        <w:t xml:space="preserve"> </w:t>
      </w:r>
      <w:proofErr w:type="spellStart"/>
      <w:r w:rsidR="00C71307">
        <w:rPr>
          <w:lang w:val="en-CA"/>
        </w:rPr>
        <w:t>binmix</w:t>
      </w:r>
      <w:proofErr w:type="spellEnd"/>
      <w:r w:rsidR="00C52BC8">
        <w:rPr>
          <w:lang w:val="en-CA"/>
        </w:rPr>
        <w:t xml:space="preserve"> and </w:t>
      </w:r>
      <w:proofErr w:type="spellStart"/>
      <w:r w:rsidR="00C52BC8">
        <w:rPr>
          <w:lang w:val="en-CA"/>
        </w:rPr>
        <w:t>multimix</w:t>
      </w:r>
      <w:proofErr w:type="spellEnd"/>
      <w:r w:rsidR="00C52BC8">
        <w:rPr>
          <w:lang w:val="en-CA"/>
        </w:rPr>
        <w:t xml:space="preserve"> models estimated smaller</w:t>
      </w:r>
      <w:r w:rsidR="00A3171E">
        <w:rPr>
          <w:lang w:val="en-CA"/>
        </w:rPr>
        <w:t xml:space="preserve"> </w:t>
      </w:r>
      <w:r w:rsidR="00C52BC8">
        <w:rPr>
          <w:lang w:val="en-CA"/>
        </w:rPr>
        <w:t xml:space="preserve">effects of restoration on </w:t>
      </w:r>
      <w:r w:rsidR="00A3171E">
        <w:rPr>
          <w:lang w:val="en-CA"/>
        </w:rPr>
        <w:t xml:space="preserve">bee </w:t>
      </w:r>
      <w:r w:rsidR="00C52BC8">
        <w:rPr>
          <w:lang w:val="en-CA"/>
        </w:rPr>
        <w:t>abundance</w:t>
      </w:r>
      <w:r w:rsidR="00B54D39">
        <w:rPr>
          <w:lang w:val="en-CA"/>
        </w:rPr>
        <w:t xml:space="preserve"> </w:t>
      </w:r>
      <w:r w:rsidR="00C52BC8">
        <w:rPr>
          <w:lang w:val="en-CA"/>
        </w:rPr>
        <w:t xml:space="preserve">compared to </w:t>
      </w:r>
      <w:r w:rsidR="003015F8">
        <w:rPr>
          <w:lang w:val="en-CA"/>
        </w:rPr>
        <w:t>a</w:t>
      </w:r>
      <w:r w:rsidR="00C52BC8">
        <w:rPr>
          <w:lang w:val="en-CA"/>
        </w:rPr>
        <w:t xml:space="preserve"> GLM. We paired our field study with simulation experiment</w:t>
      </w:r>
      <w:r w:rsidR="00744985">
        <w:rPr>
          <w:lang w:val="en-CA"/>
        </w:rPr>
        <w:t>s</w:t>
      </w:r>
      <w:r w:rsidR="00C52BC8">
        <w:rPr>
          <w:lang w:val="en-CA"/>
        </w:rPr>
        <w:t xml:space="preserve"> to identify potential causes of model divergence. </w:t>
      </w:r>
      <w:r w:rsidR="004372E3">
        <w:rPr>
          <w:lang w:val="en-CA"/>
        </w:rPr>
        <w:t>For GLMs</w:t>
      </w:r>
      <w:r w:rsidR="003015F8">
        <w:rPr>
          <w:lang w:val="en-CA"/>
        </w:rPr>
        <w:t>, we</w:t>
      </w:r>
      <w:r w:rsidR="00C52BC8">
        <w:rPr>
          <w:lang w:val="en-CA"/>
        </w:rPr>
        <w:t xml:space="preserve"> found </w:t>
      </w:r>
      <w:r w:rsidR="003015F8">
        <w:rPr>
          <w:lang w:val="en-CA"/>
        </w:rPr>
        <w:t>that increas</w:t>
      </w:r>
      <w:r w:rsidR="00C75387">
        <w:rPr>
          <w:lang w:val="en-CA"/>
        </w:rPr>
        <w:t>ing</w:t>
      </w:r>
      <w:r w:rsidR="00C52BC8">
        <w:rPr>
          <w:lang w:val="en-CA"/>
        </w:rPr>
        <w:t xml:space="preserve"> </w:t>
      </w:r>
      <w:r w:rsidR="00C75387">
        <w:rPr>
          <w:lang w:val="en-CA"/>
        </w:rPr>
        <w:t xml:space="preserve">baseline </w:t>
      </w:r>
      <w:r w:rsidR="00C52BC8">
        <w:rPr>
          <w:lang w:val="en-CA"/>
        </w:rPr>
        <w:t xml:space="preserve">detection rate </w:t>
      </w:r>
      <w:r w:rsidR="003015F8">
        <w:rPr>
          <w:lang w:val="en-CA"/>
        </w:rPr>
        <w:t>reduce</w:t>
      </w:r>
      <w:r w:rsidR="00D33BCB">
        <w:rPr>
          <w:lang w:val="en-CA"/>
        </w:rPr>
        <w:t>d</w:t>
      </w:r>
      <w:r w:rsidR="00B54D39">
        <w:rPr>
          <w:lang w:val="en-CA"/>
        </w:rPr>
        <w:t xml:space="preserve"> </w:t>
      </w:r>
      <w:r w:rsidR="004372E3">
        <w:rPr>
          <w:lang w:val="en-CA"/>
        </w:rPr>
        <w:t>bias</w:t>
      </w:r>
      <w:r w:rsidR="00C75387">
        <w:rPr>
          <w:lang w:val="en-CA"/>
        </w:rPr>
        <w:t xml:space="preserve"> </w:t>
      </w:r>
      <w:r w:rsidR="004372E3">
        <w:rPr>
          <w:lang w:val="en-CA"/>
        </w:rPr>
        <w:t>caused by covariates that have confounding effects on detection and abundance</w:t>
      </w:r>
      <w:r w:rsidR="00EF57B8">
        <w:rPr>
          <w:lang w:val="en-CA"/>
        </w:rPr>
        <w:t>.</w:t>
      </w:r>
      <w:r w:rsidR="00C75387">
        <w:rPr>
          <w:lang w:val="en-CA"/>
        </w:rPr>
        <w:t xml:space="preserve"> </w:t>
      </w:r>
      <w:r w:rsidR="00EF57B8">
        <w:rPr>
          <w:lang w:val="en-CA"/>
        </w:rPr>
        <w:t>Conversely,</w:t>
      </w:r>
      <w:r w:rsidR="003015F8">
        <w:rPr>
          <w:lang w:val="en-CA"/>
        </w:rPr>
        <w:t xml:space="preserve"> increased sample size </w:t>
      </w:r>
      <w:r w:rsidR="00B54D39">
        <w:rPr>
          <w:lang w:val="en-CA"/>
        </w:rPr>
        <w:t>exacerbate</w:t>
      </w:r>
      <w:r w:rsidR="00D33BCB">
        <w:rPr>
          <w:lang w:val="en-CA"/>
        </w:rPr>
        <w:t>d</w:t>
      </w:r>
      <w:r w:rsidR="00B54D39">
        <w:rPr>
          <w:lang w:val="en-CA"/>
        </w:rPr>
        <w:t xml:space="preserve"> </w:t>
      </w:r>
      <w:r w:rsidR="004372E3">
        <w:rPr>
          <w:lang w:val="en-CA"/>
        </w:rPr>
        <w:t>bias</w:t>
      </w:r>
      <w:r w:rsidR="003015F8">
        <w:rPr>
          <w:lang w:val="en-CA"/>
        </w:rPr>
        <w:t>.</w:t>
      </w:r>
      <w:r w:rsidR="001E6CD6">
        <w:rPr>
          <w:lang w:val="en-CA"/>
        </w:rPr>
        <w:t xml:space="preserve"> </w:t>
      </w:r>
      <w:r w:rsidR="00AA6216">
        <w:rPr>
          <w:lang w:val="en-CA"/>
        </w:rPr>
        <w:t>T</w:t>
      </w:r>
      <w:r w:rsidR="00B54D39">
        <w:rPr>
          <w:lang w:val="en-CA"/>
        </w:rPr>
        <w:t xml:space="preserve">o </w:t>
      </w:r>
      <w:r w:rsidR="00A3171E">
        <w:rPr>
          <w:lang w:val="en-CA"/>
        </w:rPr>
        <w:t>best approximate the unbiased estimates produced by</w:t>
      </w:r>
      <w:r>
        <w:rPr>
          <w:lang w:val="en-CA"/>
        </w:rPr>
        <w:t xml:space="preserve"> </w:t>
      </w:r>
      <w:proofErr w:type="spellStart"/>
      <w:r w:rsidR="00A3171E">
        <w:rPr>
          <w:lang w:val="en-CA"/>
        </w:rPr>
        <w:t>binmix</w:t>
      </w:r>
      <w:proofErr w:type="spellEnd"/>
      <w:r w:rsidR="00A3171E">
        <w:rPr>
          <w:lang w:val="en-CA"/>
        </w:rPr>
        <w:t xml:space="preserve"> or </w:t>
      </w:r>
      <w:proofErr w:type="spellStart"/>
      <w:r w:rsidR="00A3171E">
        <w:rPr>
          <w:lang w:val="en-CA"/>
        </w:rPr>
        <w:t>multimix</w:t>
      </w:r>
      <w:proofErr w:type="spellEnd"/>
      <w:r w:rsidR="00A3171E">
        <w:rPr>
          <w:lang w:val="en-CA"/>
        </w:rPr>
        <w:t xml:space="preserve"> approaches</w:t>
      </w:r>
      <w:r w:rsidR="00B54D39">
        <w:rPr>
          <w:lang w:val="en-CA"/>
        </w:rPr>
        <w:t xml:space="preserve">, </w:t>
      </w:r>
      <w:r w:rsidR="001E6CD6">
        <w:rPr>
          <w:lang w:val="en-CA"/>
        </w:rPr>
        <w:t xml:space="preserve">studies of insect abundance that </w:t>
      </w:r>
      <w:r w:rsidR="00A3171E">
        <w:rPr>
          <w:lang w:val="en-CA"/>
        </w:rPr>
        <w:t>apply</w:t>
      </w:r>
      <w:r w:rsidR="001E6CD6">
        <w:rPr>
          <w:lang w:val="en-CA"/>
        </w:rPr>
        <w:t xml:space="preserve"> standard GLM</w:t>
      </w:r>
      <w:r w:rsidR="00A3171E">
        <w:rPr>
          <w:lang w:val="en-CA"/>
        </w:rPr>
        <w:t>s</w:t>
      </w:r>
      <w:r w:rsidR="001E6CD6">
        <w:rPr>
          <w:lang w:val="en-CA"/>
        </w:rPr>
        <w:t xml:space="preserve"> </w:t>
      </w:r>
      <w:r w:rsidR="00A3171E">
        <w:rPr>
          <w:lang w:val="en-CA"/>
        </w:rPr>
        <w:t xml:space="preserve">to count data </w:t>
      </w:r>
      <w:r w:rsidR="00B54D39">
        <w:rPr>
          <w:lang w:val="en-CA"/>
        </w:rPr>
        <w:t>should</w:t>
      </w:r>
      <w:r w:rsidR="001E6CD6">
        <w:rPr>
          <w:lang w:val="en-CA"/>
        </w:rPr>
        <w:t xml:space="preserve"> prioritiz</w:t>
      </w:r>
      <w:r w:rsidR="00B54D39">
        <w:rPr>
          <w:lang w:val="en-CA"/>
        </w:rPr>
        <w:t>e</w:t>
      </w:r>
      <w:r w:rsidR="001E6CD6">
        <w:rPr>
          <w:lang w:val="en-CA"/>
        </w:rPr>
        <w:t xml:space="preserve"> increas</w:t>
      </w:r>
      <w:r w:rsidR="00EF57B8">
        <w:rPr>
          <w:lang w:val="en-CA"/>
        </w:rPr>
        <w:t>ed</w:t>
      </w:r>
      <w:r w:rsidR="001E6CD6">
        <w:rPr>
          <w:lang w:val="en-CA"/>
        </w:rPr>
        <w:t xml:space="preserve"> </w:t>
      </w:r>
      <w:r w:rsidR="00B54D39">
        <w:rPr>
          <w:lang w:val="en-CA"/>
        </w:rPr>
        <w:t xml:space="preserve">sampling intensity </w:t>
      </w:r>
      <w:r w:rsidR="001E6CD6">
        <w:rPr>
          <w:lang w:val="en-CA"/>
        </w:rPr>
        <w:lastRenderedPageBreak/>
        <w:t xml:space="preserve">over </w:t>
      </w:r>
      <w:r w:rsidR="00EF57B8">
        <w:rPr>
          <w:lang w:val="en-CA"/>
        </w:rPr>
        <w:t xml:space="preserve">increased </w:t>
      </w:r>
      <w:r w:rsidR="001E6CD6">
        <w:rPr>
          <w:lang w:val="en-CA"/>
        </w:rPr>
        <w:t xml:space="preserve">sample size. </w:t>
      </w:r>
      <w:r w:rsidR="00A3171E">
        <w:rPr>
          <w:lang w:val="en-CA"/>
        </w:rPr>
        <w:t xml:space="preserve">In addition, we found that </w:t>
      </w:r>
      <w:proofErr w:type="spellStart"/>
      <w:r w:rsidR="00A3171E">
        <w:rPr>
          <w:lang w:val="en-CA"/>
        </w:rPr>
        <w:t>multimix</w:t>
      </w:r>
      <w:proofErr w:type="spellEnd"/>
      <w:r w:rsidR="00A3171E">
        <w:rPr>
          <w:lang w:val="en-CA"/>
        </w:rPr>
        <w:t xml:space="preserve"> models were more robust to simulated immigration/emigration</w:t>
      </w:r>
      <w:r>
        <w:rPr>
          <w:lang w:val="en-CA"/>
        </w:rPr>
        <w:t xml:space="preserve"> </w:t>
      </w:r>
      <w:r w:rsidR="009F004C">
        <w:rPr>
          <w:lang w:val="en-CA"/>
        </w:rPr>
        <w:t xml:space="preserve">or mortality </w:t>
      </w:r>
      <w:r>
        <w:rPr>
          <w:lang w:val="en-CA"/>
        </w:rPr>
        <w:t xml:space="preserve">compared to </w:t>
      </w:r>
      <w:proofErr w:type="spellStart"/>
      <w:r>
        <w:rPr>
          <w:lang w:val="en-CA"/>
        </w:rPr>
        <w:t>binmix</w:t>
      </w:r>
      <w:proofErr w:type="spellEnd"/>
      <w:r>
        <w:rPr>
          <w:lang w:val="en-CA"/>
        </w:rPr>
        <w:t xml:space="preserve"> models</w:t>
      </w:r>
      <w:r w:rsidR="00A3171E">
        <w:rPr>
          <w:lang w:val="en-CA"/>
        </w:rPr>
        <w:t xml:space="preserve">. </w:t>
      </w:r>
      <w:proofErr w:type="spellStart"/>
      <w:r w:rsidR="00A3171E">
        <w:rPr>
          <w:lang w:val="en-CA"/>
        </w:rPr>
        <w:t>Multimix</w:t>
      </w:r>
      <w:proofErr w:type="spellEnd"/>
      <w:r w:rsidR="00A3171E">
        <w:rPr>
          <w:lang w:val="en-CA"/>
        </w:rPr>
        <w:t xml:space="preserve"> models were also more precise. </w:t>
      </w:r>
      <w:r w:rsidR="009F004C">
        <w:rPr>
          <w:lang w:val="en-CA"/>
        </w:rPr>
        <w:t>B</w:t>
      </w:r>
      <w:r w:rsidR="009F004C">
        <w:rPr>
          <w:lang w:val="en-CA"/>
        </w:rPr>
        <w:t xml:space="preserve">ecause insects tend to be </w:t>
      </w:r>
      <w:r w:rsidR="009F004C">
        <w:rPr>
          <w:lang w:val="en-CA"/>
        </w:rPr>
        <w:t xml:space="preserve">highly </w:t>
      </w:r>
      <w:r w:rsidR="009F004C">
        <w:rPr>
          <w:lang w:val="en-CA"/>
        </w:rPr>
        <w:t>mobile and short-lived</w:t>
      </w:r>
      <w:r w:rsidR="00A3171E">
        <w:rPr>
          <w:lang w:val="en-CA"/>
        </w:rPr>
        <w:t xml:space="preserve">, we recommend </w:t>
      </w:r>
      <w:proofErr w:type="spellStart"/>
      <w:r w:rsidR="00A3171E">
        <w:rPr>
          <w:lang w:val="en-CA"/>
        </w:rPr>
        <w:t>multimix</w:t>
      </w:r>
      <w:proofErr w:type="spellEnd"/>
      <w:r w:rsidR="00A3171E">
        <w:rPr>
          <w:lang w:val="en-CA"/>
        </w:rPr>
        <w:t xml:space="preserve"> or related approaches</w:t>
      </w:r>
      <w:r w:rsidR="009F004C">
        <w:rPr>
          <w:lang w:val="en-CA"/>
        </w:rPr>
        <w:t xml:space="preserve"> over </w:t>
      </w:r>
      <w:proofErr w:type="spellStart"/>
      <w:r w:rsidR="009F004C">
        <w:rPr>
          <w:lang w:val="en-CA"/>
        </w:rPr>
        <w:t>binmix</w:t>
      </w:r>
      <w:proofErr w:type="spellEnd"/>
      <w:r w:rsidR="009F004C">
        <w:rPr>
          <w:lang w:val="en-CA"/>
        </w:rPr>
        <w:t xml:space="preserve"> approaches</w:t>
      </w:r>
      <w:r w:rsidR="00A3171E">
        <w:rPr>
          <w:lang w:val="en-CA"/>
        </w:rPr>
        <w:t xml:space="preserve">. </w:t>
      </w:r>
      <w:r w:rsidR="001E6CD6">
        <w:rPr>
          <w:lang w:val="en-CA"/>
        </w:rPr>
        <w:t xml:space="preserve">Together, these results provide </w:t>
      </w:r>
      <w:r w:rsidR="00744985">
        <w:rPr>
          <w:lang w:val="en-CA"/>
        </w:rPr>
        <w:t xml:space="preserve">needed </w:t>
      </w:r>
      <w:r w:rsidR="00B54D39">
        <w:rPr>
          <w:lang w:val="en-CA"/>
        </w:rPr>
        <w:t xml:space="preserve">guidance on how </w:t>
      </w:r>
      <w:r w:rsidR="00744985">
        <w:rPr>
          <w:lang w:val="en-CA"/>
        </w:rPr>
        <w:t xml:space="preserve">to design </w:t>
      </w:r>
      <w:r w:rsidR="004372E3">
        <w:rPr>
          <w:lang w:val="en-CA"/>
        </w:rPr>
        <w:t xml:space="preserve">field studies </w:t>
      </w:r>
      <w:r w:rsidR="00744985">
        <w:rPr>
          <w:lang w:val="en-CA"/>
        </w:rPr>
        <w:t>that accurately</w:t>
      </w:r>
      <w:r w:rsidR="00B54D39">
        <w:rPr>
          <w:lang w:val="en-CA"/>
        </w:rPr>
        <w:t xml:space="preserve"> </w:t>
      </w:r>
      <w:r w:rsidR="00744985">
        <w:rPr>
          <w:lang w:val="en-CA"/>
        </w:rPr>
        <w:t>quantify</w:t>
      </w:r>
      <w:r w:rsidR="004372E3">
        <w:rPr>
          <w:lang w:val="en-CA"/>
        </w:rPr>
        <w:t xml:space="preserve"> the drivers of insect abundance. </w:t>
      </w:r>
      <w:r w:rsidR="00B54D39">
        <w:rPr>
          <w:lang w:val="en-CA"/>
        </w:rPr>
        <w:t xml:space="preserve"> </w:t>
      </w:r>
    </w:p>
    <w:p w14:paraId="3F947A99" w14:textId="77777777" w:rsidR="00FE22C3" w:rsidRPr="00281ABF" w:rsidRDefault="00FE22C3" w:rsidP="00B9052B">
      <w:pPr>
        <w:spacing w:line="480" w:lineRule="auto"/>
        <w:rPr>
          <w:lang w:val="en-CA"/>
        </w:rPr>
      </w:pPr>
    </w:p>
    <w:p w14:paraId="78DCE78B" w14:textId="24B5D0E5" w:rsidR="008C4499" w:rsidRPr="008C4499" w:rsidRDefault="00EF6948" w:rsidP="00B9052B">
      <w:pPr>
        <w:spacing w:line="480" w:lineRule="auto"/>
        <w:rPr>
          <w:b/>
          <w:bCs/>
          <w:lang w:val="en-CA"/>
        </w:rPr>
      </w:pPr>
      <w:r>
        <w:rPr>
          <w:b/>
          <w:bCs/>
          <w:lang w:val="en-CA"/>
        </w:rPr>
        <w:t xml:space="preserve">1. </w:t>
      </w:r>
      <w:r w:rsidR="008C4499" w:rsidRPr="008C4499">
        <w:rPr>
          <w:b/>
          <w:bCs/>
          <w:lang w:val="en-CA"/>
        </w:rPr>
        <w:t>Introduction</w:t>
      </w:r>
    </w:p>
    <w:p w14:paraId="52878E0A" w14:textId="1837FC9F" w:rsidR="00AA6216" w:rsidRDefault="00D33DAF" w:rsidP="00B9052B">
      <w:pPr>
        <w:spacing w:line="480" w:lineRule="auto"/>
        <w:ind w:firstLine="720"/>
        <w:rPr>
          <w:lang w:val="en-CA"/>
        </w:rPr>
      </w:pPr>
      <w:r>
        <w:rPr>
          <w:lang w:val="en-CA"/>
        </w:rPr>
        <w:t xml:space="preserve">To </w:t>
      </w:r>
      <w:r w:rsidR="00C9001F">
        <w:rPr>
          <w:lang w:val="en-CA"/>
        </w:rPr>
        <w:t>understand</w:t>
      </w:r>
      <w:r>
        <w:rPr>
          <w:lang w:val="en-CA"/>
        </w:rPr>
        <w:t xml:space="preserve"> how </w:t>
      </w:r>
      <w:r w:rsidR="00C9001F">
        <w:rPr>
          <w:lang w:val="en-CA"/>
        </w:rPr>
        <w:t xml:space="preserve">aspects of </w:t>
      </w:r>
      <w:r>
        <w:rPr>
          <w:lang w:val="en-CA"/>
        </w:rPr>
        <w:t xml:space="preserve">the </w:t>
      </w:r>
      <w:r w:rsidR="00C9001F">
        <w:rPr>
          <w:lang w:val="en-CA"/>
        </w:rPr>
        <w:t xml:space="preserve">biotic </w:t>
      </w:r>
      <w:r w:rsidR="00C9001F">
        <w:rPr>
          <w:lang w:val="en-CA"/>
        </w:rPr>
        <w:t xml:space="preserve">and </w:t>
      </w:r>
      <w:r>
        <w:rPr>
          <w:lang w:val="en-CA"/>
        </w:rPr>
        <w:t xml:space="preserve">abiotic environment </w:t>
      </w:r>
      <w:r w:rsidR="00C9001F">
        <w:rPr>
          <w:lang w:val="en-CA"/>
        </w:rPr>
        <w:t>shape patterns of</w:t>
      </w:r>
      <w:r>
        <w:rPr>
          <w:lang w:val="en-CA"/>
        </w:rPr>
        <w:t xml:space="preserve"> biodiversity</w:t>
      </w:r>
      <w:r>
        <w:rPr>
          <w:lang w:val="en-CA"/>
        </w:rPr>
        <w:t>, researchers</w:t>
      </w:r>
      <w:r>
        <w:rPr>
          <w:lang w:val="en-CA"/>
        </w:rPr>
        <w:t xml:space="preserve"> </w:t>
      </w:r>
      <w:r w:rsidR="000C4AB8">
        <w:rPr>
          <w:lang w:val="en-CA"/>
        </w:rPr>
        <w:t>quantify impacts of the environment on</w:t>
      </w:r>
      <w:r w:rsidR="00C9001F">
        <w:rPr>
          <w:lang w:val="en-CA"/>
        </w:rPr>
        <w:t xml:space="preserve"> species abundance </w:t>
      </w:r>
      <w:r w:rsidR="00363221">
        <w:rPr>
          <w:lang w:val="en-CA"/>
        </w:rPr>
        <w:fldChar w:fldCharType="begin" w:fldLock="1"/>
      </w:r>
      <w:r w:rsidR="00F75794">
        <w:rPr>
          <w:lang w:val="en-CA"/>
        </w:rPr>
        <w:instrText>ADDIN CSL_CITATION {"citationItems":[{"id":"ITEM-1","itemData":{"author":[{"dropping-particle":"","family":"Krebs","given":"C. J.","non-dropping-particle":"","parse-names":false,"suffix":""}],"id":"ITEM-1","issued":{"date-parts":[["1978"]]},"publisher":"Harper &amp; Row","publisher-place":"New York","title":"Ecology: the experimental analysis of distribution and abundance. 2d ed.","type":"book"},"uris":["http://www.mendeley.com/documents/?uuid=07dde47f-36ef-4cf3-ad3b-5c0f176ad385"]},{"id":"ITEM-2","itemData":{"DOI":"10.1098/RSTB.1994.0114","ISSN":"09628436","abstract":"From first principles, the temporal variability of a time series of abundances can be defined as the average deviation of values from a mean value on a proportional scale. In this paper we review: ...","author":[{"dropping-particle":"","family":"Gaston","given":"K. J.","non-dropping-particle":"","parse-names":false,"suffix":""},{"dropping-particle":"","family":"McArdle","given":"B. H.","non-dropping-particle":"","parse-names":false,"suffix":""}],"container-title":"Philosophical Transactions of the Royal Society of London. Series B: Biological Sciences","id":"ITEM-2","issue":"1314","issued":{"date-parts":[["1994","9","29"]]},"page":"335-358","publisher":"The Royal SocietyLondon","title":"The temporal variability of animal abundances: measures, methods and patterns","type":"article-journal","volume":"345"},"uris":["http://www.mendeley.com/documents/?uuid=c6026751-2ec2-3947-8866-9ccc3d2a62b1"]}],"mendeley":{"formattedCitation":"(Krebs 1978; Gaston and McArdle 1994)","plainTextFormattedCitation":"(Krebs 1978; Gaston and McArdle 1994)","previouslyFormattedCitation":"(Krebs 1978; Gaston and McArdle 1994)"},"properties":{"noteIndex":0},"schema":"https://github.com/citation-style-language/schema/raw/master/csl-citation.json"}</w:instrText>
      </w:r>
      <w:r w:rsidR="00363221">
        <w:rPr>
          <w:lang w:val="en-CA"/>
        </w:rPr>
        <w:fldChar w:fldCharType="separate"/>
      </w:r>
      <w:r w:rsidR="00363221" w:rsidRPr="00363221">
        <w:rPr>
          <w:noProof/>
          <w:lang w:val="en-CA"/>
        </w:rPr>
        <w:t>(Krebs 1978; Gaston and McArdle 1994)</w:t>
      </w:r>
      <w:r w:rsidR="00363221">
        <w:rPr>
          <w:lang w:val="en-CA"/>
        </w:rPr>
        <w:fldChar w:fldCharType="end"/>
      </w:r>
      <w:r w:rsidR="00347802">
        <w:rPr>
          <w:lang w:val="en-CA"/>
        </w:rPr>
        <w:t xml:space="preserve">. From a conservation perspective, </w:t>
      </w:r>
      <w:r w:rsidR="000C4AB8">
        <w:rPr>
          <w:lang w:val="en-CA"/>
        </w:rPr>
        <w:t>quantifying</w:t>
      </w:r>
      <w:r w:rsidR="00C508B4">
        <w:rPr>
          <w:lang w:val="en-CA"/>
        </w:rPr>
        <w:t xml:space="preserve"> the drivers of</w:t>
      </w:r>
      <w:r w:rsidR="00347802">
        <w:rPr>
          <w:lang w:val="en-CA"/>
        </w:rPr>
        <w:t xml:space="preserve"> </w:t>
      </w:r>
      <w:r>
        <w:rPr>
          <w:lang w:val="en-CA"/>
        </w:rPr>
        <w:t xml:space="preserve">species </w:t>
      </w:r>
      <w:r w:rsidR="00347802">
        <w:rPr>
          <w:lang w:val="en-CA"/>
        </w:rPr>
        <w:t xml:space="preserve">abundance </w:t>
      </w:r>
      <w:r w:rsidR="00C508B4">
        <w:rPr>
          <w:lang w:val="en-CA"/>
        </w:rPr>
        <w:t>allows us to</w:t>
      </w:r>
      <w:r w:rsidR="007A23D3">
        <w:rPr>
          <w:lang w:val="en-CA"/>
        </w:rPr>
        <w:t xml:space="preserve"> assess population trends, </w:t>
      </w:r>
      <w:r w:rsidR="00347802">
        <w:rPr>
          <w:lang w:val="en-CA"/>
        </w:rPr>
        <w:t>identify population threats</w:t>
      </w:r>
      <w:r w:rsidR="007A23D3">
        <w:rPr>
          <w:lang w:val="en-CA"/>
        </w:rPr>
        <w:t xml:space="preserve">, </w:t>
      </w:r>
      <w:r w:rsidR="00347802">
        <w:rPr>
          <w:lang w:val="en-CA"/>
        </w:rPr>
        <w:t xml:space="preserve">or </w:t>
      </w:r>
      <w:r w:rsidR="00C508B4">
        <w:rPr>
          <w:lang w:val="en-CA"/>
        </w:rPr>
        <w:t>evaluate</w:t>
      </w:r>
      <w:r w:rsidR="00347802">
        <w:rPr>
          <w:lang w:val="en-CA"/>
        </w:rPr>
        <w:t xml:space="preserve"> the </w:t>
      </w:r>
      <w:r w:rsidR="00C508B4">
        <w:rPr>
          <w:lang w:val="en-CA"/>
        </w:rPr>
        <w:t>success</w:t>
      </w:r>
      <w:r w:rsidR="00347802">
        <w:rPr>
          <w:lang w:val="en-CA"/>
        </w:rPr>
        <w:t xml:space="preserve"> of</w:t>
      </w:r>
      <w:r w:rsidR="000D0274">
        <w:rPr>
          <w:lang w:val="en-CA"/>
        </w:rPr>
        <w:t xml:space="preserve"> </w:t>
      </w:r>
      <w:r w:rsidR="00347802">
        <w:rPr>
          <w:lang w:val="en-CA"/>
        </w:rPr>
        <w:t>management intervention</w:t>
      </w:r>
      <w:r w:rsidR="009D15F7">
        <w:rPr>
          <w:lang w:val="en-CA"/>
        </w:rPr>
        <w:t>s</w:t>
      </w:r>
      <w:r w:rsidR="0048082C">
        <w:rPr>
          <w:lang w:val="en-CA"/>
        </w:rPr>
        <w:t xml:space="preserve"> </w:t>
      </w:r>
      <w:r w:rsidR="0048082C">
        <w:rPr>
          <w:lang w:val="en-CA"/>
        </w:rPr>
        <w:fldChar w:fldCharType="begin" w:fldLock="1"/>
      </w:r>
      <w:r w:rsidR="002877E4">
        <w:rPr>
          <w:lang w:val="en-CA"/>
        </w:rPr>
        <w:instrText>ADDIN CSL_CITATION {"citationItems":[{"id":"ITEM-1","itemData":{"DOI":"10.1046/J.1523-1739.2003.02141.X","ISSN":"1523-1739","abstract":"The U. S. Endangered Species Act (ESA) requires that recovery plans establish \"objective, measurable\" criteria on which to base listing decisions. Recovery plans are more effective if these criteria are clearly linked to the biology of species of interest. We reviewed recovery plans for 27 listed insect species. Recovery criteria for threatened and endangered insects were poorly linked to species biology. We used population viability analysis to develop quantitative recovery criteria for insects whose population sizes can be estimated, and applied this framework in the context of a recently listed butterfly, the Fender's blue (Icaricia icarioides fenderi). We used a simple diffusion-approximation approach developed to estimate extinction risk from count-based census data. The method assumes that future trends can be predicted based on current conditions and that observer error is minimal. Of 12 sites we surveyed for at least 8 years, only one population had a high likelihood of persistence. Given observed variation in population growth rate (σ 2 = 0.79) and an initial population size of 300 butterflies, a minimum average growth rate (λ) of 1.83 would be needed for there to be a 95% probability that a population would survive 100 years. As the number of independent sites increased, the minimum λ required to have a 95% probability that at least a population at one site would survive 100 years declined. For downlisting, we recommend that three independent sites be maintained or restored in each region of the Fender's blue, with minimum average growth rates of at least λ = 1.55 over 10 years. Given that 41 insect species are listed under the ESA, development of quantitative recovery criteria would be useful and feasible for at-risk insect species whose population sizes can be estimated.","author":[{"dropping-particle":"","family":"Schultz","given":"Cheryl B.","non-dropping-particle":"","parse-names":false,"suffix":""},{"dropping-particle":"","family":"Hammond","given":"Paul C.","non-dropping-particle":"","parse-names":false,"suffix":""}],"container-title":"Conservation Biology","id":"ITEM-1","issue":"5","issued":{"date-parts":[["2003","10","1"]]},"page":"1372-1385","publisher":"John Wiley &amp; Sons, Ltd","title":"Using Population Viability Analysis to Develop Recovery Criteria for Endangered Insects: Case Study of the Fender's Blue Butterfly","type":"article-journal","volume":"17"},"uris":["http://www.mendeley.com/documents/?uuid=0bddb0fa-cdb7-331f-a4b0-45209d011696"]},{"id":"ITEM-2","itemData":{"DOI":"10.1111/J.1061-2971.2004.00262.X","ISSN":"1526-100X","abstract":"Few ecosystem restoration studies evaluate whether arthropods are important components of ecosystem recovery. We tested the hypothesis that ponderosa pine restoration treatments would increase adult butterfly species richness and abundance as a direct result of increased understory diversity and abundance. To examine mechanisms that potentially affect adult butterfly distribution, we quantified host plant frequency, nectar plant abundance, and insolation (light intensity) in restoration treatment and control forests. This study is unique, because this is the first invertebrate monitoring in ponderosa pine forest restoration treatments in the U.S. Southwest and also because these treatments are the first replicated ponderosa pine restoration treatments at a landscape scale. Three patterns emerged: (1) butterfly species richness and abundance were 2 and 3 times greater, respectively, in restoration treatment units than in paired control forests 1 year after treatment, and 1.5 and 3.5 times greater, respectively, 2 years after treatment, ordination of control and treatment sampling units using butterfly assemblages showed significant separation of control and restoration treatment units after restoration treatment; (2) host plant and nectar plant species richness showed little difference between treated and control forests even 2 years after treatment; and (3) insolation (light intensity) was significantly greater in treated forests after restoration. We suggest that changes in the butterfly assemblage may occur due to light intensity effects before plant community changes occur or can be detected. Butterfly assemblage differences will have additional cascading effects on the ecosystem as prey for higher trophic levels and through plant interactions including herbivory and pollination. © 2004 Society for Ecological Restoration International.","author":[{"dropping-particle":"","family":"Waltz","given":"Amy E.M.","non-dropping-particle":"","parse-names":false,"suffix":""},{"dropping-particle":"","family":"Covington","given":"W. Wallace","non-dropping-particle":"","parse-names":false,"suffix":""}],"container-title":"Restoration Ecology","id":"ITEM-2","issue":"1","issued":{"date-parts":[["2004","3","1"]]},"page":"85-96","publisher":"John Wiley &amp; Sons, Ltd","title":"Ecological Restoration Treatments Increase Butterfly Richness and Abundance: Mechanisms of Response","type":"article-journal","volume":"12"},"uris":["http://www.mendeley.com/documents/?uuid=86547663-64dc-3d58-a4e7-1c07b40d50df"]},{"id":"ITEM-3","itemData":{"DOI":"10.1111/1365-2664.12257","ISSN":"13652664","abstract":"Summary: Pollination services from wild insects contribute to crop productivity around the world, but are at risk of decline in agricultural landscapes. Using highbush blueberry as a model system, we tested whether wildflower plantings established adjacent to crop fields would increase the abundance of wild pollinators during crop bloom and enhance pollination and yield. Plantings were seeded in 2009 with a mix of 15 perennial wildflower species that provided season-long bloom and increased plant density and floral area during the subsequent 3 years. Honeybees visiting blueberry flowers had similar abundance in enhanced and control fields in all 4 years of this study, whereas wild bee and syrphid abundance increased annually in the fields adjacent to wildflower plantings. Crop pollination parameters including percentage fruit set, berry weight and mature seeds per berry were significantly greater in fields adjacent to wildflower plantings 3 and 4 years after seeding, leading to higher crop yields and with the associated revenue exceeding the cost of wildflower establishment and maintenance. Synthesis and applications. We suggest that provision of forage habitat for bees adjacent to pollinator-dependent crops can conserve wild pollinators in otherwise resource-poor agricultural landscapes. Over time, these plantings can support higher crop yields and bring a return on the initial investment in wildflower seed and planting establishment, also insuring against loss of managed pollinators. Further understanding of the importance of planting size, location and landscape context will be required to effectively implement this practice to support crop pollination. © 2014 British Ecological Society.","author":[{"dropping-particle":"","family":"Blaauw","given":"Brett R.","non-dropping-particle":"","parse-names":false,"suffix":""},{"dropping-particle":"","family":"Isaacs","given":"Rufus","non-dropping-particle":"","parse-names":false,"suffix":""}],"container-title":"Journal of Applied Ecology","id":"ITEM-3","issue":"4","issued":{"date-parts":[["2014"]]},"page":"890-898","title":"Flower plantings increase wild bee abundance and the pollination services provided to a pollination-dependent crop","type":"article-journal","volume":"51"},"uris":["http://www.mendeley.com/documents/?uuid=715aee90-7554-46df-8f2e-fe9c21b9e9a7"]},{"id":"ITEM-4","itemData":{"DOI":"10.1038/nature14420","ISSN":"14764687","PMID":"25901681","abstract":"Understanding the effects of neonicotinoid insecticides on bees is vital because of reported declines in bee diversity and distribution and the crucial role bees have as pollinators in ecosystems and agriculture. Neonicotinoids are suspected to pose an unacceptable risk to bees, partly because of their systemic uptake in plants, and the European Union has therefore introduced a moratorium on three neonicotinoids as seed coatings in flowering crops that attract bees. The moratorium has been criticized for being based on weak evidence, particularly because effects have mostly been measured on bees that have been artificially fed neonicotinoids. Thus, the key question is how neonicotinoids influence bees, and wild bees in particular, in real-world agricultural landscapes. Here we show that a commonly used insecticide seed coating in a flowering crop can have serious consequences for wild bees. In a study with replicated and matched landscapes, we found that seed coating with Elado, an insecticide containing a combination of the neonicotinoid clothianidin and the non-systemic pyrethroid β-cyfluthrin, applied to oilseed rape seeds, reduced wild bee density, solitary bee nesting, and bumblebee colony growth and reproduction under field conditions. Hence, such insecticidal use can pose a substantial risk to wild bees in agricultural landscapes, and the contribution of pesticides to the global decline of wild bees may have been underestimated. The lack of a significant response in honeybee colonies suggests that reported pesticide effects on honeybees cannot always be extrapolated to wild bees.","author":[{"dropping-particle":"","family":"Rundlöf","given":"Maj","non-dropping-particle":"","parse-names":false,"suffix":""},{"dropping-particle":"","family":"Andersson","given":"Georg K.S.","non-dropping-particle":"","parse-names":false,"suffix":""},{"dropping-particle":"","family":"Bommarco","given":"Riccardo","non-dropping-particle":"","parse-names":false,"suffix":""},{"dropping-particle":"","family":"Fries","given":"Ingemar","non-dropping-particle":"","parse-names":false,"suffix":""},{"dropping-particle":"","family":"Hederström","given":"Veronica","non-dropping-particle":"","parse-names":false,"suffix":""},{"dropping-particle":"","family":"Herbertsson","given":"Lina","non-dropping-particle":"","parse-names":false,"suffix":""},{"dropping-particle":"","family":"Jonsson","given":"Ove","non-dropping-particle":"","parse-names":false,"suffix":""},{"dropping-particle":"","family":"Klatt","given":"Björn K.","non-dropping-particle":"","parse-names":false,"suffix":""},{"dropping-particle":"","family":"Pedersen","given":"Thorsten R.","non-dropping-particle":"","parse-names":false,"suffix":""},{"dropping-particle":"","family":"Yourstone","given":"Johanna","non-dropping-particle":"","parse-names":false,"suffix":""},{"dropping-particle":"","family":"Smith","given":"Henrik G.","non-dropping-particle":"","parse-names":false,"suffix":""}],"container-title":"Nature","id":"ITEM-4","issue":"7550","issued":{"date-parts":[["2015"]]},"page":"77-80","title":"Seed coating with a neonicotinoid insecticide negatively affects wild bees","type":"article-journal","volume":"521"},"uris":["http://www.mendeley.com/documents/?uuid=9cd27e54-8b6a-455c-9bfb-1be8105432f8"]}],"mendeley":{"formattedCitation":"(Schultz and Hammond 2003; Waltz and Covington 2004; Blaauw and Isaacs 2014; Rundlöf et al. 2015)","plainTextFormattedCitation":"(Schultz and Hammond 2003; Waltz and Covington 2004; Blaauw and Isaacs 2014; Rundlöf et al. 2015)","previouslyFormattedCitation":"(Schultz and Hammond 2003; Waltz and Covington 2004; Blaauw and Isaacs 2014; Rundlöf et al. 2015)"},"properties":{"noteIndex":0},"schema":"https://github.com/citation-style-language/schema/raw/master/csl-citation.json"}</w:instrText>
      </w:r>
      <w:r w:rsidR="0048082C">
        <w:rPr>
          <w:lang w:val="en-CA"/>
        </w:rPr>
        <w:fldChar w:fldCharType="separate"/>
      </w:r>
      <w:r w:rsidR="0048082C" w:rsidRPr="0048082C">
        <w:rPr>
          <w:noProof/>
          <w:lang w:val="en-CA"/>
        </w:rPr>
        <w:t>(Schultz and Hammond 2003; Waltz and Covington 2004; Blaauw and Isaacs 2014; Rundlöf et al. 2015)</w:t>
      </w:r>
      <w:r w:rsidR="0048082C">
        <w:rPr>
          <w:lang w:val="en-CA"/>
        </w:rPr>
        <w:fldChar w:fldCharType="end"/>
      </w:r>
      <w:r w:rsidR="0060326F">
        <w:rPr>
          <w:lang w:val="en-CA"/>
        </w:rPr>
        <w:t>.</w:t>
      </w:r>
      <w:r w:rsidR="004B283D">
        <w:rPr>
          <w:lang w:val="en-CA"/>
        </w:rPr>
        <w:t xml:space="preserve"> </w:t>
      </w:r>
      <w:r w:rsidR="000C4AB8">
        <w:rPr>
          <w:lang w:val="en-CA"/>
        </w:rPr>
        <w:t>Quantifying</w:t>
      </w:r>
      <w:r w:rsidR="004B283D">
        <w:rPr>
          <w:lang w:val="en-CA"/>
        </w:rPr>
        <w:t xml:space="preserve"> the drivers of abundance is especially critical for insects, a functionally important group facing widespread decline</w:t>
      </w:r>
      <w:r>
        <w:rPr>
          <w:lang w:val="en-CA"/>
        </w:rPr>
        <w:t>s</w:t>
      </w:r>
      <w:r w:rsidR="004B283D">
        <w:rPr>
          <w:lang w:val="en-CA"/>
        </w:rPr>
        <w:t xml:space="preserve"> </w:t>
      </w:r>
      <w:r w:rsidR="004B283D">
        <w:rPr>
          <w:lang w:val="en-CA"/>
        </w:rPr>
        <w:fldChar w:fldCharType="begin" w:fldLock="1"/>
      </w:r>
      <w:r w:rsidR="00B77D8E">
        <w:rPr>
          <w:lang w:val="en-CA"/>
        </w:rPr>
        <w:instrText>ADDIN CSL_CITATION {"citationItems":[{"id":"ITEM-1","itemData":{"DOI":"10.1073/PNAS.2023989118","ISSN":"10916490","PMID":"33431573","author":[{"dropping-particle":"","family":"Wagner","given":"D.","non-dropping-particle":"","parse-names":false,"suffix":""},{"dropping-particle":"","family":"Grames","given":"E.","non-dropping-particle":"","parse-names":false,"suffix":""},{"dropping-particle":"","family":"Forister","given":"M.","non-dropping-particle":"","parse-names":false,"suffix":""},{"dropping-particle":"","family":"Berenbaum","given":"M.","non-dropping-particle":"","parse-names":false,"suffix":""},{"dropping-particle":"","family":"Stopak","given":"D.","non-dropping-particle":"","parse-names":false,"suffix":""}],"container-title":"PNAS","id":"ITEM-1","issue":"2","issued":{"date-parts":[["2021","1","11"]]},"publisher":"National Academy of Sciences","title":"Insect decline in the Anthropocene: Death by a thousand cuts","type":"article-journal","volume":"118"},"uris":["http://www.mendeley.com/documents/?uuid=f7525d28-f579-39c6-b576-8c31a855a750"]}],"mendeley":{"formattedCitation":"(Wagner et al. 2021)","plainTextFormattedCitation":"(Wagner et al. 2021)","previouslyFormattedCitation":"(Wagner et al. 2021)"},"properties":{"noteIndex":0},"schema":"https://github.com/citation-style-language/schema/raw/master/csl-citation.json"}</w:instrText>
      </w:r>
      <w:r w:rsidR="004B283D">
        <w:rPr>
          <w:lang w:val="en-CA"/>
        </w:rPr>
        <w:fldChar w:fldCharType="separate"/>
      </w:r>
      <w:r w:rsidR="004B283D" w:rsidRPr="004B283D">
        <w:rPr>
          <w:noProof/>
          <w:lang w:val="en-CA"/>
        </w:rPr>
        <w:t>(Wagner et al. 2021)</w:t>
      </w:r>
      <w:r w:rsidR="004B283D">
        <w:rPr>
          <w:lang w:val="en-CA"/>
        </w:rPr>
        <w:fldChar w:fldCharType="end"/>
      </w:r>
      <w:r w:rsidR="004B283D">
        <w:rPr>
          <w:lang w:val="en-CA"/>
        </w:rPr>
        <w:t>.</w:t>
      </w:r>
      <w:r w:rsidR="00636C86">
        <w:rPr>
          <w:lang w:val="en-CA"/>
        </w:rPr>
        <w:t xml:space="preserve"> </w:t>
      </w:r>
    </w:p>
    <w:p w14:paraId="76CB12CD" w14:textId="3EEB2222" w:rsidR="007F396D" w:rsidRDefault="00AA6216" w:rsidP="000C4AB8">
      <w:pPr>
        <w:spacing w:line="480" w:lineRule="auto"/>
        <w:ind w:firstLine="720"/>
        <w:rPr>
          <w:lang w:val="en-CA"/>
        </w:rPr>
      </w:pPr>
      <w:r>
        <w:rPr>
          <w:lang w:val="en-CA"/>
        </w:rPr>
        <w:t>At the same time,</w:t>
      </w:r>
      <w:r w:rsidR="00570871">
        <w:rPr>
          <w:lang w:val="en-CA"/>
        </w:rPr>
        <w:t xml:space="preserve"> </w:t>
      </w:r>
      <w:r w:rsidR="00B41B1E">
        <w:rPr>
          <w:lang w:val="en-CA"/>
        </w:rPr>
        <w:t xml:space="preserve">accurately </w:t>
      </w:r>
      <w:r w:rsidR="005158F5">
        <w:rPr>
          <w:lang w:val="en-CA"/>
        </w:rPr>
        <w:t>estimating</w:t>
      </w:r>
      <w:r w:rsidR="00857DFA">
        <w:rPr>
          <w:lang w:val="en-CA"/>
        </w:rPr>
        <w:t xml:space="preserve"> </w:t>
      </w:r>
      <w:r w:rsidR="005158F5">
        <w:rPr>
          <w:lang w:val="en-CA"/>
        </w:rPr>
        <w:t xml:space="preserve">abundance </w:t>
      </w:r>
      <w:r w:rsidR="00857DFA">
        <w:rPr>
          <w:lang w:val="en-CA"/>
        </w:rPr>
        <w:t>drivers is challenging because abundance</w:t>
      </w:r>
      <w:r w:rsidR="00A20EC5">
        <w:rPr>
          <w:lang w:val="en-CA"/>
        </w:rPr>
        <w:t xml:space="preserve"> itself</w:t>
      </w:r>
      <w:r w:rsidR="00CD1F12">
        <w:rPr>
          <w:lang w:val="en-CA"/>
        </w:rPr>
        <w:t xml:space="preserve"> </w:t>
      </w:r>
      <w:r w:rsidR="00857DFA">
        <w:rPr>
          <w:lang w:val="en-CA"/>
        </w:rPr>
        <w:t>is difficult to measure. For i</w:t>
      </w:r>
      <w:r w:rsidR="00D33BCB">
        <w:rPr>
          <w:lang w:val="en-CA"/>
        </w:rPr>
        <w:t>nsect</w:t>
      </w:r>
      <w:r w:rsidR="00857DFA">
        <w:rPr>
          <w:lang w:val="en-CA"/>
        </w:rPr>
        <w:t>s, abundance</w:t>
      </w:r>
      <w:r w:rsidR="00D33BCB">
        <w:rPr>
          <w:lang w:val="en-CA"/>
        </w:rPr>
        <w:t xml:space="preserve"> </w:t>
      </w:r>
      <w:r w:rsidR="005158F5">
        <w:rPr>
          <w:lang w:val="en-CA"/>
        </w:rPr>
        <w:t>data</w:t>
      </w:r>
      <w:r w:rsidR="001B7FB0">
        <w:rPr>
          <w:lang w:val="en-CA"/>
        </w:rPr>
        <w:t xml:space="preserve"> </w:t>
      </w:r>
      <w:r w:rsidR="00A61E63">
        <w:rPr>
          <w:lang w:val="en-CA"/>
        </w:rPr>
        <w:t xml:space="preserve">are often </w:t>
      </w:r>
      <w:r w:rsidR="005158F5">
        <w:rPr>
          <w:lang w:val="en-CA"/>
        </w:rPr>
        <w:t>collected</w:t>
      </w:r>
      <w:r w:rsidR="00A61E63">
        <w:rPr>
          <w:lang w:val="en-CA"/>
        </w:rPr>
        <w:t xml:space="preserve"> </w:t>
      </w:r>
      <w:r w:rsidR="005158F5">
        <w:rPr>
          <w:lang w:val="en-CA"/>
        </w:rPr>
        <w:t xml:space="preserve">as counts from </w:t>
      </w:r>
      <w:r w:rsidR="00D33BCB">
        <w:rPr>
          <w:lang w:val="en-CA"/>
        </w:rPr>
        <w:t>net</w:t>
      </w:r>
      <w:r w:rsidR="005158F5">
        <w:rPr>
          <w:lang w:val="en-CA"/>
        </w:rPr>
        <w:t>s</w:t>
      </w:r>
      <w:r w:rsidR="001B7FB0">
        <w:rPr>
          <w:lang w:val="en-CA"/>
        </w:rPr>
        <w:t xml:space="preserve">, </w:t>
      </w:r>
      <w:proofErr w:type="gramStart"/>
      <w:r w:rsidR="00D33BCB">
        <w:rPr>
          <w:lang w:val="en-CA"/>
        </w:rPr>
        <w:t>trap</w:t>
      </w:r>
      <w:r w:rsidR="005158F5">
        <w:rPr>
          <w:lang w:val="en-CA"/>
        </w:rPr>
        <w:t>s</w:t>
      </w:r>
      <w:proofErr w:type="gramEnd"/>
      <w:r w:rsidR="00857DFA">
        <w:rPr>
          <w:lang w:val="en-CA"/>
        </w:rPr>
        <w:t xml:space="preserve"> </w:t>
      </w:r>
      <w:r w:rsidR="00D33BCB">
        <w:rPr>
          <w:lang w:val="en-CA"/>
        </w:rPr>
        <w:t xml:space="preserve">or visual assessments. </w:t>
      </w:r>
      <w:r w:rsidR="00251950">
        <w:rPr>
          <w:lang w:val="en-CA"/>
        </w:rPr>
        <w:t>However, b</w:t>
      </w:r>
      <w:r w:rsidR="00D33BCB">
        <w:rPr>
          <w:lang w:val="en-CA"/>
        </w:rPr>
        <w:t>ecause many insect species are small, elusive</w:t>
      </w:r>
      <w:r w:rsidR="007F396D">
        <w:rPr>
          <w:lang w:val="en-CA"/>
        </w:rPr>
        <w:t>,</w:t>
      </w:r>
      <w:r w:rsidR="00D33BCB">
        <w:rPr>
          <w:lang w:val="en-CA"/>
        </w:rPr>
        <w:t xml:space="preserve"> and</w:t>
      </w:r>
      <w:r w:rsidR="00857DFA">
        <w:rPr>
          <w:lang w:val="en-CA"/>
        </w:rPr>
        <w:t>/or</w:t>
      </w:r>
      <w:r w:rsidR="00D33BCB">
        <w:rPr>
          <w:lang w:val="en-CA"/>
        </w:rPr>
        <w:t xml:space="preserve"> mobile, </w:t>
      </w:r>
      <w:r w:rsidR="005158F5">
        <w:rPr>
          <w:lang w:val="en-CA"/>
        </w:rPr>
        <w:t xml:space="preserve">counts undoubtedly overlook </w:t>
      </w:r>
      <w:r w:rsidR="00115EA6">
        <w:rPr>
          <w:lang w:val="en-CA"/>
        </w:rPr>
        <w:t>some</w:t>
      </w:r>
      <w:r w:rsidR="00D33BCB">
        <w:rPr>
          <w:lang w:val="en-CA"/>
        </w:rPr>
        <w:t xml:space="preserve"> individual insects </w:t>
      </w:r>
      <w:r w:rsidR="00857DFA">
        <w:rPr>
          <w:lang w:val="en-CA"/>
        </w:rPr>
        <w:fldChar w:fldCharType="begin" w:fldLock="1"/>
      </w:r>
      <w:r w:rsidR="00857DFA">
        <w:rPr>
          <w:lang w:val="en-CA"/>
        </w:rPr>
        <w:instrText>ADDIN CSL_CITATION {"citationItems":[{"id":"ITEM-1","itemData":{"DOI":"10.1560/IJEE.54.1.69","ISSN":"22244662","abstract":"Butterflies may serve as indicators of biodiversity trends, but for this purpose reliable methods of monitoring their distribution and abundance are essential. We discuss advantages and disadvantages of the currently used methods and suggest potential refinements, based on methodological advances achieved in other organisms. While assessing butterfly distribution, it is vital to account for imperfect species detection at investigated sites. This can be achieved through conducting repeated presence-absence surveys within a single season, and analyzing data with statistical models that estimate detection probability and site occupancy by a species. Transect counts, predominantly used for assessing butterfly abundance in monitoring programs, are cost-effective and easy to implement, but less reliable than mark-release-recapture sampling frequently applied for the same purpose in research studies. Deficiencies of transect counts stem from the fact that they do not account for individual detection probability and temporal fragmentation of butterfly populations, i.e., the situation in which just a small fraction of individuals belonging to a single generation is present on any day of a season. Consequently, transect counts can only yield relative abundance indices, which presumably correlate well with daily butterfly numbers, but not necessarily with their seasonal population sizes. Possible refinements to transect counts that would allow the estimation of individual detection probability include double observer or double zone approaches. In contrast, finding an effective way to estimate longevity (a measure of temporal fragmentation) with transect counts seems impossible. Instead, efforts should be made to evaluate how variation in longevity affects transect-count results.","author":[{"dropping-particle":"","family":"Nowicki","given":"Piotr","non-dropping-particle":"","parse-names":false,"suffix":""},{"dropping-particle":"","family":"Settele","given":"Josef","non-dropping-particle":"","parse-names":false,"suffix":""},{"dropping-particle":"","family":"Henry","given":"Pierre Yves","non-dropping-particle":"","parse-names":false,"suffix":""},{"dropping-particle":"","family":"Woyciechowski","given":"Michal","non-dropping-particle":"","parse-names":false,"suffix":""}],"container-title":"Israel Journal of Ecology &amp; Evolution","id":"ITEM-1","issue":"1","issued":{"date-parts":[["2008"]]},"page":"69-88","publisher":"Taylor &amp; Francis Group","title":"Butterfly Monitoring Methods: The ideal and the Real World","type":"article-journal","volume":"54"},"uris":["http://www.mendeley.com/documents/?uuid=ddb11c34-4f3d-340b-9364-f9a514f9d535"]},{"id":"ITEM-2","itemData":{"author":[{"dropping-particle":"","family":"Taron","given":"D.","non-dropping-particle":"","parse-names":false,"suffix":""},{"dropping-particle":"","family":"Ries","given":"L.","non-dropping-particle":"","parse-names":false,"suffix":""}],"container-title":"Butterfly conservation in North America: efforts to help save our charismatic microfauna","id":"ITEM-2","issued":{"date-parts":[["2015"]]},"page":"35-57","publisher":"Dordrecht: Springer Netherlands","title":"Butterfly monitoring for conservation","type":"chapter"},"uris":["http://www.mendeley.com/documents/?uuid=c96301b4-b363-4e66-8bf7-e853213bd9c2"]},{"id":"ITEM-3","itemData":{"DOI":"10.1093/aesa/saaa010","abstract":"Effective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al.","author":[{"dropping-particle":"","family":"Portman","given":"Zachary M","non-dropping-particle":"","parse-names":false,"suffix":""},{"dropping-particle":"","family":"Bruninga-Socolar","given":"Bethanne","non-dropping-particle":"","parse-names":false,"suffix":""},{"dropping-particle":"","family":"Cariveau","given":"Daniel P","non-dropping-particle":"","parse-names":false,"suffix":""}],"container-title":"Annals of the Entomological Society of America","id":"ITEM-3","issue":"5","issued":{"date-parts":[["2020"]]},"page":"337-342","title":"The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Methods","type":"article-journal","volume":"113"},"uris":["http://www.mendeley.com/documents/?uuid=fbde4e46-ffa3-301c-9229-b36cb99ceb11"]}],"mendeley":{"formattedCitation":"(Nowicki et al. 2008; Taron and Ries 2015; Portman, Bruninga-Socolar, and Cariveau 2020)","plainTextFormattedCitation":"(Nowicki et al. 2008; Taron and Ries 2015; Portman, Bruninga-Socolar, and Cariveau 2020)","previouslyFormattedCitation":"(Nowicki et al. 2008; Taron and Ries 2015; Portman, Bruninga-Socolar, and Cariveau 2020)"},"properties":{"noteIndex":0},"schema":"https://github.com/citation-style-language/schema/raw/master/csl-citation.json"}</w:instrText>
      </w:r>
      <w:r w:rsidR="00857DFA">
        <w:rPr>
          <w:lang w:val="en-CA"/>
        </w:rPr>
        <w:fldChar w:fldCharType="separate"/>
      </w:r>
      <w:r w:rsidR="00857DFA" w:rsidRPr="00CD0949">
        <w:rPr>
          <w:noProof/>
          <w:lang w:val="en-CA"/>
        </w:rPr>
        <w:t>(Nowicki et al. 2008; Taron and Ries 2015; Portman, Bruninga-Socolar, and Cariveau 2020)</w:t>
      </w:r>
      <w:r w:rsidR="00857DFA">
        <w:rPr>
          <w:lang w:val="en-CA"/>
        </w:rPr>
        <w:fldChar w:fldCharType="end"/>
      </w:r>
      <w:r w:rsidR="00D33BCB">
        <w:rPr>
          <w:lang w:val="en-CA"/>
        </w:rPr>
        <w:t xml:space="preserve">. </w:t>
      </w:r>
      <w:r w:rsidR="000C4AB8">
        <w:rPr>
          <w:lang w:val="en-CA"/>
        </w:rPr>
        <w:t>T</w:t>
      </w:r>
      <w:r w:rsidR="001B7FB0">
        <w:rPr>
          <w:lang w:val="en-CA"/>
        </w:rPr>
        <w:t xml:space="preserve">o </w:t>
      </w:r>
      <w:r w:rsidR="00D33DAF">
        <w:rPr>
          <w:lang w:val="en-CA"/>
        </w:rPr>
        <w:t>quantify</w:t>
      </w:r>
      <w:r w:rsidR="001B7FB0">
        <w:rPr>
          <w:lang w:val="en-CA"/>
        </w:rPr>
        <w:t xml:space="preserve"> </w:t>
      </w:r>
      <w:r w:rsidR="00944478">
        <w:rPr>
          <w:lang w:val="en-CA"/>
        </w:rPr>
        <w:t>drivers of</w:t>
      </w:r>
      <w:r w:rsidR="00D33DAF">
        <w:rPr>
          <w:lang w:val="en-CA"/>
        </w:rPr>
        <w:t xml:space="preserve"> abundance</w:t>
      </w:r>
      <w:r w:rsidR="001B7FB0">
        <w:rPr>
          <w:lang w:val="en-CA"/>
        </w:rPr>
        <w:t xml:space="preserve">, researchers typically apply </w:t>
      </w:r>
      <w:r w:rsidR="00944478">
        <w:rPr>
          <w:lang w:val="en-CA"/>
        </w:rPr>
        <w:t xml:space="preserve">generalized linear models </w:t>
      </w:r>
      <w:r w:rsidR="001B7FB0">
        <w:rPr>
          <w:lang w:val="en-CA"/>
        </w:rPr>
        <w:t>(GLMs)</w:t>
      </w:r>
      <w:r w:rsidR="00D176F0">
        <w:rPr>
          <w:lang w:val="en-CA"/>
        </w:rPr>
        <w:t xml:space="preserve"> </w:t>
      </w:r>
      <w:r w:rsidR="001B7FB0">
        <w:rPr>
          <w:lang w:val="en-CA"/>
        </w:rPr>
        <w:t>to these imperfect</w:t>
      </w:r>
      <w:r w:rsidR="00044736">
        <w:rPr>
          <w:lang w:val="en-CA"/>
        </w:rPr>
        <w:t xml:space="preserve"> </w:t>
      </w:r>
      <w:r w:rsidR="001B7FB0">
        <w:rPr>
          <w:lang w:val="en-CA"/>
        </w:rPr>
        <w:t>counts</w:t>
      </w:r>
      <w:r w:rsidR="007F396D">
        <w:rPr>
          <w:lang w:val="en-CA"/>
        </w:rPr>
        <w:t xml:space="preserve"> </w:t>
      </w:r>
      <w:r w:rsidR="007F396D">
        <w:rPr>
          <w:lang w:val="en-CA"/>
        </w:rPr>
        <w:fldChar w:fldCharType="begin" w:fldLock="1"/>
      </w:r>
      <w:r w:rsidR="007F396D">
        <w:rPr>
          <w:lang w:val="en-CA"/>
        </w:rPr>
        <w:instrText>ADDIN CSL_CITATION {"citationItems":[{"id":"ITEM-1","itemData":{"DOI":"10.1016/J.TREE.2008.10.008/ATTACHMENT/BC246FFE-E4DF-4091-BACA-87ABB8F552E6/MMC3.ZIP","ISSN":"01695347","PMID":"19185386","abstract":"How should ecologists and evolutionary biologists analyze nonnormal data that involve random effects? Nonnormal data such as counts or proportions often defy classical statistical procedures. Generalized linear mixed models (GLMMs) provide a more flexible approach for analyzing nonnormal data when random effects are present. The explosion of research on GLMMs in the last decade has generated considerable uncertainty for practitioners in ecology and evolution. Despite the availability of accurate techniques for estimating GLMM parameters in simple cases, complex GLMMs are challenging to fit and statistical inference such as hypothesis testing remains difficult. We review the use (and misuse) of GLMMs in ecology and evolution, discuss estimation and inference and summarize 'best-practice' data analysis procedures for scientists facing this challenge. © 2008 Elsevier Ltd. All rights reserved.","author":[{"dropping-particle":"","family":"Bolker","given":"Benjamin M.","non-dropping-particle":"","parse-names":false,"suffix":""},{"dropping-particle":"","family":"Brooks","given":"Mollie E.","non-dropping-particle":"","parse-names":false,"suffix":""},{"dropping-particle":"","family":"Clark","given":"Connie J.","non-dropping-particle":"","parse-names":false,"suffix":""},{"dropping-particle":"","family":"Geange","given":"Shane W.","non-dropping-particle":"","parse-names":false,"suffix":""},{"dropping-particle":"","family":"Poulsen","given":"John R.","non-dropping-particle":"","parse-names":false,"suffix":""},{"dropping-particle":"","family":"Stevens","given":"M. Henry H.","non-dropping-particle":"","parse-names":false,"suffix":""},{"dropping-particle":"","family":"White","given":"Jada Simone S.","non-dropping-particle":"","parse-names":false,"suffix":""}],"container-title":"Trends in Ecology and Evolution","id":"ITEM-1","issue":"3","issued":{"date-parts":[["2009","3","1"]]},"page":"127-135","publisher":"Elsevier","title":"Generalized linear mixed models: a practical guide for ecology and evolution","type":"article-journal","volume":"24"},"uris":["http://www.mendeley.com/documents/?uuid=a5d5711f-d2a9-324b-b900-787ed1c1eee4"]}],"mendeley":{"formattedCitation":"(Bolker et al. 2009)","plainTextFormattedCitation":"(Bolker et al. 2009)","previouslyFormattedCitation":"(Bolker et al. 2009)"},"properties":{"noteIndex":0},"schema":"https://github.com/citation-style-language/schema/raw/master/csl-citation.json"}</w:instrText>
      </w:r>
      <w:r w:rsidR="007F396D">
        <w:rPr>
          <w:lang w:val="en-CA"/>
        </w:rPr>
        <w:fldChar w:fldCharType="separate"/>
      </w:r>
      <w:r w:rsidR="007F396D" w:rsidRPr="00DF13D4">
        <w:rPr>
          <w:noProof/>
          <w:lang w:val="en-CA"/>
        </w:rPr>
        <w:t>(Bolker et al. 2009)</w:t>
      </w:r>
      <w:r w:rsidR="007F396D">
        <w:rPr>
          <w:lang w:val="en-CA"/>
        </w:rPr>
        <w:fldChar w:fldCharType="end"/>
      </w:r>
      <w:r w:rsidR="00D176F0">
        <w:rPr>
          <w:lang w:val="en-CA"/>
        </w:rPr>
        <w:t xml:space="preserve">. </w:t>
      </w:r>
      <w:r w:rsidR="001B7FB0">
        <w:rPr>
          <w:lang w:val="en-CA"/>
        </w:rPr>
        <w:t xml:space="preserve">Crucially, GLMs rely on the assumption that the relationship between </w:t>
      </w:r>
      <w:r w:rsidR="007F396D">
        <w:rPr>
          <w:lang w:val="en-CA"/>
        </w:rPr>
        <w:t>imperfect</w:t>
      </w:r>
      <w:r w:rsidR="00044736">
        <w:rPr>
          <w:lang w:val="en-CA"/>
        </w:rPr>
        <w:t>ly detected</w:t>
      </w:r>
      <w:r w:rsidR="001B7FB0">
        <w:rPr>
          <w:lang w:val="en-CA"/>
        </w:rPr>
        <w:t xml:space="preserve"> </w:t>
      </w:r>
      <w:r w:rsidR="001B7FB0">
        <w:rPr>
          <w:lang w:val="en-CA"/>
        </w:rPr>
        <w:t xml:space="preserve">counts and </w:t>
      </w:r>
      <w:r w:rsidR="005158F5">
        <w:rPr>
          <w:lang w:val="en-CA"/>
        </w:rPr>
        <w:t xml:space="preserve">the </w:t>
      </w:r>
      <w:r w:rsidR="001B7FB0">
        <w:rPr>
          <w:lang w:val="en-CA"/>
        </w:rPr>
        <w:t>true abundance</w:t>
      </w:r>
      <w:r w:rsidR="005158F5">
        <w:rPr>
          <w:lang w:val="en-CA"/>
        </w:rPr>
        <w:t xml:space="preserve"> of insects</w:t>
      </w:r>
      <w:r w:rsidR="001B7FB0">
        <w:rPr>
          <w:lang w:val="en-CA"/>
        </w:rPr>
        <w:t xml:space="preserve"> is constant across space, time, and species</w:t>
      </w:r>
      <w:r w:rsidR="00A432E4">
        <w:rPr>
          <w:lang w:val="en-CA"/>
        </w:rPr>
        <w:t xml:space="preserve"> </w:t>
      </w:r>
      <w:r w:rsidR="00A432E4">
        <w:rPr>
          <w:lang w:val="en-CA"/>
        </w:rPr>
        <w:fldChar w:fldCharType="begin" w:fldLock="1"/>
      </w:r>
      <w:r w:rsidR="00A432E4">
        <w:rPr>
          <w:lang w:val="en-CA"/>
        </w:rPr>
        <w:instrText>ADDIN CSL_CITATION {"citationItems":[{"id":"ITEM-1","itemData":{"author":[{"dropping-particle":"","family":"Williams","given":"B. K.","non-dropping-particle":"","parse-names":false,"suffix":""},{"dropping-particle":"","family":"Nichols","given":"J. D.","non-dropping-particle":"","parse-names":false,"suffix":""},{"dropping-particle":"","family":"Conroy","given":"M. J.","non-dropping-particle":"","parse-names":false,"suffix":""}],"id":"ITEM-1","issued":{"date-parts":[["2002"]]},"publisher":"Academic Press","title":"Analysis and management of animal populations","type":"book"},"uris":["http://www.mendeley.com/documents/?uuid=2e528d19-f6e5-43ee-b6ba-9cac6b1d899d"]}],"mendeley":{"formattedCitation":"(Williams, Nichols, and Conroy 2002)","plainTextFormattedCitation":"(Williams, Nichols, and Conroy 2002)","previouslyFormattedCitation":"(Williams, Nichols, and Conroy 2002)"},"properties":{"noteIndex":0},"schema":"https://github.com/citation-style-language/schema/raw/master/csl-citation.json"}</w:instrText>
      </w:r>
      <w:r w:rsidR="00A432E4">
        <w:rPr>
          <w:lang w:val="en-CA"/>
        </w:rPr>
        <w:fldChar w:fldCharType="separate"/>
      </w:r>
      <w:r w:rsidR="00A432E4" w:rsidRPr="00A432E4">
        <w:rPr>
          <w:noProof/>
          <w:lang w:val="en-CA"/>
        </w:rPr>
        <w:t>(Williams, Nichols, and Conroy 2002)</w:t>
      </w:r>
      <w:r w:rsidR="00A432E4">
        <w:rPr>
          <w:lang w:val="en-CA"/>
        </w:rPr>
        <w:fldChar w:fldCharType="end"/>
      </w:r>
      <w:r w:rsidR="001B7FB0">
        <w:rPr>
          <w:lang w:val="en-CA"/>
        </w:rPr>
        <w:t xml:space="preserve">. </w:t>
      </w:r>
      <w:r w:rsidR="007F396D">
        <w:rPr>
          <w:lang w:val="en-CA"/>
        </w:rPr>
        <w:t>Systematic variation in</w:t>
      </w:r>
      <w:r w:rsidR="007F396D">
        <w:rPr>
          <w:lang w:val="en-CA"/>
        </w:rPr>
        <w:t xml:space="preserve"> </w:t>
      </w:r>
      <w:r w:rsidR="00B41B1E">
        <w:rPr>
          <w:lang w:val="en-CA"/>
        </w:rPr>
        <w:t xml:space="preserve">the ability to </w:t>
      </w:r>
      <w:r w:rsidR="007F396D">
        <w:rPr>
          <w:lang w:val="en-CA"/>
        </w:rPr>
        <w:t xml:space="preserve">detect </w:t>
      </w:r>
      <w:r w:rsidR="00B41B1E">
        <w:rPr>
          <w:lang w:val="en-CA"/>
        </w:rPr>
        <w:t>individuals</w:t>
      </w:r>
      <w:r w:rsidR="007F396D">
        <w:rPr>
          <w:lang w:val="en-CA"/>
        </w:rPr>
        <w:t xml:space="preserve"> </w:t>
      </w:r>
      <w:r w:rsidR="002818D3">
        <w:rPr>
          <w:lang w:val="en-CA"/>
        </w:rPr>
        <w:lastRenderedPageBreak/>
        <w:t xml:space="preserve">causes variation in this relationship and, </w:t>
      </w:r>
      <w:r w:rsidR="005158F5">
        <w:rPr>
          <w:lang w:val="en-CA"/>
        </w:rPr>
        <w:t>consequently</w:t>
      </w:r>
      <w:r w:rsidR="002818D3">
        <w:rPr>
          <w:lang w:val="en-CA"/>
        </w:rPr>
        <w:t xml:space="preserve">, can </w:t>
      </w:r>
      <w:r w:rsidR="007F396D">
        <w:rPr>
          <w:lang w:val="en-CA"/>
        </w:rPr>
        <w:t>bias</w:t>
      </w:r>
      <w:r w:rsidR="007F396D">
        <w:rPr>
          <w:lang w:val="en-CA"/>
        </w:rPr>
        <w:t xml:space="preserve"> </w:t>
      </w:r>
      <w:r w:rsidR="00D176F0">
        <w:rPr>
          <w:lang w:val="en-CA"/>
        </w:rPr>
        <w:t xml:space="preserve">GLM estimates of abundance drivers </w:t>
      </w:r>
      <w:r w:rsidR="004B72C9">
        <w:rPr>
          <w:lang w:val="en-CA"/>
        </w:rPr>
        <w:t xml:space="preserve">(Figure 1) </w:t>
      </w:r>
      <w:r w:rsidR="00A432E4">
        <w:rPr>
          <w:lang w:val="en-CA"/>
        </w:rPr>
        <w:fldChar w:fldCharType="begin" w:fldLock="1"/>
      </w:r>
      <w:r w:rsidR="00A432E4">
        <w:rPr>
          <w:lang w:val="en-CA"/>
        </w:rPr>
        <w:instrText>ADDIN CSL_CITATION {"citationItems":[{"id":"ITEM-1","itemData":{"author":[{"dropping-particle":"","family":"Williams","given":"B. K.","non-dropping-particle":"","parse-names":false,"suffix":""},{"dropping-particle":"","family":"Nichols","given":"J. D.","non-dropping-particle":"","parse-names":false,"suffix":""},{"dropping-particle":"","family":"Conroy","given":"M. J.","non-dropping-particle":"","parse-names":false,"suffix":""}],"id":"ITEM-1","issued":{"date-parts":[["2002"]]},"publisher":"Academic Press","title":"Analysis and management of animal populations","type":"book"},"uris":["http://www.mendeley.com/documents/?uuid=2e528d19-f6e5-43ee-b6ba-9cac6b1d899d"]}],"mendeley":{"formattedCitation":"(Williams, Nichols, and Conroy 2002)","plainTextFormattedCitation":"(Williams, Nichols, and Conroy 2002)","previouslyFormattedCitation":"(Williams, Nichols, and Conroy 2002)"},"properties":{"noteIndex":0},"schema":"https://github.com/citation-style-language/schema/raw/master/csl-citation.json"}</w:instrText>
      </w:r>
      <w:r w:rsidR="00A432E4">
        <w:rPr>
          <w:lang w:val="en-CA"/>
        </w:rPr>
        <w:fldChar w:fldCharType="separate"/>
      </w:r>
      <w:r w:rsidR="00A432E4" w:rsidRPr="00A432E4">
        <w:rPr>
          <w:noProof/>
          <w:lang w:val="en-CA"/>
        </w:rPr>
        <w:t>(Williams, Nichols, and Conroy 2002)</w:t>
      </w:r>
      <w:r w:rsidR="00A432E4">
        <w:rPr>
          <w:lang w:val="en-CA"/>
        </w:rPr>
        <w:fldChar w:fldCharType="end"/>
      </w:r>
      <w:r w:rsidR="00D176F0">
        <w:rPr>
          <w:lang w:val="en-CA"/>
        </w:rPr>
        <w:t>.</w:t>
      </w:r>
      <w:r w:rsidR="001B7FB0">
        <w:rPr>
          <w:lang w:val="en-CA"/>
        </w:rPr>
        <w:t xml:space="preserve"> </w:t>
      </w:r>
      <w:r w:rsidR="00D33DAF">
        <w:rPr>
          <w:lang w:val="en-CA"/>
        </w:rPr>
        <w:t xml:space="preserve">For example, researchers </w:t>
      </w:r>
      <w:r w:rsidR="007F396D">
        <w:rPr>
          <w:lang w:val="en-CA"/>
        </w:rPr>
        <w:t>argue</w:t>
      </w:r>
      <w:r w:rsidR="00D33DAF">
        <w:rPr>
          <w:lang w:val="en-CA"/>
        </w:rPr>
        <w:t xml:space="preserve"> that </w:t>
      </w:r>
      <w:r w:rsidR="00D33DAF">
        <w:rPr>
          <w:lang w:val="en-CA"/>
        </w:rPr>
        <w:t xml:space="preserve">concentration of food resources </w:t>
      </w:r>
      <w:r w:rsidR="00221A04">
        <w:rPr>
          <w:lang w:val="en-CA"/>
        </w:rPr>
        <w:t>and</w:t>
      </w:r>
      <w:r w:rsidR="005158F5">
        <w:rPr>
          <w:lang w:val="en-CA"/>
        </w:rPr>
        <w:t>/or</w:t>
      </w:r>
      <w:r w:rsidR="00D33DAF">
        <w:rPr>
          <w:lang w:val="en-CA"/>
        </w:rPr>
        <w:t xml:space="preserve"> </w:t>
      </w:r>
      <w:r w:rsidR="005158F5">
        <w:rPr>
          <w:lang w:val="en-CA"/>
        </w:rPr>
        <w:t>habitat</w:t>
      </w:r>
      <w:r w:rsidR="00D33DAF">
        <w:rPr>
          <w:lang w:val="en-CA"/>
        </w:rPr>
        <w:t xml:space="preserve"> complexity</w:t>
      </w:r>
      <w:r w:rsidR="00044736">
        <w:rPr>
          <w:lang w:val="en-CA"/>
        </w:rPr>
        <w:t xml:space="preserve"> </w:t>
      </w:r>
      <w:r w:rsidR="00D33DAF">
        <w:rPr>
          <w:lang w:val="en-CA"/>
        </w:rPr>
        <w:t>impact</w:t>
      </w:r>
      <w:r w:rsidR="005158F5">
        <w:rPr>
          <w:lang w:val="en-CA"/>
        </w:rPr>
        <w:t>s</w:t>
      </w:r>
      <w:r w:rsidR="00D33DAF">
        <w:rPr>
          <w:lang w:val="en-CA"/>
        </w:rPr>
        <w:t xml:space="preserve"> the</w:t>
      </w:r>
      <w:r w:rsidR="00D33DAF">
        <w:rPr>
          <w:lang w:val="en-CA"/>
        </w:rPr>
        <w:t xml:space="preserve"> </w:t>
      </w:r>
      <w:r w:rsidR="00A61E63">
        <w:rPr>
          <w:lang w:val="en-CA"/>
        </w:rPr>
        <w:t xml:space="preserve">ability to detect insects with </w:t>
      </w:r>
      <w:r w:rsidR="007F396D">
        <w:rPr>
          <w:lang w:val="en-CA"/>
        </w:rPr>
        <w:t>net</w:t>
      </w:r>
      <w:r w:rsidR="00A61E63">
        <w:rPr>
          <w:lang w:val="en-CA"/>
        </w:rPr>
        <w:t>s</w:t>
      </w:r>
      <w:r w:rsidR="007F396D">
        <w:rPr>
          <w:lang w:val="en-CA"/>
        </w:rPr>
        <w:t xml:space="preserve"> </w:t>
      </w:r>
      <w:r w:rsidR="00221A04">
        <w:rPr>
          <w:lang w:val="en-CA"/>
        </w:rPr>
        <w:t>or</w:t>
      </w:r>
      <w:r w:rsidR="007F396D">
        <w:rPr>
          <w:lang w:val="en-CA"/>
        </w:rPr>
        <w:t xml:space="preserve"> </w:t>
      </w:r>
      <w:r w:rsidR="00D33DAF">
        <w:rPr>
          <w:lang w:val="en-CA"/>
        </w:rPr>
        <w:t>trap</w:t>
      </w:r>
      <w:r w:rsidR="00A61E63">
        <w:rPr>
          <w:lang w:val="en-CA"/>
        </w:rPr>
        <w:t>s</w:t>
      </w:r>
      <w:r w:rsidR="00D33DAF">
        <w:rPr>
          <w:lang w:val="en-CA"/>
        </w:rPr>
        <w:t xml:space="preserve"> </w:t>
      </w:r>
      <w:r w:rsidR="00D33DAF">
        <w:rPr>
          <w:lang w:val="en-CA"/>
        </w:rPr>
        <w:fldChar w:fldCharType="begin" w:fldLock="1"/>
      </w:r>
      <w:r w:rsidR="00D33DAF">
        <w:rPr>
          <w:lang w:val="en-CA"/>
        </w:rPr>
        <w:instrText>ADDIN CSL_CITATION {"citationItems":[{"id":"ITEM-1","itemData":{"DOI":"10.1093/aesa/saaa010","abstract":"Effective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al.","author":[{"dropping-particle":"","family":"Portman","given":"Zachary M","non-dropping-particle":"","parse-names":false,"suffix":""},{"dropping-particle":"","family":"Bruninga-Socolar","given":"Bethanne","non-dropping-particle":"","parse-names":false,"suffix":""},{"dropping-particle":"","family":"Cariveau","given":"Daniel P","non-dropping-particle":"","parse-names":false,"suffix":""}],"container-title":"Annals of the Entomological Society of America","id":"ITEM-1","issue":"5","issued":{"date-parts":[["2020"]]},"page":"337-342","title":"The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Methods","type":"article-journal","volume":"113"},"uris":["http://www.mendeley.com/documents/?uuid=fbde4e46-ffa3-301c-9229-b36cb99ceb11"]}],"mendeley":{"formattedCitation":"(Portman, Bruninga-Socolar, and Cariveau 2020)","plainTextFormattedCitation":"(Portman, Bruninga-Socolar, and Cariveau 2020)","previouslyFormattedCitation":"(Portman, Bruninga-Socolar, and Cariveau 2020)"},"properties":{"noteIndex":0},"schema":"https://github.com/citation-style-language/schema/raw/master/csl-citation.json"}</w:instrText>
      </w:r>
      <w:r w:rsidR="00D33DAF">
        <w:rPr>
          <w:lang w:val="en-CA"/>
        </w:rPr>
        <w:fldChar w:fldCharType="separate"/>
      </w:r>
      <w:r w:rsidR="00D33DAF" w:rsidRPr="00CD0949">
        <w:rPr>
          <w:noProof/>
          <w:lang w:val="en-CA"/>
        </w:rPr>
        <w:t>(Portman, Bruninga-Socolar, and Cariveau 2020)</w:t>
      </w:r>
      <w:r w:rsidR="00D33DAF">
        <w:rPr>
          <w:lang w:val="en-CA"/>
        </w:rPr>
        <w:fldChar w:fldCharType="end"/>
      </w:r>
      <w:r w:rsidR="00D33DAF">
        <w:rPr>
          <w:lang w:val="en-CA"/>
        </w:rPr>
        <w:t>.</w:t>
      </w:r>
      <w:r w:rsidR="00D33DAF">
        <w:rPr>
          <w:lang w:val="en-CA"/>
        </w:rPr>
        <w:t xml:space="preserve"> </w:t>
      </w:r>
      <w:r w:rsidR="007F396D">
        <w:rPr>
          <w:lang w:val="en-CA"/>
        </w:rPr>
        <w:t>Usi</w:t>
      </w:r>
      <w:r w:rsidR="005158F5">
        <w:rPr>
          <w:lang w:val="en-CA"/>
        </w:rPr>
        <w:t>n</w:t>
      </w:r>
      <w:r w:rsidR="007F396D">
        <w:rPr>
          <w:lang w:val="en-CA"/>
        </w:rPr>
        <w:t xml:space="preserve">g conventional GLMs, </w:t>
      </w:r>
      <w:r w:rsidR="005158F5">
        <w:rPr>
          <w:lang w:val="en-CA"/>
        </w:rPr>
        <w:t>the</w:t>
      </w:r>
      <w:r w:rsidR="004B72C9">
        <w:rPr>
          <w:lang w:val="en-CA"/>
        </w:rPr>
        <w:t xml:space="preserve"> </w:t>
      </w:r>
      <w:r w:rsidR="001C43EE">
        <w:rPr>
          <w:lang w:val="en-CA"/>
        </w:rPr>
        <w:t>potentia</w:t>
      </w:r>
      <w:r w:rsidR="004B72C9">
        <w:rPr>
          <w:lang w:val="en-CA"/>
        </w:rPr>
        <w:t>l</w:t>
      </w:r>
      <w:r w:rsidR="007F396D">
        <w:rPr>
          <w:lang w:val="en-CA"/>
        </w:rPr>
        <w:t xml:space="preserve"> effect</w:t>
      </w:r>
      <w:r w:rsidR="00157A88">
        <w:rPr>
          <w:lang w:val="en-CA"/>
        </w:rPr>
        <w:t>s</w:t>
      </w:r>
      <w:r w:rsidR="005158F5">
        <w:rPr>
          <w:lang w:val="en-CA"/>
        </w:rPr>
        <w:t xml:space="preserve"> of these factors</w:t>
      </w:r>
      <w:r w:rsidR="007F396D">
        <w:rPr>
          <w:lang w:val="en-CA"/>
        </w:rPr>
        <w:t xml:space="preserve"> </w:t>
      </w:r>
      <w:r w:rsidR="000C4AB8">
        <w:rPr>
          <w:lang w:val="en-CA"/>
        </w:rPr>
        <w:t xml:space="preserve">on insect detection could confound the estimation of their effects on </w:t>
      </w:r>
      <w:r w:rsidR="00226C9F">
        <w:rPr>
          <w:lang w:val="en-CA"/>
        </w:rPr>
        <w:t xml:space="preserve">insect </w:t>
      </w:r>
      <w:r w:rsidR="007F396D">
        <w:rPr>
          <w:lang w:val="en-CA"/>
        </w:rPr>
        <w:t xml:space="preserve">abundance </w:t>
      </w:r>
      <w:r w:rsidR="007F396D" w:rsidRPr="000F0A14">
        <w:rPr>
          <w:lang w:val="en-CA"/>
        </w:rPr>
        <w:fldChar w:fldCharType="begin" w:fldLock="1"/>
      </w:r>
      <w:r w:rsidR="00E91760">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models","type":"book"},"uris":["http://www.mendeley.com/documents/?uuid=91016cbe-0b9b-497a-b808-658738883c67"]}],"mendeley":{"formattedCitation":"(M. Kery and Royle 2020)","plainTextFormattedCitation":"(M. Kery and Royle 2020)","previouslyFormattedCitation":"(M. Kery and Royle 2020)"},"properties":{"noteIndex":0},"schema":"https://github.com/citation-style-language/schema/raw/master/csl-citation.json"}</w:instrText>
      </w:r>
      <w:r w:rsidR="007F396D" w:rsidRPr="000F0A14">
        <w:rPr>
          <w:lang w:val="en-CA"/>
        </w:rPr>
        <w:fldChar w:fldCharType="separate"/>
      </w:r>
      <w:r w:rsidR="004142EE" w:rsidRPr="004142EE">
        <w:rPr>
          <w:noProof/>
          <w:lang w:val="en-CA"/>
        </w:rPr>
        <w:t>(M. Kery and Royle 2020)</w:t>
      </w:r>
      <w:r w:rsidR="007F396D" w:rsidRPr="000F0A14">
        <w:rPr>
          <w:lang w:val="en-CA"/>
        </w:rPr>
        <w:fldChar w:fldCharType="end"/>
      </w:r>
      <w:r w:rsidR="007F396D">
        <w:rPr>
          <w:lang w:val="en-CA"/>
        </w:rPr>
        <w:t>.</w:t>
      </w:r>
    </w:p>
    <w:p w14:paraId="3BEAD433" w14:textId="1B332CBB" w:rsidR="00427370" w:rsidRDefault="00B47E68" w:rsidP="00C745EA">
      <w:pPr>
        <w:spacing w:line="480" w:lineRule="auto"/>
        <w:ind w:firstLine="720"/>
        <w:rPr>
          <w:lang w:val="en-CA"/>
        </w:rPr>
      </w:pPr>
      <w:r>
        <w:rPr>
          <w:lang w:val="en-CA"/>
        </w:rPr>
        <w:t xml:space="preserve">Mark-recapture </w:t>
      </w:r>
      <w:r w:rsidR="004B72C9">
        <w:rPr>
          <w:lang w:val="en-CA"/>
        </w:rPr>
        <w:t>provides</w:t>
      </w:r>
      <w:r>
        <w:rPr>
          <w:lang w:val="en-CA"/>
        </w:rPr>
        <w:t xml:space="preserve"> an alternative </w:t>
      </w:r>
      <w:r w:rsidR="004D47E3">
        <w:rPr>
          <w:lang w:val="en-CA"/>
        </w:rPr>
        <w:t xml:space="preserve">approach </w:t>
      </w:r>
      <w:r>
        <w:rPr>
          <w:lang w:val="en-CA"/>
        </w:rPr>
        <w:t xml:space="preserve">that </w:t>
      </w:r>
      <w:r w:rsidR="004D47E3">
        <w:rPr>
          <w:lang w:val="en-CA"/>
        </w:rPr>
        <w:t xml:space="preserve">estimates and </w:t>
      </w:r>
      <w:r>
        <w:rPr>
          <w:lang w:val="en-CA"/>
        </w:rPr>
        <w:t xml:space="preserve">accounts for imperfect detection. </w:t>
      </w:r>
      <w:r w:rsidR="00B41B1E">
        <w:rPr>
          <w:lang w:val="en-CA"/>
        </w:rPr>
        <w:t>M</w:t>
      </w:r>
      <w:r>
        <w:rPr>
          <w:lang w:val="en-CA"/>
        </w:rPr>
        <w:t xml:space="preserve">ark-recapture </w:t>
      </w:r>
      <w:r w:rsidR="004D47E3">
        <w:rPr>
          <w:lang w:val="en-CA"/>
        </w:rPr>
        <w:t>methods quantify</w:t>
      </w:r>
      <w:r w:rsidR="00221A04">
        <w:rPr>
          <w:lang w:val="en-CA"/>
        </w:rPr>
        <w:t xml:space="preserve"> detection</w:t>
      </w:r>
      <w:r w:rsidR="004D47E3">
        <w:rPr>
          <w:lang w:val="en-CA"/>
        </w:rPr>
        <w:t xml:space="preserve"> rate</w:t>
      </w:r>
      <w:r w:rsidR="00B41B1E">
        <w:rPr>
          <w:lang w:val="en-CA"/>
        </w:rPr>
        <w:t xml:space="preserve"> using information about the odds of resighting </w:t>
      </w:r>
      <w:r w:rsidR="004D47E3">
        <w:rPr>
          <w:lang w:val="en-CA"/>
        </w:rPr>
        <w:t xml:space="preserve">marked or tagged </w:t>
      </w:r>
      <w:r w:rsidR="00B41B1E">
        <w:rPr>
          <w:lang w:val="en-CA"/>
        </w:rPr>
        <w:t>individuals across successive sampling events</w:t>
      </w:r>
      <w:r w:rsidR="00C745EA">
        <w:rPr>
          <w:lang w:val="en-CA"/>
        </w:rPr>
        <w:t xml:space="preserve"> (Figure 1)</w:t>
      </w:r>
      <w:r w:rsidR="00A432E4" w:rsidRPr="00A432E4">
        <w:rPr>
          <w:lang w:val="en-CA"/>
        </w:rPr>
        <w:t xml:space="preserve"> </w:t>
      </w:r>
      <w:r w:rsidR="00A432E4">
        <w:rPr>
          <w:lang w:val="en-CA"/>
        </w:rPr>
        <w:fldChar w:fldCharType="begin" w:fldLock="1"/>
      </w:r>
      <w:r w:rsidR="00A432E4">
        <w:rPr>
          <w:lang w:val="en-CA"/>
        </w:rPr>
        <w:instrText>ADDIN CSL_CITATION {"citationItems":[{"id":"ITEM-1","itemData":{"author":[{"dropping-particle":"","family":"Williams","given":"B. K.","non-dropping-particle":"","parse-names":false,"suffix":""},{"dropping-particle":"","family":"Nichols","given":"J. D.","non-dropping-particle":"","parse-names":false,"suffix":""},{"dropping-particle":"","family":"Conroy","given":"M. J.","non-dropping-particle":"","parse-names":false,"suffix":""}],"id":"ITEM-1","issued":{"date-parts":[["2002"]]},"publisher":"Academic Press","title":"Analysis and management of animal populations","type":"book"},"uris":["http://www.mendeley.com/documents/?uuid=2e528d19-f6e5-43ee-b6ba-9cac6b1d899d"]}],"mendeley":{"formattedCitation":"(Williams, Nichols, and Conroy 2002)","plainTextFormattedCitation":"(Williams, Nichols, and Conroy 2002)","previouslyFormattedCitation":"(Williams, Nichols, and Conroy 2002)"},"properties":{"noteIndex":0},"schema":"https://github.com/citation-style-language/schema/raw/master/csl-citation.json"}</w:instrText>
      </w:r>
      <w:r w:rsidR="00A432E4">
        <w:rPr>
          <w:lang w:val="en-CA"/>
        </w:rPr>
        <w:fldChar w:fldCharType="separate"/>
      </w:r>
      <w:r w:rsidR="00A432E4" w:rsidRPr="00A432E4">
        <w:rPr>
          <w:noProof/>
          <w:lang w:val="en-CA"/>
        </w:rPr>
        <w:t>(Williams, Nichols, and Conroy 2002)</w:t>
      </w:r>
      <w:r w:rsidR="00A432E4">
        <w:rPr>
          <w:lang w:val="en-CA"/>
        </w:rPr>
        <w:fldChar w:fldCharType="end"/>
      </w:r>
      <w:r>
        <w:rPr>
          <w:lang w:val="en-CA"/>
        </w:rPr>
        <w:t>. M</w:t>
      </w:r>
      <w:r>
        <w:rPr>
          <w:lang w:val="en-CA"/>
        </w:rPr>
        <w:t xml:space="preserve">ark-recapture methods have been used for </w:t>
      </w:r>
      <w:r>
        <w:rPr>
          <w:lang w:val="en-CA"/>
        </w:rPr>
        <w:t>decades</w:t>
      </w:r>
      <w:r>
        <w:rPr>
          <w:lang w:val="en-CA"/>
        </w:rPr>
        <w:t xml:space="preserve"> </w:t>
      </w:r>
      <w:r>
        <w:rPr>
          <w:lang w:val="en-CA"/>
        </w:rPr>
        <w:fldChar w:fldCharType="begin" w:fldLock="1"/>
      </w:r>
      <w:r>
        <w:rPr>
          <w:lang w:val="en-CA"/>
        </w:rPr>
        <w:instrText>ADDIN CSL_CITATION {"citationItems":[{"id":"ITEM-1","itemData":{"author":[{"dropping-particle":"","family":"Lincoln","given":"F. C.","non-dropping-particle":"","parse-names":false,"suffix":""}],"id":"ITEM-1","issued":{"date-parts":[["1930"]]},"number-of-pages":"Circular 118","publisher-place":"Washington DC","title":"Calculating waterfowl abundance on the basis of banding returns","type":"report"},"uris":["http://www.mendeley.com/documents/?uuid=9585001d-7782-4d33-8e17-94e17f890ab0"]}],"mendeley":{"formattedCitation":"(Lincoln 1930)","plainTextFormattedCitation":"(Lincoln 1930)","previouslyFormattedCitation":"(Lincoln 1930)"},"properties":{"noteIndex":0},"schema":"https://github.com/citation-style-language/schema/raw/master/csl-citation.json"}</w:instrText>
      </w:r>
      <w:r>
        <w:rPr>
          <w:lang w:val="en-CA"/>
        </w:rPr>
        <w:fldChar w:fldCharType="separate"/>
      </w:r>
      <w:r w:rsidRPr="004C5BB9">
        <w:rPr>
          <w:noProof/>
          <w:lang w:val="en-CA"/>
        </w:rPr>
        <w:t>(Lincoln 1930)</w:t>
      </w:r>
      <w:r>
        <w:rPr>
          <w:lang w:val="en-CA"/>
        </w:rPr>
        <w:fldChar w:fldCharType="end"/>
      </w:r>
      <w:r>
        <w:rPr>
          <w:lang w:val="en-CA"/>
        </w:rPr>
        <w:t>, including for insects such as butterflies and bees</w:t>
      </w:r>
      <w:r w:rsidR="00D74154">
        <w:rPr>
          <w:lang w:val="en-CA"/>
        </w:rPr>
        <w:t xml:space="preserve"> </w:t>
      </w:r>
      <w:r w:rsidR="00D74154">
        <w:rPr>
          <w:lang w:val="en-CA"/>
        </w:rPr>
        <w:fldChar w:fldCharType="begin" w:fldLock="1"/>
      </w:r>
      <w:r w:rsidR="00D74154">
        <w:rPr>
          <w:lang w:val="en-CA"/>
        </w:rPr>
        <w:instrText>ADDIN CSL_CITATION {"citationItems":[{"id":"ITEM-1","itemData":{"DOI":"10.1111/J.1523-1739.2008.00932.X","ISSN":"08888892","PMID":"18477025","abstract":"Determining population viability of rare insects depends on precise, unbiased estimates of population size and other demographic parameters. We used data on the endangered St. Francis' satyr butterfly (Neonympha mitchellii francisci) to evaluate 2 approaches (mark-recapture and transect counts) for population analysis of rare butterflies. Mark-recapture analysis provided by far the greatest amount of demographic information, including estimates (and standard errors) of population size, detection, survival, and recruitment probabilities. Mark-recapture analysis can also be used to estimate dispersal and temporal variation in rates, although we did not do this here. Models of seasonal flight phenologies derived from transect counts (Insect Count Analyzer) provided an index of population size and estimates of survival and statistical uncertainty. Pollard-Yates population indices derived from transect counts did not provide estimates of demographic parameters. This index may be highly biased if detection and survival probabilities vary spatially and temporally. In terms of statistical performance, mark-recapture and Pollard-Yates indices were least variable. Mark-recapture estimates were less likely to fail than Insect Count Analyzer, but mark-recapture estimates became less precise as sampling intensity decreased. In general, count-based approaches are less costly and less likely to cause harm to rare insects than mark-recapture. The optimal monitoring approach must reconcile these trade-offs. Thus, mark-recapture should be favored when demographic estimates are needed, when financial resources enable frequent sampling, and when marking does not harm the insect populations. The optimal sampling strategy may use 2 sampling methods together in 1 overall sampling plan: limited mark-recapture sampling to estimate survival and detection probabilities and frequent but less expensive transect counts. © 2008 Society for Conservation Biology.","author":[{"dropping-particle":"","family":"Haddad","given":"Nick M.","non-dropping-particle":"","parse-names":false,"suffix":""},{"dropping-particle":"","family":"Hudgens","given":"Brian","non-dropping-particle":"","parse-names":false,"suffix":""},{"dropping-particle":"","family":"Damiani","given":"Chris","non-dropping-particle":"","parse-names":false,"suffix":""},{"dropping-particle":"","family":"Gross","given":"Kevin","non-dropping-particle":"","parse-names":false,"suffix":""},{"dropping-particle":"","family":"Kuefler","given":"Daniel","non-dropping-particle":"","parse-names":false,"suffix":""},{"dropping-particle":"","family":"Pollock","given":"Ken","non-dropping-particle":"","parse-names":false,"suffix":""}],"container-title":"Conservation Biology","id":"ITEM-1","issue":"4","issued":{"date-parts":[["2008","8"]]},"page":"929-940","title":"Determining optimal population monitoring for rare butterflies","type":"article-journal","volume":"22"},"uris":["http://www.mendeley.com/documents/?uuid=98cafc03-90ee-3d1c-97b5-64422b5f4e06"]},{"id":"ITEM-2","itemData":{"DOI":"10.1007/s13592-022-00919-4","ISBN":"0123456789","abstract":"Wild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traps","author":[{"dropping-particle":"","family":"Briggs","given":"Emma L","non-dropping-particle":"","parse-names":false,"suffix":""},{"dropping-particle":"","family":"Baranski","given":"Christopher","non-dropping-particle":"","parse-names":false,"suffix":""},{"dropping-particle":"","family":"Schaetz","given":"Olivia Münzer","non-dropping-particle":"","parse-names":false,"suffix":""},{"dropping-particle":"","family":"Garrison","given":"Gabriela","non-dropping-particle":"","parse-names":false,"suffix":""},{"dropping-particle":"","family":"Collazo","given":"Jaime A","non-dropping-particle":"","parse-names":false,"suffix":""},{"dropping-particle":"","family":"Youngsteadt","given":"Elsa","non-dropping-particle":"","parse-names":false,"suffix":""}],"container-title":"Apidologie","id":"ITEM-2","issue":"1","issued":{"date-parts":[["2022"]]},"page":"10","title":"Estimating bee abundance: can mark-recapture methods validate common sampling protocols?","type":"article-journal","volume":"53"},"uris":["http://www.mendeley.com/documents/?uuid=dc7623db-e320-3c70-896f-622c8108e5be"]}],"mendeley":{"formattedCitation":"(Haddad et al. 2008; Briggs et al. 2022)","plainTextFormattedCitation":"(Haddad et al. 2008; Briggs et al. 2022)","previouslyFormattedCitation":"(Haddad et al. 2008; Briggs et al. 2022)"},"properties":{"noteIndex":0},"schema":"https://github.com/citation-style-language/schema/raw/master/csl-citation.json"}</w:instrText>
      </w:r>
      <w:r w:rsidR="00D74154">
        <w:rPr>
          <w:lang w:val="en-CA"/>
        </w:rPr>
        <w:fldChar w:fldCharType="separate"/>
      </w:r>
      <w:r w:rsidR="00D74154" w:rsidRPr="00D74154">
        <w:rPr>
          <w:noProof/>
          <w:lang w:val="en-CA"/>
        </w:rPr>
        <w:t>(Haddad et al. 2008; Briggs et al. 2022)</w:t>
      </w:r>
      <w:r w:rsidR="00D74154">
        <w:rPr>
          <w:lang w:val="en-CA"/>
        </w:rPr>
        <w:fldChar w:fldCharType="end"/>
      </w:r>
      <w:r w:rsidR="00EC23FF">
        <w:rPr>
          <w:lang w:val="en-CA"/>
        </w:rPr>
        <w:t>.</w:t>
      </w:r>
      <w:r>
        <w:rPr>
          <w:lang w:val="en-CA"/>
        </w:rPr>
        <w:t xml:space="preserve"> </w:t>
      </w:r>
      <w:r w:rsidR="001559FC">
        <w:rPr>
          <w:lang w:val="en-CA"/>
        </w:rPr>
        <w:t>Building on classic mark-recapture</w:t>
      </w:r>
      <w:r w:rsidR="003773C0">
        <w:rPr>
          <w:lang w:val="en-CA"/>
        </w:rPr>
        <w:t xml:space="preserve"> </w:t>
      </w:r>
      <w:r w:rsidR="00E97454">
        <w:rPr>
          <w:lang w:val="en-CA"/>
        </w:rPr>
        <w:t xml:space="preserve">approaches </w:t>
      </w:r>
      <w:r w:rsidR="001559FC">
        <w:rPr>
          <w:lang w:val="en-CA"/>
        </w:rPr>
        <w:fldChar w:fldCharType="begin" w:fldLock="1"/>
      </w:r>
      <w:r w:rsidR="001559FC">
        <w:rPr>
          <w:lang w:val="en-CA"/>
        </w:rPr>
        <w:instrText>ADDIN CSL_CITATION {"citationItems":[{"id":"ITEM-1","itemData":{"author":[{"dropping-particle":"","family":"Lincoln","given":"F. C.","non-dropping-particle":"","parse-names":false,"suffix":""}],"id":"ITEM-1","issued":{"date-parts":[["1930"]]},"number-of-pages":"Circular 118","publisher-place":"Washington DC","title":"Calculating waterfowl abundance on the basis of banding returns","type":"report"},"uris":["http://www.mendeley.com/documents/?uuid=9585001d-7782-4d33-8e17-94e17f890ab0"]}],"mendeley":{"formattedCitation":"(Lincoln 1930)","plainTextFormattedCitation":"(Lincoln 1930)","previouslyFormattedCitation":"(Lincoln 1930)"},"properties":{"noteIndex":0},"schema":"https://github.com/citation-style-language/schema/raw/master/csl-citation.json"}</w:instrText>
      </w:r>
      <w:r w:rsidR="001559FC">
        <w:rPr>
          <w:lang w:val="en-CA"/>
        </w:rPr>
        <w:fldChar w:fldCharType="separate"/>
      </w:r>
      <w:r w:rsidR="001559FC" w:rsidRPr="004C5BB9">
        <w:rPr>
          <w:noProof/>
          <w:lang w:val="en-CA"/>
        </w:rPr>
        <w:t>(Lincoln 1930)</w:t>
      </w:r>
      <w:r w:rsidR="001559FC">
        <w:rPr>
          <w:lang w:val="en-CA"/>
        </w:rPr>
        <w:fldChar w:fldCharType="end"/>
      </w:r>
      <w:r w:rsidR="001559FC">
        <w:rPr>
          <w:lang w:val="en-CA"/>
        </w:rPr>
        <w:t xml:space="preserve">, </w:t>
      </w:r>
      <w:r w:rsidR="00B41B1E">
        <w:rPr>
          <w:lang w:val="en-CA"/>
        </w:rPr>
        <w:t xml:space="preserve">hierarchical </w:t>
      </w:r>
      <w:r w:rsidR="003773C0">
        <w:rPr>
          <w:lang w:val="en-CA"/>
        </w:rPr>
        <w:t xml:space="preserve">multinomial N-mixture </w:t>
      </w:r>
      <w:r w:rsidR="00D74154">
        <w:rPr>
          <w:lang w:val="en-CA"/>
        </w:rPr>
        <w:t xml:space="preserve">models </w:t>
      </w:r>
      <w:r w:rsidR="003773C0">
        <w:rPr>
          <w:lang w:val="en-CA"/>
        </w:rPr>
        <w:t>(hereafter, “</w:t>
      </w:r>
      <w:proofErr w:type="spellStart"/>
      <w:r w:rsidR="003773C0">
        <w:rPr>
          <w:lang w:val="en-CA"/>
        </w:rPr>
        <w:t>multimix</w:t>
      </w:r>
      <w:proofErr w:type="spellEnd"/>
      <w:r w:rsidR="00D74154">
        <w:rPr>
          <w:lang w:val="en-CA"/>
        </w:rPr>
        <w:t xml:space="preserve"> models</w:t>
      </w:r>
      <w:r w:rsidR="003773C0">
        <w:rPr>
          <w:lang w:val="en-CA"/>
        </w:rPr>
        <w:t>”)</w:t>
      </w:r>
      <w:r w:rsidR="00B41B1E">
        <w:rPr>
          <w:lang w:val="en-CA"/>
        </w:rPr>
        <w:t xml:space="preserve"> </w:t>
      </w:r>
      <w:r w:rsidR="00D74154">
        <w:rPr>
          <w:lang w:val="en-CA"/>
        </w:rPr>
        <w:t>allow researchers to pool mark-recapture data across multiple sites</w:t>
      </w:r>
      <w:r w:rsidR="007D674C">
        <w:rPr>
          <w:lang w:val="en-CA"/>
        </w:rPr>
        <w:t xml:space="preserve"> </w:t>
      </w:r>
      <w:r w:rsidR="007D674C">
        <w:rPr>
          <w:lang w:val="en-CA"/>
        </w:rPr>
        <w:fldChar w:fldCharType="begin" w:fldLock="1"/>
      </w:r>
      <w:r w:rsidR="00E91760">
        <w:rPr>
          <w:lang w:val="en-CA"/>
        </w:rPr>
        <w:instrText>ADDIN CSL_CITATION {"citationItems":[{"id":"ITEM-1","itemData":{"DOI":"10.1111/j.1365-2656.2009.01632.x","abstract":"1. Population assessment in changing environments is challenging because factors governing abundance may also affect detectability and thus bias observed counts. We describe a hierarchical modelling framework for estimating abundance corrected for detectability in metapopulation designs, where observations of 'individuals' (e.g. territories) are replicated in space and time. We consider two classes of models; first, we regard the data as independent binomial counts and model abundance and detectability based on a product-binomial likelihood. Secondly, we use the more complex detection-non-detection data for each territory to form encounter history frequencies, and analyse the resulting multinomial/Poisson hierarchical model. Importantly, we extend both models to directly estimate population trends over multiple years. Our models correct for any time trends in detectability when assessing population trends in abundance. 2. We illustrate both models for a farmland and a woodland bird species, skylark Alauda arvensis and willow tit Parus montanus, by applying them to Swiss BBS data, where 268 1 km 2 quadrats were surveyed two to three times during 1999-2003. We fit binomial and multinomial mixture models where log(abundance) depended on year, elevation, forest cover and transect route length, and logit(detection) on year, season and search effort. 3. Parameter estimates were very similar between models with confidence intervals overlapping for most parameters. Trend estimates were similar for skylark ()0.074 ± 0.041 vs.)0.047 ± 0.019) and willow tit (0.044 ± 0.046 vs. 0.047 ± 0.018). As expected, the multinomial model gave more precise estimates, but also yielded lower abundance estimates for the skylark. This may be due to effects of territory misclassification (lumping error), which do not affect the binomial model. 4. Both models appear useful for estimating abundance and population trends free from distortions by detectability in metapopulation designs with temporally replicated observations. The ability to obtain estimates of abundance and population trends that are unbiased with respect to any time trends in detectability ought to be a strong motivation for the collection of replicate observation data.","author":[{"dropping-particle":"","family":"Kery","given":"M.","non-dropping-particle":"","parse-names":false,"suffix":""},{"dropping-particle":"","family":"Royle","given":"J. A.","non-dropping-particle":"","parse-names":false,"suffix":""}],"container-title":"Journal of Animal Ecology","id":"ITEM-1","issued":{"date-parts":[["2010"]]},"page":"453-461","title":"Hierarchical modelling and estimation of abundance and population trends in metapopulation designs","type":"article-journal","volume":"79"},"uris":["http://www.mendeley.com/documents/?uuid=ec62e80e-35bb-364c-b95c-54fbc364d2a2"]}],"mendeley":{"formattedCitation":"(M. Kery and Royle 2010)","plainTextFormattedCitation":"(M. Kery and Royle 2010)","previouslyFormattedCitation":"(M. Kery and Royle 2010)"},"properties":{"noteIndex":0},"schema":"https://github.com/citation-style-language/schema/raw/master/csl-citation.json"}</w:instrText>
      </w:r>
      <w:r w:rsidR="007D674C">
        <w:rPr>
          <w:lang w:val="en-CA"/>
        </w:rPr>
        <w:fldChar w:fldCharType="separate"/>
      </w:r>
      <w:r w:rsidR="004142EE" w:rsidRPr="004142EE">
        <w:rPr>
          <w:noProof/>
          <w:lang w:val="en-CA"/>
        </w:rPr>
        <w:t>(M. Kery and Royle 2010)</w:t>
      </w:r>
      <w:r w:rsidR="007D674C">
        <w:rPr>
          <w:lang w:val="en-CA"/>
        </w:rPr>
        <w:fldChar w:fldCharType="end"/>
      </w:r>
      <w:r w:rsidR="00D74154">
        <w:rPr>
          <w:lang w:val="en-CA"/>
        </w:rPr>
        <w:t>. Compared to classic mark-recapture, this enables more precise estimat</w:t>
      </w:r>
      <w:r w:rsidR="004D47E3">
        <w:rPr>
          <w:lang w:val="en-CA"/>
        </w:rPr>
        <w:t>ion</w:t>
      </w:r>
      <w:r w:rsidR="00D74154">
        <w:rPr>
          <w:lang w:val="en-CA"/>
        </w:rPr>
        <w:t xml:space="preserve"> of detection rate and </w:t>
      </w:r>
      <w:r w:rsidR="004D47E3">
        <w:rPr>
          <w:lang w:val="en-CA"/>
        </w:rPr>
        <w:t xml:space="preserve">true abundance as well as </w:t>
      </w:r>
      <w:r w:rsidR="00D74154">
        <w:rPr>
          <w:lang w:val="en-CA"/>
        </w:rPr>
        <w:t xml:space="preserve">more straightforward </w:t>
      </w:r>
      <w:r w:rsidR="004D47E3">
        <w:rPr>
          <w:lang w:val="en-CA"/>
        </w:rPr>
        <w:t>inclusion</w:t>
      </w:r>
      <w:r w:rsidR="00D74154">
        <w:rPr>
          <w:lang w:val="en-CA"/>
        </w:rPr>
        <w:t xml:space="preserve"> of abundance </w:t>
      </w:r>
      <w:r w:rsidR="004D47E3">
        <w:rPr>
          <w:lang w:val="en-CA"/>
        </w:rPr>
        <w:t xml:space="preserve">and detection </w:t>
      </w:r>
      <w:r w:rsidR="00D74154">
        <w:rPr>
          <w:lang w:val="en-CA"/>
        </w:rPr>
        <w:t xml:space="preserve">covariates such as site habitat quality </w:t>
      </w:r>
      <w:r w:rsidR="00D74154">
        <w:rPr>
          <w:lang w:val="en-CA"/>
        </w:rPr>
        <w:fldChar w:fldCharType="begin" w:fldLock="1"/>
      </w:r>
      <w:r w:rsidR="00E91760">
        <w:rPr>
          <w:lang w:val="en-CA"/>
        </w:rPr>
        <w:instrText>ADDIN CSL_CITATION {"citationItems":[{"id":"ITEM-1","itemData":{"DOI":"10.1111/j.1365-2656.2009.01632.x","abstract":"1. Population assessment in changing environments is challenging because factors governing abundance may also affect detectability and thus bias observed counts. We describe a hierarchical modelling framework for estimating abundance corrected for detectability in metapopulation designs, where observations of 'individuals' (e.g. territories) are replicated in space and time. We consider two classes of models; first, we regard the data as independent binomial counts and model abundance and detectability based on a product-binomial likelihood. Secondly, we use the more complex detection-non-detection data for each territory to form encounter history frequencies, and analyse the resulting multinomial/Poisson hierarchical model. Importantly, we extend both models to directly estimate population trends over multiple years. Our models correct for any time trends in detectability when assessing population trends in abundance. 2. We illustrate both models for a farmland and a woodland bird species, skylark Alauda arvensis and willow tit Parus montanus, by applying them to Swiss BBS data, where 268 1 km 2 quadrats were surveyed two to three times during 1999-2003. We fit binomial and multinomial mixture models where log(abundance) depended on year, elevation, forest cover and transect route length, and logit(detection) on year, season and search effort. 3. Parameter estimates were very similar between models with confidence intervals overlapping for most parameters. Trend estimates were similar for skylark ()0.074 ± 0.041 vs.)0.047 ± 0.019) and willow tit (0.044 ± 0.046 vs. 0.047 ± 0.018). As expected, the multinomial model gave more precise estimates, but also yielded lower abundance estimates for the skylark. This may be due to effects of territory misclassification (lumping error), which do not affect the binomial model. 4. Both models appear useful for estimating abundance and population trends free from distortions by detectability in metapopulation designs with temporally replicated observations. The ability to obtain estimates of abundance and population trends that are unbiased with respect to any time trends in detectability ought to be a strong motivation for the collection of replicate observation data.","author":[{"dropping-particle":"","family":"Kery","given":"M.","non-dropping-particle":"","parse-names":false,"suffix":""},{"dropping-particle":"","family":"Royle","given":"J. A.","non-dropping-particle":"","parse-names":false,"suffix":""}],"container-title":"Journal of Animal Ecology","id":"ITEM-1","issued":{"date-parts":[["2010"]]},"page":"453-461","title":"Hierarchical modelling and estimation of abundance and population trends in metapopulation designs","type":"article-journal","volume":"79"},"uris":["http://www.mendeley.com/documents/?uuid=ec62e80e-35bb-364c-b95c-54fbc364d2a2"]}],"mendeley":{"formattedCitation":"(M. Kery and Royle 2010)","plainTextFormattedCitation":"(M. Kery and Royle 2010)","previouslyFormattedCitation":"(M. Kery and Royle 2010)"},"properties":{"noteIndex":0},"schema":"https://github.com/citation-style-language/schema/raw/master/csl-citation.json"}</w:instrText>
      </w:r>
      <w:r w:rsidR="00D74154">
        <w:rPr>
          <w:lang w:val="en-CA"/>
        </w:rPr>
        <w:fldChar w:fldCharType="separate"/>
      </w:r>
      <w:r w:rsidR="004142EE" w:rsidRPr="004142EE">
        <w:rPr>
          <w:noProof/>
          <w:lang w:val="en-CA"/>
        </w:rPr>
        <w:t>(M. Kery and Royle 2010)</w:t>
      </w:r>
      <w:r w:rsidR="00D74154">
        <w:rPr>
          <w:lang w:val="en-CA"/>
        </w:rPr>
        <w:fldChar w:fldCharType="end"/>
      </w:r>
      <w:r w:rsidR="000C4AB8">
        <w:rPr>
          <w:lang w:val="en-CA"/>
        </w:rPr>
        <w:t xml:space="preserve">. This approach can also be applied to communities of species simultaneously, rather than single species individually </w:t>
      </w:r>
      <w:r w:rsidR="000C4AB8">
        <w:rPr>
          <w:lang w:val="en-CA"/>
        </w:rPr>
        <w:fldChar w:fldCharType="begin" w:fldLock="1"/>
      </w:r>
      <w:r w:rsidR="00E91760">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models","type":"book"},"uris":["http://www.mendeley.com/documents/?uuid=91016cbe-0b9b-497a-b808-658738883c67"]}],"mendeley":{"formattedCitation":"(M. Kery and Royle 2020)","plainTextFormattedCitation":"(M. Kery and Royle 2020)","previouslyFormattedCitation":"(M. Kery and Royle 2020)"},"properties":{"noteIndex":0},"schema":"https://github.com/citation-style-language/schema/raw/master/csl-citation.json"}</w:instrText>
      </w:r>
      <w:r w:rsidR="000C4AB8">
        <w:rPr>
          <w:lang w:val="en-CA"/>
        </w:rPr>
        <w:fldChar w:fldCharType="separate"/>
      </w:r>
      <w:r w:rsidR="004142EE" w:rsidRPr="004142EE">
        <w:rPr>
          <w:noProof/>
          <w:lang w:val="en-CA"/>
        </w:rPr>
        <w:t>(M. Kery and Royle 2020)</w:t>
      </w:r>
      <w:r w:rsidR="000C4AB8">
        <w:rPr>
          <w:lang w:val="en-CA"/>
        </w:rPr>
        <w:fldChar w:fldCharType="end"/>
      </w:r>
      <w:r w:rsidR="007D674C">
        <w:rPr>
          <w:lang w:val="en-CA"/>
        </w:rPr>
        <w:t>.</w:t>
      </w:r>
      <w:r w:rsidR="00B41B1E">
        <w:rPr>
          <w:lang w:val="en-CA"/>
        </w:rPr>
        <w:t xml:space="preserve"> </w:t>
      </w:r>
      <w:proofErr w:type="spellStart"/>
      <w:r w:rsidR="00B41B1E">
        <w:rPr>
          <w:lang w:val="en-CA"/>
        </w:rPr>
        <w:t>Mult</w:t>
      </w:r>
      <w:r w:rsidR="004D47E3">
        <w:rPr>
          <w:lang w:val="en-CA"/>
        </w:rPr>
        <w:t>i</w:t>
      </w:r>
      <w:r w:rsidR="00B41B1E">
        <w:rPr>
          <w:lang w:val="en-CA"/>
        </w:rPr>
        <w:t>mix</w:t>
      </w:r>
      <w:proofErr w:type="spellEnd"/>
      <w:r w:rsidR="00B41B1E">
        <w:rPr>
          <w:lang w:val="en-CA"/>
        </w:rPr>
        <w:t xml:space="preserve"> </w:t>
      </w:r>
      <w:r w:rsidR="00A20EC5">
        <w:rPr>
          <w:lang w:val="en-CA"/>
        </w:rPr>
        <w:t>mark-recapture approaches</w:t>
      </w:r>
      <w:r w:rsidR="00B41B1E">
        <w:rPr>
          <w:lang w:val="en-CA"/>
        </w:rPr>
        <w:t xml:space="preserve"> </w:t>
      </w:r>
      <w:r w:rsidR="00B41B1E">
        <w:rPr>
          <w:lang w:val="en-CA"/>
        </w:rPr>
        <w:t xml:space="preserve">are increasingly popular for studies of </w:t>
      </w:r>
      <w:r w:rsidR="00D74154">
        <w:rPr>
          <w:lang w:val="en-CA"/>
        </w:rPr>
        <w:t>birds and other vertebrates</w:t>
      </w:r>
      <w:r w:rsidR="00B41B1E">
        <w:rPr>
          <w:lang w:val="en-CA"/>
        </w:rPr>
        <w:t xml:space="preserve"> </w:t>
      </w:r>
      <w:r w:rsidR="00D74154">
        <w:rPr>
          <w:lang w:val="en-CA"/>
        </w:rPr>
        <w:fldChar w:fldCharType="begin" w:fldLock="1"/>
      </w:r>
      <w:r w:rsidR="00E91760">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models","type":"book"},"uris":["http://www.mendeley.com/documents/?uuid=91016cbe-0b9b-497a-b808-658738883c67"]}],"mendeley":{"formattedCitation":"(M. Kery and Royle 2020)","plainTextFormattedCitation":"(M. Kery and Royle 2020)","previouslyFormattedCitation":"(M. Kery and Royle 2020)"},"properties":{"noteIndex":0},"schema":"https://github.com/citation-style-language/schema/raw/master/csl-citation.json"}</w:instrText>
      </w:r>
      <w:r w:rsidR="00D74154">
        <w:rPr>
          <w:lang w:val="en-CA"/>
        </w:rPr>
        <w:fldChar w:fldCharType="separate"/>
      </w:r>
      <w:r w:rsidR="004142EE" w:rsidRPr="004142EE">
        <w:rPr>
          <w:noProof/>
          <w:lang w:val="en-CA"/>
        </w:rPr>
        <w:t>(M. Kery and Royle 2020)</w:t>
      </w:r>
      <w:r w:rsidR="00D74154">
        <w:rPr>
          <w:lang w:val="en-CA"/>
        </w:rPr>
        <w:fldChar w:fldCharType="end"/>
      </w:r>
      <w:r w:rsidR="00D74154">
        <w:rPr>
          <w:lang w:val="en-CA"/>
        </w:rPr>
        <w:t xml:space="preserve">, but they have not </w:t>
      </w:r>
      <w:r w:rsidR="004B72C9">
        <w:rPr>
          <w:lang w:val="en-CA"/>
        </w:rPr>
        <w:t xml:space="preserve">yet </w:t>
      </w:r>
      <w:r w:rsidR="00D74154">
        <w:rPr>
          <w:lang w:val="en-CA"/>
        </w:rPr>
        <w:t xml:space="preserve">been widely </w:t>
      </w:r>
      <w:r w:rsidR="004D47E3">
        <w:rPr>
          <w:lang w:val="en-CA"/>
        </w:rPr>
        <w:t>adopted</w:t>
      </w:r>
      <w:r w:rsidR="00D74154">
        <w:rPr>
          <w:lang w:val="en-CA"/>
        </w:rPr>
        <w:t xml:space="preserve"> </w:t>
      </w:r>
      <w:r w:rsidR="004D47E3">
        <w:rPr>
          <w:lang w:val="en-CA"/>
        </w:rPr>
        <w:t>for</w:t>
      </w:r>
      <w:r w:rsidR="00D74154">
        <w:rPr>
          <w:lang w:val="en-CA"/>
        </w:rPr>
        <w:t xml:space="preserve"> insect</w:t>
      </w:r>
      <w:r w:rsidR="00226C9F">
        <w:rPr>
          <w:lang w:val="en-CA"/>
        </w:rPr>
        <w:t xml:space="preserve"> </w:t>
      </w:r>
      <w:r w:rsidR="00D74154">
        <w:rPr>
          <w:lang w:val="en-CA"/>
        </w:rPr>
        <w:t>s</w:t>
      </w:r>
      <w:r w:rsidR="00226C9F">
        <w:rPr>
          <w:lang w:val="en-CA"/>
        </w:rPr>
        <w:t>tudies</w:t>
      </w:r>
      <w:r w:rsidR="00D74154">
        <w:rPr>
          <w:lang w:val="en-CA"/>
        </w:rPr>
        <w:t>.</w:t>
      </w:r>
      <w:r w:rsidR="004D47E3">
        <w:rPr>
          <w:lang w:val="en-CA"/>
        </w:rPr>
        <w:t xml:space="preserve"> </w:t>
      </w:r>
    </w:p>
    <w:p w14:paraId="6180EDCD" w14:textId="42C422CF" w:rsidR="00C745EA" w:rsidRDefault="00A20EC5" w:rsidP="00C745EA">
      <w:pPr>
        <w:spacing w:line="480" w:lineRule="auto"/>
        <w:ind w:firstLine="720"/>
        <w:rPr>
          <w:lang w:val="en-CA"/>
        </w:rPr>
      </w:pPr>
      <w:r>
        <w:rPr>
          <w:lang w:val="en-CA"/>
        </w:rPr>
        <w:t xml:space="preserve">While mark-recapture methods are </w:t>
      </w:r>
      <w:r w:rsidR="00EC23FF">
        <w:rPr>
          <w:lang w:val="en-CA"/>
        </w:rPr>
        <w:t xml:space="preserve">considered the most rigorous </w:t>
      </w:r>
      <w:r w:rsidR="004B72C9">
        <w:rPr>
          <w:lang w:val="en-CA"/>
        </w:rPr>
        <w:t>way to</w:t>
      </w:r>
      <w:r w:rsidR="00EC23FF">
        <w:rPr>
          <w:lang w:val="en-CA"/>
        </w:rPr>
        <w:t xml:space="preserve"> estimat</w:t>
      </w:r>
      <w:r w:rsidR="004B72C9">
        <w:rPr>
          <w:lang w:val="en-CA"/>
        </w:rPr>
        <w:t>e drivers of</w:t>
      </w:r>
      <w:r w:rsidR="00EC23FF">
        <w:rPr>
          <w:lang w:val="en-CA"/>
        </w:rPr>
        <w:t xml:space="preserve"> </w:t>
      </w:r>
      <w:r w:rsidR="000C4AB8">
        <w:rPr>
          <w:lang w:val="en-CA"/>
        </w:rPr>
        <w:t xml:space="preserve">insect </w:t>
      </w:r>
      <w:r w:rsidR="00EC23FF">
        <w:rPr>
          <w:lang w:val="en-CA"/>
        </w:rPr>
        <w:t>abundance</w:t>
      </w:r>
      <w:r>
        <w:rPr>
          <w:lang w:val="en-CA"/>
        </w:rPr>
        <w:t xml:space="preserve">, they </w:t>
      </w:r>
      <w:r w:rsidR="004D47E3">
        <w:rPr>
          <w:lang w:val="en-CA"/>
        </w:rPr>
        <w:t>also have</w:t>
      </w:r>
      <w:r>
        <w:rPr>
          <w:lang w:val="en-CA"/>
        </w:rPr>
        <w:t xml:space="preserve"> limitations</w:t>
      </w:r>
      <w:r w:rsidR="004D47E3">
        <w:rPr>
          <w:lang w:val="en-CA"/>
        </w:rPr>
        <w:t xml:space="preserve">. </w:t>
      </w:r>
      <w:r w:rsidR="004D47E3">
        <w:rPr>
          <w:lang w:val="en-CA"/>
        </w:rPr>
        <w:t>In particular, mark-recapture data can be difficult and time consuming to collect</w:t>
      </w:r>
      <w:r w:rsidR="004D47E3">
        <w:rPr>
          <w:lang w:val="en-CA"/>
        </w:rPr>
        <w:t xml:space="preserve"> </w:t>
      </w:r>
      <w:r w:rsidR="004D47E3">
        <w:rPr>
          <w:lang w:val="en-CA"/>
        </w:rPr>
        <w:fldChar w:fldCharType="begin" w:fldLock="1"/>
      </w:r>
      <w:r w:rsidR="00C745EA">
        <w:rPr>
          <w:lang w:val="en-CA"/>
        </w:rPr>
        <w:instrText>ADDIN CSL_CITATION {"citationItems":[{"id":"ITEM-1","itemData":{"DOI":"10.1111/J.1523-1739.2008.00932.X","ISSN":"08888892","PMID":"18477025","abstract":"Determining population viability of rare insects depends on precise, unbiased estimates of population size and other demographic parameters. We used data on the endangered St. Francis' satyr butterfly (Neonympha mitchellii francisci) to evaluate 2 approaches (mark-recapture and transect counts) for population analysis of rare butterflies. Mark-recapture analysis provided by far the greatest amount of demographic information, including estimates (and standard errors) of population size, detection, survival, and recruitment probabilities. Mark-recapture analysis can also be used to estimate dispersal and temporal variation in rates, although we did not do this here. Models of seasonal flight phenologies derived from transect counts (Insect Count Analyzer) provided an index of population size and estimates of survival and statistical uncertainty. Pollard-Yates population indices derived from transect counts did not provide estimates of demographic parameters. This index may be highly biased if detection and survival probabilities vary spatially and temporally. In terms of statistical performance, mark-recapture and Pollard-Yates indices were least variable. Mark-recapture estimates were less likely to fail than Insect Count Analyzer, but mark-recapture estimates became less precise as sampling intensity decreased. In general, count-based approaches are less costly and less likely to cause harm to rare insects than mark-recapture. The optimal monitoring approach must reconcile these trade-offs. Thus, mark-recapture should be favored when demographic estimates are needed, when financial resources enable frequent sampling, and when marking does not harm the insect populations. The optimal sampling strategy may use 2 sampling methods together in 1 overall sampling plan: limited mark-recapture sampling to estimate survival and detection probabilities and frequent but less expensive transect counts. © 2008 Society for Conservation Biology.","author":[{"dropping-particle":"","family":"Haddad","given":"Nick M.","non-dropping-particle":"","parse-names":false,"suffix":""},{"dropping-particle":"","family":"Hudgens","given":"Brian","non-dropping-particle":"","parse-names":false,"suffix":""},{"dropping-particle":"","family":"Damiani","given":"Chris","non-dropping-particle":"","parse-names":false,"suffix":""},{"dropping-particle":"","family":"Gross","given":"Kevin","non-dropping-particle":"","parse-names":false,"suffix":""},{"dropping-particle":"","family":"Kuefler","given":"Daniel","non-dropping-particle":"","parse-names":false,"suffix":""},{"dropping-particle":"","family":"Pollock","given":"Ken","non-dropping-particle":"","parse-names":false,"suffix":""}],"container-title":"Conservation Biology","id":"ITEM-1","issue":"4","issued":{"date-parts":[["2008","8"]]},"page":"929-940","title":"Determining optimal population monitoring for rare butterflies","type":"article-journal","volume":"22"},"uris":["http://www.mendeley.com/documents/?uuid=98cafc03-90ee-3d1c-97b5-64422b5f4e06"]},{"id":"ITEM-2","itemData":{"author":[{"dropping-particle":"","family":"Taron","given":"D.","non-dropping-particle":"","parse-names":false,"suffix":""},{"dropping-particle":"","family":"Ries","given":"L.","non-dropping-particle":"","parse-names":false,"suffix":""}],"container-title":"Butterfly conservation in North America: efforts to help save our charismatic microfauna","id":"ITEM-2","issued":{"date-parts":[["2015"]]},"page":"35-57","publisher":"Dordrecht: Springer Netherlands","title":"Butterfly monitoring for conservation","type":"chapter"},"uris":["http://www.mendeley.com/documents/?uuid=c96301b4-b363-4e66-8bf7-e853213bd9c2"]},{"id":"ITEM-3","itemData":{"DOI":"10.1007/s13592-022-00919-4","ISBN":"0123456789","abstract":"Wild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traps","author":[{"dropping-particle":"","family":"Briggs","given":"Emma L","non-dropping-particle":"","parse-names":false,"suffix":""},{"dropping-particle":"","family":"Baranski","given":"Christopher","non-dropping-particle":"","parse-names":false,"suffix":""},{"dropping-particle":"","family":"Schaetz","given":"Olivia Münzer","non-dropping-particle":"","parse-names":false,"suffix":""},{"dropping-particle":"","family":"Garrison","given":"Gabriela","non-dropping-particle":"","parse-names":false,"suffix":""},{"dropping-particle":"","family":"Collazo","given":"Jaime A","non-dropping-particle":"","parse-names":false,"suffix":""},{"dropping-particle":"","family":"Youngsteadt","given":"Elsa","non-dropping-particle":"","parse-names":false,"suffix":""}],"container-title":"Apidologie","id":"ITEM-3","issue":"1","issued":{"date-parts":[["2022"]]},"page":"10","title":"Estimating bee abundance: can mark-recapture methods validate common sampling protocols?","type":"article-journal","volume":"53"},"uris":["http://www.mendeley.com/documents/?uuid=dc7623db-e320-3c70-896f-622c8108e5be"]}],"mendeley":{"formattedCitation":"(Haddad et al. 2008; Taron and Ries 2015; Briggs et al. 2022)","plainTextFormattedCitation":"(Haddad et al. 2008; Taron and Ries 2015; Briggs et al. 2022)","previouslyFormattedCitation":"(Haddad et al. 2008; Taron and Ries 2015; Briggs et al. 2022)"},"properties":{"noteIndex":0},"schema":"https://github.com/citation-style-language/schema/raw/master/csl-citation.json"}</w:instrText>
      </w:r>
      <w:r w:rsidR="004D47E3">
        <w:rPr>
          <w:lang w:val="en-CA"/>
        </w:rPr>
        <w:fldChar w:fldCharType="separate"/>
      </w:r>
      <w:r w:rsidR="004D47E3" w:rsidRPr="00A20EC5">
        <w:rPr>
          <w:noProof/>
          <w:lang w:val="en-CA"/>
        </w:rPr>
        <w:t>(Haddad et al. 2008; Taron and Ries 2015; Briggs et al. 2022)</w:t>
      </w:r>
      <w:r w:rsidR="004D47E3">
        <w:rPr>
          <w:lang w:val="en-CA"/>
        </w:rPr>
        <w:fldChar w:fldCharType="end"/>
      </w:r>
      <w:r w:rsidR="004D47E3">
        <w:rPr>
          <w:lang w:val="en-CA"/>
        </w:rPr>
        <w:t xml:space="preserve">. </w:t>
      </w:r>
      <w:r w:rsidR="004D47E3">
        <w:rPr>
          <w:lang w:val="en-CA"/>
        </w:rPr>
        <w:t>Additionally, placing marks could damage</w:t>
      </w:r>
      <w:r w:rsidR="004D47E3">
        <w:rPr>
          <w:lang w:val="en-CA"/>
        </w:rPr>
        <w:t xml:space="preserve"> or harm</w:t>
      </w:r>
      <w:r w:rsidR="004D47E3">
        <w:rPr>
          <w:lang w:val="en-CA"/>
        </w:rPr>
        <w:t xml:space="preserve"> insects</w:t>
      </w:r>
      <w:r w:rsidR="00226C9F">
        <w:rPr>
          <w:lang w:val="en-CA"/>
        </w:rPr>
        <w:t xml:space="preserve"> which is </w:t>
      </w:r>
      <w:r w:rsidR="004D47E3">
        <w:rPr>
          <w:lang w:val="en-CA"/>
        </w:rPr>
        <w:t xml:space="preserve">an important consideration for </w:t>
      </w:r>
      <w:r w:rsidR="004D47E3">
        <w:rPr>
          <w:lang w:val="en-CA"/>
        </w:rPr>
        <w:lastRenderedPageBreak/>
        <w:t xml:space="preserve">rare </w:t>
      </w:r>
      <w:r w:rsidR="00226C9F">
        <w:rPr>
          <w:lang w:val="en-CA"/>
        </w:rPr>
        <w:t>or</w:t>
      </w:r>
      <w:r w:rsidR="004D47E3">
        <w:rPr>
          <w:lang w:val="en-CA"/>
        </w:rPr>
        <w:t xml:space="preserve"> sensitive species</w:t>
      </w:r>
      <w:r w:rsidR="00A432E4">
        <w:rPr>
          <w:lang w:val="en-CA"/>
        </w:rPr>
        <w:t xml:space="preserve"> </w:t>
      </w:r>
      <w:r w:rsidR="00A432E4">
        <w:rPr>
          <w:lang w:val="en-CA"/>
        </w:rPr>
        <w:fldChar w:fldCharType="begin" w:fldLock="1"/>
      </w:r>
      <w:r w:rsidR="00A432E4">
        <w:rPr>
          <w:lang w:val="en-CA"/>
        </w:rPr>
        <w:instrText>ADDIN CSL_CITATION {"citationItems":[{"id":"ITEM-1","itemData":{"DOI":"10.1007/BF00377143/METRICS","ISSN":"00298549","abstract":"As a preliminary to a population study using markrelease-recapture techniques, specimens of the Satyrid buttfly Melanargia galathea (L.) were subjected to a number of marking and capture techniques. Although the adults are thought to display both aposematic and cryptic coloration, the use of marks of different sizes and colours had no significant effect on recapture frequencies. However, repeated disturbance due to capture was found to significantly reduce recapture frequency. The influence of the different techniques on recapture frequencies could not be detected reliably by excessively low recapture rates, or by comparisons to Poisson distributions. It is suggested that these comparisons are of limited value as measures of the suitability of a marking or handling scheme. Subsequent work showed that capture affected recapture rates of several other species. Moreover, these effects could not be readily predicted from knowledge of the biology of these species. The implications of these findings are discussed. © 1982 Springer-Verlag.","author":[{"dropping-particle":"","family":"Morton","given":"A. C.","non-dropping-particle":"","parse-names":false,"suffix":""}],"container-title":"Oecologia","id":"ITEM-1","issue":"1","issued":{"date-parts":[["1982","4"]]},"page":"105-110","publisher":"Springer-Verlag","title":"The effects of marking and capture on recapture frequencies of butterflies","type":"article-journal","volume":"53"},"uris":["http://www.mendeley.com/documents/?uuid=112a99b5-af65-38e8-b567-5f530c37d655"]}],"mendeley":{"formattedCitation":"(Morton 1982)","plainTextFormattedCitation":"(Morton 1982)","previouslyFormattedCitation":"(Morton 1982)"},"properties":{"noteIndex":0},"schema":"https://github.com/citation-style-language/schema/raw/master/csl-citation.json"}</w:instrText>
      </w:r>
      <w:r w:rsidR="00A432E4">
        <w:rPr>
          <w:lang w:val="en-CA"/>
        </w:rPr>
        <w:fldChar w:fldCharType="separate"/>
      </w:r>
      <w:r w:rsidR="00A432E4" w:rsidRPr="00A432E4">
        <w:rPr>
          <w:noProof/>
          <w:lang w:val="en-CA"/>
        </w:rPr>
        <w:t>(Morton 1982)</w:t>
      </w:r>
      <w:r w:rsidR="00A432E4">
        <w:rPr>
          <w:lang w:val="en-CA"/>
        </w:rPr>
        <w:fldChar w:fldCharType="end"/>
      </w:r>
      <w:r w:rsidR="004D47E3">
        <w:rPr>
          <w:lang w:val="en-CA"/>
        </w:rPr>
        <w:t>.</w:t>
      </w:r>
      <w:r w:rsidR="004D47E3" w:rsidRPr="004D47E3">
        <w:rPr>
          <w:lang w:val="en-CA"/>
        </w:rPr>
        <w:t xml:space="preserve"> </w:t>
      </w:r>
      <w:r w:rsidR="00C745EA">
        <w:rPr>
          <w:lang w:val="en-CA"/>
        </w:rPr>
        <w:t xml:space="preserve">Further, the implementation of </w:t>
      </w:r>
      <w:proofErr w:type="spellStart"/>
      <w:r w:rsidR="00C745EA">
        <w:rPr>
          <w:lang w:val="en-CA"/>
        </w:rPr>
        <w:t>multimix</w:t>
      </w:r>
      <w:proofErr w:type="spellEnd"/>
      <w:r w:rsidR="00C745EA">
        <w:rPr>
          <w:lang w:val="en-CA"/>
        </w:rPr>
        <w:t xml:space="preserve"> or other </w:t>
      </w:r>
      <w:r w:rsidR="00C745EA">
        <w:rPr>
          <w:lang w:val="en-CA"/>
        </w:rPr>
        <w:t xml:space="preserve">mark-recapture </w:t>
      </w:r>
      <w:r w:rsidR="00C745EA">
        <w:rPr>
          <w:lang w:val="en-CA"/>
        </w:rPr>
        <w:t xml:space="preserve">models can be computationally challenging </w:t>
      </w:r>
      <w:r w:rsidR="00C745EA">
        <w:rPr>
          <w:lang w:val="en-CA"/>
        </w:rPr>
        <w:fldChar w:fldCharType="begin" w:fldLock="1"/>
      </w:r>
      <w:r w:rsidR="00E91760">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models","type":"book"},"uris":["http://www.mendeley.com/documents/?uuid=91016cbe-0b9b-497a-b808-658738883c67"]}],"mendeley":{"formattedCitation":"(M. Kery and Royle 2020)","plainTextFormattedCitation":"(M. Kery and Royle 2020)","previouslyFormattedCitation":"(M. Kery and Royle 2020)"},"properties":{"noteIndex":0},"schema":"https://github.com/citation-style-language/schema/raw/master/csl-citation.json"}</w:instrText>
      </w:r>
      <w:r w:rsidR="00C745EA">
        <w:rPr>
          <w:lang w:val="en-CA"/>
        </w:rPr>
        <w:fldChar w:fldCharType="separate"/>
      </w:r>
      <w:r w:rsidR="004142EE" w:rsidRPr="004142EE">
        <w:rPr>
          <w:noProof/>
          <w:lang w:val="en-CA"/>
        </w:rPr>
        <w:t>(M. Kery and Royle 2020)</w:t>
      </w:r>
      <w:r w:rsidR="00C745EA">
        <w:rPr>
          <w:lang w:val="en-CA"/>
        </w:rPr>
        <w:fldChar w:fldCharType="end"/>
      </w:r>
      <w:r w:rsidR="00C745EA">
        <w:rPr>
          <w:lang w:val="en-CA"/>
        </w:rPr>
        <w:t>.</w:t>
      </w:r>
      <w:r w:rsidR="00A61E63">
        <w:rPr>
          <w:lang w:val="en-CA"/>
        </w:rPr>
        <w:t xml:space="preserve"> Therefore, it is important to better understand when </w:t>
      </w:r>
      <w:r w:rsidR="004B72C9">
        <w:rPr>
          <w:lang w:val="en-CA"/>
        </w:rPr>
        <w:t>using this</w:t>
      </w:r>
      <w:r w:rsidR="00A61E63">
        <w:rPr>
          <w:lang w:val="en-CA"/>
        </w:rPr>
        <w:t xml:space="preserve"> laborious method will be worthwhile. </w:t>
      </w:r>
    </w:p>
    <w:p w14:paraId="73199678" w14:textId="71DE8267" w:rsidR="00427370" w:rsidRDefault="00C745EA" w:rsidP="006D752E">
      <w:pPr>
        <w:spacing w:line="480" w:lineRule="auto"/>
        <w:ind w:firstLine="720"/>
        <w:rPr>
          <w:lang w:val="en-CA"/>
        </w:rPr>
      </w:pPr>
      <w:r>
        <w:rPr>
          <w:lang w:val="en-CA"/>
        </w:rPr>
        <w:t xml:space="preserve">Binomial N-mixture </w:t>
      </w:r>
      <w:r>
        <w:rPr>
          <w:lang w:val="en-CA"/>
        </w:rPr>
        <w:t xml:space="preserve">models </w:t>
      </w:r>
      <w:r>
        <w:rPr>
          <w:lang w:val="en-CA"/>
        </w:rPr>
        <w:t>(</w:t>
      </w:r>
      <w:r>
        <w:rPr>
          <w:lang w:val="en-CA"/>
        </w:rPr>
        <w:t>“</w:t>
      </w:r>
      <w:proofErr w:type="spellStart"/>
      <w:r>
        <w:rPr>
          <w:lang w:val="en-CA"/>
        </w:rPr>
        <w:t>binmix</w:t>
      </w:r>
      <w:proofErr w:type="spellEnd"/>
      <w:r>
        <w:rPr>
          <w:lang w:val="en-CA"/>
        </w:rPr>
        <w:t xml:space="preserve"> models”</w:t>
      </w:r>
      <w:r>
        <w:rPr>
          <w:lang w:val="en-CA"/>
        </w:rPr>
        <w:t xml:space="preserve">) </w:t>
      </w:r>
      <w:r>
        <w:rPr>
          <w:lang w:val="en-CA"/>
        </w:rPr>
        <w:t xml:space="preserve">provide a second alternative </w:t>
      </w:r>
      <w:r>
        <w:rPr>
          <w:lang w:val="en-CA"/>
        </w:rPr>
        <w:t>that also accounts for imperfect detection.</w:t>
      </w:r>
      <w:r w:rsidR="00E97454">
        <w:rPr>
          <w:lang w:val="en-CA"/>
        </w:rPr>
        <w:t xml:space="preserve"> Like </w:t>
      </w:r>
      <w:proofErr w:type="spellStart"/>
      <w:r w:rsidR="00E97454">
        <w:rPr>
          <w:lang w:val="en-CA"/>
        </w:rPr>
        <w:t>multimix</w:t>
      </w:r>
      <w:proofErr w:type="spellEnd"/>
      <w:r w:rsidR="00E97454">
        <w:rPr>
          <w:lang w:val="en-CA"/>
        </w:rPr>
        <w:t xml:space="preserve"> models for mark-recapture data,</w:t>
      </w:r>
      <w:r>
        <w:rPr>
          <w:lang w:val="en-CA"/>
        </w:rPr>
        <w:t xml:space="preserve"> </w:t>
      </w:r>
      <w:proofErr w:type="spellStart"/>
      <w:r w:rsidR="00E97454">
        <w:rPr>
          <w:lang w:val="en-CA"/>
        </w:rPr>
        <w:t>binmix</w:t>
      </w:r>
      <w:proofErr w:type="spellEnd"/>
      <w:r w:rsidR="00E97454">
        <w:rPr>
          <w:lang w:val="en-CA"/>
        </w:rPr>
        <w:t xml:space="preserve"> models </w:t>
      </w:r>
      <w:r w:rsidR="00A432E4">
        <w:rPr>
          <w:lang w:val="en-CA"/>
        </w:rPr>
        <w:t>are more</w:t>
      </w:r>
      <w:r w:rsidR="00E97454">
        <w:rPr>
          <w:lang w:val="en-CA"/>
        </w:rPr>
        <w:t xml:space="preserve"> inaccessible </w:t>
      </w:r>
      <w:r w:rsidR="00A432E4">
        <w:rPr>
          <w:lang w:val="en-CA"/>
        </w:rPr>
        <w:t xml:space="preserve">than GLMs </w:t>
      </w:r>
      <w:r w:rsidR="00E97454">
        <w:rPr>
          <w:lang w:val="en-CA"/>
        </w:rPr>
        <w:t xml:space="preserve">because </w:t>
      </w:r>
      <w:r w:rsidR="000C4AB8">
        <w:rPr>
          <w:lang w:val="en-CA"/>
        </w:rPr>
        <w:t xml:space="preserve">their </w:t>
      </w:r>
      <w:r w:rsidR="00B943FE">
        <w:rPr>
          <w:lang w:val="en-CA"/>
        </w:rPr>
        <w:t>implementation</w:t>
      </w:r>
      <w:r w:rsidR="00E97454">
        <w:rPr>
          <w:lang w:val="en-CA"/>
        </w:rPr>
        <w:t xml:space="preserve"> </w:t>
      </w:r>
      <w:r w:rsidR="00A432E4">
        <w:rPr>
          <w:lang w:val="en-CA"/>
        </w:rPr>
        <w:t>can</w:t>
      </w:r>
      <w:r w:rsidR="00B943FE">
        <w:rPr>
          <w:lang w:val="en-CA"/>
        </w:rPr>
        <w:t xml:space="preserve"> </w:t>
      </w:r>
      <w:r w:rsidR="00E97454">
        <w:rPr>
          <w:lang w:val="en-CA"/>
        </w:rPr>
        <w:t xml:space="preserve">require </w:t>
      </w:r>
      <w:r w:rsidR="00B943FE">
        <w:rPr>
          <w:lang w:val="en-CA"/>
        </w:rPr>
        <w:t xml:space="preserve">heavy </w:t>
      </w:r>
      <w:r w:rsidR="00E97454">
        <w:rPr>
          <w:lang w:val="en-CA"/>
        </w:rPr>
        <w:t>computational resources and</w:t>
      </w:r>
      <w:r w:rsidR="00B943FE">
        <w:rPr>
          <w:lang w:val="en-CA"/>
        </w:rPr>
        <w:t>/or</w:t>
      </w:r>
      <w:r w:rsidR="00E97454">
        <w:rPr>
          <w:lang w:val="en-CA"/>
        </w:rPr>
        <w:t xml:space="preserve"> custom-tailored </w:t>
      </w:r>
      <w:r w:rsidR="000C4AB8">
        <w:rPr>
          <w:lang w:val="en-CA"/>
        </w:rPr>
        <w:t>code</w:t>
      </w:r>
      <w:r w:rsidR="00E97454">
        <w:rPr>
          <w:lang w:val="en-CA"/>
        </w:rPr>
        <w:t xml:space="preserve">. However, </w:t>
      </w:r>
      <w:proofErr w:type="spellStart"/>
      <w:r w:rsidR="00E97454">
        <w:rPr>
          <w:lang w:val="en-CA"/>
        </w:rPr>
        <w:t>b</w:t>
      </w:r>
      <w:r>
        <w:rPr>
          <w:lang w:val="en-CA"/>
        </w:rPr>
        <w:t>inmix</w:t>
      </w:r>
      <w:proofErr w:type="spellEnd"/>
      <w:r>
        <w:rPr>
          <w:lang w:val="en-CA"/>
        </w:rPr>
        <w:t xml:space="preserve"> models </w:t>
      </w:r>
      <w:r w:rsidR="00B943FE">
        <w:rPr>
          <w:lang w:val="en-CA"/>
        </w:rPr>
        <w:t>may be</w:t>
      </w:r>
      <w:r>
        <w:rPr>
          <w:lang w:val="en-CA"/>
        </w:rPr>
        <w:t xml:space="preserve"> </w:t>
      </w:r>
      <w:r w:rsidR="00E97454">
        <w:rPr>
          <w:lang w:val="en-CA"/>
        </w:rPr>
        <w:t xml:space="preserve">more </w:t>
      </w:r>
      <w:r>
        <w:rPr>
          <w:lang w:val="en-CA"/>
        </w:rPr>
        <w:t xml:space="preserve">attractive </w:t>
      </w:r>
      <w:r w:rsidR="00226C9F">
        <w:rPr>
          <w:lang w:val="en-CA"/>
        </w:rPr>
        <w:t xml:space="preserve">than </w:t>
      </w:r>
      <w:proofErr w:type="spellStart"/>
      <w:r w:rsidR="00226C9F">
        <w:rPr>
          <w:lang w:val="en-CA"/>
        </w:rPr>
        <w:t>multimix</w:t>
      </w:r>
      <w:proofErr w:type="spellEnd"/>
      <w:r w:rsidR="00226C9F">
        <w:rPr>
          <w:lang w:val="en-CA"/>
        </w:rPr>
        <w:t xml:space="preserve"> mark-recapture </w:t>
      </w:r>
      <w:r>
        <w:rPr>
          <w:lang w:val="en-CA"/>
        </w:rPr>
        <w:t>because they can be applied to the simple count data used for GLMs</w:t>
      </w:r>
      <w:r w:rsidR="008B77F1">
        <w:rPr>
          <w:lang w:val="en-CA"/>
        </w:rPr>
        <w:t>, provided that collection of count data is repeated for at least some sites</w:t>
      </w:r>
      <w:r>
        <w:rPr>
          <w:lang w:val="en-CA"/>
        </w:rPr>
        <w:t xml:space="preserve"> </w:t>
      </w:r>
      <w:r w:rsidR="00EE319C">
        <w:rPr>
          <w:lang w:val="en-CA"/>
        </w:rPr>
        <w:fldChar w:fldCharType="begin" w:fldLock="1"/>
      </w:r>
      <w:r w:rsidR="00A432E4">
        <w:rPr>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counts","type":"article-journal","volume":"60"},"uris":["http://www.mendeley.com/documents/?uuid=7733a4e8-89c1-4fff-9707-f21e202457d6"]},{"id":"ITEM-2","itemData":{"DOI":"10.1002/WICS.1625","ISSN":"1939-0068","abstract":"N-mixture models were born in 2004 of the necessity to model animal population size from point counts with imperfect detection of individuals, where capture-recapture methods are infeasible. Initially developed for applications where population size was assumed constant, N-mixture models were extended in 2011 to include population dynamics, allowing application to populations whose size fluctuates during the study. A further extension in 2014 accommodates populations with multiple “states” such as age class or sex. More recent extensions model spatial movement of animals among habitat patches or the spatial spread of infectious disease in a human population. The core idea underlying this class of models is a hierarchical structure, where the observation model is defined conditional on the model for true abundance. This hierarchy allows researchers to incorporate information about observation and abundance processes, while permitting distinct inferences about elements affecting detection and those affecting abundance. Another benefit of the hierarchical approach is the ability to accommodate many existing sampling protocols such as removal sampling and distance sampling. One drawback to N-mixture models is that since they estimate both abundance and detection from replicated but unmarked counts, model parameters may not be clearly identifiable. A second drawback is that when observed counts are large, calculating the N-mixture likelihood is computationally infeasible. This difficulty motivated an approximate likelihood based on the normal approximation to the binomial. The normal approximation provides a diagnostic of parameter estimability based on the closed-form expression of the Fisher information matrix for a multivariate normal likelihood. This article is categorized under: Data: Types and Structure &gt; Image and Spatial Data Statistical Learning and Exploratory Methods of the Data Sciences &gt; Modeling Methods.","author":[{"dropping-particle":"","family":"Madsen","given":"Lisa","non-dropping-particle":"","parse-names":false,"suffix":""},{"dropping-particle":"","family":"Royle","given":"J. Andrew","non-dropping-particle":"","parse-names":false,"suffix":""}],"container-title":"Wiley Interdisciplinary Reviews: Computational Statistics","id":"ITEM-2","issue":"6","issued":{"date-parts":[["2023","11","1"]]},"page":"e1625","publisher":"John Wiley &amp; Sons, Ltd","title":"A review of N-mixture models","type":"article-journal","volume":"15"},"uris":["http://www.mendeley.com/documents/?uuid=b82c9be2-4b83-3843-9c13-9b3877f1a8bb"]}],"mendeley":{"formattedCitation":"(J. A. Royle 2004; Madsen and Royle 2023)","plainTextFormattedCitation":"(J. A. Royle 2004; Madsen and Royle 2023)","previouslyFormattedCitation":"(J. A. Royle 2004; Madsen and Royle 2023)"},"properties":{"noteIndex":0},"schema":"https://github.com/citation-style-language/schema/raw/master/csl-citation.json"}</w:instrText>
      </w:r>
      <w:r w:rsidR="00EE319C">
        <w:rPr>
          <w:lang w:val="en-CA"/>
        </w:rPr>
        <w:fldChar w:fldCharType="separate"/>
      </w:r>
      <w:r w:rsidR="00A432E4" w:rsidRPr="00A432E4">
        <w:rPr>
          <w:noProof/>
          <w:lang w:val="en-CA"/>
        </w:rPr>
        <w:t>(J. A. Royle 2004; Madsen and Royle 2023)</w:t>
      </w:r>
      <w:r w:rsidR="00EE319C">
        <w:rPr>
          <w:lang w:val="en-CA"/>
        </w:rPr>
        <w:fldChar w:fldCharType="end"/>
      </w:r>
      <w:r>
        <w:rPr>
          <w:lang w:val="en-CA"/>
        </w:rPr>
        <w:t>.</w:t>
      </w:r>
      <w:r w:rsidRPr="00C745EA">
        <w:rPr>
          <w:lang w:val="en-CA"/>
        </w:rPr>
        <w:t xml:space="preserve"> </w:t>
      </w:r>
      <w:r w:rsidR="001C43EE">
        <w:rPr>
          <w:lang w:val="en-CA"/>
        </w:rPr>
        <w:t>T</w:t>
      </w:r>
      <w:r w:rsidR="00B943FE">
        <w:rPr>
          <w:lang w:val="en-CA"/>
        </w:rPr>
        <w:t>his means that</w:t>
      </w:r>
      <w:r w:rsidR="001C43EE">
        <w:rPr>
          <w:lang w:val="en-CA"/>
        </w:rPr>
        <w:t xml:space="preserve"> </w:t>
      </w:r>
      <w:proofErr w:type="spellStart"/>
      <w:r w:rsidR="001C43EE">
        <w:rPr>
          <w:lang w:val="en-CA"/>
        </w:rPr>
        <w:t>binmix</w:t>
      </w:r>
      <w:proofErr w:type="spellEnd"/>
      <w:r w:rsidR="001C43EE">
        <w:rPr>
          <w:lang w:val="en-CA"/>
        </w:rPr>
        <w:t xml:space="preserve"> models might provide good estimates of abundance drivers without requiring the laborious effort of marking or tagging individual insects. </w:t>
      </w:r>
      <w:proofErr w:type="spellStart"/>
      <w:r>
        <w:rPr>
          <w:lang w:val="en-CA"/>
        </w:rPr>
        <w:t>Binmix</w:t>
      </w:r>
      <w:proofErr w:type="spellEnd"/>
      <w:r>
        <w:rPr>
          <w:lang w:val="en-CA"/>
        </w:rPr>
        <w:t xml:space="preserve"> models </w:t>
      </w:r>
      <w:r w:rsidR="000C4AB8">
        <w:rPr>
          <w:lang w:val="en-CA"/>
        </w:rPr>
        <w:t>account for imperfect detection by</w:t>
      </w:r>
      <w:r w:rsidR="001C43EE">
        <w:rPr>
          <w:lang w:val="en-CA"/>
        </w:rPr>
        <w:t xml:space="preserve"> </w:t>
      </w:r>
      <w:r>
        <w:rPr>
          <w:lang w:val="en-CA"/>
        </w:rPr>
        <w:t>leverag</w:t>
      </w:r>
      <w:r w:rsidR="001C43EE">
        <w:rPr>
          <w:lang w:val="en-CA"/>
        </w:rPr>
        <w:t>ing</w:t>
      </w:r>
      <w:r>
        <w:rPr>
          <w:lang w:val="en-CA"/>
        </w:rPr>
        <w:t xml:space="preserve"> information </w:t>
      </w:r>
      <w:r w:rsidR="009009D3">
        <w:rPr>
          <w:lang w:val="en-CA"/>
        </w:rPr>
        <w:t>about</w:t>
      </w:r>
      <w:r>
        <w:rPr>
          <w:lang w:val="en-CA"/>
        </w:rPr>
        <w:t xml:space="preserve"> </w:t>
      </w:r>
      <w:r w:rsidR="004B72C9">
        <w:rPr>
          <w:lang w:val="en-CA"/>
        </w:rPr>
        <w:t>variation</w:t>
      </w:r>
      <w:r>
        <w:rPr>
          <w:lang w:val="en-CA"/>
        </w:rPr>
        <w:t xml:space="preserve"> </w:t>
      </w:r>
      <w:r w:rsidR="004B72C9">
        <w:rPr>
          <w:lang w:val="en-CA"/>
        </w:rPr>
        <w:t>in the size of</w:t>
      </w:r>
      <w:r>
        <w:rPr>
          <w:lang w:val="en-CA"/>
        </w:rPr>
        <w:t xml:space="preserve"> </w:t>
      </w:r>
      <w:r w:rsidR="004B72C9">
        <w:rPr>
          <w:lang w:val="en-CA"/>
        </w:rPr>
        <w:t>counts</w:t>
      </w:r>
      <w:r>
        <w:rPr>
          <w:lang w:val="en-CA"/>
        </w:rPr>
        <w:t xml:space="preserve"> </w:t>
      </w:r>
      <w:r w:rsidR="00226C9F">
        <w:rPr>
          <w:lang w:val="en-CA"/>
        </w:rPr>
        <w:t xml:space="preserve">that are </w:t>
      </w:r>
      <w:r w:rsidR="004B72C9">
        <w:rPr>
          <w:lang w:val="en-CA"/>
        </w:rPr>
        <w:t>collected</w:t>
      </w:r>
      <w:r>
        <w:rPr>
          <w:lang w:val="en-CA"/>
        </w:rPr>
        <w:t xml:space="preserve"> across repeat surveys (Figure 1</w:t>
      </w:r>
      <w:r>
        <w:rPr>
          <w:lang w:val="en-CA"/>
        </w:rPr>
        <w:t>)</w:t>
      </w:r>
      <w:r w:rsidR="00EE319C">
        <w:rPr>
          <w:lang w:val="en-CA"/>
        </w:rPr>
        <w:t xml:space="preserve"> </w:t>
      </w:r>
      <w:r w:rsidR="00EE319C">
        <w:rPr>
          <w:lang w:val="en-CA"/>
        </w:rPr>
        <w:fldChar w:fldCharType="begin" w:fldLock="1"/>
      </w:r>
      <w:r w:rsidR="00A432E4">
        <w:rPr>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counts","type":"article-journal","volume":"60"},"uris":["http://www.mendeley.com/documents/?uuid=7733a4e8-89c1-4fff-9707-f21e202457d6"]}],"mendeley":{"formattedCitation":"(J. A. Royle 2004)","plainTextFormattedCitation":"(J. A. Royle 2004)","previouslyFormattedCitation":"(J. A. Royle 2004)"},"properties":{"noteIndex":0},"schema":"https://github.com/citation-style-language/schema/raw/master/csl-citation.json"}</w:instrText>
      </w:r>
      <w:r w:rsidR="00EE319C">
        <w:rPr>
          <w:lang w:val="en-CA"/>
        </w:rPr>
        <w:fldChar w:fldCharType="separate"/>
      </w:r>
      <w:r w:rsidR="00EE319C" w:rsidRPr="00EE319C">
        <w:rPr>
          <w:noProof/>
          <w:lang w:val="en-CA"/>
        </w:rPr>
        <w:t>(J. A. Royle 2004)</w:t>
      </w:r>
      <w:r w:rsidR="00EE319C">
        <w:rPr>
          <w:lang w:val="en-CA"/>
        </w:rPr>
        <w:fldChar w:fldCharType="end"/>
      </w:r>
      <w:r>
        <w:rPr>
          <w:lang w:val="en-CA"/>
        </w:rPr>
        <w:t>.</w:t>
      </w:r>
      <w:r w:rsidR="009009D3">
        <w:rPr>
          <w:lang w:val="en-CA"/>
        </w:rPr>
        <w:t xml:space="preserve"> </w:t>
      </w:r>
      <w:proofErr w:type="spellStart"/>
      <w:r w:rsidR="004B72C9">
        <w:rPr>
          <w:lang w:val="en-CA"/>
        </w:rPr>
        <w:t>B</w:t>
      </w:r>
      <w:r w:rsidR="009009D3">
        <w:rPr>
          <w:lang w:val="en-CA"/>
        </w:rPr>
        <w:t>inmix</w:t>
      </w:r>
      <w:proofErr w:type="spellEnd"/>
      <w:r w:rsidR="009009D3">
        <w:rPr>
          <w:lang w:val="en-CA"/>
        </w:rPr>
        <w:t xml:space="preserve"> </w:t>
      </w:r>
      <w:r w:rsidR="00133AA8">
        <w:rPr>
          <w:lang w:val="en-CA"/>
        </w:rPr>
        <w:t>models</w:t>
      </w:r>
      <w:r w:rsidR="009009D3">
        <w:rPr>
          <w:lang w:val="en-CA"/>
        </w:rPr>
        <w:t xml:space="preserve"> are </w:t>
      </w:r>
      <w:r w:rsidR="00133AA8">
        <w:rPr>
          <w:lang w:val="en-CA"/>
        </w:rPr>
        <w:t>increasingly</w:t>
      </w:r>
      <w:r w:rsidR="009009D3">
        <w:rPr>
          <w:lang w:val="en-CA"/>
        </w:rPr>
        <w:t xml:space="preserve"> </w:t>
      </w:r>
      <w:r w:rsidR="00133AA8">
        <w:rPr>
          <w:lang w:val="en-CA"/>
        </w:rPr>
        <w:t>utilized</w:t>
      </w:r>
      <w:r w:rsidR="004B72C9">
        <w:rPr>
          <w:lang w:val="en-CA"/>
        </w:rPr>
        <w:t xml:space="preserve"> f</w:t>
      </w:r>
      <w:r w:rsidR="004B72C9">
        <w:rPr>
          <w:lang w:val="en-CA"/>
        </w:rPr>
        <w:t>or insect abundance studies</w:t>
      </w:r>
      <w:r w:rsidR="007E58AE">
        <w:rPr>
          <w:lang w:val="en-CA"/>
        </w:rPr>
        <w:t xml:space="preserve"> </w:t>
      </w:r>
      <w:r w:rsidR="007E58AE">
        <w:rPr>
          <w:lang w:val="en-CA"/>
        </w:rPr>
        <w:fldChar w:fldCharType="begin" w:fldLock="1"/>
      </w:r>
      <w:r w:rsidR="00B20743">
        <w:rPr>
          <w:lang w:val="en-CA"/>
        </w:rPr>
        <w:instrText>ADDIN CSL_CITATION {"citationItems":[{"id":"ITEM-1","itemData":{"DOI":"10.1007/978-3-031-43098-5_10","ISBN":"9783031430985","author":[{"dropping-particle":"","family":"Mimnagh","given":"Niamh","non-dropping-particle":"","parse-names":false,"suffix":""},{"dropping-particle":"","family":"Parnell","given":"Andrew","non-dropping-particle":"","parse-names":false,"suffix":""},{"dropping-particle":"","family":"Prado","given":"Estevão","non-dropping-particle":"","parse-names":false,"suffix":""}],"container-title":"Modelling Insect Populations in Agricultural Landscapes","id":"ITEM-1","issued":{"date-parts":[["2023"]]},"page":"185-210","publisher":"Springer International Publishing","title":"Bayesian N-Mixture Models Applied to Estimating Insect Abundance","type":"chapter"},"uris":["http://www.mendeley.com/documents/?uuid=6560b516-cd69-4c57-85e1-d600b257ba53"]}],"mendeley":{"formattedCitation":"(Mimnagh, Parnell, and Prado 2023)","plainTextFormattedCitation":"(Mimnagh, Parnell, and Prado 2023)","previouslyFormattedCitation":"(Mimnagh, Parnell, and Prado 2023)"},"properties":{"noteIndex":0},"schema":"https://github.com/citation-style-language/schema/raw/master/csl-citation.json"}</w:instrText>
      </w:r>
      <w:r w:rsidR="007E58AE">
        <w:rPr>
          <w:lang w:val="en-CA"/>
        </w:rPr>
        <w:fldChar w:fldCharType="separate"/>
      </w:r>
      <w:r w:rsidR="007E58AE" w:rsidRPr="007E58AE">
        <w:rPr>
          <w:noProof/>
          <w:lang w:val="en-CA"/>
        </w:rPr>
        <w:t>(Mimnagh, Parnell, and Prado 2023)</w:t>
      </w:r>
      <w:r w:rsidR="007E58AE">
        <w:rPr>
          <w:lang w:val="en-CA"/>
        </w:rPr>
        <w:fldChar w:fldCharType="end"/>
      </w:r>
      <w:r w:rsidR="009009D3">
        <w:rPr>
          <w:lang w:val="en-CA"/>
        </w:rPr>
        <w:t>. For example, they have been used</w:t>
      </w:r>
      <w:r w:rsidR="009009D3">
        <w:rPr>
          <w:lang w:val="en-CA"/>
        </w:rPr>
        <w:t xml:space="preserve"> to estimate the effects of urban land use on mosquito abundance, the impacts of flower resource density on wild bee abundance, and the effects of seasonality </w:t>
      </w:r>
      <w:r w:rsidR="004B72C9">
        <w:rPr>
          <w:lang w:val="en-CA"/>
        </w:rPr>
        <w:t>on</w:t>
      </w:r>
      <w:r w:rsidR="009009D3">
        <w:rPr>
          <w:lang w:val="en-CA"/>
        </w:rPr>
        <w:t xml:space="preserve"> </w:t>
      </w:r>
      <w:r w:rsidR="00E97454">
        <w:rPr>
          <w:lang w:val="en-CA"/>
        </w:rPr>
        <w:t>butterfly</w:t>
      </w:r>
      <w:r w:rsidR="009009D3">
        <w:rPr>
          <w:lang w:val="en-CA"/>
        </w:rPr>
        <w:t xml:space="preserve"> abundance </w:t>
      </w:r>
      <w:r w:rsidR="00B91F9A">
        <w:rPr>
          <w:lang w:val="en-CA"/>
        </w:rPr>
        <w:fldChar w:fldCharType="begin" w:fldLock="1"/>
      </w:r>
      <w:r w:rsidR="00B91F9A">
        <w:rPr>
          <w:lang w:val="en-CA"/>
        </w:rPr>
        <w:instrText>ADDIN CSL_CITATION {"citationItems":[{"id":"ITEM-1","itemData":{"DOI":"10.1111/1365-2664.13454","ISSN":"1365-2664","abstract":"Estimating population abundance is a key objective of surveillance programmes, particularly for vector species of public health interest. For mosquitos, which are vectors of human pathogens, established methods to measure absolute population abundance such as mark-release-recapture are difficult to implement and usually spatially limited. Typically, regional monitoring schemes assess species relative abundance (counting captured individuals) to prioritize control efforts and study species distribution. However, assessing absolute abundance is crucial when the focus is on pathogen transmission by contacts between vectors and hosts. Here, we applied the N-mixture model approach to estimate mosquito abundance from standard monitoring data. We extended the N-mixture model approach in a Bayesian framework by considering a beta-binomial distribution for the detection process. We ran a simulation study to explore model performance under a low detection probability, a time-varying population and different sets of independent variables. When informative priors were used and the model was well specified, estimates by N-mixture model well correlated (&gt;0.9) with synthetic data and had a mean absolute deviation of about 20%. Correlation decreased and biased increased with uninformative priors or model misspecification. When fed with field monitoring data to estimate the absolute abundance of the mosquito arbovirus vector Aedes albopictus within the metropolitan city of Rome (Italy), the N-mixture model showed higher population size in residential neighbourhoods than in large green areas and revealed that traps located adjacent to vegetated sites have a higher probability of capturing mosquitoes. Synthesis and applications. Our results show that, if supported by a good knowledge of the target species biology and by informative priors (e.g. from previous studies of capture rates), the N-mixture model represents a valuable tool to exploit field monitoring data to estimate absolute abundance of disease vectors and to assess vector-related health risk on a wide spatial and temporal scale. For mosquitoes specifically, it is also valuable to invest in increased efficiency of trapping devices to improve estimates of absolute abundance from the models.","author":[{"dropping-particle":"","family":"Manica","given":"Mattia","non-dropping-particle":"","parse-names":false,"suffix":""},{"dropping-particle":"","family":"Caputo","given":"Beniamino","non-dropping-particle":"","parse-names":false,"suffix":""},{"dropping-particle":"","family":"Screti","given":"Alessia","non-dropping-particle":"","parse-names":false,"suffix":""},{"dropping-particle":"","family":"Filipponi","given":"Federico","non-dropping-particle":"","parse-names":false,"suffix":""},{"dropping-particle":"","family":"Rosà","given":"Roberto","non-dropping-particle":"","parse-names":false,"suffix":""},{"dropping-particle":"","family":"Solimini","given":"Angelo","non-dropping-particle":"","parse-names":false,"suffix":""},{"dropping-particle":"","family":"Torre","given":"Alessandra","non-dropping-particle":"della","parse-names":false,"suffix":""},{"dropping-particle":"","family":"Blangiardo","given":"Marta","non-dropping-particle":"","parse-names":false,"suffix":""}],"container-title":"Journal of Applied Ecology","id":"ITEM-1","issue":"9","issued":{"date-parts":[["2019","9","1"]]},"page":"2225-2235","publisher":"John Wiley &amp; Sons, Ltd","title":"Applying the N-mixture model approach to estimate mosquito population absolute abundance from monitoring data","type":"article-journal","volume":"56"},"uris":["http://www.mendeley.com/documents/?uuid=eb1f844a-25b8-397a-a28f-443e931e5072"]},{"id":"ITEM-2","itemData":{"DOI":"10.1007/s11252-019-00909-y","abstract":"Wild bees provide pollination services and are currently declining at the global scale. A potential cause for this decline is competitive interactions with domestic honey bees. Urban beekeeping, a fairly new activity, is rapidly gaining popularity. In contrast with agricultural and natural areas, the extent of competition between honey bees and wild bees in urban areas is unclear. The objectives of this study were to quantify the impact of honey bees, urbanization, and the availability of floral resources on wild bee communities. We hypothesized that honey bees exert negative impacts on wild bees, that floral resources favor wild bee communities and mitigate the negative impacts of competition with honey bees, and that the influence of heat islands, used as a proxy for urbanization, varies between wild bees with their functional traits (nesting behavior). We tested these hypotheses with a data set of 19,077 wild bee specimens collected using colored pan-traps at 25 urban sites in 2012 and 2013. We investigated community and population patterns after accounting for imperfect detection probability. We found no evidence of competition between wild and domesticated bees. Our analyses indicate mixed effects of urban heat islands across species and positive effects of floral resources. We conclude that cities can allow the coexistence of urban beekeeping and wild bees under moderate hive densities. However, it will remain crucial to further investigate the competitive interactions between wild and honey bees to determine the threshold of hive densities beyond which competition could occur.","author":[{"dropping-particle":"","family":"Mccune","given":"F.","non-dropping-particle":"","parse-names":false,"suffix":""},{"dropping-particle":"","family":"Normandin","given":"É.","non-dropping-particle":"","parse-names":false,"suffix":""},{"dropping-particle":"","family":"Mazerolle","given":"M.","non-dropping-particle":"","parse-names":false,"suffix":""},{"dropping-particle":"","family":"Fournier","given":"V.","non-dropping-particle":"","parse-names":false,"suffix":""}],"container-title":"Urban Ecosystems","id":"ITEM-2","issued":{"date-parts":[["2020"]]},"page":"39-54","title":"Response of wild bee communities to beekeeping, urbanization, and flower availability","type":"article-journal","volume":"23"},"uris":["http://www.mendeley.com/documents/?uuid=ef5d74b0-2863-3e95-bc88-b265769d4143"]},{"id":"ITEM-3","itemData":{"DOI":"10.1002/ECS2.3101","ISSN":"2150-8925","abstract":"Estimating distribution and abundance of species depends on the probability at which individuals are detected. Butterflies are of conservation interest worldwide, but data collected with Pollard walks—the standard for national monitoring schemes—are often analyzed assuming that changes in detectability are negligible within recommended sampling criteria. The implications of this practice remain poorly understood. Here, we evaluated the effects of sampling conditions on butterfly counts from Pollard walks using the Arctic fritillary, a common but cryptic butterfly in boreal forests of Alberta, Canada. We used an open population binomial N-mixture model to disentangle the effects of habitat suitability and phenology on abundance of Arctic fritillaries, and its detectability by sampling different conditions of temperature, wind, cloud cover, and hour of the day. Detectability varied by one order of magnitude within the criteria recommended for Pollard walks (P varying between 0.04 and 0.45), and simulations show how sampling in suboptimal conditions increases substantially the risk of false-absence records (e.g., false-absences are twice as likely than true-presences when sampling 10 Arctic fritillaries at P = 0.04). Our results suggest that the risk of false-absences is highest for species that are poorly detectable, low in abundance, and with short flight periods. Analysis with open population binomial N-mixture models could improve estimates of abundance and distribution for rare species of conservation interest, while providing a powerful method for assessing butterfly phenology, abundance, and behavior using counts from Pollard walks, but require more intensive sampling than conventional monitoring schemes.","author":[{"dropping-particle":"","family":"Riva","given":"Federico","non-dropping-particle":"","parse-names":false,"suffix":""},{"dropping-particle":"","family":"Gentile","given":"Giorgio","non-dropping-particle":"","parse-names":false,"suffix":""},{"dropping-particle":"","family":"Bonelli","given":"Simona","non-dropping-particle":"","parse-names":false,"suffix":""},{"dropping-particle":"","family":"Acorn","given":"John H.","non-dropping-particle":"","parse-names":false,"suffix":""},{"dropping-particle":"V.","family":"Denes","given":"Francisco","non-dropping-particle":"","parse-names":false,"suffix":""},{"dropping-particle":"","family":"Crosby","given":"Andrew D.","non-dropping-particle":"","parse-names":false,"suffix":""},{"dropping-particle":"","family":"Nielsen","given":"Scott E.","non-dropping-particle":"","parse-names":false,"suffix":""}],"container-title":"Ecosphere","id":"ITEM-3","issue":"4","issued":{"date-parts":[["2020","4","1"]]},"page":"e03101","publisher":"John Wiley &amp; Sons, Ltd","title":"Of detectability and camouflage: evaluating Pollard Walk rules using a common, cryptic butterfly","type":"article-journal","volume":"11"},"uris":["http://www.mendeley.com/documents/?uuid=71589bde-bc6a-3542-ad05-d4e63ef0d343"]}],"mendeley":{"formattedCitation":"(Manica et al. 2019; Mccune et al. 2020; Riva et al. 2020)","plainTextFormattedCitation":"(Manica et al. 2019; Mccune et al. 2020; Riva et al. 2020)","previouslyFormattedCitation":"(Manica et al. 2019; Mccune et al. 2020; Riva et al. 2020)"},"properties":{"noteIndex":0},"schema":"https://github.com/citation-style-language/schema/raw/master/csl-citation.json"}</w:instrText>
      </w:r>
      <w:r w:rsidR="00B91F9A">
        <w:rPr>
          <w:lang w:val="en-CA"/>
        </w:rPr>
        <w:fldChar w:fldCharType="separate"/>
      </w:r>
      <w:r w:rsidR="00B91F9A" w:rsidRPr="00B91F9A">
        <w:rPr>
          <w:noProof/>
          <w:lang w:val="en-CA"/>
        </w:rPr>
        <w:t>(Manica et al. 2019; Mccune et al. 2020; Riva et al. 2020)</w:t>
      </w:r>
      <w:r w:rsidR="00B91F9A">
        <w:rPr>
          <w:lang w:val="en-CA"/>
        </w:rPr>
        <w:fldChar w:fldCharType="end"/>
      </w:r>
      <w:r w:rsidR="00B91F9A">
        <w:rPr>
          <w:lang w:val="en-CA"/>
        </w:rPr>
        <w:t>.</w:t>
      </w:r>
      <w:r w:rsidR="006D752E">
        <w:rPr>
          <w:lang w:val="en-CA"/>
        </w:rPr>
        <w:t xml:space="preserve"> </w:t>
      </w:r>
    </w:p>
    <w:p w14:paraId="58564F42" w14:textId="6720B293" w:rsidR="00AD43F8" w:rsidRDefault="006D752E" w:rsidP="006D752E">
      <w:pPr>
        <w:spacing w:line="480" w:lineRule="auto"/>
        <w:ind w:firstLine="720"/>
        <w:rPr>
          <w:lang w:val="en-CA"/>
        </w:rPr>
      </w:pPr>
      <w:r>
        <w:rPr>
          <w:lang w:val="en-CA"/>
        </w:rPr>
        <w:t xml:space="preserve">While </w:t>
      </w:r>
      <w:proofErr w:type="spellStart"/>
      <w:r>
        <w:rPr>
          <w:lang w:val="en-CA"/>
        </w:rPr>
        <w:t>b</w:t>
      </w:r>
      <w:r w:rsidR="00162913" w:rsidRPr="00AD43F8">
        <w:rPr>
          <w:lang w:val="en-CA"/>
        </w:rPr>
        <w:t>inmix</w:t>
      </w:r>
      <w:proofErr w:type="spellEnd"/>
      <w:r w:rsidR="00162913" w:rsidRPr="00AD43F8">
        <w:rPr>
          <w:lang w:val="en-CA"/>
        </w:rPr>
        <w:t xml:space="preserve"> </w:t>
      </w:r>
      <w:r w:rsidR="004B72C9">
        <w:rPr>
          <w:lang w:val="en-CA"/>
        </w:rPr>
        <w:t>approaches provide</w:t>
      </w:r>
      <w:r w:rsidR="00157A88">
        <w:rPr>
          <w:lang w:val="en-CA"/>
        </w:rPr>
        <w:t xml:space="preserve"> a</w:t>
      </w:r>
      <w:r w:rsidR="004B72C9">
        <w:rPr>
          <w:lang w:val="en-CA"/>
        </w:rPr>
        <w:t>n</w:t>
      </w:r>
      <w:r w:rsidR="00157A88">
        <w:rPr>
          <w:lang w:val="en-CA"/>
        </w:rPr>
        <w:t xml:space="preserve"> </w:t>
      </w:r>
      <w:r w:rsidR="004B72C9">
        <w:rPr>
          <w:lang w:val="en-CA"/>
        </w:rPr>
        <w:t>easier way to account</w:t>
      </w:r>
      <w:r w:rsidR="001C43EE" w:rsidRPr="00AD43F8">
        <w:rPr>
          <w:lang w:val="en-CA"/>
        </w:rPr>
        <w:t xml:space="preserve"> for detection </w:t>
      </w:r>
      <w:r w:rsidR="00DC70C7" w:rsidRPr="00AD43F8">
        <w:rPr>
          <w:lang w:val="en-CA"/>
        </w:rPr>
        <w:t>bias</w:t>
      </w:r>
      <w:r>
        <w:rPr>
          <w:lang w:val="en-CA"/>
        </w:rPr>
        <w:t>es,</w:t>
      </w:r>
      <w:r w:rsidR="000F4CA3" w:rsidRPr="00AD43F8">
        <w:rPr>
          <w:lang w:val="en-CA"/>
        </w:rPr>
        <w:t xml:space="preserve"> many </w:t>
      </w:r>
      <w:r w:rsidR="004B72C9">
        <w:rPr>
          <w:lang w:val="en-CA"/>
        </w:rPr>
        <w:t xml:space="preserve">researchers </w:t>
      </w:r>
      <w:r w:rsidR="000F4CA3" w:rsidRPr="00AD43F8">
        <w:rPr>
          <w:lang w:val="en-CA"/>
        </w:rPr>
        <w:t xml:space="preserve">have criticized </w:t>
      </w:r>
      <w:r w:rsidR="00133AA8">
        <w:rPr>
          <w:lang w:val="en-CA"/>
        </w:rPr>
        <w:t>the</w:t>
      </w:r>
      <w:r w:rsidR="004B72C9">
        <w:rPr>
          <w:lang w:val="en-CA"/>
        </w:rPr>
        <w:t>ir</w:t>
      </w:r>
      <w:r w:rsidR="00484639" w:rsidRPr="00AD43F8">
        <w:rPr>
          <w:lang w:val="en-CA"/>
        </w:rPr>
        <w:t xml:space="preserve"> validity</w:t>
      </w:r>
      <w:r w:rsidR="00A432E4">
        <w:rPr>
          <w:lang w:val="en-CA"/>
        </w:rPr>
        <w:t xml:space="preserve"> </w:t>
      </w:r>
      <w:r w:rsidR="00A432E4">
        <w:rPr>
          <w:lang w:val="en-CA"/>
        </w:rPr>
        <w:fldChar w:fldCharType="begin" w:fldLock="1"/>
      </w:r>
      <w:r w:rsidR="00B91F9A">
        <w:rPr>
          <w:lang w:val="en-CA"/>
        </w:rPr>
        <w:instrText>ADDIN CSL_CITATION {"citationItems":[{"id":"ITEM-1","itemData":{"DOI":"10.1111/BIOM.12734","ISSN":"1541-0420","PMID":"28672424","abstract":"N-mixture models describe count data replicated in time and across sites in terms of abundance N and detectability p. They are popular because they allow inference about N while controlling for factors that influence p without the need for marking animals. Using a capture–recapture perspective, we show that the loss of information that results from not marking animals is critical, making reliable statistical modeling of N and p problematic using just count data. One cannot reliably fit a model in which the detection probabilities are distinct among repeat visits as this model is overspecified. This makes uncontrolled variation in p problematic. By counter example, we show that even if p is constant after adjusting for covariate effects (the “constant p” assumption) scientifically plausible alternative models in which N (or its expectation) is non-identifiable or does not even exist as a parameter, lead to data that are practically indistinguishable from data generated under an N-mixture model. This is particularly the case for sparse data as is commonly seen in applications. We conclude that under the constant p assumption reliable inference is only possible for relative abundance in the absence of questionable and/or untestable assumptions or with better quality data than seen in typical applications. Relative abundance models for counts can be readily fitted using Poisson regression in standard software such as R and are sufficiently flexible to allow controlling for p through the use covariates while simultaneously modeling variation in relative abundance. If users require estimates of absolute abundance, they should collect auxiliary data that help with estimation of p.","author":[{"dropping-particle":"","family":"Barker","given":"Richard J.","non-dropping-particle":"","parse-names":false,"suffix":""},{"dropping-particle":"","family":"Schofield","given":"Matthew R.","non-dropping-particle":"","parse-names":false,"suffix":""},{"dropping-particle":"","family":"Link","given":"William A.","non-dropping-particle":"","parse-names":false,"suffix":""},{"dropping-particle":"","family":"Sauer","given":"John R.","non-dropping-particle":"","parse-names":false,"suffix":""}],"container-title":"Biometrics","id":"ITEM-1","issue":"1","issued":{"date-parts":[["2018","3","1"]]},"page":"369-377","publisher":"John Wiley &amp; Sons, Ltd","title":"On the reliability of N-mixture models for count data","type":"article-journal","volume":"74"},"uris":["http://www.mendeley.com/documents/?uuid=53731124-b66c-3d46-a980-aec37989de10"]},{"id":"ITEM-2","itemData":{"DOI":"10.1002/WICS.1625","ISSN":"1939-0068","abstract":"N-mixture models were born in 2004 of the necessity to model animal population size from point counts with imperfect detection of individuals, where capture-recapture methods are infeasible. Initially developed for applications where population size was assumed constant, N-mixture models were extended in 2011 to include population dynamics, allowing application to populations whose size fluctuates during the study. A further extension in 2014 accommodates populations with multiple “states” such as age class or sex. More recent extensions model spatial movement of animals among habitat patches or the spatial spread of infectious disease in a human population. The core idea underlying this class of models is a hierarchical structure, where the observation model is defined conditional on the model for true abundance. This hierarchy allows researchers to incorporate information about observation and abundance processes, while permitting distinct inferences about elements affecting detection and those affecting abundance. Another benefit of the hierarchical approach is the ability to accommodate many existing sampling protocols such as removal sampling and distance sampling. One drawback to N-mixture models is that since they estimate both abundance and detection from replicated but unmarked counts, model parameters may not be clearly identifiable. A second drawback is that when observed counts are large, calculating the N-mixture likelihood is computationally infeasible. This difficulty motivated an approximate likelihood based on the normal approximation to the binomial. The normal approximation provides a diagnostic of parameter estimability based on the closed-form expression of the Fisher information matrix for a multivariate normal likelihood. This article is categorized under: Data: Types and Structure &gt; Image and Spatial Data Statistical Learning and Exploratory Methods of the Data Sciences &gt; Modeling Methods.","author":[{"dropping-particle":"","family":"Madsen","given":"Lisa","non-dropping-particle":"","parse-names":false,"suffix":""},{"dropping-particle":"","family":"Royle","given":"J. Andrew","non-dropping-particle":"","parse-names":false,"suffix":""}],"container-title":"Wiley Interdisciplinary Reviews: Computational Statistics","id":"ITEM-2","issue":"6","issued":{"date-parts":[["2023","11","1"]]},"page":"e1625","publisher":"John Wiley &amp; Sons, Ltd","title":"A review of N-mixture models","type":"article-journal","volume":"15"},"uris":["http://www.mendeley.com/documents/?uuid=b82c9be2-4b83-3843-9c13-9b3877f1a8bb"]}],"mendeley":{"formattedCitation":"(Barker et al. 2018; Madsen and Royle 2023)","plainTextFormattedCitation":"(Barker et al. 2018; Madsen and Royle 2023)","previouslyFormattedCitation":"(Barker et al. 2018; Madsen and Royle 2023)"},"properties":{"noteIndex":0},"schema":"https://github.com/citation-style-language/schema/raw/master/csl-citation.json"}</w:instrText>
      </w:r>
      <w:r w:rsidR="00A432E4">
        <w:rPr>
          <w:lang w:val="en-CA"/>
        </w:rPr>
        <w:fldChar w:fldCharType="separate"/>
      </w:r>
      <w:r w:rsidR="00B91F9A" w:rsidRPr="00B91F9A">
        <w:rPr>
          <w:noProof/>
          <w:lang w:val="en-CA"/>
        </w:rPr>
        <w:t>(Barker et al. 2018; Madsen and Royle 2023)</w:t>
      </w:r>
      <w:r w:rsidR="00A432E4">
        <w:rPr>
          <w:lang w:val="en-CA"/>
        </w:rPr>
        <w:fldChar w:fldCharType="end"/>
      </w:r>
      <w:r w:rsidR="00133AA8">
        <w:rPr>
          <w:lang w:val="en-CA"/>
        </w:rPr>
        <w:t xml:space="preserve">. </w:t>
      </w:r>
      <w:proofErr w:type="gramStart"/>
      <w:r w:rsidR="004B72C9">
        <w:rPr>
          <w:lang w:val="en-CA"/>
        </w:rPr>
        <w:t xml:space="preserve">In particular, </w:t>
      </w:r>
      <w:proofErr w:type="spellStart"/>
      <w:r w:rsidR="004B72C9">
        <w:rPr>
          <w:lang w:val="en-CA"/>
        </w:rPr>
        <w:t>b</w:t>
      </w:r>
      <w:r w:rsidR="00133AA8">
        <w:rPr>
          <w:lang w:val="en-CA"/>
        </w:rPr>
        <w:t>inmix</w:t>
      </w:r>
      <w:proofErr w:type="spellEnd"/>
      <w:proofErr w:type="gramEnd"/>
      <w:r w:rsidR="00133AA8">
        <w:rPr>
          <w:lang w:val="en-CA"/>
        </w:rPr>
        <w:t xml:space="preserve"> models assume that populations are “closed”</w:t>
      </w:r>
      <w:r w:rsidR="00F46D1C">
        <w:rPr>
          <w:lang w:val="en-CA"/>
        </w:rPr>
        <w:t>, i.e., that population</w:t>
      </w:r>
      <w:r w:rsidR="004B72C9">
        <w:rPr>
          <w:lang w:val="en-CA"/>
        </w:rPr>
        <w:t>s</w:t>
      </w:r>
      <w:r w:rsidR="00F46D1C">
        <w:rPr>
          <w:lang w:val="en-CA"/>
        </w:rPr>
        <w:t xml:space="preserve"> do not change </w:t>
      </w:r>
      <w:r w:rsidR="00F46D1C">
        <w:rPr>
          <w:lang w:val="en-CA"/>
        </w:rPr>
        <w:t>across repeat survey events</w:t>
      </w:r>
      <w:r w:rsidR="00133AA8">
        <w:rPr>
          <w:lang w:val="en-CA"/>
        </w:rPr>
        <w:t>. B</w:t>
      </w:r>
      <w:r w:rsidR="00133AA8">
        <w:rPr>
          <w:lang w:val="en-CA"/>
        </w:rPr>
        <w:t xml:space="preserve">irths and deaths or immigration and emigration from sites </w:t>
      </w:r>
      <w:r w:rsidR="00133AA8">
        <w:rPr>
          <w:lang w:val="en-CA"/>
        </w:rPr>
        <w:t>would violate this assumption</w:t>
      </w:r>
      <w:r w:rsidR="00F46D1C">
        <w:rPr>
          <w:lang w:val="en-CA"/>
        </w:rPr>
        <w:t xml:space="preserve"> of closure</w:t>
      </w:r>
      <w:r w:rsidR="00B91F9A">
        <w:rPr>
          <w:lang w:val="en-CA"/>
        </w:rPr>
        <w:t xml:space="preserve"> </w:t>
      </w:r>
      <w:r w:rsidR="00B91F9A">
        <w:rPr>
          <w:lang w:val="en-CA"/>
        </w:rPr>
        <w:fldChar w:fldCharType="begin" w:fldLock="1"/>
      </w:r>
      <w:r w:rsidR="006510B9">
        <w:rPr>
          <w:lang w:val="en-CA"/>
        </w:rPr>
        <w:instrText>ADDIN CSL_CITATION {"citationItems":[{"id":"ITEM-1","itemData":{"DOI":"10.1002/ECY.2362","ISSN":"1939-9170","PMID":"29702727","abstract":"N-mixture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probabilities.","author":[{"dropping-particle":"","family":"Link","given":"William A.","non-dropping-particle":"","parse-names":false,"suffix":""},{"dropping-particle":"","family":"Schofield","given":"Matthew R.","non-dropping-particle":"","parse-names":false,"suffix":""},{"dropping-particle":"","family":"Barker","given":"Richard J.","non-dropping-particle":"","parse-names":false,"suffix":""},{"dropping-particle":"","family":"Sauer","given":"John R.","non-dropping-particle":"","parse-names":false,"suffix":""}],"container-title":"Ecology","id":"ITEM-1","issue":"7","issued":{"date-parts":[["2018","7","1"]]},"page":"1547-1551","publisher":"John Wiley &amp; Sons, Ltd","title":"On the robustness of N-mixture models","type":"article-journal","volume":"99"},"uris":["http://www.mendeley.com/documents/?uuid=c8a72555-266d-36e7-9959-f0234ab701c1"]}],"mendeley":{"formattedCitation":"(Link et al. 2018)","plainTextFormattedCitation":"(Link et al. 2018)","previouslyFormattedCitation":"(Link et al. 2018)"},"properties":{"noteIndex":0},"schema":"https://github.com/citation-style-language/schema/raw/master/csl-citation.json"}</w:instrText>
      </w:r>
      <w:r w:rsidR="00B91F9A">
        <w:rPr>
          <w:lang w:val="en-CA"/>
        </w:rPr>
        <w:fldChar w:fldCharType="separate"/>
      </w:r>
      <w:r w:rsidR="00B91F9A" w:rsidRPr="00B91F9A">
        <w:rPr>
          <w:noProof/>
          <w:lang w:val="en-CA"/>
        </w:rPr>
        <w:t>(Link et al. 2018)</w:t>
      </w:r>
      <w:r w:rsidR="00B91F9A">
        <w:rPr>
          <w:lang w:val="en-CA"/>
        </w:rPr>
        <w:fldChar w:fldCharType="end"/>
      </w:r>
      <w:r w:rsidR="001C43EE" w:rsidRPr="00AD43F8">
        <w:rPr>
          <w:lang w:val="en-CA"/>
        </w:rPr>
        <w:t xml:space="preserve">. </w:t>
      </w:r>
      <w:r w:rsidR="00133AA8">
        <w:rPr>
          <w:lang w:val="en-CA"/>
        </w:rPr>
        <w:t>Previous studies show that</w:t>
      </w:r>
      <w:r w:rsidR="00427370">
        <w:rPr>
          <w:lang w:val="en-CA"/>
        </w:rPr>
        <w:t xml:space="preserve"> </w:t>
      </w:r>
      <w:proofErr w:type="spellStart"/>
      <w:r w:rsidR="00427370">
        <w:rPr>
          <w:lang w:val="en-CA"/>
        </w:rPr>
        <w:t>binmix</w:t>
      </w:r>
      <w:proofErr w:type="spellEnd"/>
      <w:r w:rsidR="00427370">
        <w:rPr>
          <w:lang w:val="en-CA"/>
        </w:rPr>
        <w:t xml:space="preserve"> estimates </w:t>
      </w:r>
      <w:r w:rsidR="004B72C9">
        <w:rPr>
          <w:lang w:val="en-CA"/>
        </w:rPr>
        <w:t>for</w:t>
      </w:r>
      <w:r w:rsidR="00427370">
        <w:rPr>
          <w:lang w:val="en-CA"/>
        </w:rPr>
        <w:t xml:space="preserve"> </w:t>
      </w:r>
      <w:r w:rsidR="00F46D1C">
        <w:rPr>
          <w:lang w:val="en-CA"/>
        </w:rPr>
        <w:t>total</w:t>
      </w:r>
      <w:r w:rsidR="00427370">
        <w:rPr>
          <w:lang w:val="en-CA"/>
        </w:rPr>
        <w:t xml:space="preserve"> abundance </w:t>
      </w:r>
      <w:r w:rsidR="00427370">
        <w:rPr>
          <w:lang w:val="en-CA"/>
        </w:rPr>
        <w:t>are highly sensitive to</w:t>
      </w:r>
      <w:r w:rsidR="00133AA8">
        <w:rPr>
          <w:lang w:val="en-CA"/>
        </w:rPr>
        <w:t xml:space="preserve"> </w:t>
      </w:r>
      <w:r w:rsidR="000C4AB8">
        <w:rPr>
          <w:lang w:val="en-CA"/>
        </w:rPr>
        <w:t>violations of this assumption</w:t>
      </w:r>
      <w:r>
        <w:rPr>
          <w:lang w:val="en-CA"/>
        </w:rPr>
        <w:t xml:space="preserve"> </w:t>
      </w:r>
      <w:r w:rsidR="00B91F9A">
        <w:rPr>
          <w:lang w:val="en-CA"/>
        </w:rPr>
        <w:fldChar w:fldCharType="begin" w:fldLock="1"/>
      </w:r>
      <w:r w:rsidR="006510B9">
        <w:rPr>
          <w:lang w:val="en-CA"/>
        </w:rPr>
        <w:instrText>ADDIN CSL_CITATION {"citationItems":[{"id":"ITEM-1","itemData":{"DOI":"10.1002/ECY.2362","ISSN":"1939-9170","PMID":"29702727","abstract":"N-mixture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probabilities.","author":[{"dropping-particle":"","family":"Link","given":"William A.","non-dropping-particle":"","parse-names":false,"suffix":""},{"dropping-particle":"","family":"Schofield","given":"Matthew R.","non-dropping-particle":"","parse-names":false,"suffix":""},{"dropping-particle":"","family":"Barker","given":"Richard J.","non-dropping-particle":"","parse-names":false,"suffix":""},{"dropping-particle":"","family":"Sauer","given":"John R.","non-dropping-particle":"","parse-names":false,"suffix":""}],"container-title":"Ecology","id":"ITEM-1","issue":"7","issued":{"date-parts":[["2018","7","1"]]},"page":"1547-1551","publisher":"John Wiley &amp; Sons, Ltd","title":"On the robustness of N-mixture models","type":"article-journal","volume":"99"},"uris":["http://www.mendeley.com/documents/?uuid=c8a72555-266d-36e7-9959-f0234ab701c1"]}],"mendeley":{"formattedCitation":"(Link et al. 2018)","plainTextFormattedCitation":"(Link et al. 2018)","previouslyFormattedCitation":"(Link et al. 2018)"},"properties":{"noteIndex":0},"schema":"https://github.com/citation-style-language/schema/raw/master/csl-citation.json"}</w:instrText>
      </w:r>
      <w:r w:rsidR="00B91F9A">
        <w:rPr>
          <w:lang w:val="en-CA"/>
        </w:rPr>
        <w:fldChar w:fldCharType="separate"/>
      </w:r>
      <w:r w:rsidR="00B91F9A" w:rsidRPr="00B91F9A">
        <w:rPr>
          <w:noProof/>
          <w:lang w:val="en-CA"/>
        </w:rPr>
        <w:t>(Link et al. 2018)</w:t>
      </w:r>
      <w:r w:rsidR="00B91F9A">
        <w:rPr>
          <w:lang w:val="en-CA"/>
        </w:rPr>
        <w:fldChar w:fldCharType="end"/>
      </w:r>
      <w:r w:rsidR="00AD43F8">
        <w:rPr>
          <w:lang w:val="en-CA"/>
        </w:rPr>
        <w:t xml:space="preserve">. </w:t>
      </w:r>
      <w:r>
        <w:rPr>
          <w:lang w:val="en-CA"/>
        </w:rPr>
        <w:t xml:space="preserve">Currently, however, there is limited information on </w:t>
      </w:r>
      <w:r w:rsidR="00226C9F">
        <w:rPr>
          <w:lang w:val="en-CA"/>
        </w:rPr>
        <w:t>how</w:t>
      </w:r>
      <w:r>
        <w:rPr>
          <w:lang w:val="en-CA"/>
        </w:rPr>
        <w:t xml:space="preserve"> these violations impact the ability of </w:t>
      </w:r>
      <w:proofErr w:type="spellStart"/>
      <w:r>
        <w:rPr>
          <w:lang w:val="en-CA"/>
        </w:rPr>
        <w:t>binmix</w:t>
      </w:r>
      <w:proofErr w:type="spellEnd"/>
      <w:r>
        <w:rPr>
          <w:lang w:val="en-CA"/>
        </w:rPr>
        <w:t xml:space="preserve"> models to </w:t>
      </w:r>
      <w:r>
        <w:rPr>
          <w:lang w:val="en-CA"/>
        </w:rPr>
        <w:lastRenderedPageBreak/>
        <w:t xml:space="preserve">estimate </w:t>
      </w:r>
      <w:r w:rsidR="00F46D1C">
        <w:rPr>
          <w:lang w:val="en-CA"/>
        </w:rPr>
        <w:t xml:space="preserve">abundance </w:t>
      </w:r>
      <w:r>
        <w:rPr>
          <w:lang w:val="en-CA"/>
        </w:rPr>
        <w:t>covariates</w:t>
      </w:r>
      <w:r w:rsidR="000C4AB8">
        <w:rPr>
          <w:lang w:val="en-CA"/>
        </w:rPr>
        <w:t xml:space="preserve"> </w:t>
      </w:r>
      <w:r w:rsidR="006510B9">
        <w:rPr>
          <w:lang w:val="en-CA"/>
        </w:rPr>
        <w:fldChar w:fldCharType="begin" w:fldLock="1"/>
      </w:r>
      <w:r w:rsidR="00DF3690">
        <w:rPr>
          <w:lang w:val="en-CA"/>
        </w:rPr>
        <w:instrText>ADDIN CSL_CITATION {"citationItems":[{"id":"ITEM-1","itemData":{"DOI":"10.1016/J.ECOLIND.2021.108170","ISSN":"1470-160X","abstract":"The closure assumption of many abundance models, that individual animals are present throughout the survey season, often is inconsistent with field data. The effects of closure-assumption violations on estimators of abundance and associations between abundance and covariates are not fully understood. Furthermore, one's definition of abundance affects these estimates. We used simulated data on breeding birds to explore how permanent, non-random immigration and emigration that violate the closure assumption affect estimates from N-mixture abundance models and naïve models (models that do not account for imperfect detection). This is the first work to evaluate the effect of permanent immigration and emigration on estimates from N-mixture models, and to compare these effects among definitions of abundance (initial, season-long, and superpopulation). We also collected and analyzed point-count data on breeding bird species in the Great Basin (USA) to evaluate the frequency of within-season movement. When detection probability was high (ρ ≥ 0.65), estimators of superpopulation abundance from N-mixture and naïve models were relatively unbiased. By comparison, in many cases, even relatively small violations of the closure assumption biased estimates of initial and season-long abundance by &gt; 20%. Naïve abundance models generally were less biased than N-mixture models when ρ ≥ 0.65, but highly biased when ρ ≤ 0.4. In both model types, estimators of the association between abundance and an environmental covariate were minimally biased. The magnitudes of assumption violations tested in our simulations were consistent with those in our field data. Movement of individuals (availability) strongly affected detection probability of nearly all species and, in 7 of 34 species-region combinations, was temporally heterogeneous, suggesting that closure-assumption violations are common in our study system. Our results highlight that permanent movement of individuals within a season may be a substantial source of bias in studies of breeding birds that are based on count data, and that the definition of abundance affects the magnitude of these biases.","author":[{"dropping-particle":"","family":"Fogarty","given":"Frank A.","non-dropping-particle":"","parse-names":false,"suffix":""},{"dropping-particle":"","family":"Fleishman","given":"Erica","non-dropping-particle":"","parse-names":false,"suffix":""}],"container-title":"Ecological Indicators","id":"ITEM-1","issued":{"date-parts":[["2021","11","1"]]},"page":"108170","publisher":"Elsevier","title":"Bias in estimated breeding-bird abundance from closure-assumption violations","type":"article-journal","volume":"131"},"uris":["http://www.mendeley.com/documents/?uuid=501d0873-2939-360e-8ddf-ea2a31d544b8"]}],"mendeley":{"formattedCitation":"(Fogarty and Fleishman 2021)","plainTextFormattedCitation":"(Fogarty and Fleishman 2021)","previouslyFormattedCitation":"(Fogarty and Fleishman 2021)"},"properties":{"noteIndex":0},"schema":"https://github.com/citation-style-language/schema/raw/master/csl-citation.json"}</w:instrText>
      </w:r>
      <w:r w:rsidR="006510B9">
        <w:rPr>
          <w:lang w:val="en-CA"/>
        </w:rPr>
        <w:fldChar w:fldCharType="separate"/>
      </w:r>
      <w:r w:rsidR="006510B9" w:rsidRPr="006510B9">
        <w:rPr>
          <w:noProof/>
          <w:lang w:val="en-CA"/>
        </w:rPr>
        <w:t>(Fogarty and Fleishman 2021)</w:t>
      </w:r>
      <w:r w:rsidR="006510B9">
        <w:rPr>
          <w:lang w:val="en-CA"/>
        </w:rPr>
        <w:fldChar w:fldCharType="end"/>
      </w:r>
      <w:r w:rsidR="000C4AB8">
        <w:rPr>
          <w:lang w:val="en-CA"/>
        </w:rPr>
        <w:t xml:space="preserve">, which is often the more relevant goal of insect studies </w:t>
      </w:r>
      <w:r w:rsidR="000C4AB8">
        <w:rPr>
          <w:lang w:val="en-CA"/>
        </w:rPr>
        <w:fldChar w:fldCharType="begin" w:fldLock="1"/>
      </w:r>
      <w:r w:rsidR="004142EE">
        <w:rPr>
          <w:lang w:val="en-CA"/>
        </w:rPr>
        <w:instrText>ADDIN CSL_CITATION {"citationItems":[{"id":"ITEM-1","itemData":{"author":[{"dropping-particle":"","family":"Taron","given":"D.","non-dropping-particle":"","parse-names":false,"suffix":""},{"dropping-particle":"","family":"Ries","given":"L.","non-dropping-particle":"","parse-names":false,"suffix":""}],"container-title":"Butterfly conservation in North America: efforts to help save our charismatic microfauna","id":"ITEM-1","issued":{"date-parts":[["2015"]]},"page":"35-57","publisher":"Dordrecht: Springer Netherlands","title":"Butterfly monitoring for conservation","type":"chapter"},"uris":["http://www.mendeley.com/documents/?uuid=c96301b4-b363-4e66-8bf7-e853213bd9c2"]}],"mendeley":{"formattedCitation":"(Taron and Ries 2015)","plainTextFormattedCitation":"(Taron and Ries 2015)","previouslyFormattedCitation":"(Taron and Ries 2015)"},"properties":{"noteIndex":0},"schema":"https://github.com/citation-style-language/schema/raw/master/csl-citation.json"}</w:instrText>
      </w:r>
      <w:r w:rsidR="000C4AB8">
        <w:rPr>
          <w:lang w:val="en-CA"/>
        </w:rPr>
        <w:fldChar w:fldCharType="separate"/>
      </w:r>
      <w:r w:rsidR="000C4AB8" w:rsidRPr="000C4AB8">
        <w:rPr>
          <w:noProof/>
          <w:lang w:val="en-CA"/>
        </w:rPr>
        <w:t>(Taron and Ries 2015)</w:t>
      </w:r>
      <w:r w:rsidR="000C4AB8">
        <w:rPr>
          <w:lang w:val="en-CA"/>
        </w:rPr>
        <w:fldChar w:fldCharType="end"/>
      </w:r>
      <w:r w:rsidR="00E97454">
        <w:rPr>
          <w:lang w:val="en-CA"/>
        </w:rPr>
        <w:t xml:space="preserve">. </w:t>
      </w:r>
      <w:r w:rsidR="00A61E63">
        <w:rPr>
          <w:lang w:val="en-CA"/>
        </w:rPr>
        <w:t xml:space="preserve">To guide field study designs that balance effort and </w:t>
      </w:r>
      <w:r w:rsidR="006510B9">
        <w:rPr>
          <w:lang w:val="en-CA"/>
        </w:rPr>
        <w:t>rigour</w:t>
      </w:r>
      <w:r w:rsidR="00A61E63">
        <w:rPr>
          <w:lang w:val="en-CA"/>
        </w:rPr>
        <w:t>, w</w:t>
      </w:r>
      <w:r>
        <w:rPr>
          <w:lang w:val="en-CA"/>
        </w:rPr>
        <w:t xml:space="preserve">e need more information </w:t>
      </w:r>
      <w:r w:rsidR="00A61E63">
        <w:rPr>
          <w:lang w:val="en-CA"/>
        </w:rPr>
        <w:t xml:space="preserve">about </w:t>
      </w:r>
      <w:r w:rsidR="006510B9">
        <w:rPr>
          <w:lang w:val="en-CA"/>
        </w:rPr>
        <w:t xml:space="preserve">the reliability of </w:t>
      </w:r>
      <w:proofErr w:type="spellStart"/>
      <w:r w:rsidR="006510B9">
        <w:rPr>
          <w:lang w:val="en-CA"/>
        </w:rPr>
        <w:t>binmix</w:t>
      </w:r>
      <w:proofErr w:type="spellEnd"/>
      <w:r w:rsidR="006510B9">
        <w:rPr>
          <w:lang w:val="en-CA"/>
        </w:rPr>
        <w:t xml:space="preserve"> models</w:t>
      </w:r>
      <w:r w:rsidR="00157A88">
        <w:rPr>
          <w:lang w:val="en-CA"/>
        </w:rPr>
        <w:t>.</w:t>
      </w:r>
    </w:p>
    <w:p w14:paraId="40F3C832" w14:textId="1B36AABD" w:rsidR="00A76FDE" w:rsidRDefault="00BF1DB1" w:rsidP="00C37A6C">
      <w:pPr>
        <w:spacing w:line="480" w:lineRule="auto"/>
        <w:ind w:firstLine="720"/>
        <w:rPr>
          <w:lang w:val="en-CA"/>
        </w:rPr>
      </w:pPr>
      <w:r w:rsidRPr="00427370">
        <w:rPr>
          <w:lang w:val="en-CA"/>
        </w:rPr>
        <w:t xml:space="preserve">GLMs, </w:t>
      </w:r>
      <w:proofErr w:type="spellStart"/>
      <w:r w:rsidRPr="00427370">
        <w:rPr>
          <w:lang w:val="en-CA"/>
        </w:rPr>
        <w:t>binmix</w:t>
      </w:r>
      <w:proofErr w:type="spellEnd"/>
      <w:r w:rsidRPr="00427370">
        <w:rPr>
          <w:lang w:val="en-CA"/>
        </w:rPr>
        <w:t xml:space="preserve">, and </w:t>
      </w:r>
      <w:proofErr w:type="spellStart"/>
      <w:r w:rsidRPr="00427370">
        <w:rPr>
          <w:lang w:val="en-CA"/>
        </w:rPr>
        <w:t>multimix</w:t>
      </w:r>
      <w:proofErr w:type="spellEnd"/>
      <w:r w:rsidRPr="00427370">
        <w:rPr>
          <w:lang w:val="en-CA"/>
        </w:rPr>
        <w:t xml:space="preserve"> </w:t>
      </w:r>
      <w:r w:rsidR="007A0239">
        <w:rPr>
          <w:lang w:val="en-CA"/>
        </w:rPr>
        <w:t>mark-recapture approaches</w:t>
      </w:r>
      <w:r w:rsidRPr="00427370">
        <w:rPr>
          <w:lang w:val="en-CA"/>
        </w:rPr>
        <w:t xml:space="preserve"> </w:t>
      </w:r>
      <w:r w:rsidR="00C37A6C">
        <w:rPr>
          <w:lang w:val="en-CA"/>
        </w:rPr>
        <w:t xml:space="preserve">could </w:t>
      </w:r>
      <w:r w:rsidRPr="00427370">
        <w:rPr>
          <w:lang w:val="en-CA"/>
        </w:rPr>
        <w:t xml:space="preserve">have trade-offs in </w:t>
      </w:r>
      <w:r w:rsidR="007A0239">
        <w:rPr>
          <w:lang w:val="en-CA"/>
        </w:rPr>
        <w:t xml:space="preserve">required effort </w:t>
      </w:r>
      <w:r w:rsidR="00337C6D">
        <w:rPr>
          <w:lang w:val="en-CA"/>
        </w:rPr>
        <w:t>and</w:t>
      </w:r>
      <w:r w:rsidRPr="00427370">
        <w:rPr>
          <w:lang w:val="en-CA"/>
        </w:rPr>
        <w:t xml:space="preserve"> performance. Ecologists may wish to implement the simplest approach that accurately and precisely estimates drivers of insect abundance.</w:t>
      </w:r>
      <w:r>
        <w:rPr>
          <w:lang w:val="en-CA"/>
        </w:rPr>
        <w:t xml:space="preserve"> </w:t>
      </w:r>
      <w:r w:rsidR="007A0239">
        <w:rPr>
          <w:lang w:val="en-CA"/>
        </w:rPr>
        <w:t>Determining the appropriate mode</w:t>
      </w:r>
      <w:r w:rsidR="006510B9">
        <w:rPr>
          <w:lang w:val="en-CA"/>
        </w:rPr>
        <w:t>l</w:t>
      </w:r>
      <w:r w:rsidR="007A0239">
        <w:rPr>
          <w:lang w:val="en-CA"/>
        </w:rPr>
        <w:t>ling approach for the task at hand requires clear knowledge of the ecological and study design conditions that could cause the conclusions made by these different methods to diverge.</w:t>
      </w:r>
      <w:r w:rsidR="00226C9F">
        <w:rPr>
          <w:lang w:val="en-CA"/>
        </w:rPr>
        <w:t xml:space="preserve"> </w:t>
      </w:r>
      <w:r w:rsidR="00337C6D">
        <w:rPr>
          <w:lang w:val="en-CA"/>
        </w:rPr>
        <w:t>For</w:t>
      </w:r>
      <w:r w:rsidR="00A76FDE">
        <w:rPr>
          <w:lang w:val="en-CA"/>
        </w:rPr>
        <w:t xml:space="preserve"> this study, </w:t>
      </w:r>
      <w:r w:rsidR="00C37A6C">
        <w:rPr>
          <w:lang w:val="en-CA"/>
        </w:rPr>
        <w:t>our first goal</w:t>
      </w:r>
      <w:r w:rsidR="00337C6D">
        <w:rPr>
          <w:lang w:val="en-CA"/>
        </w:rPr>
        <w:t>s</w:t>
      </w:r>
      <w:r w:rsidR="00C37A6C">
        <w:rPr>
          <w:lang w:val="en-CA"/>
        </w:rPr>
        <w:t xml:space="preserve"> </w:t>
      </w:r>
      <w:r w:rsidR="00337C6D">
        <w:rPr>
          <w:lang w:val="en-CA"/>
        </w:rPr>
        <w:t>were</w:t>
      </w:r>
      <w:r w:rsidR="00C37A6C">
        <w:rPr>
          <w:lang w:val="en-CA"/>
        </w:rPr>
        <w:t xml:space="preserve"> to determine </w:t>
      </w:r>
      <w:r w:rsidR="00337C6D">
        <w:rPr>
          <w:lang w:val="en-CA"/>
        </w:rPr>
        <w:t xml:space="preserve">the odds of detecting individual insects in a typical field study design </w:t>
      </w:r>
      <w:proofErr w:type="gramStart"/>
      <w:r w:rsidR="00337C6D">
        <w:rPr>
          <w:lang w:val="en-CA"/>
        </w:rPr>
        <w:t>and also</w:t>
      </w:r>
      <w:proofErr w:type="gramEnd"/>
      <w:r w:rsidR="00337C6D">
        <w:rPr>
          <w:lang w:val="en-CA"/>
        </w:rPr>
        <w:t xml:space="preserve"> to determine </w:t>
      </w:r>
      <w:r w:rsidR="00C37A6C">
        <w:rPr>
          <w:lang w:val="en-CA"/>
        </w:rPr>
        <w:t>whether habitat</w:t>
      </w:r>
      <w:r w:rsidR="00337C6D">
        <w:rPr>
          <w:lang w:val="en-CA"/>
        </w:rPr>
        <w:t xml:space="preserve"> qualities</w:t>
      </w:r>
      <w:r w:rsidR="00C37A6C">
        <w:rPr>
          <w:lang w:val="en-CA"/>
        </w:rPr>
        <w:t xml:space="preserve"> influence</w:t>
      </w:r>
      <w:r w:rsidR="00337C6D">
        <w:rPr>
          <w:lang w:val="en-CA"/>
        </w:rPr>
        <w:t>d</w:t>
      </w:r>
      <w:r w:rsidR="00C37A6C">
        <w:rPr>
          <w:lang w:val="en-CA"/>
        </w:rPr>
        <w:t xml:space="preserve"> insect detection rate</w:t>
      </w:r>
      <w:r w:rsidR="00337C6D">
        <w:rPr>
          <w:lang w:val="en-CA"/>
        </w:rPr>
        <w:t>. Second, we wanted to understand whether GLMs that failed to account for detection provided different results from the other approaches</w:t>
      </w:r>
      <w:r w:rsidR="00C37A6C">
        <w:rPr>
          <w:lang w:val="en-CA"/>
        </w:rPr>
        <w:t xml:space="preserve">. To accomplish </w:t>
      </w:r>
      <w:r w:rsidR="00337C6D">
        <w:rPr>
          <w:lang w:val="en-CA"/>
        </w:rPr>
        <w:t>these</w:t>
      </w:r>
      <w:r w:rsidR="00C37A6C">
        <w:rPr>
          <w:lang w:val="en-CA"/>
        </w:rPr>
        <w:t xml:space="preserve"> goal</w:t>
      </w:r>
      <w:r w:rsidR="00337C6D">
        <w:rPr>
          <w:lang w:val="en-CA"/>
        </w:rPr>
        <w:t>s</w:t>
      </w:r>
      <w:r w:rsidR="00C37A6C">
        <w:rPr>
          <w:lang w:val="en-CA"/>
        </w:rPr>
        <w:t xml:space="preserve">, </w:t>
      </w:r>
      <w:r w:rsidR="00A76FDE">
        <w:rPr>
          <w:lang w:val="en-CA"/>
        </w:rPr>
        <w:t xml:space="preserve">we collected insect abundance data </w:t>
      </w:r>
      <w:r w:rsidR="00A64303">
        <w:rPr>
          <w:lang w:val="en-CA"/>
        </w:rPr>
        <w:t xml:space="preserve">from the field </w:t>
      </w:r>
      <w:r w:rsidR="00A76FDE">
        <w:rPr>
          <w:lang w:val="en-CA"/>
        </w:rPr>
        <w:t xml:space="preserve">using a sampling protocol </w:t>
      </w:r>
      <w:r w:rsidR="00C37A6C">
        <w:rPr>
          <w:lang w:val="en-CA"/>
        </w:rPr>
        <w:t xml:space="preserve">that was </w:t>
      </w:r>
      <w:r w:rsidR="00A76FDE">
        <w:rPr>
          <w:lang w:val="en-CA"/>
        </w:rPr>
        <w:t>compatible with all three mode</w:t>
      </w:r>
      <w:r w:rsidR="00BD1D22">
        <w:rPr>
          <w:lang w:val="en-CA"/>
        </w:rPr>
        <w:t>l</w:t>
      </w:r>
      <w:r w:rsidR="00A76FDE">
        <w:rPr>
          <w:lang w:val="en-CA"/>
        </w:rPr>
        <w:t xml:space="preserve">ling approaches. Specifically, we </w:t>
      </w:r>
      <w:r w:rsidR="00A64303">
        <w:rPr>
          <w:lang w:val="en-CA"/>
        </w:rPr>
        <w:t>used net collection methods to obtain</w:t>
      </w:r>
      <w:r w:rsidR="00A76FDE">
        <w:rPr>
          <w:lang w:val="en-CA"/>
        </w:rPr>
        <w:t xml:space="preserve"> </w:t>
      </w:r>
      <w:r w:rsidR="00BD1D22">
        <w:rPr>
          <w:lang w:val="en-CA"/>
        </w:rPr>
        <w:t>mark-recapture data</w:t>
      </w:r>
      <w:r w:rsidR="00A76FDE">
        <w:rPr>
          <w:lang w:val="en-CA"/>
        </w:rPr>
        <w:t xml:space="preserve"> </w:t>
      </w:r>
      <w:r w:rsidR="00BD1D22">
        <w:rPr>
          <w:lang w:val="en-CA"/>
        </w:rPr>
        <w:t>for</w:t>
      </w:r>
      <w:r w:rsidR="00A76FDE">
        <w:rPr>
          <w:lang w:val="en-CA"/>
        </w:rPr>
        <w:t xml:space="preserve"> eight wild bee species </w:t>
      </w:r>
      <w:r w:rsidR="00C37A6C">
        <w:rPr>
          <w:lang w:val="en-CA"/>
        </w:rPr>
        <w:t>in</w:t>
      </w:r>
      <w:r w:rsidR="00A76FDE">
        <w:rPr>
          <w:lang w:val="en-CA"/>
        </w:rPr>
        <w:t xml:space="preserve"> five urban parks with habitat restorations and</w:t>
      </w:r>
      <w:r w:rsidR="00C37A6C">
        <w:rPr>
          <w:lang w:val="en-CA"/>
        </w:rPr>
        <w:t xml:space="preserve"> in</w:t>
      </w:r>
      <w:r w:rsidR="00A76FDE">
        <w:rPr>
          <w:lang w:val="en-CA"/>
        </w:rPr>
        <w:t xml:space="preserve"> five control parks that were not restored</w:t>
      </w:r>
      <w:r w:rsidR="00A76FDE">
        <w:rPr>
          <w:lang w:val="en-CA"/>
        </w:rPr>
        <w:t>. Restored parks had taller</w:t>
      </w:r>
      <w:r w:rsidR="005158F5">
        <w:rPr>
          <w:lang w:val="en-CA"/>
        </w:rPr>
        <w:t>,</w:t>
      </w:r>
      <w:r w:rsidR="00A76FDE">
        <w:rPr>
          <w:lang w:val="en-CA"/>
        </w:rPr>
        <w:t xml:space="preserve"> </w:t>
      </w:r>
      <w:proofErr w:type="spellStart"/>
      <w:r w:rsidR="00A76FDE">
        <w:rPr>
          <w:lang w:val="en-CA"/>
        </w:rPr>
        <w:t>unmowed</w:t>
      </w:r>
      <w:proofErr w:type="spellEnd"/>
      <w:r w:rsidR="00A76FDE">
        <w:rPr>
          <w:lang w:val="en-CA"/>
        </w:rPr>
        <w:t xml:space="preserve"> vegetation and more flower resources (i.e., </w:t>
      </w:r>
      <w:r w:rsidR="00226C9F">
        <w:rPr>
          <w:lang w:val="en-CA"/>
        </w:rPr>
        <w:t xml:space="preserve">more </w:t>
      </w:r>
      <w:r w:rsidR="00A76FDE">
        <w:rPr>
          <w:lang w:val="en-CA"/>
        </w:rPr>
        <w:t>food resources</w:t>
      </w:r>
      <w:r w:rsidR="005158F5">
        <w:rPr>
          <w:lang w:val="en-CA"/>
        </w:rPr>
        <w:t xml:space="preserve"> for bees</w:t>
      </w:r>
      <w:r w:rsidR="00A76FDE">
        <w:rPr>
          <w:lang w:val="en-CA"/>
        </w:rPr>
        <w:t>)</w:t>
      </w:r>
      <w:r w:rsidR="00A76FDE">
        <w:rPr>
          <w:lang w:val="en-CA"/>
        </w:rPr>
        <w:t xml:space="preserve">. </w:t>
      </w:r>
      <w:r w:rsidR="00C37A6C">
        <w:rPr>
          <w:lang w:val="en-CA"/>
        </w:rPr>
        <w:t xml:space="preserve">There are mixed arguments for positive </w:t>
      </w:r>
      <w:r w:rsidR="00C37A6C">
        <w:rPr>
          <w:lang w:val="en-CA"/>
        </w:rPr>
        <w:t>versus</w:t>
      </w:r>
      <w:r w:rsidR="00C37A6C">
        <w:rPr>
          <w:lang w:val="en-CA"/>
        </w:rPr>
        <w:t xml:space="preserve"> negative effects </w:t>
      </w:r>
      <w:r w:rsidR="00C37A6C">
        <w:rPr>
          <w:lang w:val="en-CA"/>
        </w:rPr>
        <w:t>of</w:t>
      </w:r>
      <w:r w:rsidR="00C37A6C">
        <w:rPr>
          <w:lang w:val="en-CA"/>
        </w:rPr>
        <w:t xml:space="preserve"> habitat complexity </w:t>
      </w:r>
      <w:r w:rsidR="00C37A6C">
        <w:rPr>
          <w:lang w:val="en-CA"/>
        </w:rPr>
        <w:t xml:space="preserve">and resource density on </w:t>
      </w:r>
      <w:r w:rsidR="00C37A6C">
        <w:rPr>
          <w:lang w:val="en-CA"/>
        </w:rPr>
        <w:t>bee detection rate</w:t>
      </w:r>
      <w:r w:rsidR="00C37A6C">
        <w:rPr>
          <w:lang w:val="en-CA"/>
        </w:rPr>
        <w:t>, however, we lack solid quantitative evidence to support either argument</w:t>
      </w:r>
      <w:r w:rsidR="00C37A6C">
        <w:rPr>
          <w:lang w:val="en-CA"/>
        </w:rPr>
        <w:t xml:space="preserve"> </w:t>
      </w:r>
      <w:r w:rsidR="00C37A6C">
        <w:rPr>
          <w:lang w:val="en-CA"/>
        </w:rPr>
        <w:fldChar w:fldCharType="begin" w:fldLock="1"/>
      </w:r>
      <w:r w:rsidR="00EE319C">
        <w:rPr>
          <w:lang w:val="en-CA"/>
        </w:rPr>
        <w:instrText>ADDIN CSL_CITATION {"citationItems":[{"id":"ITEM-1","itemData":{"DOI":"10.1093/aesa/saaa010","abstract":"Effective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al.","author":[{"dropping-particle":"","family":"Portman","given":"Zachary M","non-dropping-particle":"","parse-names":false,"suffix":""},{"dropping-particle":"","family":"Bruninga-Socolar","given":"Bethanne","non-dropping-particle":"","parse-names":false,"suffix":""},{"dropping-particle":"","family":"Cariveau","given":"Daniel P","non-dropping-particle":"","parse-names":false,"suffix":""}],"container-title":"Annals of the Entomological Society of America","id":"ITEM-1","issue":"5","issued":{"date-parts":[["2020"]]},"page":"337-342","title":"The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Methods","type":"article-journal","volume":"113"},"uris":["http://www.mendeley.com/documents/?uuid=fbde4e46-ffa3-301c-9229-b36cb99ceb11"]}],"mendeley":{"formattedCitation":"(Portman, Bruninga-Socolar, and Cariveau 2020)","plainTextFormattedCitation":"(Portman, Bruninga-Socolar, and Cariveau 2020)","previouslyFormattedCitation":"(Portman, Bruninga-Socolar, and Cariveau 2020)"},"properties":{"noteIndex":0},"schema":"https://github.com/citation-style-language/schema/raw/master/csl-citation.json"}</w:instrText>
      </w:r>
      <w:r w:rsidR="00C37A6C">
        <w:rPr>
          <w:lang w:val="en-CA"/>
        </w:rPr>
        <w:fldChar w:fldCharType="separate"/>
      </w:r>
      <w:r w:rsidR="00C37A6C" w:rsidRPr="00A64303">
        <w:rPr>
          <w:noProof/>
          <w:lang w:val="en-CA"/>
        </w:rPr>
        <w:t>(Portman, Bruninga-Socolar, and Cariveau 2020)</w:t>
      </w:r>
      <w:r w:rsidR="00C37A6C">
        <w:rPr>
          <w:lang w:val="en-CA"/>
        </w:rPr>
        <w:fldChar w:fldCharType="end"/>
      </w:r>
      <w:r w:rsidR="00C37A6C">
        <w:rPr>
          <w:lang w:val="en-CA"/>
        </w:rPr>
        <w:t xml:space="preserve">. </w:t>
      </w:r>
      <w:r w:rsidR="00A76FDE">
        <w:rPr>
          <w:lang w:val="en-CA"/>
        </w:rPr>
        <w:t>We</w:t>
      </w:r>
      <w:r w:rsidR="00226C9F">
        <w:rPr>
          <w:lang w:val="en-CA"/>
        </w:rPr>
        <w:t xml:space="preserve"> then</w:t>
      </w:r>
      <w:r w:rsidR="00A76FDE">
        <w:rPr>
          <w:lang w:val="en-CA"/>
        </w:rPr>
        <w:t xml:space="preserve"> fit </w:t>
      </w:r>
      <w:r w:rsidR="00226C9F">
        <w:rPr>
          <w:lang w:val="en-CA"/>
        </w:rPr>
        <w:t>a</w:t>
      </w:r>
      <w:r w:rsidR="00C81BAC">
        <w:rPr>
          <w:lang w:val="en-CA"/>
        </w:rPr>
        <w:t xml:space="preserve"> </w:t>
      </w:r>
      <w:proofErr w:type="spellStart"/>
      <w:r w:rsidR="00A76FDE">
        <w:rPr>
          <w:lang w:val="en-CA"/>
        </w:rPr>
        <w:t>multimix</w:t>
      </w:r>
      <w:proofErr w:type="spellEnd"/>
      <w:r w:rsidR="00A76FDE">
        <w:rPr>
          <w:lang w:val="en-CA"/>
        </w:rPr>
        <w:t xml:space="preserve"> model to the detection histories of marked </w:t>
      </w:r>
      <w:r w:rsidR="00BD1D22">
        <w:rPr>
          <w:lang w:val="en-CA"/>
        </w:rPr>
        <w:t>bees</w:t>
      </w:r>
      <w:r w:rsidR="005158F5">
        <w:rPr>
          <w:lang w:val="en-CA"/>
        </w:rPr>
        <w:t>. A</w:t>
      </w:r>
      <w:r w:rsidR="00A76FDE">
        <w:rPr>
          <w:lang w:val="en-CA"/>
        </w:rPr>
        <w:t xml:space="preserve">lternatively, </w:t>
      </w:r>
      <w:r w:rsidR="005158F5">
        <w:rPr>
          <w:lang w:val="en-CA"/>
        </w:rPr>
        <w:t xml:space="preserve">we </w:t>
      </w:r>
      <w:r w:rsidR="00BD1D22">
        <w:rPr>
          <w:lang w:val="en-CA"/>
        </w:rPr>
        <w:t xml:space="preserve">ignored </w:t>
      </w:r>
      <w:r w:rsidR="005158F5">
        <w:rPr>
          <w:lang w:val="en-CA"/>
        </w:rPr>
        <w:t xml:space="preserve">individual </w:t>
      </w:r>
      <w:r w:rsidR="00BD1D22">
        <w:rPr>
          <w:lang w:val="en-CA"/>
        </w:rPr>
        <w:t>mark</w:t>
      </w:r>
      <w:r w:rsidR="005158F5">
        <w:rPr>
          <w:lang w:val="en-CA"/>
        </w:rPr>
        <w:t>s</w:t>
      </w:r>
      <w:r w:rsidR="00BD1D22">
        <w:rPr>
          <w:lang w:val="en-CA"/>
        </w:rPr>
        <w:t xml:space="preserve"> and </w:t>
      </w:r>
      <w:r w:rsidR="00A76FDE">
        <w:rPr>
          <w:lang w:val="en-CA"/>
        </w:rPr>
        <w:t xml:space="preserve">treated our data as simple counts for </w:t>
      </w:r>
      <w:r w:rsidR="00C81BAC">
        <w:rPr>
          <w:lang w:val="en-CA"/>
        </w:rPr>
        <w:t>a multi-species</w:t>
      </w:r>
      <w:r w:rsidR="00226C9F">
        <w:rPr>
          <w:lang w:val="en-CA"/>
        </w:rPr>
        <w:t xml:space="preserve"> </w:t>
      </w:r>
      <w:r w:rsidR="00A76FDE">
        <w:rPr>
          <w:lang w:val="en-CA"/>
        </w:rPr>
        <w:t xml:space="preserve">GLM </w:t>
      </w:r>
      <w:r w:rsidR="00C81BAC">
        <w:rPr>
          <w:lang w:val="en-CA"/>
        </w:rPr>
        <w:t>or</w:t>
      </w:r>
      <w:r w:rsidR="00226C9F">
        <w:rPr>
          <w:lang w:val="en-CA"/>
        </w:rPr>
        <w:t xml:space="preserve"> </w:t>
      </w:r>
      <w:proofErr w:type="spellStart"/>
      <w:r w:rsidR="00A76FDE">
        <w:rPr>
          <w:lang w:val="en-CA"/>
        </w:rPr>
        <w:t>binmix</w:t>
      </w:r>
      <w:proofErr w:type="spellEnd"/>
      <w:r w:rsidR="00A76FDE">
        <w:rPr>
          <w:lang w:val="en-CA"/>
        </w:rPr>
        <w:t xml:space="preserve"> model</w:t>
      </w:r>
      <w:r w:rsidR="00A76FDE">
        <w:rPr>
          <w:lang w:val="en-CA"/>
        </w:rPr>
        <w:t>.</w:t>
      </w:r>
      <w:r w:rsidR="00A76FDE">
        <w:rPr>
          <w:lang w:val="en-CA"/>
        </w:rPr>
        <w:t xml:space="preserve"> We used the </w:t>
      </w:r>
      <w:proofErr w:type="spellStart"/>
      <w:r w:rsidR="00A76FDE">
        <w:rPr>
          <w:lang w:val="en-CA"/>
        </w:rPr>
        <w:t>multimix</w:t>
      </w:r>
      <w:proofErr w:type="spellEnd"/>
      <w:r w:rsidR="00A76FDE">
        <w:rPr>
          <w:lang w:val="en-CA"/>
        </w:rPr>
        <w:t xml:space="preserve"> and </w:t>
      </w:r>
      <w:proofErr w:type="spellStart"/>
      <w:r w:rsidR="00A76FDE">
        <w:rPr>
          <w:lang w:val="en-CA"/>
        </w:rPr>
        <w:t>binmix</w:t>
      </w:r>
      <w:proofErr w:type="spellEnd"/>
      <w:r w:rsidR="00A76FDE">
        <w:rPr>
          <w:lang w:val="en-CA"/>
        </w:rPr>
        <w:t xml:space="preserve"> models to determine the rate of detection for wild bees in our net collecting surveys </w:t>
      </w:r>
      <w:r w:rsidR="00226C9F">
        <w:rPr>
          <w:lang w:val="en-CA"/>
        </w:rPr>
        <w:t>and</w:t>
      </w:r>
      <w:r w:rsidR="00A76FDE">
        <w:rPr>
          <w:lang w:val="en-CA"/>
        </w:rPr>
        <w:t xml:space="preserve"> </w:t>
      </w:r>
      <w:r>
        <w:rPr>
          <w:lang w:val="en-CA"/>
        </w:rPr>
        <w:t xml:space="preserve">to quantify </w:t>
      </w:r>
      <w:r w:rsidR="00A76FDE">
        <w:rPr>
          <w:lang w:val="en-CA"/>
        </w:rPr>
        <w:t xml:space="preserve">whether </w:t>
      </w:r>
      <w:r w:rsidR="00226C9F">
        <w:rPr>
          <w:lang w:val="en-CA"/>
        </w:rPr>
        <w:t>restored habitat</w:t>
      </w:r>
      <w:r w:rsidR="00226C9F">
        <w:rPr>
          <w:lang w:val="en-CA"/>
        </w:rPr>
        <w:t xml:space="preserve"> changed our ability to detect </w:t>
      </w:r>
      <w:r>
        <w:rPr>
          <w:lang w:val="en-CA"/>
        </w:rPr>
        <w:t xml:space="preserve">bees </w:t>
      </w:r>
      <w:r w:rsidR="00226C9F">
        <w:rPr>
          <w:lang w:val="en-CA"/>
        </w:rPr>
        <w:t>with net collecti</w:t>
      </w:r>
      <w:r w:rsidR="006510B9">
        <w:rPr>
          <w:lang w:val="en-CA"/>
        </w:rPr>
        <w:t>ng</w:t>
      </w:r>
      <w:r w:rsidR="00226C9F">
        <w:rPr>
          <w:lang w:val="en-CA"/>
        </w:rPr>
        <w:t xml:space="preserve"> method</w:t>
      </w:r>
      <w:r w:rsidR="006510B9">
        <w:rPr>
          <w:lang w:val="en-CA"/>
        </w:rPr>
        <w:t>s</w:t>
      </w:r>
      <w:r>
        <w:rPr>
          <w:lang w:val="en-CA"/>
        </w:rPr>
        <w:t>.</w:t>
      </w:r>
      <w:r w:rsidR="00BD1D22">
        <w:rPr>
          <w:lang w:val="en-CA"/>
        </w:rPr>
        <w:t xml:space="preserve"> </w:t>
      </w:r>
      <w:r w:rsidR="00DF3690">
        <w:rPr>
          <w:lang w:val="en-CA"/>
        </w:rPr>
        <w:t>Additionally, w</w:t>
      </w:r>
      <w:r w:rsidR="00BD1D22">
        <w:rPr>
          <w:lang w:val="en-CA"/>
        </w:rPr>
        <w:t>e compared the estimate</w:t>
      </w:r>
      <w:r w:rsidR="00DF3690">
        <w:rPr>
          <w:lang w:val="en-CA"/>
        </w:rPr>
        <w:t>d</w:t>
      </w:r>
      <w:r w:rsidR="00BD1D22">
        <w:rPr>
          <w:lang w:val="en-CA"/>
        </w:rPr>
        <w:t xml:space="preserve"> effect</w:t>
      </w:r>
      <w:r w:rsidR="00DF3690">
        <w:rPr>
          <w:lang w:val="en-CA"/>
        </w:rPr>
        <w:t>s</w:t>
      </w:r>
      <w:r w:rsidR="00BD1D22">
        <w:rPr>
          <w:lang w:val="en-CA"/>
        </w:rPr>
        <w:t xml:space="preserve"> of restored habitat on </w:t>
      </w:r>
      <w:r w:rsidR="00BD1D22">
        <w:rPr>
          <w:lang w:val="en-CA"/>
        </w:rPr>
        <w:lastRenderedPageBreak/>
        <w:t>abundance. This allowed us to determine the extent to which imperfect detection compromised our ability to quantify</w:t>
      </w:r>
      <w:r w:rsidR="007A0239">
        <w:rPr>
          <w:lang w:val="en-CA"/>
        </w:rPr>
        <w:t xml:space="preserve"> </w:t>
      </w:r>
      <w:r>
        <w:rPr>
          <w:lang w:val="en-CA"/>
        </w:rPr>
        <w:t>restor</w:t>
      </w:r>
      <w:r w:rsidR="007A0239">
        <w:rPr>
          <w:lang w:val="en-CA"/>
        </w:rPr>
        <w:t xml:space="preserve">ation </w:t>
      </w:r>
      <w:r>
        <w:rPr>
          <w:lang w:val="en-CA"/>
        </w:rPr>
        <w:t>as a</w:t>
      </w:r>
      <w:r w:rsidR="007A0239">
        <w:rPr>
          <w:lang w:val="en-CA"/>
        </w:rPr>
        <w:t xml:space="preserve"> potential</w:t>
      </w:r>
      <w:r>
        <w:rPr>
          <w:lang w:val="en-CA"/>
        </w:rPr>
        <w:t xml:space="preserve"> driver of insect abundance.</w:t>
      </w:r>
    </w:p>
    <w:p w14:paraId="1AB700CA" w14:textId="2C9EA529" w:rsidR="00C81BAC" w:rsidRDefault="00065B2F" w:rsidP="009D0352">
      <w:pPr>
        <w:spacing w:line="480" w:lineRule="auto"/>
        <w:ind w:firstLine="720"/>
        <w:rPr>
          <w:lang w:val="en-CA"/>
        </w:rPr>
      </w:pPr>
      <w:r>
        <w:rPr>
          <w:lang w:val="en-CA"/>
        </w:rPr>
        <w:t xml:space="preserve">In cases where model estimates for environmental covariates converge, it may not be worthwhile to implement </w:t>
      </w:r>
      <w:r w:rsidR="00C81BAC">
        <w:rPr>
          <w:lang w:val="en-CA"/>
        </w:rPr>
        <w:t xml:space="preserve">a cumbersome </w:t>
      </w:r>
      <w:r>
        <w:rPr>
          <w:lang w:val="en-CA"/>
        </w:rPr>
        <w:t>mark-recapture</w:t>
      </w:r>
      <w:r w:rsidR="00C81BAC">
        <w:rPr>
          <w:lang w:val="en-CA"/>
        </w:rPr>
        <w:t xml:space="preserve"> study</w:t>
      </w:r>
      <w:r>
        <w:rPr>
          <w:lang w:val="en-CA"/>
        </w:rPr>
        <w:t xml:space="preserve">. </w:t>
      </w:r>
      <w:r w:rsidR="007A0239">
        <w:rPr>
          <w:lang w:val="en-CA"/>
        </w:rPr>
        <w:t>Using simulation</w:t>
      </w:r>
      <w:r>
        <w:rPr>
          <w:lang w:val="en-CA"/>
        </w:rPr>
        <w:t xml:space="preserve">, we investigated factors that </w:t>
      </w:r>
      <w:r w:rsidR="00C37A6C">
        <w:rPr>
          <w:lang w:val="en-CA"/>
        </w:rPr>
        <w:t xml:space="preserve">exacerbate or limit </w:t>
      </w:r>
      <w:r w:rsidR="00DF3690">
        <w:rPr>
          <w:lang w:val="en-CA"/>
        </w:rPr>
        <w:t xml:space="preserve">the </w:t>
      </w:r>
      <w:r w:rsidR="00C37A6C">
        <w:rPr>
          <w:lang w:val="en-CA"/>
        </w:rPr>
        <w:t>bias</w:t>
      </w:r>
      <w:r>
        <w:rPr>
          <w:lang w:val="en-CA"/>
        </w:rPr>
        <w:t xml:space="preserve"> </w:t>
      </w:r>
      <w:r w:rsidR="00C37A6C">
        <w:rPr>
          <w:lang w:val="en-CA"/>
        </w:rPr>
        <w:t xml:space="preserve">of </w:t>
      </w:r>
      <w:r w:rsidR="00DF3690">
        <w:rPr>
          <w:lang w:val="en-CA"/>
        </w:rPr>
        <w:t xml:space="preserve">less rigorous </w:t>
      </w:r>
      <w:r>
        <w:rPr>
          <w:lang w:val="en-CA"/>
        </w:rPr>
        <w:t xml:space="preserve">GLM and </w:t>
      </w:r>
      <w:proofErr w:type="spellStart"/>
      <w:r>
        <w:rPr>
          <w:lang w:val="en-CA"/>
        </w:rPr>
        <w:t>binmix</w:t>
      </w:r>
      <w:proofErr w:type="spellEnd"/>
      <w:r>
        <w:rPr>
          <w:lang w:val="en-CA"/>
        </w:rPr>
        <w:t xml:space="preserve"> </w:t>
      </w:r>
      <w:r w:rsidR="00C37A6C">
        <w:rPr>
          <w:lang w:val="en-CA"/>
        </w:rPr>
        <w:t>approaches</w:t>
      </w:r>
      <w:r>
        <w:rPr>
          <w:lang w:val="en-CA"/>
        </w:rPr>
        <w:t xml:space="preserve">. </w:t>
      </w:r>
      <w:proofErr w:type="gramStart"/>
      <w:r w:rsidR="00C37A6C">
        <w:rPr>
          <w:lang w:val="en-CA"/>
        </w:rPr>
        <w:t>In particular</w:t>
      </w:r>
      <w:r>
        <w:rPr>
          <w:lang w:val="en-CA"/>
        </w:rPr>
        <w:t xml:space="preserve">, </w:t>
      </w:r>
      <w:r w:rsidR="00C37A6C">
        <w:rPr>
          <w:lang w:val="en-CA"/>
        </w:rPr>
        <w:t>we</w:t>
      </w:r>
      <w:proofErr w:type="gramEnd"/>
      <w:r w:rsidR="00C37A6C">
        <w:rPr>
          <w:lang w:val="en-CA"/>
        </w:rPr>
        <w:t xml:space="preserve"> examined whether</w:t>
      </w:r>
      <w:r w:rsidR="00C37A6C" w:rsidRPr="00C37A6C">
        <w:rPr>
          <w:lang w:val="en-CA"/>
        </w:rPr>
        <w:t xml:space="preserve"> </w:t>
      </w:r>
      <w:r w:rsidR="00C37A6C">
        <w:rPr>
          <w:lang w:val="en-CA"/>
        </w:rPr>
        <w:t>changes to baseline detection rate and/or site sample size</w:t>
      </w:r>
      <w:r w:rsidR="00C37A6C">
        <w:rPr>
          <w:lang w:val="en-CA"/>
        </w:rPr>
        <w:t xml:space="preserve"> impact the ability of these models to </w:t>
      </w:r>
      <w:r w:rsidR="009D0352">
        <w:rPr>
          <w:lang w:val="en-CA"/>
        </w:rPr>
        <w:t xml:space="preserve">accurately </w:t>
      </w:r>
      <w:r w:rsidR="00C37A6C">
        <w:rPr>
          <w:lang w:val="en-CA"/>
        </w:rPr>
        <w:t xml:space="preserve">estimate an abundance covariate despite </w:t>
      </w:r>
      <w:r w:rsidR="00DF3690">
        <w:rPr>
          <w:lang w:val="en-CA"/>
        </w:rPr>
        <w:t xml:space="preserve">a </w:t>
      </w:r>
      <w:r w:rsidR="00C37A6C">
        <w:rPr>
          <w:lang w:val="en-CA"/>
        </w:rPr>
        <w:t>confounding effect on detection</w:t>
      </w:r>
      <w:r w:rsidR="009D0352">
        <w:rPr>
          <w:lang w:val="en-CA"/>
        </w:rPr>
        <w:t xml:space="preserve">. We also </w:t>
      </w:r>
      <w:r w:rsidR="00DF3690">
        <w:rPr>
          <w:lang w:val="en-CA"/>
        </w:rPr>
        <w:t>compared</w:t>
      </w:r>
      <w:r w:rsidR="009D0352">
        <w:rPr>
          <w:lang w:val="en-CA"/>
        </w:rPr>
        <w:t xml:space="preserve"> model precision</w:t>
      </w:r>
      <w:r w:rsidR="00DF3690">
        <w:rPr>
          <w:lang w:val="en-CA"/>
        </w:rPr>
        <w:t xml:space="preserve"> under these different scenarios</w:t>
      </w:r>
      <w:r w:rsidR="00C81BAC">
        <w:rPr>
          <w:lang w:val="en-CA"/>
        </w:rPr>
        <w:t>. Th</w:t>
      </w:r>
      <w:r w:rsidR="009D0352">
        <w:rPr>
          <w:lang w:val="en-CA"/>
        </w:rPr>
        <w:t>e</w:t>
      </w:r>
      <w:r w:rsidR="00C81BAC">
        <w:rPr>
          <w:lang w:val="en-CA"/>
        </w:rPr>
        <w:t>s</w:t>
      </w:r>
      <w:r w:rsidR="009D0352">
        <w:rPr>
          <w:lang w:val="en-CA"/>
        </w:rPr>
        <w:t>e</w:t>
      </w:r>
      <w:r w:rsidR="00C81BAC">
        <w:rPr>
          <w:lang w:val="en-CA"/>
        </w:rPr>
        <w:t xml:space="preserve"> test</w:t>
      </w:r>
      <w:r w:rsidR="009D0352">
        <w:rPr>
          <w:lang w:val="en-CA"/>
        </w:rPr>
        <w:t>s</w:t>
      </w:r>
      <w:r w:rsidR="00C81BAC">
        <w:rPr>
          <w:lang w:val="en-CA"/>
        </w:rPr>
        <w:t xml:space="preserve"> aimed to provide guidance on whether GLMs can provide better estimates if studies prioritiz</w:t>
      </w:r>
      <w:r w:rsidR="00DF3690">
        <w:rPr>
          <w:lang w:val="en-CA"/>
        </w:rPr>
        <w:t>e</w:t>
      </w:r>
      <w:r w:rsidR="00C81BAC">
        <w:rPr>
          <w:lang w:val="en-CA"/>
        </w:rPr>
        <w:t xml:space="preserve"> increas</w:t>
      </w:r>
      <w:r w:rsidR="00DF3690">
        <w:rPr>
          <w:lang w:val="en-CA"/>
        </w:rPr>
        <w:t xml:space="preserve">ed </w:t>
      </w:r>
      <w:r w:rsidR="00337C6D">
        <w:rPr>
          <w:lang w:val="en-CA"/>
        </w:rPr>
        <w:t xml:space="preserve">sampling intensity </w:t>
      </w:r>
      <w:r w:rsidR="00DF3690">
        <w:rPr>
          <w:lang w:val="en-CA"/>
        </w:rPr>
        <w:t>as opposed</w:t>
      </w:r>
      <w:r w:rsidR="00C81BAC">
        <w:rPr>
          <w:lang w:val="en-CA"/>
        </w:rPr>
        <w:t xml:space="preserve"> to adding more site replicates</w:t>
      </w:r>
      <w:r w:rsidR="00C37A6C">
        <w:rPr>
          <w:lang w:val="en-CA"/>
        </w:rPr>
        <w:t xml:space="preserve">. </w:t>
      </w:r>
      <w:r w:rsidR="00A64303">
        <w:rPr>
          <w:lang w:val="en-CA"/>
        </w:rPr>
        <w:t xml:space="preserve">Second, </w:t>
      </w:r>
      <w:r w:rsidR="00C81BAC">
        <w:rPr>
          <w:lang w:val="en-CA"/>
        </w:rPr>
        <w:t xml:space="preserve">we tested robustness of </w:t>
      </w:r>
      <w:r w:rsidR="00C81BAC">
        <w:rPr>
          <w:lang w:val="en-CA"/>
        </w:rPr>
        <w:t>simulated violations of population closure</w:t>
      </w:r>
      <w:r w:rsidR="00C81BAC">
        <w:rPr>
          <w:lang w:val="en-CA"/>
        </w:rPr>
        <w:t xml:space="preserve"> for </w:t>
      </w:r>
      <w:proofErr w:type="spellStart"/>
      <w:r w:rsidR="00C81BAC">
        <w:rPr>
          <w:lang w:val="en-CA"/>
        </w:rPr>
        <w:t>binmix</w:t>
      </w:r>
      <w:proofErr w:type="spellEnd"/>
      <w:r w:rsidR="00C81BAC">
        <w:rPr>
          <w:lang w:val="en-CA"/>
        </w:rPr>
        <w:t xml:space="preserve"> compared to </w:t>
      </w:r>
      <w:proofErr w:type="spellStart"/>
      <w:r w:rsidR="00C81BAC">
        <w:rPr>
          <w:lang w:val="en-CA"/>
        </w:rPr>
        <w:t>multimix</w:t>
      </w:r>
      <w:proofErr w:type="spellEnd"/>
      <w:r w:rsidR="00C81BAC">
        <w:rPr>
          <w:lang w:val="en-CA"/>
        </w:rPr>
        <w:t xml:space="preserve"> models</w:t>
      </w:r>
      <w:r w:rsidR="00A64303">
        <w:rPr>
          <w:lang w:val="en-CA"/>
        </w:rPr>
        <w:t xml:space="preserve">. </w:t>
      </w:r>
      <w:r w:rsidR="00C81BAC">
        <w:rPr>
          <w:lang w:val="en-CA"/>
        </w:rPr>
        <w:t>To do so, we varied the probability that individual insects immigrate/emigrate from sites between successive surveys, while simultaneously varying whether th</w:t>
      </w:r>
      <w:r w:rsidR="00DF3690">
        <w:rPr>
          <w:lang w:val="en-CA"/>
        </w:rPr>
        <w:t>o</w:t>
      </w:r>
      <w:r w:rsidR="00C81BAC">
        <w:rPr>
          <w:lang w:val="en-CA"/>
        </w:rPr>
        <w:t>se odds were impacted by a site environmental covariate.</w:t>
      </w:r>
      <w:r w:rsidR="009D0352">
        <w:rPr>
          <w:lang w:val="en-CA"/>
        </w:rPr>
        <w:t xml:space="preserve"> </w:t>
      </w:r>
      <w:r w:rsidR="00DF3690">
        <w:rPr>
          <w:lang w:val="en-CA"/>
        </w:rPr>
        <w:t xml:space="preserve">This allowed us to test whether </w:t>
      </w:r>
      <w:proofErr w:type="spellStart"/>
      <w:r w:rsidR="00DF3690">
        <w:rPr>
          <w:lang w:val="en-CA"/>
        </w:rPr>
        <w:t>binmix</w:t>
      </w:r>
      <w:proofErr w:type="spellEnd"/>
      <w:r w:rsidR="00DF3690">
        <w:rPr>
          <w:lang w:val="en-CA"/>
        </w:rPr>
        <w:t xml:space="preserve"> models fail to estimate an abundance driver when habitat influences the tendency for individuals to remain within a sampling plot. In combination, </w:t>
      </w:r>
      <w:r w:rsidR="00337C6D">
        <w:rPr>
          <w:lang w:val="en-CA"/>
        </w:rPr>
        <w:t xml:space="preserve">our studies provide information on </w:t>
      </w:r>
      <w:r w:rsidR="009D0352">
        <w:rPr>
          <w:lang w:val="en-CA"/>
        </w:rPr>
        <w:t xml:space="preserve">how to better design and conduct </w:t>
      </w:r>
      <w:r w:rsidR="00EE319C">
        <w:rPr>
          <w:lang w:val="en-CA"/>
        </w:rPr>
        <w:t xml:space="preserve">unbiased </w:t>
      </w:r>
      <w:r w:rsidR="00337C6D">
        <w:rPr>
          <w:lang w:val="en-CA"/>
        </w:rPr>
        <w:t xml:space="preserve">abundance </w:t>
      </w:r>
      <w:r w:rsidR="009D0352">
        <w:rPr>
          <w:lang w:val="en-CA"/>
        </w:rPr>
        <w:t>studies</w:t>
      </w:r>
      <w:r w:rsidR="00337C6D">
        <w:rPr>
          <w:lang w:val="en-CA"/>
        </w:rPr>
        <w:t>. In turn, unbiased understanding of abundance drivers will help us to develop</w:t>
      </w:r>
      <w:r w:rsidR="00EE319C">
        <w:rPr>
          <w:lang w:val="en-CA"/>
        </w:rPr>
        <w:t xml:space="preserve"> optimal</w:t>
      </w:r>
      <w:r w:rsidR="009D0352">
        <w:rPr>
          <w:lang w:val="en-CA"/>
        </w:rPr>
        <w:t xml:space="preserve"> strategies </w:t>
      </w:r>
      <w:r w:rsidR="00337C6D">
        <w:rPr>
          <w:lang w:val="en-CA"/>
        </w:rPr>
        <w:t>for</w:t>
      </w:r>
      <w:r w:rsidR="009D0352">
        <w:rPr>
          <w:lang w:val="en-CA"/>
        </w:rPr>
        <w:t xml:space="preserve"> confront</w:t>
      </w:r>
      <w:r w:rsidR="00337C6D">
        <w:rPr>
          <w:lang w:val="en-CA"/>
        </w:rPr>
        <w:t>ing</w:t>
      </w:r>
      <w:r w:rsidR="009D0352">
        <w:rPr>
          <w:lang w:val="en-CA"/>
        </w:rPr>
        <w:t xml:space="preserve"> insect biodiversity declines.</w:t>
      </w:r>
    </w:p>
    <w:p w14:paraId="5B26EA6C" w14:textId="2B41C7AE" w:rsidR="008C4499" w:rsidRDefault="00EF6948" w:rsidP="00B33FC4">
      <w:pPr>
        <w:spacing w:line="480" w:lineRule="auto"/>
        <w:rPr>
          <w:b/>
          <w:bCs/>
          <w:lang w:val="en-CA"/>
        </w:rPr>
      </w:pPr>
      <w:r>
        <w:rPr>
          <w:b/>
          <w:bCs/>
          <w:lang w:val="en-CA"/>
        </w:rPr>
        <w:t xml:space="preserve">2. </w:t>
      </w:r>
      <w:r w:rsidR="008C4499">
        <w:rPr>
          <w:b/>
          <w:bCs/>
          <w:lang w:val="en-CA"/>
        </w:rPr>
        <w:t>Methods</w:t>
      </w:r>
    </w:p>
    <w:p w14:paraId="2F770CEA" w14:textId="2BF68A4E" w:rsidR="00F75794" w:rsidRDefault="00EF13F8" w:rsidP="00B33FC4">
      <w:pPr>
        <w:spacing w:line="480" w:lineRule="auto"/>
        <w:rPr>
          <w:i/>
          <w:iCs/>
          <w:lang w:val="en-CA"/>
        </w:rPr>
      </w:pPr>
      <w:r>
        <w:rPr>
          <w:i/>
          <w:iCs/>
          <w:lang w:val="en-CA"/>
        </w:rPr>
        <w:t xml:space="preserve">2.1 </w:t>
      </w:r>
      <w:r w:rsidR="00B3215B">
        <w:rPr>
          <w:i/>
          <w:iCs/>
          <w:lang w:val="en-CA"/>
        </w:rPr>
        <w:t>Field</w:t>
      </w:r>
      <w:r w:rsidR="00B512B6">
        <w:rPr>
          <w:i/>
          <w:iCs/>
          <w:lang w:val="en-CA"/>
        </w:rPr>
        <w:t xml:space="preserve"> study</w:t>
      </w:r>
      <w:r>
        <w:rPr>
          <w:i/>
          <w:iCs/>
          <w:lang w:val="en-CA"/>
        </w:rPr>
        <w:t xml:space="preserve"> design and data collection</w:t>
      </w:r>
    </w:p>
    <w:p w14:paraId="22506949" w14:textId="6266A6BB" w:rsidR="00B33FC4" w:rsidRDefault="00B3215B" w:rsidP="00B33FC4">
      <w:pPr>
        <w:spacing w:line="480" w:lineRule="auto"/>
        <w:ind w:firstLine="720"/>
        <w:rPr>
          <w:lang w:val="en-CA"/>
        </w:rPr>
      </w:pPr>
      <w:r w:rsidRPr="004B72C9">
        <w:rPr>
          <w:lang w:val="en-CA"/>
        </w:rPr>
        <w:t xml:space="preserve">For </w:t>
      </w:r>
      <w:r w:rsidR="000465CE" w:rsidRPr="004B72C9">
        <w:rPr>
          <w:lang w:val="en-CA"/>
        </w:rPr>
        <w:t xml:space="preserve">the </w:t>
      </w:r>
      <w:r w:rsidRPr="004B72C9">
        <w:rPr>
          <w:lang w:val="en-CA"/>
        </w:rPr>
        <w:t xml:space="preserve">field-based </w:t>
      </w:r>
      <w:r w:rsidR="000465CE" w:rsidRPr="004B72C9">
        <w:rPr>
          <w:lang w:val="en-CA"/>
        </w:rPr>
        <w:t>component</w:t>
      </w:r>
      <w:r w:rsidRPr="004B72C9">
        <w:rPr>
          <w:lang w:val="en-CA"/>
        </w:rPr>
        <w:t xml:space="preserve">, </w:t>
      </w:r>
      <w:r w:rsidR="000465CE" w:rsidRPr="004B72C9">
        <w:rPr>
          <w:lang w:val="en-CA"/>
        </w:rPr>
        <w:t>our aim was</w:t>
      </w:r>
      <w:r w:rsidR="00B33FC4" w:rsidRPr="004B72C9">
        <w:rPr>
          <w:lang w:val="en-CA"/>
        </w:rPr>
        <w:t xml:space="preserve"> to</w:t>
      </w:r>
      <w:r w:rsidRPr="004B72C9">
        <w:rPr>
          <w:lang w:val="en-CA"/>
        </w:rPr>
        <w:t xml:space="preserve"> estimat</w:t>
      </w:r>
      <w:r w:rsidR="00B33FC4" w:rsidRPr="004B72C9">
        <w:rPr>
          <w:lang w:val="en-CA"/>
        </w:rPr>
        <w:t>e</w:t>
      </w:r>
      <w:r w:rsidRPr="004B72C9">
        <w:rPr>
          <w:lang w:val="en-CA"/>
        </w:rPr>
        <w:t xml:space="preserve"> the effects of </w:t>
      </w:r>
      <w:r w:rsidR="00DF3690">
        <w:rPr>
          <w:lang w:val="en-CA"/>
        </w:rPr>
        <w:t xml:space="preserve">restored </w:t>
      </w:r>
      <w:r w:rsidR="00B33FC4" w:rsidRPr="004B72C9">
        <w:rPr>
          <w:lang w:val="en-CA"/>
        </w:rPr>
        <w:t>habitat on</w:t>
      </w:r>
      <w:r w:rsidR="00DF3690">
        <w:rPr>
          <w:lang w:val="en-CA"/>
        </w:rPr>
        <w:t xml:space="preserve"> the detectability and</w:t>
      </w:r>
      <w:r w:rsidR="00B33FC4" w:rsidRPr="004B72C9">
        <w:rPr>
          <w:lang w:val="en-CA"/>
        </w:rPr>
        <w:t xml:space="preserve"> the abundance of wild bees.</w:t>
      </w:r>
      <w:r w:rsidR="00B33FC4" w:rsidRPr="004B72C9">
        <w:rPr>
          <w:lang w:val="en-CA"/>
        </w:rPr>
        <w:t xml:space="preserve"> To</w:t>
      </w:r>
      <w:r w:rsidR="00B33FC4">
        <w:rPr>
          <w:lang w:val="en-CA"/>
        </w:rPr>
        <w:t xml:space="preserve"> do so, we </w:t>
      </w:r>
      <w:r w:rsidR="00F52316">
        <w:rPr>
          <w:lang w:val="en-CA"/>
        </w:rPr>
        <w:t xml:space="preserve">implemented an abundance </w:t>
      </w:r>
      <w:r w:rsidR="00B33FC4">
        <w:rPr>
          <w:lang w:val="en-CA"/>
        </w:rPr>
        <w:t>protocol that was compatible with all three modeling approaches</w:t>
      </w:r>
      <w:r w:rsidR="00D0162F">
        <w:rPr>
          <w:lang w:val="en-CA"/>
        </w:rPr>
        <w:t xml:space="preserve">: </w:t>
      </w:r>
      <w:r w:rsidR="00B33FC4">
        <w:rPr>
          <w:lang w:val="en-CA"/>
        </w:rPr>
        <w:t xml:space="preserve">GLM, </w:t>
      </w:r>
      <w:proofErr w:type="spellStart"/>
      <w:r w:rsidR="00B33FC4">
        <w:rPr>
          <w:lang w:val="en-CA"/>
        </w:rPr>
        <w:t>binmix</w:t>
      </w:r>
      <w:proofErr w:type="spellEnd"/>
      <w:r w:rsidR="00B33FC4">
        <w:rPr>
          <w:lang w:val="en-CA"/>
        </w:rPr>
        <w:t xml:space="preserve"> and </w:t>
      </w:r>
      <w:proofErr w:type="spellStart"/>
      <w:r w:rsidR="00B33FC4">
        <w:rPr>
          <w:lang w:val="en-CA"/>
        </w:rPr>
        <w:t>multimix</w:t>
      </w:r>
      <w:proofErr w:type="spellEnd"/>
      <w:r w:rsidR="00D0162F">
        <w:rPr>
          <w:lang w:val="en-CA"/>
        </w:rPr>
        <w:t xml:space="preserve"> </w:t>
      </w:r>
      <w:r w:rsidR="00D0162F">
        <w:rPr>
          <w:lang w:val="en-CA"/>
        </w:rPr>
        <w:lastRenderedPageBreak/>
        <w:t>(Figure 1)</w:t>
      </w:r>
      <w:r w:rsidR="00B33FC4">
        <w:rPr>
          <w:lang w:val="en-CA"/>
        </w:rPr>
        <w:t>. We selected a sample of five urban parks in Vancouver, Canada, that received a habitat restoration. We compared these against five similar urban parks that did not receive a habitat restoration (hereafter, “control” parks</w:t>
      </w:r>
      <w:r w:rsidR="00B33FC4">
        <w:rPr>
          <w:lang w:val="en-CA"/>
        </w:rPr>
        <w:t xml:space="preserve">). </w:t>
      </w:r>
      <w:r w:rsidR="00450CEE">
        <w:rPr>
          <w:lang w:val="en-CA"/>
        </w:rPr>
        <w:t>We conducted</w:t>
      </w:r>
      <w:r w:rsidR="00B33FC4">
        <w:rPr>
          <w:lang w:val="en-CA"/>
        </w:rPr>
        <w:t xml:space="preserve"> </w:t>
      </w:r>
      <w:r w:rsidR="000465CE">
        <w:rPr>
          <w:lang w:val="en-CA"/>
        </w:rPr>
        <w:t xml:space="preserve">a separate </w:t>
      </w:r>
      <w:r w:rsidR="00B33FC4">
        <w:rPr>
          <w:lang w:val="en-CA"/>
        </w:rPr>
        <w:t>study</w:t>
      </w:r>
      <w:r w:rsidR="000310AD">
        <w:rPr>
          <w:lang w:val="en-CA"/>
        </w:rPr>
        <w:t xml:space="preserve"> </w:t>
      </w:r>
      <w:r w:rsidR="000310AD">
        <w:rPr>
          <w:lang w:val="en-CA"/>
        </w:rPr>
        <w:fldChar w:fldCharType="begin" w:fldLock="1"/>
      </w:r>
      <w:r w:rsidR="000310AD">
        <w:rPr>
          <w:lang w:val="en-CA"/>
        </w:rPr>
        <w:instrText>ADDIN CSL_CITATION {"citationItems":[{"id":"ITEM-1","itemData":{"author":[{"dropping-particle":"","family":"Ulrich","given":"J.","non-dropping-particle":"","parse-names":false,"suffix":""},{"dropping-particle":"","family":"Sargent","given":"R.","non-dropping-particle":"","parse-names":false,"suffix":""}],"container-title":"Ecology Letters","id":"ITEM-1","issued":{"date-parts":[["2024"]]},"title":"Habitat restorations in an urban landscape rapidly assemble diverse pollinator communities that persist","type":"article-journal","volume":"(Accepted)"},"uris":["http://www.mendeley.com/documents/?uuid=e995a7cc-a9f3-4292-ae57-3445fe2aeaeb"]}],"mendeley":{"formattedCitation":"(Ulrich and Sargent 2024)","plainTextFormattedCitation":"(Ulrich and Sargent 2024)","previouslyFormattedCitation":"(Ulrich and Sargent 2024)"},"properties":{"noteIndex":0},"schema":"https://github.com/citation-style-language/schema/raw/master/csl-citation.json"}</w:instrText>
      </w:r>
      <w:r w:rsidR="000310AD">
        <w:rPr>
          <w:lang w:val="en-CA"/>
        </w:rPr>
        <w:fldChar w:fldCharType="separate"/>
      </w:r>
      <w:r w:rsidR="000310AD" w:rsidRPr="00DF3690">
        <w:rPr>
          <w:noProof/>
          <w:lang w:val="en-CA"/>
        </w:rPr>
        <w:t>(Ulrich and Sargent 2024)</w:t>
      </w:r>
      <w:r w:rsidR="000310AD">
        <w:rPr>
          <w:lang w:val="en-CA"/>
        </w:rPr>
        <w:fldChar w:fldCharType="end"/>
      </w:r>
      <w:r w:rsidR="00B33FC4">
        <w:rPr>
          <w:lang w:val="en-CA"/>
        </w:rPr>
        <w:t xml:space="preserve">, using a wider sample of parks that encompasses the ten </w:t>
      </w:r>
      <w:r w:rsidR="00E9563B">
        <w:rPr>
          <w:lang w:val="en-CA"/>
        </w:rPr>
        <w:t>included</w:t>
      </w:r>
      <w:r w:rsidR="00B33FC4">
        <w:rPr>
          <w:lang w:val="en-CA"/>
        </w:rPr>
        <w:t xml:space="preserve"> here</w:t>
      </w:r>
      <w:r w:rsidR="00450CEE">
        <w:rPr>
          <w:lang w:val="en-CA"/>
        </w:rPr>
        <w:t>. In brief, in that study</w:t>
      </w:r>
      <w:r w:rsidR="00B33FC4">
        <w:rPr>
          <w:lang w:val="en-CA"/>
        </w:rPr>
        <w:t xml:space="preserve"> we found that the restorations increased pollinator species occurrence</w:t>
      </w:r>
      <w:r w:rsidR="00DF3690">
        <w:rPr>
          <w:lang w:val="en-CA"/>
        </w:rPr>
        <w:t xml:space="preserve">. This </w:t>
      </w:r>
      <w:r w:rsidR="00B33FC4">
        <w:rPr>
          <w:lang w:val="en-CA"/>
        </w:rPr>
        <w:t xml:space="preserve">translated into sustained species richness gains. </w:t>
      </w:r>
      <w:r w:rsidR="000465CE">
        <w:rPr>
          <w:lang w:val="en-CA"/>
        </w:rPr>
        <w:t>However</w:t>
      </w:r>
      <w:r w:rsidR="00B33FC4">
        <w:rPr>
          <w:lang w:val="en-CA"/>
        </w:rPr>
        <w:t>, we did not quantify the effects</w:t>
      </w:r>
      <w:r w:rsidR="000465CE">
        <w:rPr>
          <w:lang w:val="en-CA"/>
        </w:rPr>
        <w:t xml:space="preserve"> </w:t>
      </w:r>
      <w:r w:rsidR="000310AD">
        <w:rPr>
          <w:lang w:val="en-CA"/>
        </w:rPr>
        <w:t>of restoration</w:t>
      </w:r>
      <w:r w:rsidR="00B33FC4">
        <w:rPr>
          <w:lang w:val="en-CA"/>
        </w:rPr>
        <w:t xml:space="preserve"> on species abundance. </w:t>
      </w:r>
      <w:r w:rsidR="000310AD">
        <w:rPr>
          <w:lang w:val="en-CA"/>
        </w:rPr>
        <w:t>In the separate study, we found that t</w:t>
      </w:r>
      <w:r w:rsidR="00FD7BEA">
        <w:rPr>
          <w:lang w:val="en-CA"/>
        </w:rPr>
        <w:t>he r</w:t>
      </w:r>
      <w:r w:rsidR="00B33FC4">
        <w:rPr>
          <w:lang w:val="en-CA"/>
        </w:rPr>
        <w:t>estorations</w:t>
      </w:r>
      <w:r w:rsidR="00E9563B">
        <w:rPr>
          <w:lang w:val="en-CA"/>
        </w:rPr>
        <w:t xml:space="preserve"> </w:t>
      </w:r>
      <w:r w:rsidR="00FD7BEA">
        <w:rPr>
          <w:lang w:val="en-CA"/>
        </w:rPr>
        <w:t xml:space="preserve">altered a site’s </w:t>
      </w:r>
      <w:r w:rsidR="00E9563B">
        <w:rPr>
          <w:lang w:val="en-CA"/>
        </w:rPr>
        <w:t>resource availability</w:t>
      </w:r>
      <w:r w:rsidR="00450CEE">
        <w:rPr>
          <w:lang w:val="en-CA"/>
        </w:rPr>
        <w:t xml:space="preserve">: </w:t>
      </w:r>
      <w:r w:rsidR="00E9563B">
        <w:rPr>
          <w:lang w:val="en-CA"/>
        </w:rPr>
        <w:t>Restoration was</w:t>
      </w:r>
      <w:r w:rsidR="00B33FC4">
        <w:rPr>
          <w:lang w:val="en-CA"/>
        </w:rPr>
        <w:t xml:space="preserve"> </w:t>
      </w:r>
      <w:r w:rsidR="00E9563B">
        <w:rPr>
          <w:lang w:val="en-CA"/>
        </w:rPr>
        <w:t>strongly associated with</w:t>
      </w:r>
      <w:r w:rsidR="00B33FC4">
        <w:rPr>
          <w:lang w:val="en-CA"/>
        </w:rPr>
        <w:t xml:space="preserve"> increased flower species richness and marginally </w:t>
      </w:r>
      <w:r w:rsidR="00E9563B">
        <w:rPr>
          <w:lang w:val="en-CA"/>
        </w:rPr>
        <w:t>associated with increased</w:t>
      </w:r>
      <w:r w:rsidR="00B33FC4">
        <w:rPr>
          <w:lang w:val="en-CA"/>
        </w:rPr>
        <w:t xml:space="preserve"> flower species abundance. Although we did not measure vegetation complexity, vegetation was approximately knee-height in restored parks compared to approximately ankle-height in control parks (</w:t>
      </w:r>
      <w:r w:rsidR="000310AD">
        <w:rPr>
          <w:lang w:val="en-CA"/>
        </w:rPr>
        <w:t xml:space="preserve">add a </w:t>
      </w:r>
      <w:r w:rsidR="00B33FC4">
        <w:rPr>
          <w:lang w:val="en-CA"/>
        </w:rPr>
        <w:t xml:space="preserve">Supplemental figure with images of park vegetation). In restored parks, </w:t>
      </w:r>
      <w:r w:rsidR="00B33FC4">
        <w:rPr>
          <w:lang w:val="en-CA"/>
        </w:rPr>
        <w:t>vegetation was</w:t>
      </w:r>
      <w:r w:rsidR="002B4396">
        <w:rPr>
          <w:lang w:val="en-CA"/>
        </w:rPr>
        <w:t xml:space="preserve"> left</w:t>
      </w:r>
      <w:r w:rsidR="00B33FC4">
        <w:rPr>
          <w:lang w:val="en-CA"/>
        </w:rPr>
        <w:t xml:space="preserve"> </w:t>
      </w:r>
      <w:proofErr w:type="spellStart"/>
      <w:r w:rsidR="00B33FC4">
        <w:rPr>
          <w:lang w:val="en-CA"/>
        </w:rPr>
        <w:t>unmowed</w:t>
      </w:r>
      <w:proofErr w:type="spellEnd"/>
      <w:r w:rsidR="00B33FC4">
        <w:rPr>
          <w:lang w:val="en-CA"/>
        </w:rPr>
        <w:t xml:space="preserve"> </w:t>
      </w:r>
      <w:r w:rsidR="00B33FC4">
        <w:rPr>
          <w:lang w:val="en-CA"/>
        </w:rPr>
        <w:t>during April – September season compared to mowed bi-w</w:t>
      </w:r>
      <w:commentRangeStart w:id="0"/>
      <w:r w:rsidR="00B33FC4">
        <w:rPr>
          <w:lang w:val="en-CA"/>
        </w:rPr>
        <w:t>eekly in control parks.</w:t>
      </w:r>
      <w:r w:rsidR="00EE5BA8">
        <w:rPr>
          <w:lang w:val="en-CA"/>
        </w:rPr>
        <w:t xml:space="preserve"> Restored parks contained a mix of spontaneous and seeded flowers that provide food resources for wild bees; control parks were dominated by turfgrass but contained spontaneous flower.</w:t>
      </w:r>
      <w:r w:rsidR="00985F89">
        <w:rPr>
          <w:lang w:val="en-CA"/>
        </w:rPr>
        <w:t xml:space="preserve"> Managed flowering woody plants (trees and shrubs) occurred sporadically across all sites</w:t>
      </w:r>
      <w:r w:rsidR="002B4396">
        <w:rPr>
          <w:lang w:val="en-CA"/>
        </w:rPr>
        <w:t>.</w:t>
      </w:r>
      <w:commentRangeEnd w:id="0"/>
      <w:r w:rsidR="002B4396">
        <w:rPr>
          <w:rStyle w:val="CommentReference"/>
        </w:rPr>
        <w:commentReference w:id="0"/>
      </w:r>
    </w:p>
    <w:p w14:paraId="267D5A67" w14:textId="378388A6" w:rsidR="00B512B6" w:rsidRPr="00F52316" w:rsidRDefault="00B33FC4" w:rsidP="00B33FC4">
      <w:pPr>
        <w:spacing w:line="480" w:lineRule="auto"/>
        <w:ind w:firstLine="720"/>
        <w:rPr>
          <w:lang w:val="en-CA"/>
        </w:rPr>
      </w:pPr>
      <w:r w:rsidRPr="00D6726E">
        <w:rPr>
          <w:lang w:val="en-CA"/>
        </w:rPr>
        <w:t xml:space="preserve">We targeted </w:t>
      </w:r>
      <w:r w:rsidR="000C5B26" w:rsidRPr="00D6726E">
        <w:rPr>
          <w:lang w:val="en-CA"/>
        </w:rPr>
        <w:t xml:space="preserve">our </w:t>
      </w:r>
      <w:r w:rsidRPr="00D6726E">
        <w:rPr>
          <w:lang w:val="en-CA"/>
        </w:rPr>
        <w:t>abundance surveys on eight wild bee species from fou</w:t>
      </w:r>
      <w:r>
        <w:rPr>
          <w:lang w:val="en-CA"/>
        </w:rPr>
        <w:t xml:space="preserve">r different wild bee families: </w:t>
      </w:r>
      <w:proofErr w:type="spellStart"/>
      <w:r w:rsidR="00224972">
        <w:rPr>
          <w:i/>
          <w:iCs/>
          <w:lang w:val="en-CA"/>
        </w:rPr>
        <w:t>Agapostemon</w:t>
      </w:r>
      <w:proofErr w:type="spellEnd"/>
      <w:r w:rsidR="00224972">
        <w:rPr>
          <w:i/>
          <w:iCs/>
          <w:lang w:val="en-CA"/>
        </w:rPr>
        <w:t xml:space="preserve"> </w:t>
      </w:r>
      <w:proofErr w:type="spellStart"/>
      <w:r w:rsidR="00224972">
        <w:rPr>
          <w:i/>
          <w:iCs/>
          <w:lang w:val="en-CA"/>
        </w:rPr>
        <w:t>texanus</w:t>
      </w:r>
      <w:proofErr w:type="spellEnd"/>
      <w:r w:rsidR="00224972">
        <w:rPr>
          <w:i/>
          <w:iCs/>
          <w:lang w:val="en-CA"/>
        </w:rPr>
        <w:t xml:space="preserve"> </w:t>
      </w:r>
      <w:r w:rsidR="00224972">
        <w:rPr>
          <w:lang w:val="en-CA"/>
        </w:rPr>
        <w:t xml:space="preserve">(Halictidae), </w:t>
      </w:r>
      <w:r w:rsidR="00224972">
        <w:rPr>
          <w:i/>
          <w:iCs/>
          <w:lang w:val="en-CA"/>
        </w:rPr>
        <w:t xml:space="preserve">Andrena </w:t>
      </w:r>
      <w:proofErr w:type="spellStart"/>
      <w:r w:rsidR="00224972">
        <w:rPr>
          <w:i/>
          <w:iCs/>
          <w:lang w:val="en-CA"/>
        </w:rPr>
        <w:t>prunorum</w:t>
      </w:r>
      <w:proofErr w:type="spellEnd"/>
      <w:r w:rsidR="00224972">
        <w:rPr>
          <w:i/>
          <w:iCs/>
          <w:lang w:val="en-CA"/>
        </w:rPr>
        <w:t xml:space="preserve"> </w:t>
      </w:r>
      <w:r w:rsidR="00224972">
        <w:rPr>
          <w:lang w:val="en-CA"/>
        </w:rPr>
        <w:t>(</w:t>
      </w:r>
      <w:proofErr w:type="spellStart"/>
      <w:r w:rsidR="00224972">
        <w:rPr>
          <w:lang w:val="en-CA"/>
        </w:rPr>
        <w:t>Andrenidae</w:t>
      </w:r>
      <w:proofErr w:type="spellEnd"/>
      <w:r w:rsidR="00224972">
        <w:rPr>
          <w:lang w:val="en-CA"/>
        </w:rPr>
        <w:t xml:space="preserve">), </w:t>
      </w:r>
      <w:proofErr w:type="spellStart"/>
      <w:r w:rsidR="00224972">
        <w:rPr>
          <w:i/>
          <w:iCs/>
          <w:lang w:val="en-CA"/>
        </w:rPr>
        <w:t>Anthidium</w:t>
      </w:r>
      <w:proofErr w:type="spellEnd"/>
      <w:r>
        <w:rPr>
          <w:i/>
          <w:iCs/>
          <w:lang w:val="en-CA"/>
        </w:rPr>
        <w:t xml:space="preserve"> </w:t>
      </w:r>
      <w:proofErr w:type="spellStart"/>
      <w:r w:rsidR="00224972">
        <w:rPr>
          <w:i/>
          <w:iCs/>
          <w:lang w:val="en-CA"/>
        </w:rPr>
        <w:t>oblongatum</w:t>
      </w:r>
      <w:proofErr w:type="spellEnd"/>
      <w:r>
        <w:rPr>
          <w:i/>
          <w:iCs/>
          <w:lang w:val="en-CA"/>
        </w:rPr>
        <w:t xml:space="preserve"> </w:t>
      </w:r>
      <w:r>
        <w:rPr>
          <w:lang w:val="en-CA"/>
        </w:rPr>
        <w:t>(</w:t>
      </w:r>
      <w:proofErr w:type="spellStart"/>
      <w:r w:rsidR="00224972">
        <w:rPr>
          <w:lang w:val="en-CA"/>
        </w:rPr>
        <w:t>Megachilidae</w:t>
      </w:r>
      <w:proofErr w:type="spellEnd"/>
      <w:r>
        <w:rPr>
          <w:lang w:val="en-CA"/>
        </w:rPr>
        <w:t xml:space="preserve">), </w:t>
      </w:r>
      <w:r>
        <w:rPr>
          <w:i/>
          <w:iCs/>
          <w:lang w:val="en-CA"/>
        </w:rPr>
        <w:t xml:space="preserve">Bombus </w:t>
      </w:r>
      <w:proofErr w:type="spellStart"/>
      <w:r>
        <w:rPr>
          <w:i/>
          <w:iCs/>
          <w:lang w:val="en-CA"/>
        </w:rPr>
        <w:t>flavifrons</w:t>
      </w:r>
      <w:proofErr w:type="spellEnd"/>
      <w:r>
        <w:rPr>
          <w:i/>
          <w:iCs/>
          <w:lang w:val="en-CA"/>
        </w:rPr>
        <w:t xml:space="preserve"> </w:t>
      </w:r>
      <w:r>
        <w:rPr>
          <w:lang w:val="en-CA"/>
        </w:rPr>
        <w:t xml:space="preserve">(Apidae), </w:t>
      </w:r>
      <w:r>
        <w:rPr>
          <w:i/>
          <w:iCs/>
          <w:lang w:val="en-CA"/>
        </w:rPr>
        <w:t xml:space="preserve">Bombus </w:t>
      </w:r>
      <w:proofErr w:type="spellStart"/>
      <w:r>
        <w:rPr>
          <w:i/>
          <w:iCs/>
          <w:lang w:val="en-CA"/>
        </w:rPr>
        <w:t>mixtus</w:t>
      </w:r>
      <w:proofErr w:type="spellEnd"/>
      <w:r>
        <w:rPr>
          <w:i/>
          <w:iCs/>
          <w:lang w:val="en-CA"/>
        </w:rPr>
        <w:t xml:space="preserve"> </w:t>
      </w:r>
      <w:r>
        <w:rPr>
          <w:lang w:val="en-CA"/>
        </w:rPr>
        <w:t xml:space="preserve">(Apidae), </w:t>
      </w:r>
      <w:proofErr w:type="spellStart"/>
      <w:r w:rsidR="00224972">
        <w:rPr>
          <w:i/>
          <w:iCs/>
          <w:lang w:val="en-CA"/>
        </w:rPr>
        <w:t>Halictus</w:t>
      </w:r>
      <w:proofErr w:type="spellEnd"/>
      <w:r w:rsidR="00224972">
        <w:rPr>
          <w:i/>
          <w:iCs/>
          <w:lang w:val="en-CA"/>
        </w:rPr>
        <w:t xml:space="preserve"> </w:t>
      </w:r>
      <w:proofErr w:type="spellStart"/>
      <w:r w:rsidR="00224972">
        <w:rPr>
          <w:i/>
          <w:iCs/>
          <w:lang w:val="en-CA"/>
        </w:rPr>
        <w:t>rubicundus</w:t>
      </w:r>
      <w:proofErr w:type="spellEnd"/>
      <w:r w:rsidR="00224972">
        <w:rPr>
          <w:i/>
          <w:iCs/>
          <w:lang w:val="en-CA"/>
        </w:rPr>
        <w:t xml:space="preserve"> </w:t>
      </w:r>
      <w:r>
        <w:rPr>
          <w:lang w:val="en-CA"/>
        </w:rPr>
        <w:t>(</w:t>
      </w:r>
      <w:r w:rsidR="00224972">
        <w:rPr>
          <w:lang w:val="en-CA"/>
        </w:rPr>
        <w:t>Halictidae</w:t>
      </w:r>
      <w:r>
        <w:rPr>
          <w:lang w:val="en-CA"/>
        </w:rPr>
        <w:t xml:space="preserve">), </w:t>
      </w:r>
      <w:proofErr w:type="spellStart"/>
      <w:r w:rsidR="00224972">
        <w:rPr>
          <w:i/>
          <w:iCs/>
          <w:lang w:val="en-CA"/>
        </w:rPr>
        <w:t>Megachile</w:t>
      </w:r>
      <w:proofErr w:type="spellEnd"/>
      <w:r w:rsidR="00224972">
        <w:rPr>
          <w:i/>
          <w:iCs/>
          <w:lang w:val="en-CA"/>
        </w:rPr>
        <w:t xml:space="preserve"> spp. </w:t>
      </w:r>
      <w:r w:rsidR="00224972">
        <w:rPr>
          <w:lang w:val="en-CA"/>
        </w:rPr>
        <w:t xml:space="preserve">(not including the invasive </w:t>
      </w:r>
      <w:proofErr w:type="spellStart"/>
      <w:r w:rsidR="00224972">
        <w:rPr>
          <w:i/>
          <w:iCs/>
          <w:lang w:val="en-CA"/>
        </w:rPr>
        <w:t>Megachile</w:t>
      </w:r>
      <w:proofErr w:type="spellEnd"/>
      <w:r w:rsidR="00224972">
        <w:rPr>
          <w:i/>
          <w:iCs/>
          <w:lang w:val="en-CA"/>
        </w:rPr>
        <w:t xml:space="preserve"> </w:t>
      </w:r>
      <w:proofErr w:type="spellStart"/>
      <w:r w:rsidR="00224972">
        <w:rPr>
          <w:i/>
          <w:iCs/>
          <w:lang w:val="en-CA"/>
        </w:rPr>
        <w:t>rotundata</w:t>
      </w:r>
      <w:proofErr w:type="spellEnd"/>
      <w:r w:rsidR="00224972">
        <w:rPr>
          <w:lang w:val="en-CA"/>
        </w:rPr>
        <w:t>)</w:t>
      </w:r>
      <w:r>
        <w:rPr>
          <w:i/>
          <w:iCs/>
          <w:lang w:val="en-CA"/>
        </w:rPr>
        <w:t xml:space="preserve"> </w:t>
      </w:r>
      <w:r>
        <w:rPr>
          <w:lang w:val="en-CA"/>
        </w:rPr>
        <w:t>(</w:t>
      </w:r>
      <w:proofErr w:type="spellStart"/>
      <w:r w:rsidR="00224972">
        <w:rPr>
          <w:lang w:val="en-CA"/>
        </w:rPr>
        <w:t>Megachilidae</w:t>
      </w:r>
      <w:proofErr w:type="spellEnd"/>
      <w:r>
        <w:rPr>
          <w:lang w:val="en-CA"/>
        </w:rPr>
        <w:t xml:space="preserve">), </w:t>
      </w:r>
      <w:r w:rsidR="00224972">
        <w:rPr>
          <w:lang w:val="en-CA"/>
        </w:rPr>
        <w:t xml:space="preserve">and </w:t>
      </w:r>
      <w:proofErr w:type="spellStart"/>
      <w:r w:rsidR="00224972">
        <w:rPr>
          <w:i/>
          <w:iCs/>
          <w:lang w:val="en-CA"/>
        </w:rPr>
        <w:t>Melissodes</w:t>
      </w:r>
      <w:proofErr w:type="spellEnd"/>
      <w:r w:rsidR="00224972">
        <w:rPr>
          <w:i/>
          <w:iCs/>
          <w:lang w:val="en-CA"/>
        </w:rPr>
        <w:t xml:space="preserve"> </w:t>
      </w:r>
      <w:proofErr w:type="spellStart"/>
      <w:r w:rsidR="00224972">
        <w:rPr>
          <w:i/>
          <w:iCs/>
          <w:lang w:val="en-CA"/>
        </w:rPr>
        <w:t>microstictus</w:t>
      </w:r>
      <w:proofErr w:type="spellEnd"/>
      <w:r>
        <w:rPr>
          <w:i/>
          <w:iCs/>
          <w:lang w:val="en-CA"/>
        </w:rPr>
        <w:t xml:space="preserve"> </w:t>
      </w:r>
      <w:r>
        <w:rPr>
          <w:lang w:val="en-CA"/>
        </w:rPr>
        <w:t>(Apidae)</w:t>
      </w:r>
      <w:r w:rsidR="00224972">
        <w:rPr>
          <w:lang w:val="en-CA"/>
        </w:rPr>
        <w:t xml:space="preserve">. </w:t>
      </w:r>
      <w:r w:rsidR="00224972">
        <w:rPr>
          <w:lang w:val="en-CA"/>
        </w:rPr>
        <w:t>We chose</w:t>
      </w:r>
      <w:r w:rsidR="000C5B26">
        <w:rPr>
          <w:lang w:val="en-CA"/>
        </w:rPr>
        <w:t xml:space="preserve"> these</w:t>
      </w:r>
      <w:r w:rsidR="00224972">
        <w:rPr>
          <w:lang w:val="en-CA"/>
        </w:rPr>
        <w:t xml:space="preserve"> species </w:t>
      </w:r>
      <w:r w:rsidR="000C5B26">
        <w:rPr>
          <w:lang w:val="en-CA"/>
        </w:rPr>
        <w:t>because we could easily</w:t>
      </w:r>
      <w:r w:rsidR="00224972">
        <w:rPr>
          <w:lang w:val="en-CA"/>
        </w:rPr>
        <w:t xml:space="preserve"> identify</w:t>
      </w:r>
      <w:r w:rsidR="000C5B26">
        <w:rPr>
          <w:lang w:val="en-CA"/>
        </w:rPr>
        <w:t xml:space="preserve"> them</w:t>
      </w:r>
      <w:r w:rsidR="00224972">
        <w:rPr>
          <w:lang w:val="en-CA"/>
        </w:rPr>
        <w:t xml:space="preserve"> in the field</w:t>
      </w:r>
      <w:r w:rsidR="00142439">
        <w:rPr>
          <w:lang w:val="en-CA"/>
        </w:rPr>
        <w:t>. This</w:t>
      </w:r>
      <w:r w:rsidR="000C5B26">
        <w:rPr>
          <w:lang w:val="en-CA"/>
        </w:rPr>
        <w:t xml:space="preserve"> allow</w:t>
      </w:r>
      <w:r w:rsidR="00142439">
        <w:rPr>
          <w:lang w:val="en-CA"/>
        </w:rPr>
        <w:t>ed</w:t>
      </w:r>
      <w:r w:rsidR="000C5B26">
        <w:rPr>
          <w:lang w:val="en-CA"/>
        </w:rPr>
        <w:t xml:space="preserve"> us </w:t>
      </w:r>
      <w:r w:rsidR="00224972">
        <w:rPr>
          <w:lang w:val="en-CA"/>
        </w:rPr>
        <w:t>to avoid lethal sampling which would cause violations of population closure assu</w:t>
      </w:r>
      <w:commentRangeStart w:id="1"/>
      <w:r w:rsidR="00224972">
        <w:rPr>
          <w:lang w:val="en-CA"/>
        </w:rPr>
        <w:t>mptions</w:t>
      </w:r>
      <w:commentRangeEnd w:id="1"/>
      <w:r w:rsidR="000C5B26">
        <w:rPr>
          <w:rStyle w:val="CommentReference"/>
        </w:rPr>
        <w:commentReference w:id="1"/>
      </w:r>
      <w:r w:rsidR="00224972">
        <w:rPr>
          <w:lang w:val="en-CA"/>
        </w:rPr>
        <w:t xml:space="preserve">. Additionally, the </w:t>
      </w:r>
      <w:r w:rsidR="00224972">
        <w:rPr>
          <w:lang w:val="en-CA"/>
        </w:rPr>
        <w:t xml:space="preserve">species </w:t>
      </w:r>
      <w:r w:rsidR="00EE5BA8">
        <w:rPr>
          <w:lang w:val="en-CA"/>
        </w:rPr>
        <w:t>were</w:t>
      </w:r>
      <w:r w:rsidR="00224972">
        <w:rPr>
          <w:lang w:val="en-CA"/>
        </w:rPr>
        <w:t xml:space="preserve"> common enough in our system that </w:t>
      </w:r>
      <w:r w:rsidR="000C5B26">
        <w:rPr>
          <w:lang w:val="en-CA"/>
        </w:rPr>
        <w:t xml:space="preserve">we could estimate the timing of peak abundance from </w:t>
      </w:r>
      <w:r w:rsidR="00224972">
        <w:rPr>
          <w:lang w:val="en-CA"/>
        </w:rPr>
        <w:t xml:space="preserve">previous studies </w:t>
      </w:r>
      <w:r w:rsidR="000310AD">
        <w:rPr>
          <w:lang w:val="en-CA"/>
        </w:rPr>
        <w:fldChar w:fldCharType="begin" w:fldLock="1"/>
      </w:r>
      <w:r w:rsidR="000310AD">
        <w:rPr>
          <w:lang w:val="en-CA"/>
        </w:rPr>
        <w:instrText>ADDIN CSL_CITATION {"citationItems":[{"id":"ITEM-1","itemData":{"author":[{"dropping-particle":"","family":"Ulrich","given":"J.","non-dropping-particle":"","parse-names":false,"suffix":""},{"dropping-particle":"","family":"Sargent","given":"R.","non-dropping-particle":"","parse-names":false,"suffix":""}],"container-title":"Ecology Letters","id":"ITEM-1","issued":{"date-parts":[["2024"]]},"title":"Habitat restorations in an urban landscape rapidly assemble diverse pollinator communities that persist","type":"article-journal","volume":"(Accepted)"},"uris":["http://www.mendeley.com/documents/?uuid=e995a7cc-a9f3-4292-ae57-3445fe2aeaeb"]}],"mendeley":{"formattedCitation":"(Ulrich and Sargent 2024)","plainTextFormattedCitation":"(Ulrich and Sargent 2024)","previouslyFormattedCitation":"(Ulrich and Sargent 2024)"},"properties":{"noteIndex":0},"schema":"https://github.com/citation-style-language/schema/raw/master/csl-citation.json"}</w:instrText>
      </w:r>
      <w:r w:rsidR="000310AD">
        <w:rPr>
          <w:lang w:val="en-CA"/>
        </w:rPr>
        <w:fldChar w:fldCharType="separate"/>
      </w:r>
      <w:r w:rsidR="000310AD" w:rsidRPr="00DF3690">
        <w:rPr>
          <w:noProof/>
          <w:lang w:val="en-CA"/>
        </w:rPr>
        <w:t xml:space="preserve">(Ulrich and </w:t>
      </w:r>
      <w:r w:rsidR="000310AD" w:rsidRPr="00DF3690">
        <w:rPr>
          <w:noProof/>
          <w:lang w:val="en-CA"/>
        </w:rPr>
        <w:lastRenderedPageBreak/>
        <w:t>Sargent 2024)</w:t>
      </w:r>
      <w:r w:rsidR="000310AD">
        <w:rPr>
          <w:lang w:val="en-CA"/>
        </w:rPr>
        <w:fldChar w:fldCharType="end"/>
      </w:r>
      <w:r w:rsidR="00224972">
        <w:rPr>
          <w:lang w:val="en-CA"/>
        </w:rPr>
        <w:t>. Targeting our sampling at the timing of peak abundance allowed us to limit changes in abundance caused by rapid births or deaths</w:t>
      </w:r>
      <w:r w:rsidR="00142439">
        <w:rPr>
          <w:lang w:val="en-CA"/>
        </w:rPr>
        <w:t>,</w:t>
      </w:r>
      <w:r w:rsidR="00EE5BA8">
        <w:rPr>
          <w:lang w:val="en-CA"/>
        </w:rPr>
        <w:t xml:space="preserve"> </w:t>
      </w:r>
      <w:r w:rsidR="00224972">
        <w:rPr>
          <w:lang w:val="en-CA"/>
        </w:rPr>
        <w:t xml:space="preserve">which would </w:t>
      </w:r>
      <w:r w:rsidR="00EE5BA8">
        <w:rPr>
          <w:lang w:val="en-CA"/>
        </w:rPr>
        <w:t xml:space="preserve">also </w:t>
      </w:r>
      <w:r w:rsidR="00224972">
        <w:rPr>
          <w:lang w:val="en-CA"/>
        </w:rPr>
        <w:t xml:space="preserve">violate population closure assumptions. We collected counts </w:t>
      </w:r>
      <w:r w:rsidR="00142439">
        <w:rPr>
          <w:lang w:val="en-CA"/>
        </w:rPr>
        <w:t>during</w:t>
      </w:r>
      <w:r w:rsidR="00224972">
        <w:rPr>
          <w:lang w:val="en-CA"/>
        </w:rPr>
        <w:t xml:space="preserve"> two </w:t>
      </w:r>
      <w:r w:rsidR="00142439">
        <w:rPr>
          <w:lang w:val="en-CA"/>
        </w:rPr>
        <w:t xml:space="preserve">different </w:t>
      </w:r>
      <w:r w:rsidR="00E9563B">
        <w:rPr>
          <w:lang w:val="en-CA"/>
        </w:rPr>
        <w:t xml:space="preserve">sampling </w:t>
      </w:r>
      <w:r w:rsidR="00224972">
        <w:rPr>
          <w:lang w:val="en-CA"/>
        </w:rPr>
        <w:t>periods</w:t>
      </w:r>
      <w:r w:rsidR="00E9563B">
        <w:rPr>
          <w:lang w:val="en-CA"/>
        </w:rPr>
        <w:t xml:space="preserve">. </w:t>
      </w:r>
      <w:r w:rsidR="00224972">
        <w:rPr>
          <w:lang w:val="en-CA"/>
        </w:rPr>
        <w:t>In early</w:t>
      </w:r>
      <w:r w:rsidR="00E9563B">
        <w:rPr>
          <w:lang w:val="en-CA"/>
        </w:rPr>
        <w:t xml:space="preserve"> </w:t>
      </w:r>
      <w:r w:rsidR="00224972">
        <w:rPr>
          <w:lang w:val="en-CA"/>
        </w:rPr>
        <w:t>June we conducted three repeat surveys for</w:t>
      </w:r>
      <w:r w:rsidR="00EE5BA8">
        <w:rPr>
          <w:lang w:val="en-CA"/>
        </w:rPr>
        <w:t xml:space="preserve"> </w:t>
      </w:r>
      <w:r w:rsidR="00E9563B">
        <w:rPr>
          <w:lang w:val="en-CA"/>
        </w:rPr>
        <w:t xml:space="preserve">three earlier </w:t>
      </w:r>
      <w:r w:rsidR="00EE5BA8">
        <w:rPr>
          <w:lang w:val="en-CA"/>
        </w:rPr>
        <w:t>phenology species</w:t>
      </w:r>
      <w:r w:rsidR="00E9563B">
        <w:rPr>
          <w:lang w:val="en-CA"/>
        </w:rPr>
        <w:t>:</w:t>
      </w:r>
      <w:r w:rsidR="00224972">
        <w:rPr>
          <w:lang w:val="en-CA"/>
        </w:rPr>
        <w:t xml:space="preserve"> </w:t>
      </w:r>
      <w:r w:rsidR="00224972">
        <w:rPr>
          <w:i/>
          <w:iCs/>
          <w:lang w:val="en-CA"/>
        </w:rPr>
        <w:t xml:space="preserve">A. </w:t>
      </w:r>
      <w:proofErr w:type="spellStart"/>
      <w:r w:rsidR="00224972">
        <w:rPr>
          <w:i/>
          <w:iCs/>
          <w:lang w:val="en-CA"/>
        </w:rPr>
        <w:t>texanus</w:t>
      </w:r>
      <w:proofErr w:type="spellEnd"/>
      <w:r w:rsidR="00224972">
        <w:rPr>
          <w:lang w:val="en-CA"/>
        </w:rPr>
        <w:t xml:space="preserve">, </w:t>
      </w:r>
      <w:r w:rsidR="00224972">
        <w:rPr>
          <w:i/>
          <w:iCs/>
          <w:lang w:val="en-CA"/>
        </w:rPr>
        <w:t xml:space="preserve">B. </w:t>
      </w:r>
      <w:proofErr w:type="spellStart"/>
      <w:r w:rsidR="00224972">
        <w:rPr>
          <w:lang w:val="en-CA"/>
        </w:rPr>
        <w:t>flavifrons</w:t>
      </w:r>
      <w:proofErr w:type="spellEnd"/>
      <w:r w:rsidR="00224972">
        <w:rPr>
          <w:lang w:val="en-CA"/>
        </w:rPr>
        <w:t xml:space="preserve"> and </w:t>
      </w:r>
      <w:r w:rsidR="00224972" w:rsidRPr="00224972">
        <w:rPr>
          <w:i/>
          <w:iCs/>
          <w:lang w:val="en-CA"/>
        </w:rPr>
        <w:t>B.</w:t>
      </w:r>
      <w:r w:rsidR="00224972">
        <w:rPr>
          <w:i/>
          <w:iCs/>
          <w:lang w:val="en-CA"/>
        </w:rPr>
        <w:t xml:space="preserve"> </w:t>
      </w:r>
      <w:proofErr w:type="spellStart"/>
      <w:r w:rsidR="00224972">
        <w:rPr>
          <w:i/>
          <w:iCs/>
          <w:lang w:val="en-CA"/>
        </w:rPr>
        <w:t>mixtus</w:t>
      </w:r>
      <w:proofErr w:type="spellEnd"/>
      <w:r w:rsidR="00E9563B">
        <w:rPr>
          <w:lang w:val="en-CA"/>
        </w:rPr>
        <w:t>. I</w:t>
      </w:r>
      <w:r w:rsidR="00224972">
        <w:rPr>
          <w:lang w:val="en-CA"/>
        </w:rPr>
        <w:t>n mid</w:t>
      </w:r>
      <w:r w:rsidR="00E9563B">
        <w:rPr>
          <w:lang w:val="en-CA"/>
        </w:rPr>
        <w:t xml:space="preserve"> </w:t>
      </w:r>
      <w:r w:rsidR="00224972">
        <w:rPr>
          <w:lang w:val="en-CA"/>
        </w:rPr>
        <w:t>July we conducted the repeat surveys for</w:t>
      </w:r>
      <w:r w:rsidR="00E9563B">
        <w:rPr>
          <w:lang w:val="en-CA"/>
        </w:rPr>
        <w:t xml:space="preserve"> five</w:t>
      </w:r>
      <w:r w:rsidR="00224972">
        <w:rPr>
          <w:lang w:val="en-CA"/>
        </w:rPr>
        <w:t xml:space="preserve"> </w:t>
      </w:r>
      <w:r w:rsidR="00E9563B">
        <w:rPr>
          <w:lang w:val="en-CA"/>
        </w:rPr>
        <w:t xml:space="preserve">later phenology species: </w:t>
      </w:r>
      <w:r w:rsidR="00224972">
        <w:rPr>
          <w:i/>
          <w:iCs/>
          <w:lang w:val="en-CA"/>
        </w:rPr>
        <w:t xml:space="preserve">A. </w:t>
      </w:r>
      <w:proofErr w:type="spellStart"/>
      <w:r w:rsidR="00224972">
        <w:rPr>
          <w:i/>
          <w:iCs/>
          <w:lang w:val="en-CA"/>
        </w:rPr>
        <w:t>prunorum</w:t>
      </w:r>
      <w:proofErr w:type="spellEnd"/>
      <w:r w:rsidR="00224972">
        <w:rPr>
          <w:lang w:val="en-CA"/>
        </w:rPr>
        <w:t xml:space="preserve">, </w:t>
      </w:r>
      <w:r w:rsidR="00224972">
        <w:rPr>
          <w:i/>
          <w:iCs/>
          <w:lang w:val="en-CA"/>
        </w:rPr>
        <w:t xml:space="preserve">A. </w:t>
      </w:r>
      <w:proofErr w:type="spellStart"/>
      <w:r w:rsidR="00224972" w:rsidRPr="00224972">
        <w:rPr>
          <w:i/>
          <w:iCs/>
          <w:lang w:val="en-CA"/>
        </w:rPr>
        <w:t>oblongatum</w:t>
      </w:r>
      <w:proofErr w:type="spellEnd"/>
      <w:r w:rsidR="00224972">
        <w:rPr>
          <w:lang w:val="en-CA"/>
        </w:rPr>
        <w:t xml:space="preserve">, </w:t>
      </w:r>
      <w:r w:rsidR="00224972">
        <w:rPr>
          <w:i/>
          <w:iCs/>
          <w:lang w:val="en-CA"/>
        </w:rPr>
        <w:t xml:space="preserve">H. </w:t>
      </w:r>
      <w:proofErr w:type="spellStart"/>
      <w:r w:rsidR="00224972">
        <w:rPr>
          <w:i/>
          <w:iCs/>
          <w:lang w:val="en-CA"/>
        </w:rPr>
        <w:t>rubicundus</w:t>
      </w:r>
      <w:proofErr w:type="spellEnd"/>
      <w:r w:rsidR="00224972">
        <w:rPr>
          <w:lang w:val="en-CA"/>
        </w:rPr>
        <w:t xml:space="preserve">, </w:t>
      </w:r>
      <w:proofErr w:type="spellStart"/>
      <w:r w:rsidR="00224972">
        <w:rPr>
          <w:i/>
          <w:iCs/>
          <w:lang w:val="en-CA"/>
        </w:rPr>
        <w:t>Megachile</w:t>
      </w:r>
      <w:proofErr w:type="spellEnd"/>
      <w:r w:rsidR="00224972">
        <w:rPr>
          <w:i/>
          <w:iCs/>
          <w:lang w:val="en-CA"/>
        </w:rPr>
        <w:t xml:space="preserve"> spp.</w:t>
      </w:r>
      <w:r w:rsidR="00224972">
        <w:rPr>
          <w:lang w:val="en-CA"/>
        </w:rPr>
        <w:t xml:space="preserve">, and </w:t>
      </w:r>
      <w:r w:rsidR="000310AD">
        <w:rPr>
          <w:i/>
          <w:iCs/>
          <w:lang w:val="en-CA"/>
        </w:rPr>
        <w:t>M.</w:t>
      </w:r>
      <w:r w:rsidR="00224972">
        <w:rPr>
          <w:i/>
          <w:iCs/>
          <w:lang w:val="en-CA"/>
        </w:rPr>
        <w:t xml:space="preserve"> </w:t>
      </w:r>
      <w:proofErr w:type="spellStart"/>
      <w:r w:rsidR="00224972">
        <w:rPr>
          <w:i/>
          <w:iCs/>
          <w:lang w:val="en-CA"/>
        </w:rPr>
        <w:t>microstictus</w:t>
      </w:r>
      <w:proofErr w:type="spellEnd"/>
      <w:r w:rsidR="00224972">
        <w:rPr>
          <w:lang w:val="en-CA"/>
        </w:rPr>
        <w:t>.</w:t>
      </w:r>
      <w:r w:rsidR="00EE5BA8">
        <w:rPr>
          <w:lang w:val="en-CA"/>
        </w:rPr>
        <w:t xml:space="preserve"> To </w:t>
      </w:r>
      <w:r w:rsidR="00E9563B">
        <w:rPr>
          <w:lang w:val="en-CA"/>
        </w:rPr>
        <w:t>reduce</w:t>
      </w:r>
      <w:r w:rsidR="00EE5BA8">
        <w:rPr>
          <w:lang w:val="en-CA"/>
        </w:rPr>
        <w:t xml:space="preserve"> closure</w:t>
      </w:r>
      <w:r w:rsidR="00E9563B">
        <w:rPr>
          <w:lang w:val="en-CA"/>
        </w:rPr>
        <w:t xml:space="preserve"> violations</w:t>
      </w:r>
      <w:r w:rsidR="00EE5BA8">
        <w:rPr>
          <w:lang w:val="en-CA"/>
        </w:rPr>
        <w:t>, we conducted the repeat counts within the most rapid timescale possible</w:t>
      </w:r>
      <w:r w:rsidR="00D8323A">
        <w:rPr>
          <w:lang w:val="en-CA"/>
        </w:rPr>
        <w:t>, conducting</w:t>
      </w:r>
      <w:r w:rsidR="00EE5BA8">
        <w:rPr>
          <w:lang w:val="en-CA"/>
        </w:rPr>
        <w:t xml:space="preserve"> </w:t>
      </w:r>
      <w:r w:rsidR="00D8323A">
        <w:rPr>
          <w:lang w:val="en-CA"/>
        </w:rPr>
        <w:t>t</w:t>
      </w:r>
      <w:r w:rsidR="00EE5BA8">
        <w:rPr>
          <w:lang w:val="en-CA"/>
        </w:rPr>
        <w:t>he first and last repeat surveys at each site within a maximum of eight days.</w:t>
      </w:r>
      <w:r w:rsidR="00F52316">
        <w:rPr>
          <w:lang w:val="en-CA"/>
        </w:rPr>
        <w:t xml:space="preserve"> </w:t>
      </w:r>
      <w:r w:rsidR="00F52316">
        <w:rPr>
          <w:i/>
          <w:iCs/>
          <w:lang w:val="en-CA"/>
        </w:rPr>
        <w:t xml:space="preserve">A. </w:t>
      </w:r>
      <w:proofErr w:type="spellStart"/>
      <w:r w:rsidR="00F52316">
        <w:rPr>
          <w:i/>
          <w:iCs/>
          <w:lang w:val="en-CA"/>
        </w:rPr>
        <w:t>prunorum</w:t>
      </w:r>
      <w:proofErr w:type="spellEnd"/>
      <w:r w:rsidR="00F52316">
        <w:rPr>
          <w:i/>
          <w:iCs/>
          <w:lang w:val="en-CA"/>
        </w:rPr>
        <w:t xml:space="preserve"> </w:t>
      </w:r>
      <w:r w:rsidR="00F52316">
        <w:rPr>
          <w:lang w:val="en-CA"/>
        </w:rPr>
        <w:t>was only surveyed in the second year of the study.</w:t>
      </w:r>
    </w:p>
    <w:p w14:paraId="17F125C1" w14:textId="48AFF510" w:rsidR="00EE5BA8" w:rsidRDefault="00D8323A" w:rsidP="00B33FC4">
      <w:pPr>
        <w:spacing w:line="480" w:lineRule="auto"/>
        <w:ind w:firstLine="720"/>
        <w:rPr>
          <w:lang w:val="en-CA"/>
        </w:rPr>
      </w:pPr>
      <w:r w:rsidRPr="000310AD">
        <w:rPr>
          <w:lang w:val="en-CA"/>
        </w:rPr>
        <w:t>For the count surveys, a</w:t>
      </w:r>
      <w:r w:rsidR="00EE5BA8" w:rsidRPr="000310AD">
        <w:rPr>
          <w:lang w:val="en-CA"/>
        </w:rPr>
        <w:t xml:space="preserve"> one-hectare </w:t>
      </w:r>
      <w:r w:rsidRPr="000310AD">
        <w:rPr>
          <w:lang w:val="en-CA"/>
        </w:rPr>
        <w:t>sampling</w:t>
      </w:r>
      <w:r w:rsidR="00EE5BA8" w:rsidRPr="000310AD">
        <w:rPr>
          <w:lang w:val="en-CA"/>
        </w:rPr>
        <w:t xml:space="preserve"> area was designated </w:t>
      </w:r>
      <w:r w:rsidR="00142439">
        <w:rPr>
          <w:lang w:val="en-CA"/>
        </w:rPr>
        <w:t>in</w:t>
      </w:r>
      <w:r w:rsidR="00EE5BA8" w:rsidRPr="000310AD">
        <w:rPr>
          <w:lang w:val="en-CA"/>
        </w:rPr>
        <w:t xml:space="preserve"> each park</w:t>
      </w:r>
      <w:r w:rsidRPr="000310AD">
        <w:rPr>
          <w:lang w:val="en-CA"/>
        </w:rPr>
        <w:t>.</w:t>
      </w:r>
      <w:r>
        <w:rPr>
          <w:lang w:val="en-CA"/>
        </w:rPr>
        <w:t xml:space="preserve"> The sampling area</w:t>
      </w:r>
      <w:r w:rsidR="00EE5BA8">
        <w:rPr>
          <w:lang w:val="en-CA"/>
        </w:rPr>
        <w:t xml:space="preserve"> focusing on </w:t>
      </w:r>
      <w:r w:rsidR="00985F89">
        <w:rPr>
          <w:lang w:val="en-CA"/>
        </w:rPr>
        <w:t xml:space="preserve">a </w:t>
      </w:r>
      <w:r w:rsidR="00EE5BA8">
        <w:rPr>
          <w:lang w:val="en-CA"/>
        </w:rPr>
        <w:t>restor</w:t>
      </w:r>
      <w:r w:rsidR="00985F89">
        <w:rPr>
          <w:lang w:val="en-CA"/>
        </w:rPr>
        <w:t>ed vegetation</w:t>
      </w:r>
      <w:r w:rsidR="00EE5BA8">
        <w:rPr>
          <w:lang w:val="en-CA"/>
        </w:rPr>
        <w:t xml:space="preserve"> area for the restored parks </w:t>
      </w:r>
      <w:r w:rsidR="00985F89">
        <w:rPr>
          <w:lang w:val="en-CA"/>
        </w:rPr>
        <w:t xml:space="preserve">or conventionally managed turfgrass space in control parks </w:t>
      </w:r>
      <w:r w:rsidR="00EE5BA8">
        <w:rPr>
          <w:lang w:val="en-CA"/>
        </w:rPr>
        <w:t xml:space="preserve">(the same survey areas used </w:t>
      </w:r>
      <w:r w:rsidR="00985F89">
        <w:rPr>
          <w:lang w:val="en-CA"/>
        </w:rPr>
        <w:t>in</w:t>
      </w:r>
      <w:r w:rsidR="000310AD">
        <w:rPr>
          <w:lang w:val="en-CA"/>
        </w:rPr>
        <w:t xml:space="preserve"> </w:t>
      </w:r>
      <w:r w:rsidR="000310AD">
        <w:rPr>
          <w:lang w:val="en-CA"/>
        </w:rPr>
        <w:fldChar w:fldCharType="begin" w:fldLock="1"/>
      </w:r>
      <w:r w:rsidR="000310AD">
        <w:rPr>
          <w:lang w:val="en-CA"/>
        </w:rPr>
        <w:instrText>ADDIN CSL_CITATION {"citationItems":[{"id":"ITEM-1","itemData":{"author":[{"dropping-particle":"","family":"Ulrich","given":"J.","non-dropping-particle":"","parse-names":false,"suffix":""},{"dropping-particle":"","family":"Sargent","given":"R.","non-dropping-particle":"","parse-names":false,"suffix":""}],"container-title":"Ecology Letters","id":"ITEM-1","issued":{"date-parts":[["2024"]]},"title":"Habitat restorations in an urban landscape rapidly assemble diverse pollinator communities that persist","type":"article-journal","volume":"(Accepted)"},"uris":["http://www.mendeley.com/documents/?uuid=e995a7cc-a9f3-4292-ae57-3445fe2aeaeb"]}],"mendeley":{"formattedCitation":"(Ulrich and Sargent 2024)","manualFormatting":"Ulrich and Sargent 2024)","plainTextFormattedCitation":"(Ulrich and Sargent 2024)","previouslyFormattedCitation":"(Ulrich and Sargent 2024)"},"properties":{"noteIndex":0},"schema":"https://github.com/citation-style-language/schema/raw/master/csl-citation.json"}</w:instrText>
      </w:r>
      <w:r w:rsidR="000310AD">
        <w:rPr>
          <w:lang w:val="en-CA"/>
        </w:rPr>
        <w:fldChar w:fldCharType="separate"/>
      </w:r>
      <w:r w:rsidR="000310AD" w:rsidRPr="000310AD">
        <w:rPr>
          <w:noProof/>
          <w:lang w:val="en-CA"/>
        </w:rPr>
        <w:t>Ulrich and Sargent 2024)</w:t>
      </w:r>
      <w:r w:rsidR="000310AD">
        <w:rPr>
          <w:lang w:val="en-CA"/>
        </w:rPr>
        <w:fldChar w:fldCharType="end"/>
      </w:r>
      <w:r w:rsidR="00EE5BA8">
        <w:rPr>
          <w:lang w:val="en-CA"/>
        </w:rPr>
        <w:t>.</w:t>
      </w:r>
      <w:r w:rsidR="00985F89">
        <w:rPr>
          <w:lang w:val="en-CA"/>
        </w:rPr>
        <w:t xml:space="preserve"> </w:t>
      </w:r>
      <w:r>
        <w:rPr>
          <w:lang w:val="en-CA"/>
        </w:rPr>
        <w:t>We collected pollinators with a sweep net</w:t>
      </w:r>
      <w:r w:rsidR="00985F89">
        <w:rPr>
          <w:lang w:val="en-CA"/>
        </w:rPr>
        <w:t>, walking a spiral-transect through the survey area</w:t>
      </w:r>
      <w:r>
        <w:rPr>
          <w:lang w:val="en-CA"/>
        </w:rPr>
        <w:t xml:space="preserve"> and</w:t>
      </w:r>
      <w:r w:rsidR="00985F89">
        <w:rPr>
          <w:lang w:val="en-CA"/>
        </w:rPr>
        <w:t xml:space="preserve"> netting all individuals </w:t>
      </w:r>
      <w:r>
        <w:rPr>
          <w:lang w:val="en-CA"/>
        </w:rPr>
        <w:t>thought to be our focal species</w:t>
      </w:r>
      <w:r w:rsidR="00985F89">
        <w:rPr>
          <w:lang w:val="en-CA"/>
        </w:rPr>
        <w:t xml:space="preserve">. We repeated the spiral transect until the survey time ended. Surveys lasted 45 minutes, with the timer paused for insect handling. Netted insects were placed on ice until the completion of the survey. </w:t>
      </w:r>
      <w:r w:rsidR="00F52316">
        <w:rPr>
          <w:lang w:val="en-CA"/>
        </w:rPr>
        <w:t xml:space="preserve">After the survey ended, we </w:t>
      </w:r>
      <w:r>
        <w:rPr>
          <w:lang w:val="en-CA"/>
        </w:rPr>
        <w:t xml:space="preserve">confirmed species identifications and applied </w:t>
      </w:r>
      <w:r w:rsidR="00F52316">
        <w:rPr>
          <w:lang w:val="en-CA"/>
        </w:rPr>
        <w:t>mark</w:t>
      </w:r>
      <w:r>
        <w:rPr>
          <w:lang w:val="en-CA"/>
        </w:rPr>
        <w:t>s</w:t>
      </w:r>
      <w:r w:rsidR="00F52316">
        <w:rPr>
          <w:lang w:val="en-CA"/>
        </w:rPr>
        <w:t xml:space="preserve">. Marks were applied by placing chilled bees in </w:t>
      </w:r>
      <w:r>
        <w:rPr>
          <w:lang w:val="en-CA"/>
        </w:rPr>
        <w:t xml:space="preserve">a </w:t>
      </w:r>
      <w:r w:rsidR="00F52316">
        <w:rPr>
          <w:lang w:val="en-CA"/>
        </w:rPr>
        <w:t>vial with a plunger on one end and a wide mesh covering on the other</w:t>
      </w:r>
      <w:r w:rsidR="000310AD">
        <w:rPr>
          <w:lang w:val="en-CA"/>
        </w:rPr>
        <w:t xml:space="preserve"> </w:t>
      </w:r>
      <w:r w:rsidR="000310AD">
        <w:rPr>
          <w:lang w:val="en-CA"/>
        </w:rPr>
        <w:fldChar w:fldCharType="begin" w:fldLock="1"/>
      </w:r>
      <w:r w:rsidR="000310AD">
        <w:rPr>
          <w:lang w:val="en-CA"/>
        </w:rPr>
        <w:instrText>ADDIN CSL_CITATION {"citationItems":[{"id":"ITEM-1","itemData":{"DOI":"10.1007/s13592-022-00919-4","ISBN":"0123456789","abstract":"Wild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traps","author":[{"dropping-particle":"","family":"Briggs","given":"Emma L","non-dropping-particle":"","parse-names":false,"suffix":""},{"dropping-particle":"","family":"Baranski","given":"Christopher","non-dropping-particle":"","parse-names":false,"suffix":""},{"dropping-particle":"","family":"Schaetz","given":"Olivia Münzer","non-dropping-particle":"","parse-names":false,"suffix":""},{"dropping-particle":"","family":"Garrison","given":"Gabriela","non-dropping-particle":"","parse-names":false,"suffix":""},{"dropping-particle":"","family":"Collazo","given":"Jaime A","non-dropping-particle":"","parse-names":false,"suffix":""},{"dropping-particle":"","family":"Youngsteadt","given":"Elsa","non-dropping-particle":"","parse-names":false,"suffix":""}],"container-title":"Apidologie","id":"ITEM-1","issue":"1","issued":{"date-parts":[["2022"]]},"page":"10","title":"Estimating bee abundance: can mark-recapture methods validate common sampling protocols?","type":"article-journal","volume":"53"},"uris":["http://www.mendeley.com/documents/?uuid=dc7623db-e320-3c70-896f-622c8108e5be"]}],"mendeley":{"formattedCitation":"(Briggs et al. 2022)","plainTextFormattedCitation":"(Briggs et al. 2022)","previouslyFormattedCitation":"(Briggs et al. 2022)"},"properties":{"noteIndex":0},"schema":"https://github.com/citation-style-language/schema/raw/master/csl-citation.json"}</w:instrText>
      </w:r>
      <w:r w:rsidR="000310AD">
        <w:rPr>
          <w:lang w:val="en-CA"/>
        </w:rPr>
        <w:fldChar w:fldCharType="separate"/>
      </w:r>
      <w:r w:rsidR="000310AD" w:rsidRPr="000310AD">
        <w:rPr>
          <w:noProof/>
          <w:lang w:val="en-CA"/>
        </w:rPr>
        <w:t>(Briggs et al. 2022)</w:t>
      </w:r>
      <w:r w:rsidR="000310AD">
        <w:rPr>
          <w:lang w:val="en-CA"/>
        </w:rPr>
        <w:fldChar w:fldCharType="end"/>
      </w:r>
      <w:r w:rsidR="00F52316">
        <w:rPr>
          <w:lang w:val="en-CA"/>
        </w:rPr>
        <w:t xml:space="preserve">. After pressing bees against the mesh, we painted a </w:t>
      </w:r>
      <w:r>
        <w:rPr>
          <w:lang w:val="en-CA"/>
        </w:rPr>
        <w:t xml:space="preserve">colour-coded </w:t>
      </w:r>
      <w:r w:rsidR="00F52316">
        <w:rPr>
          <w:lang w:val="en-CA"/>
        </w:rPr>
        <w:t xml:space="preserve">mark </w:t>
      </w:r>
      <w:r>
        <w:rPr>
          <w:lang w:val="en-CA"/>
        </w:rPr>
        <w:t>on the back of the thorax using</w:t>
      </w:r>
      <w:r w:rsidR="00F52316">
        <w:rPr>
          <w:lang w:val="en-CA"/>
        </w:rPr>
        <w:t xml:space="preserve"> a paint pen (</w:t>
      </w:r>
      <w:proofErr w:type="spellStart"/>
      <w:r w:rsidR="00F52316">
        <w:rPr>
          <w:lang w:val="en-CA"/>
        </w:rPr>
        <w:t>Molotow</w:t>
      </w:r>
      <w:proofErr w:type="spellEnd"/>
      <w:r w:rsidR="00F52316">
        <w:rPr>
          <w:lang w:val="en-CA"/>
        </w:rPr>
        <w:t xml:space="preserve"> brand with 2.0mm round tip) (</w:t>
      </w:r>
      <w:commentRangeStart w:id="2"/>
      <w:r w:rsidR="00F52316">
        <w:rPr>
          <w:lang w:val="en-CA"/>
        </w:rPr>
        <w:t xml:space="preserve">Figure </w:t>
      </w:r>
      <w:r w:rsidR="00C17CDD">
        <w:rPr>
          <w:lang w:val="en-CA"/>
        </w:rPr>
        <w:t>S_</w:t>
      </w:r>
      <w:commentRangeEnd w:id="2"/>
      <w:r w:rsidR="00C17CDD">
        <w:rPr>
          <w:rStyle w:val="CommentReference"/>
        </w:rPr>
        <w:commentReference w:id="2"/>
      </w:r>
      <w:r w:rsidR="00F52316">
        <w:rPr>
          <w:lang w:val="en-CA"/>
        </w:rPr>
        <w:t xml:space="preserve">). Simple counts of the number of individuals captured during the survey were noted for the GLM or </w:t>
      </w:r>
      <w:proofErr w:type="spellStart"/>
      <w:r w:rsidR="00F52316">
        <w:rPr>
          <w:lang w:val="en-CA"/>
        </w:rPr>
        <w:t>binmix</w:t>
      </w:r>
      <w:proofErr w:type="spellEnd"/>
      <w:r w:rsidR="00F52316">
        <w:rPr>
          <w:lang w:val="en-CA"/>
        </w:rPr>
        <w:t xml:space="preserve"> approaches. To limit additional detection biases, all surveys were conducted by </w:t>
      </w:r>
      <w:r w:rsidR="00142439">
        <w:rPr>
          <w:lang w:val="en-CA"/>
        </w:rPr>
        <w:t>the same researcher</w:t>
      </w:r>
      <w:r w:rsidR="00F52316">
        <w:rPr>
          <w:lang w:val="en-CA"/>
        </w:rPr>
        <w:t xml:space="preserve">, </w:t>
      </w:r>
      <w:r w:rsidR="00142439">
        <w:rPr>
          <w:lang w:val="en-CA"/>
        </w:rPr>
        <w:t xml:space="preserve">and </w:t>
      </w:r>
      <w:r w:rsidR="00F52316">
        <w:rPr>
          <w:lang w:val="en-CA"/>
        </w:rPr>
        <w:t>only during full sun conditions between 10:00 AM and 4:00 PM.</w:t>
      </w:r>
    </w:p>
    <w:p w14:paraId="094B850C" w14:textId="242F850A" w:rsidR="007A4BD1" w:rsidRDefault="00EF13F8" w:rsidP="00B33FC4">
      <w:pPr>
        <w:spacing w:line="480" w:lineRule="auto"/>
        <w:rPr>
          <w:i/>
          <w:iCs/>
          <w:lang w:val="en-CA"/>
        </w:rPr>
      </w:pPr>
      <w:r>
        <w:rPr>
          <w:i/>
          <w:iCs/>
          <w:lang w:val="en-CA"/>
        </w:rPr>
        <w:t xml:space="preserve">2.2 </w:t>
      </w:r>
      <w:r w:rsidR="007A4BD1" w:rsidRPr="007A4BD1">
        <w:rPr>
          <w:i/>
          <w:iCs/>
          <w:lang w:val="en-CA"/>
        </w:rPr>
        <w:t>Statistical analyses</w:t>
      </w:r>
    </w:p>
    <w:p w14:paraId="1EAD6A52" w14:textId="3DF45142" w:rsidR="007149AB" w:rsidRPr="005E3E53" w:rsidRDefault="007149AB" w:rsidP="007149AB">
      <w:pPr>
        <w:spacing w:line="480" w:lineRule="auto"/>
        <w:ind w:firstLine="720"/>
        <w:rPr>
          <w:lang w:val="en-CA"/>
        </w:rPr>
      </w:pPr>
      <w:r w:rsidRPr="005E3E53">
        <w:rPr>
          <w:lang w:val="en-CA"/>
        </w:rPr>
        <w:lastRenderedPageBreak/>
        <w:t xml:space="preserve">To estimate the effects of restoration on insect abundance, we developed custom-tailored models written in the </w:t>
      </w:r>
      <w:r w:rsidR="00D71B30" w:rsidRPr="005E3E53">
        <w:rPr>
          <w:lang w:val="en-CA"/>
        </w:rPr>
        <w:t>probabilistic</w:t>
      </w:r>
      <w:r w:rsidRPr="005E3E53">
        <w:rPr>
          <w:lang w:val="en-CA"/>
        </w:rPr>
        <w:t xml:space="preserve"> programming language Stan (</w:t>
      </w:r>
      <w:r w:rsidR="00E3505D">
        <w:rPr>
          <w:lang w:val="en-CA"/>
        </w:rPr>
        <w:t>ref</w:t>
      </w:r>
      <w:r w:rsidRPr="005E3E53">
        <w:rPr>
          <w:lang w:val="en-CA"/>
        </w:rPr>
        <w:t xml:space="preserve">), implemented in R </w:t>
      </w:r>
      <w:r w:rsidR="00E3505D">
        <w:rPr>
          <w:lang w:val="en-CA"/>
        </w:rPr>
        <w:t xml:space="preserve">(ref) </w:t>
      </w:r>
      <w:r w:rsidRPr="005E3E53">
        <w:rPr>
          <w:lang w:val="en-CA"/>
        </w:rPr>
        <w:t xml:space="preserve">using the package </w:t>
      </w:r>
      <w:proofErr w:type="spellStart"/>
      <w:r w:rsidRPr="005E3E53">
        <w:rPr>
          <w:lang w:val="en-CA"/>
        </w:rPr>
        <w:t>rstan</w:t>
      </w:r>
      <w:proofErr w:type="spellEnd"/>
      <w:r w:rsidRPr="005E3E53">
        <w:rPr>
          <w:lang w:val="en-CA"/>
        </w:rPr>
        <w:t xml:space="preserve"> (</w:t>
      </w:r>
      <w:r w:rsidR="00E3505D">
        <w:rPr>
          <w:lang w:val="en-CA"/>
        </w:rPr>
        <w:t>ref</w:t>
      </w:r>
      <w:r w:rsidRPr="005E3E53">
        <w:rPr>
          <w:lang w:val="en-CA"/>
        </w:rPr>
        <w:t xml:space="preserve">). These models use Bayesian inference to estimate distributions of parameter </w:t>
      </w:r>
      <w:r w:rsidR="00D71B30" w:rsidRPr="005E3E53">
        <w:rPr>
          <w:lang w:val="en-CA"/>
        </w:rPr>
        <w:t xml:space="preserve">values that are </w:t>
      </w:r>
      <w:r w:rsidR="00142439">
        <w:rPr>
          <w:lang w:val="en-CA"/>
        </w:rPr>
        <w:t>conditioned on</w:t>
      </w:r>
      <w:r w:rsidR="00D71B30" w:rsidRPr="005E3E53">
        <w:rPr>
          <w:lang w:val="en-CA"/>
        </w:rPr>
        <w:t xml:space="preserve"> </w:t>
      </w:r>
      <w:r w:rsidR="00142439">
        <w:rPr>
          <w:lang w:val="en-CA"/>
        </w:rPr>
        <w:t>our</w:t>
      </w:r>
      <w:r w:rsidR="00D71B30" w:rsidRPr="005E3E53">
        <w:rPr>
          <w:lang w:val="en-CA"/>
        </w:rPr>
        <w:t xml:space="preserve"> data and </w:t>
      </w:r>
      <w:r w:rsidR="00045780" w:rsidRPr="005E3E53">
        <w:rPr>
          <w:lang w:val="en-CA"/>
        </w:rPr>
        <w:t xml:space="preserve">our </w:t>
      </w:r>
      <w:r w:rsidR="00D71B30" w:rsidRPr="005E3E53">
        <w:rPr>
          <w:lang w:val="en-CA"/>
        </w:rPr>
        <w:t xml:space="preserve">specified prior </w:t>
      </w:r>
      <w:r w:rsidR="00045780" w:rsidRPr="005E3E53">
        <w:rPr>
          <w:lang w:val="en-CA"/>
        </w:rPr>
        <w:t xml:space="preserve">probability </w:t>
      </w:r>
      <w:r w:rsidR="00D71B30" w:rsidRPr="005E3E53">
        <w:rPr>
          <w:lang w:val="en-CA"/>
        </w:rPr>
        <w:t xml:space="preserve">distributions. </w:t>
      </w:r>
    </w:p>
    <w:p w14:paraId="03EF45AA" w14:textId="29CCD286" w:rsidR="00D71B30" w:rsidRPr="005E3E53" w:rsidRDefault="00D71B30" w:rsidP="00544EB6">
      <w:pPr>
        <w:spacing w:line="480" w:lineRule="auto"/>
        <w:ind w:firstLine="720"/>
        <w:rPr>
          <w:rFonts w:eastAsiaTheme="minorEastAsia"/>
          <w:lang w:val="en-CA"/>
        </w:rPr>
      </w:pPr>
      <w:r w:rsidRPr="005E3E53">
        <w:rPr>
          <w:lang w:val="en-CA"/>
        </w:rPr>
        <w:t>For the GLM model, we specified counts</w:t>
      </w:r>
      <w:r w:rsidR="002D3441" w:rsidRPr="005E3E53">
        <w:rPr>
          <w:lang w:val="en-CA"/>
        </w:rPr>
        <w:t xml:space="preserve"> of</w:t>
      </w:r>
      <w:r w:rsidRPr="005E3E53">
        <w:rPr>
          <w:lang w:val="en-CA"/>
        </w:rPr>
        <w:t xml:space="preserve">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m:t>
            </m:r>
          </m:sub>
        </m:sSub>
      </m:oMath>
      <w:r w:rsidR="002D3441" w:rsidRPr="005E3E53">
        <w:rPr>
          <w:rFonts w:eastAsiaTheme="minorEastAsia"/>
          <w:lang w:val="en-CA"/>
        </w:rPr>
        <w:t xml:space="preserve"> distinct individuals</w:t>
      </w:r>
      <w:r w:rsidRPr="005E3E53">
        <w:rPr>
          <w:lang w:val="en-CA"/>
        </w:rPr>
        <w:t xml:space="preserve"> </w:t>
      </w:r>
      <w:r w:rsidR="002D3441" w:rsidRPr="005E3E53">
        <w:rPr>
          <w:lang w:val="en-CA"/>
        </w:rPr>
        <w:t xml:space="preserve">on sampling events </w:t>
      </w:r>
      <m:oMath>
        <m:r>
          <w:rPr>
            <w:rFonts w:ascii="Cambria Math" w:hAnsi="Cambria Math"/>
            <w:lang w:val="en-CA"/>
          </w:rPr>
          <m:t>i</m:t>
        </m:r>
      </m:oMath>
      <w:r w:rsidR="002D3441" w:rsidRPr="005E3E53">
        <w:rPr>
          <w:lang w:val="en-CA"/>
        </w:rPr>
        <w:t xml:space="preserve"> = 1, …, </w:t>
      </w:r>
      <m:oMath>
        <m:r>
          <w:rPr>
            <w:rFonts w:ascii="Cambria Math" w:hAnsi="Cambria Math"/>
            <w:lang w:val="en-CA"/>
          </w:rPr>
          <m:t>R</m:t>
        </m:r>
      </m:oMath>
      <w:r w:rsidR="002D3441" w:rsidRPr="005E3E53">
        <w:rPr>
          <w:lang w:val="en-CA"/>
        </w:rPr>
        <w:t xml:space="preserve"> to be</w:t>
      </w:r>
      <w:r w:rsidRPr="005E3E53">
        <w:rPr>
          <w:lang w:val="en-CA"/>
        </w:rPr>
        <w:t xml:space="preserve"> outcome</w:t>
      </w:r>
      <w:r w:rsidR="00C17CDD">
        <w:rPr>
          <w:lang w:val="en-CA"/>
        </w:rPr>
        <w:t>s</w:t>
      </w:r>
      <w:r w:rsidRPr="005E3E53">
        <w:rPr>
          <w:lang w:val="en-CA"/>
        </w:rPr>
        <w:t xml:space="preserve"> of </w:t>
      </w:r>
      <w:r w:rsidR="00C17CDD">
        <w:rPr>
          <w:lang w:val="en-CA"/>
        </w:rPr>
        <w:t xml:space="preserve">a </w:t>
      </w:r>
      <w:r w:rsidRPr="005E3E53">
        <w:rPr>
          <w:lang w:val="en-CA"/>
        </w:rPr>
        <w:t xml:space="preserve">negative binomial </w:t>
      </w:r>
      <w:r w:rsidR="00C17CDD">
        <w:rPr>
          <w:lang w:val="en-CA"/>
        </w:rPr>
        <w:t>distribution</w:t>
      </w:r>
      <w:r w:rsidRPr="005E3E53">
        <w:rPr>
          <w:lang w:val="en-CA"/>
        </w:rPr>
        <w:t xml:space="preserve"> with a</w:t>
      </w:r>
      <w:r w:rsidR="000310AD">
        <w:rPr>
          <w:lang w:val="en-CA"/>
        </w:rPr>
        <w:t>n expected</w:t>
      </w:r>
      <w:r w:rsidRPr="005E3E53">
        <w:rPr>
          <w:lang w:val="en-CA"/>
        </w:rPr>
        <w:t xml:space="preserve"> mean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Pr="005E3E53">
        <w:rPr>
          <w:rFonts w:eastAsiaTheme="minorEastAsia"/>
          <w:lang w:val="en-CA"/>
        </w:rPr>
        <w:t xml:space="preserve"> and dispersion </w:t>
      </w:r>
      <m:oMath>
        <m:r>
          <w:rPr>
            <w:rFonts w:ascii="Cambria Math" w:eastAsiaTheme="minorEastAsia" w:hAnsi="Cambria Math"/>
            <w:lang w:val="en-CA"/>
          </w:rPr>
          <m:t>ϕ</m:t>
        </m:r>
      </m:oMath>
      <w:r w:rsidR="00544EB6" w:rsidRPr="005E3E53">
        <w:rPr>
          <w:rFonts w:eastAsiaTheme="minorEastAsia"/>
          <w:lang w:val="en-CA"/>
        </w:rPr>
        <w:t xml:space="preserve"> (Equation 1). </w:t>
      </w:r>
      <w:r w:rsidR="006418B5" w:rsidRPr="005E3E53">
        <w:rPr>
          <w:rFonts w:eastAsiaTheme="minorEastAsia"/>
          <w:lang w:val="en-CA"/>
        </w:rPr>
        <w:t xml:space="preserve">We used negative binomial distributions for the GLM (and the </w:t>
      </w:r>
      <w:proofErr w:type="spellStart"/>
      <w:r w:rsidR="006418B5" w:rsidRPr="005E3E53">
        <w:rPr>
          <w:rFonts w:eastAsiaTheme="minorEastAsia"/>
          <w:lang w:val="en-CA"/>
        </w:rPr>
        <w:t>binmix</w:t>
      </w:r>
      <w:proofErr w:type="spellEnd"/>
      <w:r w:rsidR="006418B5" w:rsidRPr="005E3E53">
        <w:rPr>
          <w:rFonts w:eastAsiaTheme="minorEastAsia"/>
          <w:lang w:val="en-CA"/>
        </w:rPr>
        <w:t xml:space="preserve"> and </w:t>
      </w:r>
      <w:proofErr w:type="spellStart"/>
      <w:r w:rsidR="006418B5" w:rsidRPr="005E3E53">
        <w:rPr>
          <w:rFonts w:eastAsiaTheme="minorEastAsia"/>
          <w:lang w:val="en-CA"/>
        </w:rPr>
        <w:t>multimix</w:t>
      </w:r>
      <w:proofErr w:type="spellEnd"/>
      <w:r w:rsidR="006418B5" w:rsidRPr="005E3E53">
        <w:rPr>
          <w:rFonts w:eastAsiaTheme="minorEastAsia"/>
          <w:lang w:val="en-CA"/>
        </w:rPr>
        <w:t xml:space="preserve"> models) because our posterior predictive checks indicated that </w:t>
      </w:r>
      <w:r w:rsidR="004142EE">
        <w:rPr>
          <w:rFonts w:eastAsiaTheme="minorEastAsia"/>
          <w:lang w:val="en-CA"/>
        </w:rPr>
        <w:t xml:space="preserve">this </w:t>
      </w:r>
      <w:r w:rsidR="006418B5" w:rsidRPr="005E3E53">
        <w:rPr>
          <w:rFonts w:eastAsiaTheme="minorEastAsia"/>
          <w:lang w:val="en-CA"/>
        </w:rPr>
        <w:t xml:space="preserve">overcame a strong lack of fit </w:t>
      </w:r>
      <w:r w:rsidR="00F26296" w:rsidRPr="005E3E53">
        <w:rPr>
          <w:rFonts w:eastAsiaTheme="minorEastAsia"/>
          <w:lang w:val="en-CA"/>
        </w:rPr>
        <w:t>that was evident for</w:t>
      </w:r>
      <w:r w:rsidR="006418B5" w:rsidRPr="005E3E53">
        <w:rPr>
          <w:rFonts w:eastAsiaTheme="minorEastAsia"/>
          <w:lang w:val="en-CA"/>
        </w:rPr>
        <w:t xml:space="preserve"> Poisson </w:t>
      </w:r>
      <w:r w:rsidR="00F26296" w:rsidRPr="005E3E53">
        <w:rPr>
          <w:rFonts w:eastAsiaTheme="minorEastAsia"/>
          <w:lang w:val="en-CA"/>
        </w:rPr>
        <w:t>models</w:t>
      </w:r>
      <w:r w:rsidR="006418B5" w:rsidRPr="005E3E53">
        <w:rPr>
          <w:rFonts w:eastAsiaTheme="minorEastAsia"/>
          <w:lang w:val="en-CA"/>
        </w:rPr>
        <w:t xml:space="preserve"> (supplement). </w:t>
      </w:r>
      <w:r w:rsidR="00544EB6" w:rsidRPr="005E3E53">
        <w:rPr>
          <w:rFonts w:eastAsiaTheme="minorEastAsia"/>
          <w:lang w:val="en-CA"/>
        </w:rPr>
        <w:t xml:space="preserve">We </w:t>
      </w:r>
      <w:r w:rsidR="004E5FB5">
        <w:rPr>
          <w:rFonts w:eastAsiaTheme="minorEastAsia"/>
          <w:lang w:val="en-CA"/>
        </w:rPr>
        <w:t>modelled</w:t>
      </w:r>
      <w:r w:rsidR="00544EB6" w:rsidRPr="005E3E53">
        <w:rPr>
          <w:rFonts w:eastAsiaTheme="minorEastAsia"/>
          <w:lang w:val="en-CA"/>
        </w:rPr>
        <w:t xml:space="preserve"> v</w:t>
      </w:r>
      <w:r w:rsidRPr="005E3E53">
        <w:rPr>
          <w:rFonts w:eastAsiaTheme="minorEastAsia"/>
          <w:lang w:val="en-CA"/>
        </w:rPr>
        <w:t>ariation</w:t>
      </w:r>
      <w:r w:rsidR="006418B5" w:rsidRPr="005E3E53">
        <w:rPr>
          <w:rFonts w:eastAsiaTheme="minorEastAsia"/>
          <w:lang w:val="en-CA"/>
        </w:rPr>
        <w:t xml:space="preserve"> in</w:t>
      </w:r>
      <w:r w:rsidRPr="005E3E53">
        <w:rPr>
          <w:rFonts w:eastAsiaTheme="minorEastAsia"/>
          <w:lang w:val="en-CA"/>
        </w:rPr>
        <w:t xml:space="preserve">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544EB6" w:rsidRPr="005E3E53">
        <w:rPr>
          <w:rFonts w:eastAsiaTheme="minorEastAsia"/>
          <w:lang w:val="en-CA"/>
        </w:rPr>
        <w:t xml:space="preserve"> using a log-link function (Equation </w:t>
      </w:r>
      <w:r w:rsidR="006418B5" w:rsidRPr="005E3E53">
        <w:rPr>
          <w:rFonts w:eastAsiaTheme="minorEastAsia"/>
          <w:lang w:val="en-CA"/>
        </w:rPr>
        <w:t>2</w:t>
      </w:r>
      <w:r w:rsidR="00544EB6" w:rsidRPr="005E3E53">
        <w:rPr>
          <w:rFonts w:eastAsiaTheme="minorEastAsia"/>
          <w:lang w:val="en-CA"/>
        </w:rPr>
        <w:t>)</w:t>
      </w:r>
      <w:r w:rsidR="004E5FB5">
        <w:rPr>
          <w:rFonts w:eastAsiaTheme="minorEastAsia"/>
          <w:lang w:val="en-CA"/>
        </w:rPr>
        <w:t xml:space="preserve"> as a function of</w:t>
      </w:r>
      <w:r w:rsidR="00544EB6" w:rsidRPr="005E3E53">
        <w:rPr>
          <w:rFonts w:eastAsiaTheme="minorEastAsia"/>
          <w:lang w:val="en-CA"/>
        </w:rPr>
        <w:t xml:space="preserve"> a global abundance intercept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w:r w:rsidR="00544EB6" w:rsidRPr="005E3E53">
        <w:rPr>
          <w:rFonts w:eastAsiaTheme="minorEastAsia"/>
          <w:lang w:val="en-CA"/>
        </w:rPr>
        <w:t>), a species-specific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oMath>
      <w:r w:rsidR="00544EB6" w:rsidRPr="005E3E53">
        <w:rPr>
          <w:rFonts w:eastAsiaTheme="minorEastAsia"/>
          <w:lang w:val="en-CA"/>
        </w:rPr>
        <w:t>), a site-specific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oMath>
      <w:r w:rsidR="00544EB6" w:rsidRPr="005E3E53">
        <w:rPr>
          <w:rFonts w:eastAsiaTheme="minorEastAsia"/>
          <w:lang w:val="en-CA"/>
        </w:rPr>
        <w:t>), an effect of year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oMath>
      <w:r w:rsidR="00544EB6" w:rsidRPr="005E3E53">
        <w:rPr>
          <w:rFonts w:eastAsiaTheme="minorEastAsia"/>
          <w:lang w:val="en-CA"/>
        </w:rPr>
        <w:t>), and a species-specific random effect of restoration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oMath>
      <w:r w:rsidR="00544EB6" w:rsidRPr="005E3E53">
        <w:rPr>
          <w:rFonts w:eastAsiaTheme="minorEastAsia"/>
          <w:lang w:val="en-CA"/>
        </w:rPr>
        <w:t xml:space="preserve">), with restoration treated as a categorical variable. </w:t>
      </w:r>
    </w:p>
    <w:p w14:paraId="6219F54E" w14:textId="019D8F0B" w:rsidR="00D71B30" w:rsidRPr="005E3E53" w:rsidRDefault="00000000" w:rsidP="00D71B30">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r>
          <w:rPr>
            <w:rFonts w:ascii="Cambria Math" w:hAnsi="Cambria Math" w:cs="Times New Roman"/>
            <w:lang w:val="en-CA"/>
          </w:rPr>
          <m:t xml:space="preserve"> ~ negative binomial(</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hAnsi="Cambria Math" w:cs="Times New Roman"/>
            <w:lang w:val="en-CA"/>
          </w:rPr>
          <m:t xml:space="preserve">, </m:t>
        </m:r>
        <m:r>
          <w:rPr>
            <w:rFonts w:ascii="Cambria Math" w:eastAsiaTheme="minorEastAsia" w:hAnsi="Cambria Math" w:cs="Times New Roman"/>
            <w:lang w:val="en-CA"/>
          </w:rPr>
          <m:t>ϕ</m:t>
        </m:r>
        <m:r>
          <w:rPr>
            <w:rFonts w:ascii="Cambria Math" w:hAnsi="Cambria Math" w:cs="Times New Roman"/>
            <w:lang w:val="en-CA"/>
          </w:rPr>
          <m:t>)</m:t>
        </m:r>
      </m:oMath>
      <w:r w:rsidR="00544EB6" w:rsidRPr="005E3E53">
        <w:rPr>
          <w:rFonts w:eastAsiaTheme="minorEastAsia" w:cs="Times New Roman"/>
          <w:lang w:val="en-CA"/>
        </w:rPr>
        <w:t>;</w:t>
      </w:r>
    </w:p>
    <w:p w14:paraId="0FEF90E1" w14:textId="5064DECF" w:rsidR="00544EB6" w:rsidRPr="00B05A68" w:rsidRDefault="00392543" w:rsidP="00D71B30">
      <w:pPr>
        <w:pStyle w:val="ListParagraph"/>
        <w:numPr>
          <w:ilvl w:val="0"/>
          <w:numId w:val="1"/>
        </w:numPr>
        <w:spacing w:line="480" w:lineRule="auto"/>
        <w:rPr>
          <w:rFonts w:cs="Times New Roman"/>
          <w:lang w:val="en-CA"/>
        </w:rPr>
      </w:pPr>
      <m:oMath>
        <m:r>
          <w:rPr>
            <w:rFonts w:ascii="Cambria Math" w:eastAsiaTheme="minorEastAsia" w:hAnsi="Cambria Math" w:cs="Times New Roman"/>
            <w:lang w:val="en-CA"/>
          </w:rPr>
          <m:t>log(</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×restoration[i] </m:t>
        </m:r>
      </m:oMath>
    </w:p>
    <w:p w14:paraId="694EB67F" w14:textId="45C71035" w:rsidR="00B05A68" w:rsidRPr="00B05A68" w:rsidRDefault="004D2C63" w:rsidP="00B05A68">
      <w:pPr>
        <w:spacing w:line="480" w:lineRule="auto"/>
        <w:rPr>
          <w:rFonts w:cs="Times New Roman"/>
          <w:lang w:val="en-CA"/>
        </w:rPr>
      </w:pPr>
      <w:r>
        <w:rPr>
          <w:rFonts w:eastAsiaTheme="minorEastAsia"/>
          <w:lang w:val="en-CA"/>
        </w:rPr>
        <w:t>We presumed that species-specific r</w:t>
      </w:r>
      <w:r w:rsidR="00B05A68" w:rsidRPr="00B05A68">
        <w:rPr>
          <w:rFonts w:eastAsiaTheme="minorEastAsia"/>
          <w:lang w:val="en-CA"/>
        </w:rPr>
        <w:t xml:space="preserve">andom effects </w:t>
      </w:r>
      <w:r>
        <w:rPr>
          <w:rFonts w:eastAsiaTheme="minorEastAsia"/>
          <w:lang w:val="en-CA"/>
        </w:rPr>
        <w:t xml:space="preserve">of habitat </w:t>
      </w:r>
      <w:r w:rsidR="00B05A68" w:rsidRPr="00B05A68">
        <w:rPr>
          <w:rFonts w:eastAsiaTheme="minorEastAsia"/>
          <w:lang w:val="en-CA"/>
        </w:rPr>
        <w:t>wer</w:t>
      </w:r>
      <w:r>
        <w:rPr>
          <w:rFonts w:eastAsiaTheme="minorEastAsia"/>
          <w:lang w:val="en-CA"/>
        </w:rPr>
        <w:t>e normally distributed</w:t>
      </w:r>
      <w:r w:rsidR="00B05A68">
        <w:rPr>
          <w:rFonts w:eastAsiaTheme="minorEastAsia"/>
          <w:lang w:val="en-CA"/>
        </w:rPr>
        <w:t xml:space="preserve"> with a mean and a variance term</w:t>
      </w:r>
      <w:r>
        <w:rPr>
          <w:rFonts w:eastAsiaTheme="minorEastAsia"/>
          <w:lang w:val="en-CA"/>
        </w:rPr>
        <w:t xml:space="preserve"> estimated from the data</w:t>
      </w:r>
      <w:r w:rsidR="00B05A68" w:rsidRPr="00B05A68">
        <w:rPr>
          <w:rFonts w:eastAsiaTheme="minorEastAsia"/>
          <w:lang w:val="en-CA"/>
        </w:rPr>
        <w:t xml:space="preserve">, i.e.,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m:t>
        </m:r>
        <m:r>
          <w:rPr>
            <w:rFonts w:ascii="Cambria Math" w:eastAsiaTheme="minorEastAsia" w:hAnsi="Cambria Math"/>
            <w:lang w:val="en-CA"/>
          </w:rPr>
          <m:t xml:space="preserve"> normal(</m:t>
        </m:r>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 xml:space="preserve">, </m:t>
        </m:r>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m:t>
        </m:r>
      </m:oMath>
      <w:r>
        <w:rPr>
          <w:rFonts w:eastAsiaTheme="minorEastAsia"/>
          <w:lang w:val="en-CA"/>
        </w:rPr>
        <w:t>. Species- and site-specific random effects for the intercept were centered on a mean of zero, and presumed to be normally distributed with a variance term that was estimated from the data.</w:t>
      </w:r>
    </w:p>
    <w:p w14:paraId="75EFE41E" w14:textId="4B720A6C" w:rsidR="00E758D4" w:rsidRPr="005E3E53" w:rsidRDefault="002D3441" w:rsidP="00E758D4">
      <w:pPr>
        <w:spacing w:line="480" w:lineRule="auto"/>
        <w:ind w:firstLine="720"/>
        <w:rPr>
          <w:lang w:val="en-CA"/>
        </w:rPr>
      </w:pPr>
      <w:r w:rsidRPr="005E3E53">
        <w:rPr>
          <w:lang w:val="en-CA"/>
        </w:rPr>
        <w:t>The</w:t>
      </w:r>
      <w:r w:rsidR="00544EB6" w:rsidRPr="005E3E53">
        <w:rPr>
          <w:lang w:val="en-CA"/>
        </w:rPr>
        <w:t xml:space="preserve"> </w:t>
      </w:r>
      <w:proofErr w:type="spellStart"/>
      <w:r w:rsidR="00544EB6" w:rsidRPr="005E3E53">
        <w:rPr>
          <w:lang w:val="en-CA"/>
        </w:rPr>
        <w:t>binmix</w:t>
      </w:r>
      <w:proofErr w:type="spellEnd"/>
      <w:r w:rsidR="00544EB6" w:rsidRPr="005E3E53">
        <w:rPr>
          <w:lang w:val="en-CA"/>
        </w:rPr>
        <w:t xml:space="preserve"> model</w:t>
      </w:r>
      <w:r w:rsidRPr="005E3E53">
        <w:rPr>
          <w:lang w:val="en-CA"/>
        </w:rPr>
        <w:t xml:space="preserve"> assumes that the counts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i,t</m:t>
            </m:r>
          </m:sub>
        </m:sSub>
      </m:oMath>
      <w:r w:rsidRPr="005E3E53">
        <w:rPr>
          <w:rFonts w:eastAsiaTheme="minorEastAsia"/>
          <w:lang w:val="en-CA"/>
        </w:rPr>
        <w:t xml:space="preserve"> of distinct individuals</w:t>
      </w:r>
      <w:r w:rsidR="00F26296" w:rsidRPr="005E3E53">
        <w:rPr>
          <w:rFonts w:eastAsiaTheme="minorEastAsia"/>
          <w:lang w:val="en-CA"/>
        </w:rPr>
        <w:t xml:space="preserve"> at</w:t>
      </w:r>
      <w:r w:rsidRPr="005E3E53">
        <w:rPr>
          <w:rFonts w:eastAsiaTheme="minorEastAsia"/>
          <w:lang w:val="en-CA"/>
        </w:rPr>
        <w:t xml:space="preserve"> </w:t>
      </w:r>
      <m:oMath>
        <m:r>
          <w:rPr>
            <w:rFonts w:ascii="Cambria Math" w:eastAsiaTheme="minorEastAsia" w:hAnsi="Cambria Math"/>
            <w:lang w:val="en-CA"/>
          </w:rPr>
          <m:t>i</m:t>
        </m:r>
      </m:oMath>
      <w:r w:rsidRPr="005E3E53">
        <w:rPr>
          <w:rFonts w:eastAsiaTheme="minorEastAsia"/>
          <w:lang w:val="en-CA"/>
        </w:rPr>
        <w:t xml:space="preserve"> = 1, …, </w:t>
      </w:r>
      <m:oMath>
        <m:r>
          <w:rPr>
            <w:rFonts w:ascii="Cambria Math" w:eastAsiaTheme="minorEastAsia" w:hAnsi="Cambria Math"/>
            <w:lang w:val="en-CA"/>
          </w:rPr>
          <m:t>R</m:t>
        </m:r>
      </m:oMath>
      <w:r w:rsidRPr="005E3E53">
        <w:rPr>
          <w:rFonts w:eastAsiaTheme="minorEastAsia"/>
          <w:lang w:val="en-CA"/>
        </w:rPr>
        <w:t xml:space="preserve"> </w:t>
      </w:r>
      <w:r w:rsidR="00F26296" w:rsidRPr="005E3E53">
        <w:rPr>
          <w:rFonts w:eastAsiaTheme="minorEastAsia"/>
          <w:lang w:val="en-CA"/>
        </w:rPr>
        <w:t xml:space="preserve">sites during </w:t>
      </w:r>
      <m:oMath>
        <m:r>
          <w:rPr>
            <w:rFonts w:ascii="Cambria Math" w:hAnsi="Cambria Math"/>
            <w:lang w:val="en-CA"/>
          </w:rPr>
          <m:t>j</m:t>
        </m:r>
      </m:oMath>
      <w:r w:rsidR="00F26296" w:rsidRPr="005E3E53">
        <w:rPr>
          <w:rFonts w:eastAsiaTheme="minorEastAsia"/>
          <w:lang w:val="en-CA"/>
        </w:rPr>
        <w:t xml:space="preserve"> = 1, …, </w:t>
      </w:r>
      <m:oMath>
        <m:r>
          <w:rPr>
            <w:rFonts w:ascii="Cambria Math" w:eastAsiaTheme="minorEastAsia" w:hAnsi="Cambria Math"/>
            <w:lang w:val="en-CA"/>
          </w:rPr>
          <m:t>J</m:t>
        </m:r>
      </m:oMath>
      <w:r w:rsidR="00F26296" w:rsidRPr="005E3E53">
        <w:rPr>
          <w:rFonts w:eastAsiaTheme="minorEastAsia"/>
          <w:lang w:val="en-CA"/>
        </w:rPr>
        <w:t xml:space="preserve"> sampling events are conditioned on a detection </w:t>
      </w:r>
      <w:r w:rsidR="00F26296" w:rsidRPr="005E3E53">
        <w:rPr>
          <w:lang w:val="en-CA"/>
        </w:rPr>
        <w:t xml:space="preserve">rate </w:t>
      </w:r>
      <m:oMath>
        <m:sSub>
          <m:sSubPr>
            <m:ctrlPr>
              <w:rPr>
                <w:rFonts w:ascii="Cambria Math" w:hAnsi="Cambria Math"/>
                <w:i/>
                <w:lang w:val="en-CA"/>
              </w:rPr>
            </m:ctrlPr>
          </m:sSubPr>
          <m:e>
            <m:r>
              <w:rPr>
                <w:rFonts w:ascii="Cambria Math" w:hAnsi="Cambria Math"/>
                <w:lang w:val="en-CA"/>
              </w:rPr>
              <m:t>p</m:t>
            </m:r>
          </m:e>
          <m:sub>
            <m:r>
              <w:rPr>
                <w:rFonts w:ascii="Cambria Math" w:hAnsi="Cambria Math"/>
                <w:lang w:val="en-CA"/>
              </w:rPr>
              <m:t>i</m:t>
            </m:r>
          </m:sub>
        </m:sSub>
      </m:oMath>
      <w:r w:rsidR="00F26296" w:rsidRPr="005E3E53">
        <w:rPr>
          <w:rFonts w:eastAsiaTheme="minorEastAsia"/>
          <w:lang w:val="en-CA"/>
        </w:rPr>
        <w:t xml:space="preserve"> and a </w:t>
      </w:r>
      <w:r w:rsidR="00E758D4" w:rsidRPr="005E3E53">
        <w:rPr>
          <w:lang w:val="en-CA"/>
        </w:rPr>
        <w:t xml:space="preserve">true abundance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26296" w:rsidRPr="005E3E53">
        <w:rPr>
          <w:rFonts w:eastAsiaTheme="minorEastAsia"/>
          <w:lang w:val="en-CA"/>
        </w:rPr>
        <w:t xml:space="preserve">, which we assume is fixed across the </w:t>
      </w:r>
      <m:oMath>
        <m:r>
          <w:rPr>
            <w:rFonts w:ascii="Cambria Math" w:eastAsiaTheme="minorEastAsia" w:hAnsi="Cambria Math"/>
            <w:lang w:val="en-CA"/>
          </w:rPr>
          <m:t>J</m:t>
        </m:r>
      </m:oMath>
      <w:r w:rsidR="00F26296" w:rsidRPr="005E3E53">
        <w:rPr>
          <w:rFonts w:eastAsiaTheme="minorEastAsia"/>
          <w:lang w:val="en-CA"/>
        </w:rPr>
        <w:t xml:space="preserve"> occasions</w:t>
      </w:r>
      <w:r w:rsidR="004142EE">
        <w:rPr>
          <w:rFonts w:eastAsiaTheme="minorEastAsia"/>
          <w:lang w:val="en-CA"/>
        </w:rPr>
        <w:t>, i.e., that the population is closed</w:t>
      </w:r>
      <w:r w:rsidR="00F26296" w:rsidRPr="005E3E53">
        <w:rPr>
          <w:rFonts w:eastAsiaTheme="minorEastAsia"/>
          <w:lang w:val="en-CA"/>
        </w:rPr>
        <w:t>. W</w:t>
      </w:r>
      <w:r w:rsidR="00E758D4" w:rsidRPr="005E3E53">
        <w:rPr>
          <w:rFonts w:eastAsiaTheme="minorEastAsia"/>
          <w:lang w:val="en-CA"/>
        </w:rPr>
        <w:t xml:space="preserve">e considered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26296" w:rsidRPr="005E3E53">
        <w:rPr>
          <w:rFonts w:eastAsiaTheme="minorEastAsia"/>
          <w:lang w:val="en-CA"/>
        </w:rPr>
        <w:t xml:space="preserve"> </w:t>
      </w:r>
      <w:r w:rsidR="00E758D4" w:rsidRPr="005E3E53">
        <w:rPr>
          <w:rFonts w:eastAsiaTheme="minorEastAsia"/>
          <w:lang w:val="en-CA"/>
        </w:rPr>
        <w:t>to be</w:t>
      </w:r>
      <w:r w:rsidR="00E758D4" w:rsidRPr="005E3E53">
        <w:rPr>
          <w:lang w:val="en-CA"/>
        </w:rPr>
        <w:t xml:space="preserve"> the outcome of a negative binomial distribution with a mean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E758D4" w:rsidRPr="005E3E53">
        <w:rPr>
          <w:rFonts w:eastAsiaTheme="minorEastAsia"/>
          <w:lang w:val="en-CA"/>
        </w:rPr>
        <w:t xml:space="preserve"> and dispersion </w:t>
      </w:r>
      <m:oMath>
        <m:r>
          <w:rPr>
            <w:rFonts w:ascii="Cambria Math" w:eastAsiaTheme="minorEastAsia" w:hAnsi="Cambria Math"/>
            <w:lang w:val="en-CA"/>
          </w:rPr>
          <m:t>ϕ</m:t>
        </m:r>
      </m:oMath>
      <w:r w:rsidR="00E758D4" w:rsidRPr="005E3E53">
        <w:rPr>
          <w:rFonts w:eastAsiaTheme="minorEastAsia"/>
          <w:lang w:val="en-CA"/>
        </w:rPr>
        <w:t xml:space="preserve"> (Equation 3).</w:t>
      </w:r>
      <w:r w:rsidR="00E758D4" w:rsidRPr="005E3E53">
        <w:rPr>
          <w:lang w:val="en-CA"/>
        </w:rPr>
        <w:t xml:space="preserve"> </w:t>
      </w:r>
      <w:r w:rsidR="00F26296" w:rsidRPr="005E3E53">
        <w:rPr>
          <w:lang w:val="en-CA"/>
        </w:rPr>
        <w:t xml:space="preserve">We specified the number of successfully detected individuals on each survey event </w:t>
      </w:r>
      <w:r w:rsidR="00F26296" w:rsidRPr="005E3E53">
        <w:rPr>
          <w:rFonts w:eastAsiaTheme="minorEastAsia"/>
          <w:lang w:val="en-CA"/>
        </w:rPr>
        <w:t>(</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i,t</m:t>
            </m:r>
          </m:sub>
        </m:sSub>
      </m:oMath>
      <w:r w:rsidR="00F26296" w:rsidRPr="005E3E53">
        <w:rPr>
          <w:rFonts w:eastAsiaTheme="minorEastAsia"/>
          <w:lang w:val="en-CA"/>
        </w:rPr>
        <w:t>)</w:t>
      </w:r>
      <w:r w:rsidR="00E758D4" w:rsidRPr="005E3E53">
        <w:rPr>
          <w:lang w:val="en-CA"/>
        </w:rPr>
        <w:t xml:space="preserve"> as</w:t>
      </w:r>
      <w:r w:rsidR="00544EB6" w:rsidRPr="005E3E53">
        <w:rPr>
          <w:lang w:val="en-CA"/>
        </w:rPr>
        <w:t xml:space="preserve"> the </w:t>
      </w:r>
      <w:r w:rsidR="00544EB6" w:rsidRPr="005E3E53">
        <w:rPr>
          <w:lang w:val="en-CA"/>
        </w:rPr>
        <w:lastRenderedPageBreak/>
        <w:t>outcome of a binomial trial</w:t>
      </w:r>
      <w:r w:rsidR="00F26296" w:rsidRPr="005E3E53">
        <w:rPr>
          <w:lang w:val="en-CA"/>
        </w:rPr>
        <w:t>.</w:t>
      </w:r>
      <w:r w:rsidR="00544EB6" w:rsidRPr="005E3E53">
        <w:rPr>
          <w:lang w:val="en-CA"/>
        </w:rPr>
        <w:t xml:space="preserve"> </w:t>
      </w:r>
      <w:r w:rsidR="006418B5" w:rsidRPr="005E3E53">
        <w:rPr>
          <w:lang w:val="en-CA"/>
        </w:rPr>
        <w:t>With this formulation, effects of predictors on abundance versus detection can be differentiated</w:t>
      </w:r>
      <w:r w:rsidR="004142EE">
        <w:rPr>
          <w:lang w:val="en-CA"/>
        </w:rPr>
        <w:t xml:space="preserve"> </w:t>
      </w:r>
      <w:r w:rsidR="004142EE">
        <w:rPr>
          <w:lang w:val="en-CA"/>
        </w:rPr>
        <w:fldChar w:fldCharType="begin" w:fldLock="1"/>
      </w:r>
      <w:r w:rsidR="00E91760">
        <w:rPr>
          <w:lang w:val="en-CA"/>
        </w:rPr>
        <w:instrText>ADDIN CSL_CITATION {"citationItems":[{"id":"ITEM-1","itemData":{"DOI":"10.1002/ecy.2093","abstract":"Binomial N-mixture models have proven very useful in ecology, conservation, and monitoring: they allow estimation and modeling of abundance separately from detection probability using simple counts. Recently, doubts about parameter identifiability have been voiced. I conducted a large-scale screening test with 137 bird data sets from 2,037 sites. I found virtually no identifiability problems for Poisson and zero-inflated Poisson (ZIP) binomial N-mixture models, but negative-binomial (NB) models had problems in 25% of all data sets. The corresponding multinomial N-mixture models had no problems. Parameter estimates under Poisson and ZIP binomial and multinomial N-mixture models were extremely similar. Identifi-ability problems became a little more frequent with smaller sample sizes (267 and 50 sites), but were unaffected by whether the models did or did not include covariates. Hence, binomial N-mixture model parameters with Poisson and ZIP mixtures typically appeared identifiable. In contrast, NB mixtures were often unidentifiable, which is worrying since these were often selected by Akaike's information criterion. Identifiability of binomial N-mixture models should always be checked. If problems are found, simpler models, integrated models that combine different observation models or the use of external information via informative priors or penalized likelihoods, may help.","author":[{"dropping-particle":"","family":"Kery","given":"Marc","non-dropping-particle":"","parse-names":false,"suffix":""}],"id":"ITEM-1","issued":{"date-parts":[["2017"]]},"title":"Identifiability in N-mixture models: a large-scale screening test with bird data","type":"article-journal"},"uris":["http://www.mendeley.com/documents/?uuid=efc48167-0837-3fa9-8d8a-2666701cadc8"]}],"mendeley":{"formattedCitation":"(Marc Kery 2017)","plainTextFormattedCitation":"(Marc Kery 2017)","previouslyFormattedCitation":"(Marc Kery 2017)"},"properties":{"noteIndex":0},"schema":"https://github.com/citation-style-language/schema/raw/master/csl-citation.json"}</w:instrText>
      </w:r>
      <w:r w:rsidR="004142EE">
        <w:rPr>
          <w:lang w:val="en-CA"/>
        </w:rPr>
        <w:fldChar w:fldCharType="separate"/>
      </w:r>
      <w:r w:rsidR="004142EE" w:rsidRPr="004142EE">
        <w:rPr>
          <w:noProof/>
          <w:lang w:val="en-CA"/>
        </w:rPr>
        <w:t>(Marc Kery 2017)</w:t>
      </w:r>
      <w:r w:rsidR="004142EE">
        <w:rPr>
          <w:lang w:val="en-CA"/>
        </w:rPr>
        <w:fldChar w:fldCharType="end"/>
      </w:r>
      <w:r w:rsidR="006418B5" w:rsidRPr="005E3E53">
        <w:rPr>
          <w:lang w:val="en-CA"/>
        </w:rPr>
        <w:t xml:space="preserve">. We described </w:t>
      </w:r>
      <w:r w:rsidR="006418B5" w:rsidRPr="005E3E53">
        <w:rPr>
          <w:rFonts w:eastAsiaTheme="minorEastAsia"/>
          <w:lang w:val="en-CA"/>
        </w:rPr>
        <w:t xml:space="preserve">variation in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6418B5" w:rsidRPr="005E3E53">
        <w:rPr>
          <w:rFonts w:eastAsiaTheme="minorEastAsia"/>
          <w:lang w:val="en-CA"/>
        </w:rPr>
        <w:t xml:space="preserve"> as in Equation 2</w:t>
      </w:r>
      <w:r w:rsidR="00E758D4" w:rsidRPr="005E3E53">
        <w:rPr>
          <w:lang w:val="en-CA"/>
        </w:rPr>
        <w:t xml:space="preserve">. </w:t>
      </w:r>
      <w:r w:rsidR="006418B5" w:rsidRPr="005E3E53">
        <w:rPr>
          <w:rFonts w:eastAsiaTheme="minorEastAsia"/>
          <w:lang w:val="en-CA"/>
        </w:rPr>
        <w:t xml:space="preserve">We </w:t>
      </w:r>
      <w:r w:rsidR="0048082C">
        <w:rPr>
          <w:rFonts w:eastAsiaTheme="minorEastAsia"/>
          <w:lang w:val="en-CA"/>
        </w:rPr>
        <w:t>modelled</w:t>
      </w:r>
      <w:r w:rsidR="006418B5" w:rsidRPr="005E3E53">
        <w:rPr>
          <w:rFonts w:eastAsiaTheme="minorEastAsia"/>
          <w:lang w:val="en-CA"/>
        </w:rPr>
        <w:t xml:space="preserve"> variation in </w:t>
      </w:r>
      <m:oMath>
        <m:sSub>
          <m:sSubPr>
            <m:ctrlPr>
              <w:rPr>
                <w:rFonts w:ascii="Cambria Math" w:hAnsi="Cambria Math"/>
                <w:i/>
                <w:lang w:val="en-CA"/>
              </w:rPr>
            </m:ctrlPr>
          </m:sSubPr>
          <m:e>
            <m:r>
              <w:rPr>
                <w:rFonts w:ascii="Cambria Math" w:hAnsi="Cambria Math"/>
                <w:lang w:val="en-CA"/>
              </w:rPr>
              <m:t>p</m:t>
            </m:r>
          </m:e>
          <m:sub>
            <m:r>
              <w:rPr>
                <w:rFonts w:ascii="Cambria Math" w:hAnsi="Cambria Math"/>
                <w:lang w:val="en-CA"/>
              </w:rPr>
              <m:t>i</m:t>
            </m:r>
          </m:sub>
        </m:sSub>
      </m:oMath>
      <w:r w:rsidR="006418B5" w:rsidRPr="005E3E53">
        <w:rPr>
          <w:rFonts w:eastAsiaTheme="minorEastAsia"/>
          <w:lang w:val="en-CA"/>
        </w:rPr>
        <w:t xml:space="preserve"> u</w:t>
      </w:r>
      <w:r w:rsidR="00E758D4" w:rsidRPr="005E3E53">
        <w:rPr>
          <w:lang w:val="en-CA"/>
        </w:rPr>
        <w:t>sing a logit-link function (bounding the outcome to a probability range of 0 to 1)</w:t>
      </w:r>
      <w:r w:rsidR="0048082C">
        <w:rPr>
          <w:lang w:val="en-CA"/>
        </w:rPr>
        <w:t xml:space="preserve"> as function of </w:t>
      </w:r>
      <w:r w:rsidR="00E758D4" w:rsidRPr="005E3E53">
        <w:rPr>
          <w:rFonts w:eastAsiaTheme="minorEastAsia"/>
          <w:lang w:val="en-CA"/>
        </w:rPr>
        <w:t xml:space="preserve">a global </w:t>
      </w:r>
      <w:r w:rsidR="006418B5" w:rsidRPr="005E3E53">
        <w:rPr>
          <w:rFonts w:eastAsiaTheme="minorEastAsia"/>
          <w:lang w:val="en-CA"/>
        </w:rPr>
        <w:t>detection</w:t>
      </w:r>
      <w:r w:rsidR="00E758D4" w:rsidRPr="005E3E53">
        <w:rPr>
          <w:rFonts w:eastAsiaTheme="minorEastAsia"/>
          <w:lang w:val="en-CA"/>
        </w:rPr>
        <w:t xml:space="preserve"> intercept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E758D4" w:rsidRPr="005E3E53">
        <w:rPr>
          <w:rFonts w:eastAsiaTheme="minorEastAsia"/>
          <w:lang w:val="en-CA"/>
        </w:rPr>
        <w:t>), a species-specific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oMath>
      <w:r w:rsidR="00E758D4" w:rsidRPr="005E3E53">
        <w:rPr>
          <w:rFonts w:eastAsiaTheme="minorEastAsia"/>
          <w:lang w:val="en-CA"/>
        </w:rPr>
        <w:t>), a site-specific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oMath>
      <w:r w:rsidR="00E758D4" w:rsidRPr="005E3E53">
        <w:rPr>
          <w:rFonts w:eastAsiaTheme="minorEastAsia"/>
          <w:lang w:val="en-CA"/>
        </w:rPr>
        <w:t xml:space="preserve">), </w:t>
      </w:r>
      <w:r w:rsidR="004142EE" w:rsidRPr="005E3E53">
        <w:rPr>
          <w:rFonts w:eastAsiaTheme="minorEastAsia"/>
          <w:lang w:val="en-CA"/>
        </w:rPr>
        <w:t>an effect of year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oMath>
      <w:r w:rsidR="004142EE" w:rsidRPr="005E3E53">
        <w:rPr>
          <w:rFonts w:eastAsiaTheme="minorEastAsia"/>
          <w:lang w:val="en-CA"/>
        </w:rPr>
        <w:t>),</w:t>
      </w:r>
      <w:r w:rsidR="004142EE">
        <w:rPr>
          <w:rFonts w:eastAsiaTheme="minorEastAsia"/>
          <w:lang w:val="en-CA"/>
        </w:rPr>
        <w:t xml:space="preserve"> </w:t>
      </w:r>
      <w:r w:rsidR="00E758D4" w:rsidRPr="005E3E53">
        <w:rPr>
          <w:rFonts w:eastAsiaTheme="minorEastAsia"/>
          <w:lang w:val="en-CA"/>
        </w:rPr>
        <w:t>and a species-specific random effect of restoration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oMath>
      <w:r w:rsidR="00E758D4" w:rsidRPr="005E3E53">
        <w:rPr>
          <w:rFonts w:eastAsiaTheme="minorEastAsia"/>
          <w:lang w:val="en-CA"/>
        </w:rPr>
        <w:t>)</w:t>
      </w:r>
      <w:r w:rsidR="0048082C">
        <w:rPr>
          <w:rFonts w:eastAsiaTheme="minorEastAsia"/>
          <w:lang w:val="en-CA"/>
        </w:rPr>
        <w:t xml:space="preserve"> </w:t>
      </w:r>
      <w:r w:rsidR="0048082C" w:rsidRPr="005E3E53">
        <w:rPr>
          <w:lang w:val="en-CA"/>
        </w:rPr>
        <w:t>(Equation 5)</w:t>
      </w:r>
      <w:r w:rsidR="0048082C">
        <w:rPr>
          <w:rFonts w:eastAsiaTheme="minorEastAsia"/>
          <w:lang w:val="en-CA"/>
        </w:rPr>
        <w:t>:</w:t>
      </w:r>
    </w:p>
    <w:p w14:paraId="2F5F9110" w14:textId="2AB04AC3" w:rsidR="00E758D4" w:rsidRPr="005E3E53" w:rsidRDefault="00000000" w:rsidP="00E758D4">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 negative binomial(</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hAnsi="Cambria Math" w:cs="Times New Roman"/>
            <w:lang w:val="en-CA"/>
          </w:rPr>
          <m:t xml:space="preserve">, </m:t>
        </m:r>
        <m:r>
          <w:rPr>
            <w:rFonts w:ascii="Cambria Math" w:eastAsiaTheme="minorEastAsia" w:hAnsi="Cambria Math" w:cs="Times New Roman"/>
            <w:lang w:val="en-CA"/>
          </w:rPr>
          <m:t>ϕ</m:t>
        </m:r>
        <m:r>
          <w:rPr>
            <w:rFonts w:ascii="Cambria Math" w:hAnsi="Cambria Math" w:cs="Times New Roman"/>
            <w:lang w:val="en-CA"/>
          </w:rPr>
          <m:t>)</m:t>
        </m:r>
      </m:oMath>
      <w:r w:rsidR="00E758D4" w:rsidRPr="005E3E53">
        <w:rPr>
          <w:rFonts w:eastAsiaTheme="minorEastAsia" w:cs="Times New Roman"/>
          <w:lang w:val="en-CA"/>
        </w:rPr>
        <w:t>;</w:t>
      </w:r>
    </w:p>
    <w:p w14:paraId="4ECFC687" w14:textId="5888B79D" w:rsidR="006418B5" w:rsidRPr="005E3E53" w:rsidRDefault="00000000" w:rsidP="006418B5">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i,j</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oMath>
      <w:r w:rsidR="006418B5" w:rsidRPr="005E3E53">
        <w:rPr>
          <w:rFonts w:eastAsiaTheme="minorEastAsia" w:cs="Times New Roman"/>
          <w:lang w:val="en-CA"/>
        </w:rPr>
        <w:t>;</w:t>
      </w:r>
    </w:p>
    <w:p w14:paraId="60E0E935" w14:textId="1A775540" w:rsidR="00E758D4" w:rsidRPr="005E3E53" w:rsidRDefault="004142EE" w:rsidP="00B53C04">
      <w:pPr>
        <w:pStyle w:val="ListParagraph"/>
        <w:numPr>
          <w:ilvl w:val="0"/>
          <w:numId w:val="1"/>
        </w:numPr>
        <w:spacing w:line="480" w:lineRule="auto"/>
        <w:rPr>
          <w:rFonts w:cs="Times New Roman"/>
          <w:lang w:val="en-CA"/>
        </w:rPr>
      </w:pPr>
      <m:oMath>
        <m:r>
          <w:rPr>
            <w:rFonts w:ascii="Cambria Math" w:eastAsiaTheme="minorEastAsia" w:hAnsi="Cambria Math" w:cs="Times New Roman"/>
            <w:lang w:val="en-CA"/>
          </w:rPr>
          <m:t>logit</m:t>
        </m:r>
        <m:d>
          <m:dPr>
            <m:ctrlPr>
              <w:rPr>
                <w:rFonts w:ascii="Cambria Math" w:eastAsiaTheme="minorEastAsia" w:hAnsi="Cambria Math" w:cs="Times New Roman"/>
                <w:i/>
                <w:lang w:val="en-CA"/>
              </w:rPr>
            </m:ctrlPr>
          </m:dPr>
          <m:e>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e>
        </m:d>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×restoration[i] </m:t>
        </m:r>
      </m:oMath>
    </w:p>
    <w:p w14:paraId="09A369E6" w14:textId="32AD4F34" w:rsidR="00290B44" w:rsidRDefault="00E758D4" w:rsidP="00B05A68">
      <w:pPr>
        <w:spacing w:line="480" w:lineRule="auto"/>
        <w:rPr>
          <w:rFonts w:eastAsiaTheme="minorEastAsia"/>
          <w:lang w:val="en-CA"/>
        </w:rPr>
      </w:pPr>
      <w:r w:rsidRPr="005E3E53">
        <w:rPr>
          <w:lang w:val="en-CA"/>
        </w:rPr>
        <w:t xml:space="preserve">The programming language Stan does not </w:t>
      </w:r>
      <w:r w:rsidRPr="005E3E53">
        <w:rPr>
          <w:rFonts w:eastAsiaTheme="minorEastAsia"/>
          <w:lang w:val="en-CA"/>
        </w:rPr>
        <w:t>allow for latent discrete variable</w:t>
      </w:r>
      <w:r w:rsidR="005E3E53" w:rsidRPr="005E3E53">
        <w:rPr>
          <w:rFonts w:eastAsiaTheme="minorEastAsia"/>
          <w:lang w:val="en-CA"/>
        </w:rPr>
        <w:t>s</w:t>
      </w:r>
      <w:r w:rsidR="00045780" w:rsidRPr="005E3E53">
        <w:rPr>
          <w:rFonts w:eastAsiaTheme="minorEastAsia"/>
          <w:lang w:val="en-CA"/>
        </w:rPr>
        <w:t xml:space="preserve">, where the likelihood of the data is estimated with respect to a single discrete value of the parameter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Pr="005E3E53">
        <w:rPr>
          <w:rFonts w:eastAsiaTheme="minorEastAsia"/>
          <w:lang w:val="en-CA"/>
        </w:rPr>
        <w:t>. As such</w:t>
      </w:r>
      <w:r w:rsidR="005E3E53" w:rsidRPr="005E3E53">
        <w:rPr>
          <w:rFonts w:eastAsiaTheme="minorEastAsia"/>
          <w:lang w:val="en-CA"/>
        </w:rPr>
        <w:t>,</w:t>
      </w:r>
      <w:r w:rsidRPr="005E3E53">
        <w:rPr>
          <w:rFonts w:eastAsiaTheme="minorEastAsia"/>
          <w:lang w:val="en-CA"/>
        </w:rPr>
        <w:t xml:space="preserve"> </w:t>
      </w:r>
      <w:r w:rsidR="000C5B26">
        <w:rPr>
          <w:rFonts w:eastAsiaTheme="minorEastAsia"/>
          <w:lang w:val="en-CA"/>
        </w:rPr>
        <w:t xml:space="preserve">we </w:t>
      </w:r>
      <w:r w:rsidR="000167FC">
        <w:rPr>
          <w:rFonts w:eastAsiaTheme="minorEastAsia"/>
          <w:lang w:val="en-CA"/>
        </w:rPr>
        <w:t>cal</w:t>
      </w:r>
      <w:r w:rsidR="000C5B26">
        <w:rPr>
          <w:rFonts w:eastAsiaTheme="minorEastAsia"/>
          <w:lang w:val="en-CA"/>
        </w:rPr>
        <w:t>c</w:t>
      </w:r>
      <w:r w:rsidR="000167FC">
        <w:rPr>
          <w:rFonts w:eastAsiaTheme="minorEastAsia"/>
          <w:lang w:val="en-CA"/>
        </w:rPr>
        <w:t>u</w:t>
      </w:r>
      <w:r w:rsidR="000C5B26">
        <w:rPr>
          <w:rFonts w:eastAsiaTheme="minorEastAsia"/>
          <w:lang w:val="en-CA"/>
        </w:rPr>
        <w:t>l</w:t>
      </w:r>
      <w:r w:rsidR="000167FC">
        <w:rPr>
          <w:rFonts w:eastAsiaTheme="minorEastAsia"/>
          <w:lang w:val="en-CA"/>
        </w:rPr>
        <w:t>ated</w:t>
      </w:r>
      <w:r w:rsidR="00045780" w:rsidRPr="005E3E53">
        <w:rPr>
          <w:rFonts w:eastAsiaTheme="minorEastAsia"/>
          <w:lang w:val="en-CA"/>
        </w:rPr>
        <w:t xml:space="preserve"> the marginal likelihood of the data across a range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045780" w:rsidRPr="005E3E53">
        <w:rPr>
          <w:rFonts w:eastAsiaTheme="minorEastAsia"/>
          <w:lang w:val="en-CA"/>
        </w:rPr>
        <w:t xml:space="preserve">, from a lower bound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m:t>
        </m:r>
        <m:r>
          <m:rPr>
            <m:sty m:val="p"/>
          </m:rPr>
          <w:rPr>
            <w:rFonts w:ascii="Cambria Math" w:hAnsi="Cambria Math" w:cs="Times New Roman"/>
            <w:lang w:val="en-CA"/>
          </w:rPr>
          <m:t>max</m:t>
        </m:r>
        <m:r>
          <w:rPr>
            <w:rFonts w:ascii="Cambria Math" w:hAnsi="Cambria Math" w:cs="Times New Roman"/>
            <w:lang w:val="en-CA"/>
          </w:rPr>
          <m:t>(</m:t>
        </m:r>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i,1:J</m:t>
            </m:r>
          </m:sub>
        </m:sSub>
        <m:r>
          <w:rPr>
            <w:rFonts w:ascii="Cambria Math" w:hAnsi="Cambria Math" w:cs="Times New Roman"/>
            <w:lang w:val="en-CA"/>
          </w:rPr>
          <m:t>)</m:t>
        </m:r>
      </m:oMath>
      <w:r w:rsidR="00045780" w:rsidRPr="005E3E53">
        <w:rPr>
          <w:rFonts w:eastAsiaTheme="minorEastAsia"/>
          <w:lang w:val="en-CA"/>
        </w:rPr>
        <w:t xml:space="preserve"> to an upper bound of a large finite value </w:t>
      </w:r>
      <m:oMath>
        <m:r>
          <w:rPr>
            <w:rFonts w:ascii="Cambria Math" w:eastAsiaTheme="minorEastAsia" w:hAnsi="Cambria Math"/>
            <w:lang w:val="en-CA"/>
          </w:rPr>
          <m:t>K</m:t>
        </m:r>
      </m:oMath>
      <w:r w:rsidR="007E58AE">
        <w:rPr>
          <w:rFonts w:eastAsiaTheme="minorEastAsia"/>
          <w:lang w:val="en-CA"/>
        </w:rPr>
        <w:t xml:space="preserve"> </w:t>
      </w:r>
      <w:r w:rsidR="007E58AE">
        <w:rPr>
          <w:rFonts w:eastAsiaTheme="minorEastAsia"/>
          <w:lang w:val="en-CA"/>
        </w:rPr>
        <w:fldChar w:fldCharType="begin" w:fldLock="1"/>
      </w:r>
      <w:r w:rsidR="007E58AE">
        <w:rPr>
          <w:rFonts w:eastAsiaTheme="minorEastAsia"/>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counts","type":"article-journal","volume":"60"},"uris":["http://www.mendeley.com/documents/?uuid=7733a4e8-89c1-4fff-9707-f21e202457d6"]}],"mendeley":{"formattedCitation":"(J. A. Royle 2004)","plainTextFormattedCitation":"(J. A. Royle 2004)","previouslyFormattedCitation":"(J. A. Royle 2004)"},"properties":{"noteIndex":0},"schema":"https://github.com/citation-style-language/schema/raw/master/csl-citation.json"}</w:instrText>
      </w:r>
      <w:r w:rsidR="007E58AE">
        <w:rPr>
          <w:rFonts w:eastAsiaTheme="minorEastAsia"/>
          <w:lang w:val="en-CA"/>
        </w:rPr>
        <w:fldChar w:fldCharType="separate"/>
      </w:r>
      <w:r w:rsidR="007E58AE" w:rsidRPr="007E58AE">
        <w:rPr>
          <w:rFonts w:eastAsiaTheme="minorEastAsia"/>
          <w:noProof/>
          <w:lang w:val="en-CA"/>
        </w:rPr>
        <w:t>(J. A. Royle 2004)</w:t>
      </w:r>
      <w:r w:rsidR="007E58AE">
        <w:rPr>
          <w:rFonts w:eastAsiaTheme="minorEastAsia"/>
          <w:lang w:val="en-CA"/>
        </w:rPr>
        <w:fldChar w:fldCharType="end"/>
      </w:r>
      <w:r w:rsidR="005E3E53" w:rsidRPr="005E3E53">
        <w:rPr>
          <w:rFonts w:eastAsiaTheme="minorEastAsia"/>
          <w:lang w:val="en-CA"/>
        </w:rPr>
        <w:t>.</w:t>
      </w:r>
      <w:r w:rsidR="005E3E53">
        <w:rPr>
          <w:rFonts w:eastAsiaTheme="minorEastAsia"/>
          <w:lang w:val="en-CA"/>
        </w:rPr>
        <w:t xml:space="preserve"> The lower bound is set at the maximum observed number of counts across occasion 1:</w:t>
      </w:r>
      <m:oMath>
        <m:r>
          <w:rPr>
            <w:rFonts w:ascii="Cambria Math" w:eastAsiaTheme="minorEastAsia" w:hAnsi="Cambria Math"/>
            <w:lang w:val="en-CA"/>
          </w:rPr>
          <m:t>J</m:t>
        </m:r>
      </m:oMath>
      <w:r w:rsidR="00E91760">
        <w:rPr>
          <w:rFonts w:eastAsiaTheme="minorEastAsia"/>
          <w:lang w:val="en-CA"/>
        </w:rPr>
        <w:t>;</w:t>
      </w:r>
      <w:r w:rsidR="005E3E53">
        <w:rPr>
          <w:rFonts w:eastAsiaTheme="minorEastAsia"/>
          <w:lang w:val="en-CA"/>
        </w:rPr>
        <w:t xml:space="preserve"> </w:t>
      </w:r>
      <w:r w:rsidR="00F279AA">
        <w:rPr>
          <w:rFonts w:eastAsiaTheme="minorEastAsia"/>
          <w:lang w:val="en-CA"/>
        </w:rPr>
        <w:t>any lower values would allow</w:t>
      </w:r>
      <w:r w:rsidR="005E3E53">
        <w:rPr>
          <w:rFonts w:eastAsiaTheme="minorEastAsia"/>
          <w:lang w:val="en-CA"/>
        </w:rPr>
        <w:t xml:space="preserve"> the likelihood of a binomial trial </w:t>
      </w:r>
      <w:r w:rsidR="00F279AA">
        <w:rPr>
          <w:rFonts w:eastAsiaTheme="minorEastAsia"/>
          <w:lang w:val="en-CA"/>
        </w:rPr>
        <w:t>to be zero</w:t>
      </w:r>
      <w:r w:rsidR="00E91760">
        <w:rPr>
          <w:rFonts w:eastAsiaTheme="minorEastAsia"/>
          <w:lang w:val="en-CA"/>
        </w:rPr>
        <w:t xml:space="preserve"> </w:t>
      </w:r>
      <w:r w:rsidR="007E58AE">
        <w:rPr>
          <w:rFonts w:eastAsiaTheme="minorEastAsia"/>
          <w:lang w:val="en-CA"/>
        </w:rPr>
        <w:fldChar w:fldCharType="begin" w:fldLock="1"/>
      </w:r>
      <w:r w:rsidR="007E58AE">
        <w:rPr>
          <w:rFonts w:eastAsiaTheme="minorEastAsia"/>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counts","type":"article-journal","volume":"60"},"uris":["http://www.mendeley.com/documents/?uuid=7733a4e8-89c1-4fff-9707-f21e202457d6"]}],"mendeley":{"formattedCitation":"(J. A. Royle 2004)","plainTextFormattedCitation":"(J. A. Royle 2004)","previouslyFormattedCitation":"(J. A. Royle 2004)"},"properties":{"noteIndex":0},"schema":"https://github.com/citation-style-language/schema/raw/master/csl-citation.json"}</w:instrText>
      </w:r>
      <w:r w:rsidR="007E58AE">
        <w:rPr>
          <w:rFonts w:eastAsiaTheme="minorEastAsia"/>
          <w:lang w:val="en-CA"/>
        </w:rPr>
        <w:fldChar w:fldCharType="separate"/>
      </w:r>
      <w:r w:rsidR="007E58AE" w:rsidRPr="007E58AE">
        <w:rPr>
          <w:rFonts w:eastAsiaTheme="minorEastAsia"/>
          <w:noProof/>
          <w:lang w:val="en-CA"/>
        </w:rPr>
        <w:t>(J. A. Royle 2004)</w:t>
      </w:r>
      <w:r w:rsidR="007E58AE">
        <w:rPr>
          <w:rFonts w:eastAsiaTheme="minorEastAsia"/>
          <w:lang w:val="en-CA"/>
        </w:rPr>
        <w:fldChar w:fldCharType="end"/>
      </w:r>
      <w:r w:rsidR="00F279AA">
        <w:rPr>
          <w:rFonts w:eastAsiaTheme="minorEastAsia"/>
          <w:lang w:val="en-CA"/>
        </w:rPr>
        <w:t xml:space="preserve">. </w:t>
      </w:r>
      <m:oMath>
        <m:r>
          <w:rPr>
            <w:rFonts w:ascii="Cambria Math" w:eastAsiaTheme="minorEastAsia" w:hAnsi="Cambria Math"/>
            <w:lang w:val="en-CA"/>
          </w:rPr>
          <m:t>K</m:t>
        </m:r>
      </m:oMath>
      <w:r w:rsidR="00F279AA">
        <w:rPr>
          <w:rFonts w:eastAsiaTheme="minorEastAsia"/>
          <w:lang w:val="en-CA"/>
        </w:rPr>
        <w:t xml:space="preserve"> should be large enough that values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m:t>
        </m:r>
      </m:oMath>
      <w:r w:rsidR="00F279AA">
        <w:rPr>
          <w:rFonts w:eastAsiaTheme="minorEastAsia"/>
          <w:lang w:val="en-CA"/>
        </w:rPr>
        <w:t xml:space="preserve">approaching </w:t>
      </w:r>
      <m:oMath>
        <m:r>
          <w:rPr>
            <w:rFonts w:ascii="Cambria Math" w:eastAsiaTheme="minorEastAsia" w:hAnsi="Cambria Math"/>
            <w:lang w:val="en-CA"/>
          </w:rPr>
          <m:t>K</m:t>
        </m:r>
      </m:oMath>
      <w:r w:rsidR="00F279AA">
        <w:rPr>
          <w:rFonts w:eastAsiaTheme="minorEastAsia"/>
          <w:lang w:val="en-CA"/>
        </w:rPr>
        <w:t xml:space="preserve"> do not contribute to the likelihood </w:t>
      </w:r>
      <w:r w:rsidR="007E58AE">
        <w:rPr>
          <w:rFonts w:eastAsiaTheme="minorEastAsia"/>
          <w:lang w:val="en-CA"/>
        </w:rPr>
        <w:fldChar w:fldCharType="begin" w:fldLock="1"/>
      </w:r>
      <w:r w:rsidR="007E58AE">
        <w:rPr>
          <w:rFonts w:eastAsiaTheme="minorEastAsia"/>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counts","type":"article-journal","volume":"60"},"uris":["http://www.mendeley.com/documents/?uuid=7733a4e8-89c1-4fff-9707-f21e202457d6"]}],"mendeley":{"formattedCitation":"(J. A. Royle 2004)","plainTextFormattedCitation":"(J. A. Royle 2004)","previouslyFormattedCitation":"(J. A. Royle 2004)"},"properties":{"noteIndex":0},"schema":"https://github.com/citation-style-language/schema/raw/master/csl-citation.json"}</w:instrText>
      </w:r>
      <w:r w:rsidR="007E58AE">
        <w:rPr>
          <w:rFonts w:eastAsiaTheme="minorEastAsia"/>
          <w:lang w:val="en-CA"/>
        </w:rPr>
        <w:fldChar w:fldCharType="separate"/>
      </w:r>
      <w:r w:rsidR="007E58AE" w:rsidRPr="007E58AE">
        <w:rPr>
          <w:rFonts w:eastAsiaTheme="minorEastAsia"/>
          <w:noProof/>
          <w:lang w:val="en-CA"/>
        </w:rPr>
        <w:t>(J. A. Royle 2004)</w:t>
      </w:r>
      <w:r w:rsidR="007E58AE">
        <w:rPr>
          <w:rFonts w:eastAsiaTheme="minorEastAsia"/>
          <w:lang w:val="en-CA"/>
        </w:rPr>
        <w:fldChar w:fldCharType="end"/>
      </w:r>
      <w:r w:rsidR="00F279AA">
        <w:rPr>
          <w:rFonts w:eastAsiaTheme="minorEastAsia"/>
          <w:lang w:val="en-CA"/>
        </w:rPr>
        <w:t xml:space="preserve">. We evaluated sensitivity to the choice of </w:t>
      </w:r>
      <m:oMath>
        <m:r>
          <w:rPr>
            <w:rFonts w:ascii="Cambria Math" w:eastAsiaTheme="minorEastAsia" w:hAnsi="Cambria Math"/>
            <w:lang w:val="en-CA"/>
          </w:rPr>
          <m:t>K</m:t>
        </m:r>
      </m:oMath>
      <w:r w:rsidR="00F279AA">
        <w:rPr>
          <w:rFonts w:eastAsiaTheme="minorEastAsia"/>
          <w:lang w:val="en-CA"/>
        </w:rPr>
        <w:t xml:space="preserve"> to ensure that stable results </w:t>
      </w:r>
      <w:r w:rsidR="00854B16">
        <w:rPr>
          <w:rFonts w:eastAsiaTheme="minorEastAsia"/>
          <w:lang w:val="en-CA"/>
        </w:rPr>
        <w:t>were</w:t>
      </w:r>
      <w:r w:rsidR="00F279AA">
        <w:rPr>
          <w:rFonts w:eastAsiaTheme="minorEastAsia"/>
          <w:lang w:val="en-CA"/>
        </w:rPr>
        <w:t xml:space="preserve"> obtained</w:t>
      </w:r>
      <w:r w:rsidR="00E91760">
        <w:rPr>
          <w:rFonts w:eastAsiaTheme="minorEastAsia"/>
          <w:lang w:val="en-CA"/>
        </w:rPr>
        <w:t xml:space="preserve"> </w:t>
      </w:r>
      <w:r w:rsidR="00E91760">
        <w:rPr>
          <w:rFonts w:eastAsiaTheme="minorEastAsia"/>
          <w:lang w:val="en-CA"/>
        </w:rPr>
        <w:fldChar w:fldCharType="begin" w:fldLock="1"/>
      </w:r>
      <w:r w:rsidR="007E58AE">
        <w:rPr>
          <w:rFonts w:eastAsiaTheme="minorEastAsia"/>
          <w:lang w:val="en-CA"/>
        </w:rPr>
        <w:instrText>ADDIN CSL_CITATION {"citationItems":[{"id":"ITEM-1","itemData":{"DOI":"10.1002/ecy.2093","abstract":"Binomial N-mixture models have proven very useful in ecology, conservation, and monitoring: they allow estimation and modeling of abundance separately from detection probability using simple counts. Recently, doubts about parameter identifiability have been voiced. I conducted a large-scale screening test with 137 bird data sets from 2,037 sites. I found virtually no identifiability problems for Poisson and zero-inflated Poisson (ZIP) binomial N-mixture models, but negative-binomial (NB) models had problems in 25% of all data sets. The corresponding multinomial N-mixture models had no problems. Parameter estimates under Poisson and ZIP binomial and multinomial N-mixture models were extremely similar. Identifi-ability problems became a little more frequent with smaller sample sizes (267 and 50 sites), but were unaffected by whether the models did or did not include covariates. Hence, binomial N-mixture model parameters with Poisson and ZIP mixtures typically appeared identifiable. In contrast, NB mixtures were often unidentifiable, which is worrying since these were often selected by Akaike's information criterion. Identifiability of binomial N-mixture models should always be checked. If problems are found, simpler models, integrated models that combine different observation models or the use of external information via informative priors or penalized likelihoods, may help.","author":[{"dropping-particle":"","family":"Kery","given":"Marc","non-dropping-particle":"","parse-names":false,"suffix":""}],"id":"ITEM-1","issued":{"date-parts":[["2017"]]},"title":"Identifiability in N-mixture models: a large-scale screening test with bird data","type":"article-journal"},"uris":["http://www.mendeley.com/documents/?uuid=efc48167-0837-3fa9-8d8a-2666701cadc8"]}],"mendeley":{"formattedCitation":"(Marc Kery 2017)","plainTextFormattedCitation":"(Marc Kery 2017)","previouslyFormattedCitation":"(Marc Kery 2017)"},"properties":{"noteIndex":0},"schema":"https://github.com/citation-style-language/schema/raw/master/csl-citation.json"}</w:instrText>
      </w:r>
      <w:r w:rsidR="00E91760">
        <w:rPr>
          <w:rFonts w:eastAsiaTheme="minorEastAsia"/>
          <w:lang w:val="en-CA"/>
        </w:rPr>
        <w:fldChar w:fldCharType="separate"/>
      </w:r>
      <w:r w:rsidR="00E91760" w:rsidRPr="00E91760">
        <w:rPr>
          <w:rFonts w:eastAsiaTheme="minorEastAsia"/>
          <w:noProof/>
          <w:lang w:val="en-CA"/>
        </w:rPr>
        <w:t>(Marc Kery 2017)</w:t>
      </w:r>
      <w:r w:rsidR="00E91760">
        <w:rPr>
          <w:rFonts w:eastAsiaTheme="minorEastAsia"/>
          <w:lang w:val="en-CA"/>
        </w:rPr>
        <w:fldChar w:fldCharType="end"/>
      </w:r>
      <w:r w:rsidR="00F279AA">
        <w:rPr>
          <w:rFonts w:eastAsiaTheme="minorEastAsia"/>
          <w:lang w:val="en-CA"/>
        </w:rPr>
        <w:t>. For the field study</w:t>
      </w:r>
      <w:r w:rsidR="00D8323A">
        <w:rPr>
          <w:rFonts w:eastAsiaTheme="minorEastAsia"/>
          <w:lang w:val="en-CA"/>
        </w:rPr>
        <w:t>,</w:t>
      </w:r>
      <w:r w:rsidR="00F279AA">
        <w:rPr>
          <w:rFonts w:eastAsiaTheme="minorEastAsia"/>
          <w:lang w:val="en-CA"/>
        </w:rPr>
        <w:t xml:space="preserve"> we us</w:t>
      </w:r>
      <w:r w:rsidR="00D8323A">
        <w:rPr>
          <w:rFonts w:eastAsiaTheme="minorEastAsia"/>
          <w:lang w:val="en-CA"/>
        </w:rPr>
        <w:t>ed</w:t>
      </w:r>
      <w:r w:rsidR="00F279AA">
        <w:rPr>
          <w:rFonts w:eastAsiaTheme="minorEastAsia"/>
          <w:lang w:val="en-CA"/>
        </w:rPr>
        <w:t xml:space="preserve"> a value of </w:t>
      </w:r>
      <m:oMath>
        <m:sSub>
          <m:sSubPr>
            <m:ctrlPr>
              <w:rPr>
                <w:rFonts w:ascii="Cambria Math" w:hAnsi="Cambria Math" w:cs="Times New Roman"/>
                <w:i/>
                <w:lang w:val="en-CA"/>
              </w:rPr>
            </m:ctrlPr>
          </m:sSubPr>
          <m:e>
            <m:r>
              <w:rPr>
                <w:rFonts w:ascii="Cambria Math" w:hAnsi="Cambria Math" w:cs="Times New Roman"/>
                <w:lang w:val="en-CA"/>
              </w:rPr>
              <m:t>K</m:t>
            </m:r>
          </m:e>
          <m:sub>
            <m:r>
              <w:rPr>
                <w:rFonts w:ascii="Cambria Math" w:hAnsi="Cambria Math" w:cs="Times New Roman"/>
                <w:lang w:val="en-CA"/>
              </w:rPr>
              <m:t>i</m:t>
            </m:r>
          </m:sub>
        </m:sSub>
        <m:r>
          <w:rPr>
            <w:rFonts w:ascii="Cambria Math" w:eastAsiaTheme="minorEastAsia" w:hAnsi="Cambria Math"/>
            <w:lang w:val="en-CA"/>
          </w:rPr>
          <m:t>=(</m:t>
        </m:r>
        <m:r>
          <m:rPr>
            <m:sty m:val="p"/>
          </m:rPr>
          <w:rPr>
            <w:rFonts w:ascii="Cambria Math" w:hAnsi="Cambria Math" w:cs="Times New Roman"/>
            <w:lang w:val="en-CA"/>
          </w:rPr>
          <m:t>max</m:t>
        </m:r>
        <m:d>
          <m:dPr>
            <m:ctrlPr>
              <w:rPr>
                <w:rFonts w:ascii="Cambria Math" w:hAnsi="Cambria Math" w:cs="Times New Roman"/>
                <w:i/>
                <w:lang w:val="en-CA"/>
              </w:rPr>
            </m:ctrlPr>
          </m:dPr>
          <m:e>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i,1:J</m:t>
                </m:r>
              </m:sub>
            </m:sSub>
          </m:e>
        </m:d>
        <m:r>
          <w:rPr>
            <w:rFonts w:ascii="Cambria Math" w:hAnsi="Cambria Math" w:cs="Times New Roman"/>
            <w:lang w:val="en-CA"/>
          </w:rPr>
          <m:t>+5) ×12</m:t>
        </m:r>
      </m:oMath>
      <w:r w:rsidR="00F279AA">
        <w:rPr>
          <w:rFonts w:eastAsiaTheme="minorEastAsia"/>
          <w:lang w:val="en-CA"/>
        </w:rPr>
        <w:t xml:space="preserve">, i.e., that the true abundance is within the range of the maximum number of individuals </w:t>
      </w:r>
      <w:r w:rsidR="00854B16">
        <w:rPr>
          <w:rFonts w:eastAsiaTheme="minorEastAsia"/>
          <w:lang w:val="en-CA"/>
        </w:rPr>
        <w:t xml:space="preserve">detected </w:t>
      </w:r>
      <w:r w:rsidR="00F279AA">
        <w:rPr>
          <w:rFonts w:eastAsiaTheme="minorEastAsia"/>
          <w:lang w:val="en-CA"/>
        </w:rPr>
        <w:t xml:space="preserve">to an upper bound of twelve times the sum of </w:t>
      </w:r>
      <w:r w:rsidR="00854B16">
        <w:rPr>
          <w:rFonts w:eastAsiaTheme="minorEastAsia"/>
          <w:lang w:val="en-CA"/>
        </w:rPr>
        <w:t>five</w:t>
      </w:r>
      <w:r w:rsidR="00F279AA">
        <w:rPr>
          <w:rFonts w:eastAsiaTheme="minorEastAsia"/>
          <w:lang w:val="en-CA"/>
        </w:rPr>
        <w:t xml:space="preserve"> </w:t>
      </w:r>
      <w:r w:rsidR="00B15106">
        <w:rPr>
          <w:rFonts w:eastAsiaTheme="minorEastAsia"/>
          <w:lang w:val="en-CA"/>
        </w:rPr>
        <w:t xml:space="preserve">plus the </w:t>
      </w:r>
      <w:r w:rsidR="00F279AA">
        <w:rPr>
          <w:rFonts w:eastAsiaTheme="minorEastAsia"/>
          <w:lang w:val="en-CA"/>
        </w:rPr>
        <w:t xml:space="preserve">maximum number of individuals </w:t>
      </w:r>
      <w:r w:rsidR="00B15106">
        <w:rPr>
          <w:rFonts w:eastAsiaTheme="minorEastAsia"/>
          <w:lang w:val="en-CA"/>
        </w:rPr>
        <w:t>detected</w:t>
      </w:r>
      <w:r w:rsidR="00F279AA">
        <w:rPr>
          <w:rFonts w:eastAsiaTheme="minorEastAsia"/>
          <w:lang w:val="en-CA"/>
        </w:rPr>
        <w:t xml:space="preserve">. In other words, that the number of unique individuals detected during our best survey (plus </w:t>
      </w:r>
      <w:r w:rsidR="00854B16">
        <w:rPr>
          <w:rFonts w:eastAsiaTheme="minorEastAsia"/>
          <w:lang w:val="en-CA"/>
        </w:rPr>
        <w:t>five</w:t>
      </w:r>
      <w:r w:rsidR="00F279AA">
        <w:rPr>
          <w:rFonts w:eastAsiaTheme="minorEastAsia"/>
          <w:lang w:val="en-CA"/>
        </w:rPr>
        <w:t xml:space="preserve"> extra individuals) only managed to detect </w:t>
      </w:r>
      <w:r w:rsidR="00290B44">
        <w:rPr>
          <w:rFonts w:eastAsiaTheme="minorEastAsia"/>
          <w:lang w:val="en-CA"/>
        </w:rPr>
        <w:t>~8% of the individuals that are present.</w:t>
      </w:r>
      <w:r w:rsidR="00E91760">
        <w:rPr>
          <w:rFonts w:eastAsiaTheme="minorEastAsia"/>
          <w:lang w:val="en-CA"/>
        </w:rPr>
        <w:t xml:space="preserve"> </w:t>
      </w:r>
      <w:r w:rsidR="00E91760" w:rsidRPr="005E3E53">
        <w:rPr>
          <w:rFonts w:eastAsiaTheme="minorEastAsia"/>
          <w:lang w:val="en-CA"/>
        </w:rPr>
        <w:t xml:space="preserve">Our model </w:t>
      </w:r>
      <w:r w:rsidR="007E58AE">
        <w:rPr>
          <w:rFonts w:eastAsiaTheme="minorEastAsia"/>
          <w:lang w:val="en-CA"/>
        </w:rPr>
        <w:t xml:space="preserve">estimation </w:t>
      </w:r>
      <w:r w:rsidR="00E91760" w:rsidRPr="005E3E53">
        <w:rPr>
          <w:rFonts w:eastAsiaTheme="minorEastAsia"/>
          <w:lang w:val="en-CA"/>
        </w:rPr>
        <w:t xml:space="preserve">proceeds by proposing new values for </w:t>
      </w:r>
      <w:r w:rsidR="00E91760">
        <w:rPr>
          <w:rFonts w:eastAsiaTheme="minorEastAsia"/>
          <w:lang w:val="en-CA"/>
        </w:rPr>
        <w:t xml:space="preserve">the </w:t>
      </w:r>
      <w:r w:rsidR="00E91760">
        <w:rPr>
          <w:rFonts w:eastAsiaTheme="minorEastAsia"/>
          <w:lang w:val="en-CA"/>
        </w:rPr>
        <w:lastRenderedPageBreak/>
        <w:t xml:space="preserve">abundance </w:t>
      </w:r>
      <w:r w:rsidR="00E91760" w:rsidRPr="005E3E53">
        <w:rPr>
          <w:rFonts w:eastAsiaTheme="minorEastAsia"/>
          <w:lang w:val="en-CA"/>
        </w:rPr>
        <w:t xml:space="preserve">parameters and </w:t>
      </w:r>
      <w:r w:rsidR="00E91760">
        <w:rPr>
          <w:rFonts w:eastAsiaTheme="minorEastAsia"/>
          <w:lang w:val="en-CA"/>
        </w:rPr>
        <w:t xml:space="preserve">detection parameter values and then </w:t>
      </w:r>
      <w:r w:rsidR="00E91760" w:rsidRPr="005E3E53">
        <w:rPr>
          <w:rFonts w:eastAsiaTheme="minorEastAsia"/>
          <w:lang w:val="en-CA"/>
        </w:rPr>
        <w:t xml:space="preserve">evaluating whether the likelihood of the data </w:t>
      </w:r>
      <w:r w:rsidR="00E91760">
        <w:rPr>
          <w:rFonts w:eastAsiaTheme="minorEastAsia"/>
          <w:lang w:val="en-CA"/>
        </w:rPr>
        <w:t xml:space="preserve">across all possible values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E91760">
        <w:rPr>
          <w:rFonts w:eastAsiaTheme="minorEastAsia"/>
          <w:lang w:val="en-CA"/>
        </w:rPr>
        <w:t xml:space="preserve"> </w:t>
      </w:r>
      <w:r w:rsidR="00E91760" w:rsidRPr="005E3E53">
        <w:rPr>
          <w:rFonts w:eastAsiaTheme="minorEastAsia"/>
          <w:lang w:val="en-CA"/>
        </w:rPr>
        <w:t>has improved</w:t>
      </w:r>
      <w:r w:rsidR="00E91760">
        <w:rPr>
          <w:rFonts w:eastAsiaTheme="minorEastAsia"/>
          <w:lang w:val="en-CA"/>
        </w:rPr>
        <w:t>.</w:t>
      </w:r>
    </w:p>
    <w:p w14:paraId="12378084" w14:textId="3EACC4A9" w:rsidR="00E37768" w:rsidRDefault="00B53C04" w:rsidP="00290B44">
      <w:pPr>
        <w:spacing w:line="480" w:lineRule="auto"/>
        <w:ind w:firstLine="720"/>
        <w:rPr>
          <w:lang w:val="en-CA"/>
        </w:rPr>
      </w:pPr>
      <w:r w:rsidRPr="005E3E53">
        <w:rPr>
          <w:lang w:val="en-CA"/>
        </w:rPr>
        <w:t xml:space="preserve">Finally, for the </w:t>
      </w:r>
      <w:proofErr w:type="spellStart"/>
      <w:r w:rsidRPr="005E3E53">
        <w:rPr>
          <w:lang w:val="en-CA"/>
        </w:rPr>
        <w:t>multimix</w:t>
      </w:r>
      <w:proofErr w:type="spellEnd"/>
      <w:r w:rsidR="00263137">
        <w:rPr>
          <w:lang w:val="en-CA"/>
        </w:rPr>
        <w:t xml:space="preserve"> approach</w:t>
      </w:r>
      <w:r w:rsidRPr="005E3E53">
        <w:rPr>
          <w:lang w:val="en-CA"/>
        </w:rPr>
        <w:t>, we specified a</w:t>
      </w:r>
      <w:r w:rsidR="00E37768">
        <w:rPr>
          <w:lang w:val="en-CA"/>
        </w:rPr>
        <w:t xml:space="preserve"> three-level</w:t>
      </w:r>
      <w:r w:rsidRPr="005E3E53">
        <w:rPr>
          <w:lang w:val="en-CA"/>
        </w:rPr>
        <w:t xml:space="preserve"> model </w:t>
      </w:r>
      <w:r w:rsidR="00E37768">
        <w:rPr>
          <w:lang w:val="en-CA"/>
        </w:rPr>
        <w:t>with a multinomial observation process</w:t>
      </w:r>
      <w:r w:rsidR="009A50F5">
        <w:rPr>
          <w:lang w:val="en-CA"/>
        </w:rPr>
        <w:t xml:space="preserve"> for </w:t>
      </w:r>
      <w:r w:rsidR="009A50F5">
        <w:rPr>
          <w:lang w:val="en-CA"/>
        </w:rPr>
        <w:t>detection histories</w:t>
      </w:r>
      <w:r w:rsidR="002877E4">
        <w:rPr>
          <w:lang w:val="en-CA"/>
        </w:rPr>
        <w:t xml:space="preserve"> </w:t>
      </w:r>
      <w:r w:rsidR="002877E4">
        <w:rPr>
          <w:lang w:val="en-CA"/>
        </w:rPr>
        <w:fldChar w:fldCharType="begin" w:fldLock="1"/>
      </w:r>
      <w:r w:rsidR="00E91760">
        <w:rPr>
          <w:lang w:val="en-CA"/>
        </w:rPr>
        <w:instrText>ADDIN CSL_CITATION {"citationItems":[{"id":"ITEM-1","itemData":{"DOI":"10.1111/j.1365-2656.2009.01632.x","abstract":"1. Population assessment in changing environments is challenging because factors governing abundance may also affect detectability and thus bias observed counts. We describe a hierarchical modelling framework for estimating abundance corrected for detectability in metapopulation designs, where observations of 'individuals' (e.g. territories) are replicated in space and time. We consider two classes of models; first, we regard the data as independent binomial counts and model abundance and detectability based on a product-binomial likelihood. Secondly, we use the more complex detection-non-detection data for each territory to form encounter history frequencies, and analyse the resulting multinomial/Poisson hierarchical model. Importantly, we extend both models to directly estimate population trends over multiple years. Our models correct for any time trends in detectability when assessing population trends in abundance. 2. We illustrate both models for a farmland and a woodland bird species, skylark Alauda arvensis and willow tit Parus montanus, by applying them to Swiss BBS data, where 268 1 km 2 quadrats were surveyed two to three times during 1999-2003. We fit binomial and multinomial mixture models where log(abundance) depended on year, elevation, forest cover and transect route length, and logit(detection) on year, season and search effort. 3. Parameter estimates were very similar between models with confidence intervals overlapping for most parameters. Trend estimates were similar for skylark ()0.074 ± 0.041 vs.)0.047 ± 0.019) and willow tit (0.044 ± 0.046 vs. 0.047 ± 0.018). As expected, the multinomial model gave more precise estimates, but also yielded lower abundance estimates for the skylark. This may be due to effects of territory misclassification (lumping error), which do not affect the binomial model. 4. Both models appear useful for estimating abundance and population trends free from distortions by detectability in metapopulation designs with temporally replicated observations. The ability to obtain estimates of abundance and population trends that are unbiased with respect to any time trends in detectability ought to be a strong motivation for the collection of replicate observation data.","author":[{"dropping-particle":"","family":"Kery","given":"M.","non-dropping-particle":"","parse-names":false,"suffix":""},{"dropping-particle":"","family":"Royle","given":"J. A.","non-dropping-particle":"","parse-names":false,"suffix":""}],"container-title":"Journal of Animal Ecology","id":"ITEM-1","issued":{"date-parts":[["2010"]]},"page":"453-461","title":"Hierarchical modelling and estimation of abundance and population trends in metapopulation designs","type":"article-journal","volume":"79"},"uris":["http://www.mendeley.com/documents/?uuid=ec62e80e-35bb-364c-b95c-54fbc364d2a2"]}],"mendeley":{"formattedCitation":"(M. Kery and Royle 2010)","plainTextFormattedCitation":"(M. Kery and Royle 2010)","previouslyFormattedCitation":"(M. Kery and Royle 2010)"},"properties":{"noteIndex":0},"schema":"https://github.com/citation-style-language/schema/raw/master/csl-citation.json"}</w:instrText>
      </w:r>
      <w:r w:rsidR="002877E4">
        <w:rPr>
          <w:lang w:val="en-CA"/>
        </w:rPr>
        <w:fldChar w:fldCharType="separate"/>
      </w:r>
      <w:r w:rsidR="004142EE" w:rsidRPr="004142EE">
        <w:rPr>
          <w:noProof/>
          <w:lang w:val="en-CA"/>
        </w:rPr>
        <w:t>(M. Kery and Royle 2010)</w:t>
      </w:r>
      <w:r w:rsidR="002877E4">
        <w:rPr>
          <w:lang w:val="en-CA"/>
        </w:rPr>
        <w:fldChar w:fldCharType="end"/>
      </w:r>
      <w:r w:rsidR="00E37768">
        <w:rPr>
          <w:lang w:val="en-CA"/>
        </w:rPr>
        <w:t>.</w:t>
      </w:r>
      <w:r w:rsidR="009A50F5">
        <w:rPr>
          <w:lang w:val="en-CA"/>
        </w:rPr>
        <w:t xml:space="preserve"> </w:t>
      </w:r>
      <w:r w:rsidR="007F4AB9">
        <w:rPr>
          <w:lang w:val="en-CA"/>
        </w:rPr>
        <w:t>W</w:t>
      </w:r>
      <w:r w:rsidR="009A50F5">
        <w:rPr>
          <w:lang w:val="en-CA"/>
        </w:rPr>
        <w:t xml:space="preserve">here 0 represents non-detection and 1 represents detection, </w:t>
      </w:r>
      <w:r w:rsidR="009A50F5">
        <w:rPr>
          <w:rFonts w:eastAsiaTheme="minorEastAsia"/>
          <w:lang w:val="en-CA"/>
        </w:rPr>
        <w:t xml:space="preserve">the possible observable detection histories for </w:t>
      </w:r>
      <w:r w:rsidR="007F4AB9">
        <w:rPr>
          <w:rFonts w:eastAsiaTheme="minorEastAsia"/>
          <w:lang w:val="en-CA"/>
        </w:rPr>
        <w:t>three repeat surveys</w:t>
      </w:r>
      <w:r w:rsidR="009A50F5">
        <w:rPr>
          <w:rFonts w:eastAsiaTheme="minorEastAsia"/>
          <w:lang w:val="en-CA"/>
        </w:rPr>
        <w:t xml:space="preserve"> </w:t>
      </w:r>
      <w:r w:rsidR="007F4AB9">
        <w:rPr>
          <w:rFonts w:eastAsiaTheme="minorEastAsia"/>
          <w:lang w:val="en-CA"/>
        </w:rPr>
        <w:t>a</w:t>
      </w:r>
      <w:r w:rsidR="009A50F5">
        <w:rPr>
          <w:rFonts w:eastAsiaTheme="minorEastAsia"/>
          <w:lang w:val="en-CA"/>
        </w:rPr>
        <w:t>re: 111, 110, 101, 100, 011, 010, and 001</w:t>
      </w:r>
      <w:r w:rsidR="007F4AB9">
        <w:rPr>
          <w:rFonts w:eastAsiaTheme="minorEastAsia"/>
          <w:lang w:val="en-CA"/>
        </w:rPr>
        <w:t>. 000 represents the eighth possible history, which is not observable</w:t>
      </w:r>
      <w:r w:rsidR="009C6DDC">
        <w:rPr>
          <w:rFonts w:eastAsiaTheme="minorEastAsia"/>
          <w:lang w:val="en-CA"/>
        </w:rPr>
        <w:t xml:space="preserve">. More generally, for a study with </w:t>
      </w:r>
      <m:oMath>
        <m:r>
          <w:rPr>
            <w:rFonts w:ascii="Cambria Math" w:hAnsi="Cambria Math" w:cs="Times New Roman"/>
            <w:lang w:val="en-CA"/>
          </w:rPr>
          <m:t>J</m:t>
        </m:r>
      </m:oMath>
      <w:r w:rsidR="009C6DDC">
        <w:rPr>
          <w:rFonts w:eastAsiaTheme="minorEastAsia"/>
          <w:i/>
          <w:iCs/>
          <w:lang w:val="en-CA"/>
        </w:rPr>
        <w:t xml:space="preserve"> </w:t>
      </w:r>
      <w:r w:rsidR="009C6DDC">
        <w:rPr>
          <w:rFonts w:eastAsiaTheme="minorEastAsia"/>
          <w:lang w:val="en-CA"/>
        </w:rPr>
        <w:t xml:space="preserve">repeat surveys, there are </w:t>
      </w:r>
      <m:oMath>
        <m:sSup>
          <m:sSupPr>
            <m:ctrlPr>
              <w:rPr>
                <w:rFonts w:ascii="Cambria Math" w:eastAsiaTheme="minorEastAsia" w:hAnsi="Cambria Math"/>
                <w:i/>
                <w:lang w:val="en-CA"/>
              </w:rPr>
            </m:ctrlPr>
          </m:sSupPr>
          <m:e>
            <m:r>
              <w:rPr>
                <w:rFonts w:ascii="Cambria Math" w:eastAsiaTheme="minorEastAsia" w:hAnsi="Cambria Math"/>
                <w:lang w:val="en-CA"/>
              </w:rPr>
              <m:t>2</m:t>
            </m:r>
          </m:e>
          <m:sup>
            <m:r>
              <w:rPr>
                <w:rFonts w:ascii="Cambria Math" w:eastAsiaTheme="minorEastAsia" w:hAnsi="Cambria Math"/>
                <w:lang w:val="en-CA"/>
              </w:rPr>
              <m:t>J</m:t>
            </m:r>
          </m:sup>
        </m:sSup>
      </m:oMath>
      <w:r w:rsidR="009C6DDC">
        <w:rPr>
          <w:rFonts w:eastAsiaTheme="minorEastAsia"/>
          <w:i/>
          <w:iCs/>
          <w:vertAlign w:val="superscript"/>
          <w:lang w:val="en-CA"/>
        </w:rPr>
        <w:t xml:space="preserve"> </w:t>
      </w:r>
      <w:r w:rsidR="009C6DDC">
        <w:rPr>
          <w:rFonts w:eastAsiaTheme="minorEastAsia"/>
          <w:lang w:val="en-CA"/>
        </w:rPr>
        <w:t xml:space="preserve">possible detection histories </w:t>
      </w:r>
      <w:r w:rsidR="002877E4">
        <w:rPr>
          <w:rFonts w:eastAsiaTheme="minorEastAsia"/>
          <w:lang w:val="en-CA"/>
        </w:rPr>
        <w:fldChar w:fldCharType="begin" w:fldLock="1"/>
      </w:r>
      <w:r w:rsidR="00A432E4">
        <w:rPr>
          <w:rFonts w:eastAsiaTheme="minorEastAsia"/>
          <w:lang w:val="en-CA"/>
        </w:rPr>
        <w:instrText>ADDIN CSL_CITATION {"citationItems":[{"id":"ITEM-1","itemData":{"DOI":"10.1890/06-0912.1","abstract":"Many estimation and inference problems arising from large-scale animal surveys are focused on developing an understanding of patterns in abundance or occurrence of a species based on spatially referenced count data. One fundamental challenge, then, is that it is generally not feasible to completely enumerate (''census'') all individuals present in each sample unit. This observation bias may consist of several components, including spatial coverage bias (not all individuals in the population are exposed to sampling) and detection bias (exposed individuals may go undetected). Thus, observations are biased for the state variable (abundance, occupancy) that is the object of inference. Moreover, data are often sparse for most observation locations, requiring consideration of methods for spatially aggregating or otherwise combining sparse data among sample units. The development of methods that unify spatial statistical models with models accommodating non-detection is necessary to resolve important spatial inference problems based on animal survey data. In this paper, we develop a novel hierarchical spatial model for estimation of abundance and occurrence from survey data wherein detection is imperfect. Our application is focused on spatial inference problems in the Swiss Survey of Common Breeding Birds. The observation model for the survey data is specified conditional on the unknown quadrat population size, N(s). We augment the observation model with a spatial process model for N(s), describing the spatial variation in abundance of the species. The model includes explicit sources of variation in habitat structure (forest, elevation) and latent variation in the form of a correlated spatial process. This provides a model-based framework for combining the spatially referenced samples while at the same time yielding a unified treatment of estimation problems involving both abundance and occurrence. We provide a Bayesian framework for analysis and prediction based on the integrated likelihood, and we use the model to obtain estimates of abundance and occurrence maps for the European Jay (Garrulus glandarius), a widespread, elusive, forest bird. The naive national abundance estimate ignoring imperfect detection and incomplete quadrat coverage was 77 766 territories. Accounting for imperfect detection added approximately 18 000 territories, and adjusting for coverage bias added another 131 000 territories to yield a fully corrected estimate of the national total …","author":[{"dropping-particle":"","family":"Royle","given":"J Andrew","non-dropping-particle":"","parse-names":false,"suffix":""},{"dropping-particle":"","family":"Kéry","given":"Marc","non-dropping-particle":"","parse-names":false,"suffix":""},{"dropping-particle":"","family":"Gautier","given":"Roland","non-dropping-particle":"","parse-names":false,"suffix":""},{"dropping-particle":"","family":"Schmid","given":"Hans","non-dropping-particle":"","parse-names":false,"suffix":""}],"container-title":"Ecological Monographs","id":"ITEM-1","issue":"3","issued":{"date-parts":[["2007"]]},"page":"465-481","title":"Hierarchical spatial models of abundance and occurrence from imperfect survey data","type":"article-journal","volume":"77"},"uris":["http://www.mendeley.com/documents/?uuid=d01c9f32-72b6-36d5-bb93-854d9ee68d10"]}],"mendeley":{"formattedCitation":"(J Andrew Royle et al. 2007)","plainTextFormattedCitation":"(J Andrew Royle et al. 2007)","previouslyFormattedCitation":"(J Andrew Royle et al. 2007)"},"properties":{"noteIndex":0},"schema":"https://github.com/citation-style-language/schema/raw/master/csl-citation.json"}</w:instrText>
      </w:r>
      <w:r w:rsidR="002877E4">
        <w:rPr>
          <w:rFonts w:eastAsiaTheme="minorEastAsia"/>
          <w:lang w:val="en-CA"/>
        </w:rPr>
        <w:fldChar w:fldCharType="separate"/>
      </w:r>
      <w:r w:rsidR="00EE319C" w:rsidRPr="00EE319C">
        <w:rPr>
          <w:rFonts w:eastAsiaTheme="minorEastAsia"/>
          <w:noProof/>
          <w:lang w:val="en-CA"/>
        </w:rPr>
        <w:t>(J Andrew Royle et al. 2007)</w:t>
      </w:r>
      <w:r w:rsidR="002877E4">
        <w:rPr>
          <w:rFonts w:eastAsiaTheme="minorEastAsia"/>
          <w:lang w:val="en-CA"/>
        </w:rPr>
        <w:fldChar w:fldCharType="end"/>
      </w:r>
      <w:r w:rsidR="009A50F5">
        <w:rPr>
          <w:rFonts w:eastAsiaTheme="minorEastAsia"/>
          <w:lang w:val="en-CA"/>
        </w:rPr>
        <w:t xml:space="preserve">. </w:t>
      </w:r>
      <w:r w:rsidR="009A50F5">
        <w:rPr>
          <w:lang w:val="en-CA"/>
        </w:rPr>
        <w:t xml:space="preserve">The outcome variable </w:t>
      </w: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oMath>
      <w:r w:rsidR="00D17430">
        <w:rPr>
          <w:rFonts w:eastAsiaTheme="minorEastAsia"/>
          <w:lang w:val="en-CA"/>
        </w:rPr>
        <w:t xml:space="preserve"> was defined as a vector with each element representing the number of individuals in </w:t>
      </w:r>
      <w:r w:rsidR="007E58AE">
        <w:rPr>
          <w:rFonts w:eastAsiaTheme="minorEastAsia"/>
          <w:lang w:val="en-CA"/>
        </w:rPr>
        <w:t>each</w:t>
      </w:r>
      <w:r w:rsidR="00D17430">
        <w:rPr>
          <w:rFonts w:eastAsiaTheme="minorEastAsia"/>
          <w:lang w:val="en-CA"/>
        </w:rPr>
        <w:t xml:space="preserve"> of the seven detection history categories</w:t>
      </w:r>
      <w:r w:rsidR="00D0162F">
        <w:rPr>
          <w:rFonts w:eastAsiaTheme="minorEastAsia"/>
          <w:lang w:val="en-CA"/>
        </w:rPr>
        <w:t xml:space="preserve"> (Figure 1)</w:t>
      </w:r>
      <w:r w:rsidR="009A50F5">
        <w:rPr>
          <w:rFonts w:eastAsiaTheme="minorEastAsia"/>
          <w:lang w:val="en-CA"/>
        </w:rPr>
        <w:t xml:space="preserve">. </w:t>
      </w:r>
      <w:r w:rsidR="00D17430">
        <w:rPr>
          <w:rFonts w:eastAsiaTheme="minorEastAsia"/>
          <w:lang w:val="en-CA"/>
        </w:rPr>
        <w:t>The likelihood of the observed detection histories is specified as the outcome of a multinomial trial with some number of individuals observed one or more times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D17430">
        <w:rPr>
          <w:rFonts w:eastAsiaTheme="minorEastAsia"/>
          <w:lang w:val="en-CA"/>
        </w:rPr>
        <w:t xml:space="preserve">) and given a vector </w:t>
      </w:r>
      <w:r w:rsidR="00D17430">
        <w:rPr>
          <w:rFonts w:eastAsiaTheme="minorEastAsia"/>
          <w:lang w:val="en-CA"/>
        </w:rPr>
        <w:t>of probabilities for each of the observable histories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c</m:t>
            </m:r>
          </m:sup>
        </m:sSubSup>
      </m:oMath>
      <w:r w:rsidR="00D17430">
        <w:rPr>
          <w:rFonts w:eastAsiaTheme="minorEastAsia"/>
          <w:lang w:val="en-CA"/>
        </w:rPr>
        <w:t xml:space="preserve">) (Equation </w:t>
      </w:r>
      <w:r w:rsidR="00E3505D">
        <w:rPr>
          <w:rFonts w:eastAsiaTheme="minorEastAsia"/>
          <w:lang w:val="en-CA"/>
        </w:rPr>
        <w:t>6</w:t>
      </w:r>
      <w:r w:rsidR="00D17430">
        <w:rPr>
          <w:rFonts w:eastAsiaTheme="minorEastAsia"/>
          <w:lang w:val="en-CA"/>
        </w:rPr>
        <w:t>). To estimate the remaining number of individuals at the site, we treated the</w:t>
      </w:r>
      <w:r w:rsidR="006F70FD">
        <w:rPr>
          <w:rFonts w:eastAsiaTheme="minorEastAsia"/>
          <w:lang w:val="en-CA"/>
        </w:rPr>
        <w:t xml:space="preserve"> number of observed individuals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6F70FD">
        <w:rPr>
          <w:rFonts w:eastAsiaTheme="minorEastAsia"/>
          <w:lang w:val="en-CA"/>
        </w:rPr>
        <w:t xml:space="preserve">) </w:t>
      </w:r>
      <w:r w:rsidR="00263137">
        <w:rPr>
          <w:rFonts w:eastAsiaTheme="minorEastAsia"/>
          <w:lang w:val="en-CA"/>
        </w:rPr>
        <w:t>as</w:t>
      </w:r>
      <w:r w:rsidR="006F70FD">
        <w:rPr>
          <w:rFonts w:eastAsiaTheme="minorEastAsia"/>
          <w:lang w:val="en-CA"/>
        </w:rPr>
        <w:t xml:space="preserve"> the outcome of a binomial trial depending on the </w:t>
      </w:r>
      <w:r w:rsidR="006F70FD">
        <w:rPr>
          <w:rFonts w:eastAsiaTheme="minorEastAsia"/>
          <w:lang w:val="en-CA"/>
        </w:rPr>
        <w:t>size of the total population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6F70FD">
        <w:rPr>
          <w:rFonts w:eastAsiaTheme="minorEastAsia"/>
          <w:lang w:val="en-CA"/>
        </w:rPr>
        <w:t>) and the probability of not being observed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0</m:t>
            </m:r>
          </m:sup>
        </m:sSubSup>
      </m:oMath>
      <w:r w:rsidR="006F70FD">
        <w:rPr>
          <w:rFonts w:eastAsiaTheme="minorEastAsia"/>
          <w:lang w:val="en-CA"/>
        </w:rPr>
        <w:t>, i.e., probability of a detection history of 000)</w:t>
      </w:r>
      <w:r w:rsidR="00E3505D">
        <w:rPr>
          <w:rFonts w:eastAsiaTheme="minorEastAsia"/>
          <w:lang w:val="en-CA"/>
        </w:rPr>
        <w:t xml:space="preserve"> (Equation 7)</w:t>
      </w:r>
      <w:r w:rsidR="006F70FD">
        <w:rPr>
          <w:rFonts w:eastAsiaTheme="minorEastAsia"/>
          <w:lang w:val="en-CA"/>
        </w:rPr>
        <w:t xml:space="preserve">. As with the </w:t>
      </w:r>
      <w:proofErr w:type="spellStart"/>
      <w:r w:rsidR="006F70FD">
        <w:rPr>
          <w:rFonts w:eastAsiaTheme="minorEastAsia"/>
          <w:lang w:val="en-CA"/>
        </w:rPr>
        <w:t>binmix</w:t>
      </w:r>
      <w:proofErr w:type="spellEnd"/>
      <w:r w:rsidR="006F70FD">
        <w:rPr>
          <w:rFonts w:eastAsiaTheme="minorEastAsia"/>
          <w:lang w:val="en-CA"/>
        </w:rPr>
        <w:t xml:space="preserve"> model, the population size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6F70FD">
        <w:rPr>
          <w:rFonts w:eastAsiaTheme="minorEastAsia"/>
          <w:lang w:val="en-CA"/>
        </w:rPr>
        <w:t xml:space="preserve"> was modelled as the outcome of a negative binomial distribution </w:t>
      </w:r>
      <w:r w:rsidR="00E3505D">
        <w:rPr>
          <w:rFonts w:eastAsiaTheme="minorEastAsia"/>
          <w:lang w:val="en-CA"/>
        </w:rPr>
        <w:t xml:space="preserve">(Equation 3) </w:t>
      </w:r>
      <w:r w:rsidR="006F70FD">
        <w:rPr>
          <w:rFonts w:eastAsiaTheme="minorEastAsia"/>
          <w:lang w:val="en-CA"/>
        </w:rPr>
        <w:t xml:space="preserve">with a dispersion term and a linear predictor for the mean </w:t>
      </w:r>
      <m:oMath>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oMath>
      <w:r w:rsidR="006F70FD">
        <w:rPr>
          <w:rFonts w:eastAsiaTheme="minorEastAsia"/>
          <w:lang w:val="en-CA"/>
        </w:rPr>
        <w:t xml:space="preserve"> (Equation 2). </w:t>
      </w:r>
      <w:r w:rsidR="00D8323A">
        <w:rPr>
          <w:rFonts w:eastAsiaTheme="minorEastAsia"/>
          <w:lang w:val="en-CA"/>
        </w:rPr>
        <w:t xml:space="preserve">We used the same value of </w:t>
      </w:r>
      <m:oMath>
        <m:r>
          <w:rPr>
            <w:rFonts w:ascii="Cambria Math" w:eastAsiaTheme="minorEastAsia" w:hAnsi="Cambria Math"/>
            <w:lang w:val="en-CA"/>
          </w:rPr>
          <m:t>K</m:t>
        </m:r>
      </m:oMath>
      <w:r w:rsidR="00D8323A">
        <w:rPr>
          <w:rFonts w:eastAsiaTheme="minorEastAsia"/>
          <w:lang w:val="en-CA"/>
        </w:rPr>
        <w:t xml:space="preserve"> outlined for the </w:t>
      </w:r>
      <w:proofErr w:type="spellStart"/>
      <w:r w:rsidR="00D8323A">
        <w:rPr>
          <w:rFonts w:eastAsiaTheme="minorEastAsia"/>
          <w:lang w:val="en-CA"/>
        </w:rPr>
        <w:t>binmix</w:t>
      </w:r>
      <w:proofErr w:type="spellEnd"/>
      <w:r w:rsidR="00D8323A">
        <w:rPr>
          <w:rFonts w:eastAsiaTheme="minorEastAsia"/>
          <w:lang w:val="en-CA"/>
        </w:rPr>
        <w:t xml:space="preserve"> approach. </w:t>
      </w:r>
      <w:r w:rsidR="006F70FD">
        <w:rPr>
          <w:rFonts w:eastAsiaTheme="minorEastAsia"/>
          <w:lang w:val="en-CA"/>
        </w:rPr>
        <w:t xml:space="preserve">Heterogeneity in detection rate was modelled using a linear predictor for detection rate </w:t>
      </w:r>
      <m:oMath>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sidR="006F70FD">
        <w:rPr>
          <w:rFonts w:eastAsiaTheme="minorEastAsia"/>
          <w:lang w:val="en-CA"/>
        </w:rPr>
        <w:t xml:space="preserve"> (Equation 5), but where </w:t>
      </w:r>
      <m:oMath>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sidR="006F70FD">
        <w:rPr>
          <w:rFonts w:eastAsiaTheme="minorEastAsia"/>
          <w:lang w:val="en-CA"/>
        </w:rPr>
        <w:t xml:space="preserve"> is estimated by defining its relation to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1:8</m:t>
            </m:r>
          </m:sup>
        </m:sSubSup>
      </m:oMath>
      <w:r w:rsidR="006F70FD">
        <w:rPr>
          <w:rFonts w:eastAsiaTheme="minorEastAsia"/>
          <w:lang w:val="en-CA"/>
        </w:rPr>
        <w:t xml:space="preserve">. For example, where probability of detection history 111 or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1</m:t>
            </m:r>
          </m:sup>
        </m:sSubSup>
        <m: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eastAsiaTheme="minorEastAsia" w:hAnsi="Cambria Math"/>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sidR="006F70FD">
        <w:rPr>
          <w:rFonts w:eastAsiaTheme="minorEastAsia"/>
          <w:lang w:val="en-CA"/>
        </w:rPr>
        <w:t xml:space="preserve">; probability of detection history 110 or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2</m:t>
            </m:r>
          </m:sup>
        </m:sSubSup>
        <m: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eastAsiaTheme="minorEastAsia" w:hAnsi="Cambria Math"/>
            <w:lang w:val="en-CA"/>
          </w:rPr>
          <m:t>×(1-</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oMath>
      <w:r w:rsidR="0015135D">
        <w:rPr>
          <w:rFonts w:eastAsiaTheme="minorEastAsia"/>
          <w:lang w:val="en-CA"/>
        </w:rPr>
        <w:t xml:space="preserve">; probability of detection history 101 or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3</m:t>
            </m:r>
          </m:sup>
        </m:sSubSup>
        <m: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sSub>
          <m:sSubPr>
            <m:ctrlPr>
              <w:rPr>
                <w:rFonts w:ascii="Cambria Math" w:hAnsi="Cambria Math" w:cs="Times New Roman"/>
                <w:i/>
                <w:lang w:val="en-CA"/>
              </w:rPr>
            </m:ctrlPr>
          </m:sSubPr>
          <m:e>
            <m:d>
              <m:dPr>
                <m:ctrlPr>
                  <w:rPr>
                    <w:rFonts w:ascii="Cambria Math" w:eastAsiaTheme="minorEastAsia" w:hAnsi="Cambria Math"/>
                    <w:i/>
                    <w:lang w:val="en-CA"/>
                  </w:rPr>
                </m:ctrlPr>
              </m:dPr>
              <m:e>
                <m:r>
                  <w:rPr>
                    <w:rFonts w:ascii="Cambria Math" w:eastAsiaTheme="minorEastAsia" w:hAnsi="Cambria Math"/>
                    <w:lang w:val="en-CA"/>
                  </w:rPr>
                  <m:t>1-</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ctrlPr>
                  <w:rPr>
                    <w:rFonts w:ascii="Cambria Math" w:hAnsi="Cambria Math" w:cs="Times New Roman"/>
                    <w:i/>
                    <w:lang w:val="en-CA"/>
                  </w:rPr>
                </m:ctrlPr>
              </m:e>
            </m:d>
            <m:r>
              <w:rPr>
                <w:rFonts w:ascii="Cambria Math" w:eastAsiaTheme="minorEastAsia" w:hAnsi="Cambria Math"/>
                <w:lang w:val="en-CA"/>
              </w:rPr>
              <m:t>×</m:t>
            </m:r>
            <m:r>
              <w:rPr>
                <w:rFonts w:ascii="Cambria Math" w:hAnsi="Cambria Math" w:cs="Times New Roman"/>
                <w:lang w:val="en-CA"/>
              </w:rPr>
              <m:t>p</m:t>
            </m:r>
          </m:e>
          <m:sub>
            <m:r>
              <w:rPr>
                <w:rFonts w:ascii="Cambria Math" w:hAnsi="Cambria Math" w:cs="Times New Roman"/>
                <w:lang w:val="en-CA"/>
              </w:rPr>
              <m:t>i</m:t>
            </m:r>
          </m:sub>
        </m:sSub>
      </m:oMath>
      <w:r w:rsidR="0015135D">
        <w:rPr>
          <w:rFonts w:eastAsiaTheme="minorEastAsia"/>
          <w:lang w:val="en-CA"/>
        </w:rPr>
        <w:t>; and so on.</w:t>
      </w:r>
      <w:r w:rsidR="00925C4B">
        <w:rPr>
          <w:rFonts w:eastAsiaTheme="minorEastAsia"/>
          <w:lang w:val="en-CA"/>
        </w:rPr>
        <w:t xml:space="preserve"> </w:t>
      </w:r>
    </w:p>
    <w:p w14:paraId="2C3F20A7" w14:textId="77777777" w:rsidR="00E3505D" w:rsidRPr="00EF13F8" w:rsidRDefault="00000000" w:rsidP="00E3505D">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r>
          <w:rPr>
            <w:rFonts w:ascii="Cambria Math" w:hAnsi="Cambria Math" w:cs="Times New Roman"/>
            <w:lang w:val="en-CA"/>
          </w:rPr>
          <m:t xml:space="preserve"> ~ multinomial(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m:t>
        </m:r>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c</m:t>
            </m:r>
          </m:sup>
        </m:sSubSup>
        <m:r>
          <w:rPr>
            <w:rFonts w:ascii="Cambria Math" w:hAnsi="Cambria Math" w:cs="Times New Roman"/>
            <w:lang w:val="en-CA"/>
          </w:rPr>
          <m:t>)</m:t>
        </m:r>
      </m:oMath>
      <w:r w:rsidR="00E3505D" w:rsidRPr="005E3E53">
        <w:rPr>
          <w:rFonts w:eastAsiaTheme="minorEastAsia" w:cs="Times New Roman"/>
          <w:lang w:val="en-CA"/>
        </w:rPr>
        <w:t>;</w:t>
      </w:r>
    </w:p>
    <w:p w14:paraId="19B41821" w14:textId="0541BA33" w:rsidR="00E37768" w:rsidRPr="00CA6A20" w:rsidRDefault="00000000" w:rsidP="00E37768">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1-</m:t>
        </m:r>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0</m:t>
            </m:r>
          </m:sup>
        </m:sSubSup>
        <m:r>
          <w:rPr>
            <w:rFonts w:ascii="Cambria Math" w:hAnsi="Cambria Math" w:cs="Times New Roman"/>
            <w:lang w:val="en-CA"/>
          </w:rPr>
          <m:t>)</m:t>
        </m:r>
      </m:oMath>
      <w:r w:rsidR="00E37768" w:rsidRPr="005E3E53">
        <w:rPr>
          <w:rFonts w:eastAsiaTheme="minorEastAsia" w:cs="Times New Roman"/>
          <w:lang w:val="en-CA"/>
        </w:rPr>
        <w:t>;</w:t>
      </w:r>
    </w:p>
    <w:p w14:paraId="3DB20DB7" w14:textId="34F80D92" w:rsidR="00EF13F8" w:rsidRPr="00EF13F8" w:rsidRDefault="00EF13F8" w:rsidP="00B05A68">
      <w:pPr>
        <w:spacing w:line="480" w:lineRule="auto"/>
        <w:rPr>
          <w:rFonts w:cs="Times New Roman"/>
          <w:lang w:val="en-CA"/>
        </w:rPr>
      </w:pPr>
      <w:r w:rsidRPr="00EF13F8">
        <w:rPr>
          <w:rFonts w:cs="Times New Roman"/>
          <w:lang w:val="en-CA"/>
        </w:rPr>
        <w:t>We employed best practices for model development and fitting by</w:t>
      </w:r>
      <w:r w:rsidR="007768ED">
        <w:rPr>
          <w:rFonts w:cs="Times New Roman"/>
          <w:lang w:val="en-CA"/>
        </w:rPr>
        <w:t xml:space="preserve"> (1)</w:t>
      </w:r>
      <w:r w:rsidRPr="00EF13F8">
        <w:rPr>
          <w:rFonts w:cs="Times New Roman"/>
          <w:lang w:val="en-CA"/>
        </w:rPr>
        <w:t xml:space="preserve"> using weakly-informative priors to discourage unrealistic parameter values (Table </w:t>
      </w:r>
      <w:r w:rsidR="00B05A68">
        <w:rPr>
          <w:rFonts w:cs="Times New Roman"/>
          <w:lang w:val="en-CA"/>
        </w:rPr>
        <w:t>S</w:t>
      </w:r>
      <w:r w:rsidR="00E3505D">
        <w:rPr>
          <w:rFonts w:cs="Times New Roman"/>
          <w:lang w:val="en-CA"/>
        </w:rPr>
        <w:t>_</w:t>
      </w:r>
      <w:r w:rsidRPr="00EF13F8">
        <w:rPr>
          <w:rFonts w:cs="Times New Roman"/>
          <w:lang w:val="en-CA"/>
        </w:rPr>
        <w:t>)</w:t>
      </w:r>
      <w:r w:rsidR="007768ED">
        <w:rPr>
          <w:rFonts w:cs="Times New Roman"/>
          <w:lang w:val="en-CA"/>
        </w:rPr>
        <w:t xml:space="preserve"> (2)</w:t>
      </w:r>
      <w:r w:rsidRPr="00EF13F8">
        <w:rPr>
          <w:rFonts w:cs="Times New Roman"/>
          <w:lang w:val="en-CA"/>
        </w:rPr>
        <w:t xml:space="preserve"> confirming sufficient mixing of chains (Gelman-Rubin R-hat values &lt;</w:t>
      </w:r>
      <w:r w:rsidRPr="00EF13F8">
        <w:rPr>
          <w:rFonts w:ascii="Arial" w:hAnsi="Arial" w:cs="Arial"/>
          <w:lang w:val="en-CA"/>
        </w:rPr>
        <w:t> </w:t>
      </w:r>
      <w:r w:rsidRPr="00EF13F8">
        <w:rPr>
          <w:rFonts w:cs="Times New Roman"/>
          <w:lang w:val="en-CA"/>
        </w:rPr>
        <w:t>1.05), minimal within-chain autocorrelation (effective sample size/steps &gt;</w:t>
      </w:r>
      <w:r w:rsidRPr="00EF13F8">
        <w:rPr>
          <w:rFonts w:ascii="Arial" w:hAnsi="Arial" w:cs="Arial"/>
          <w:lang w:val="en-CA"/>
        </w:rPr>
        <w:t> </w:t>
      </w:r>
      <w:r w:rsidRPr="00EF13F8">
        <w:rPr>
          <w:rFonts w:cs="Times New Roman"/>
          <w:lang w:val="en-CA"/>
        </w:rPr>
        <w:t xml:space="preserve">0.1) and no divergent transitions (Figures </w:t>
      </w:r>
      <w:r w:rsidR="00B05A68">
        <w:rPr>
          <w:rFonts w:cs="Times New Roman"/>
          <w:lang w:val="en-CA"/>
        </w:rPr>
        <w:t>S</w:t>
      </w:r>
      <w:r w:rsidR="00E3505D">
        <w:rPr>
          <w:rFonts w:cs="Times New Roman"/>
          <w:lang w:val="en-CA"/>
        </w:rPr>
        <w:t>_</w:t>
      </w:r>
      <w:r w:rsidRPr="00EF13F8">
        <w:rPr>
          <w:rFonts w:cs="Times New Roman"/>
          <w:lang w:val="en-CA"/>
        </w:rPr>
        <w:t xml:space="preserve"> and </w:t>
      </w:r>
      <w:r w:rsidR="00B05A68">
        <w:rPr>
          <w:rFonts w:cs="Times New Roman"/>
          <w:lang w:val="en-CA"/>
        </w:rPr>
        <w:t>S</w:t>
      </w:r>
      <w:r w:rsidR="00E3505D">
        <w:rPr>
          <w:rFonts w:cs="Times New Roman"/>
          <w:lang w:val="en-CA"/>
        </w:rPr>
        <w:t>_</w:t>
      </w:r>
      <w:r w:rsidRPr="00EF13F8">
        <w:rPr>
          <w:rFonts w:cs="Times New Roman"/>
          <w:lang w:val="en-CA"/>
        </w:rPr>
        <w:t>)</w:t>
      </w:r>
      <w:r w:rsidR="007768ED">
        <w:rPr>
          <w:rFonts w:cs="Times New Roman"/>
          <w:lang w:val="en-CA"/>
        </w:rPr>
        <w:t xml:space="preserve"> (3)</w:t>
      </w:r>
      <w:r w:rsidRPr="00EF13F8">
        <w:rPr>
          <w:rFonts w:cs="Times New Roman"/>
          <w:lang w:val="en-CA"/>
        </w:rPr>
        <w:t xml:space="preserve"> running our model for a length of 4000 HMC steps, discarding the first 2000</w:t>
      </w:r>
      <w:r w:rsidR="007B0A94">
        <w:rPr>
          <w:rFonts w:cs="Times New Roman"/>
          <w:lang w:val="en-CA"/>
        </w:rPr>
        <w:t xml:space="preserve">; and </w:t>
      </w:r>
      <w:r w:rsidR="007768ED">
        <w:rPr>
          <w:rFonts w:cs="Times New Roman"/>
          <w:lang w:val="en-CA"/>
        </w:rPr>
        <w:t xml:space="preserve">(4) </w:t>
      </w:r>
      <w:r w:rsidR="007B0A94">
        <w:rPr>
          <w:rFonts w:cs="Times New Roman"/>
          <w:lang w:val="en-CA"/>
        </w:rPr>
        <w:t>using posterior predictive checks to assess the fit of our models</w:t>
      </w:r>
      <w:r w:rsidRPr="00EF13F8">
        <w:rPr>
          <w:rFonts w:cs="Times New Roman"/>
          <w:lang w:val="en-CA"/>
        </w:rPr>
        <w:t xml:space="preserve"> (Stan Development Team 2023b; Gelman, Hill, and </w:t>
      </w:r>
      <w:proofErr w:type="spellStart"/>
      <w:r w:rsidRPr="00EF13F8">
        <w:rPr>
          <w:rFonts w:cs="Times New Roman"/>
          <w:lang w:val="en-CA"/>
        </w:rPr>
        <w:t>Vehtari</w:t>
      </w:r>
      <w:proofErr w:type="spellEnd"/>
      <w:r w:rsidRPr="00EF13F8">
        <w:rPr>
          <w:rFonts w:cs="Times New Roman"/>
          <w:lang w:val="en-CA"/>
        </w:rPr>
        <w:t xml:space="preserve"> 2020</w:t>
      </w:r>
      <w:r w:rsidR="007B0A94">
        <w:rPr>
          <w:rFonts w:cs="Times New Roman"/>
          <w:lang w:val="en-CA"/>
        </w:rPr>
        <w:t>; Kery and Royle 2020</w:t>
      </w:r>
      <w:r w:rsidRPr="00EF13F8">
        <w:rPr>
          <w:rFonts w:cs="Times New Roman"/>
          <w:lang w:val="en-CA"/>
        </w:rPr>
        <w:t>).</w:t>
      </w:r>
    </w:p>
    <w:p w14:paraId="5C095C75" w14:textId="563A55A8" w:rsidR="00B512B6" w:rsidRPr="005E3E53" w:rsidRDefault="00EF13F8" w:rsidP="00B33FC4">
      <w:pPr>
        <w:spacing w:line="480" w:lineRule="auto"/>
        <w:rPr>
          <w:lang w:val="en-CA"/>
        </w:rPr>
      </w:pPr>
      <w:r>
        <w:rPr>
          <w:i/>
          <w:iCs/>
          <w:lang w:val="en-CA"/>
        </w:rPr>
        <w:t xml:space="preserve">2.3 </w:t>
      </w:r>
      <w:r w:rsidR="00B3215B" w:rsidRPr="005E3E53">
        <w:rPr>
          <w:i/>
          <w:iCs/>
          <w:lang w:val="en-CA"/>
        </w:rPr>
        <w:t>Simulation</w:t>
      </w:r>
      <w:r w:rsidR="00B512B6" w:rsidRPr="005E3E53">
        <w:rPr>
          <w:i/>
          <w:iCs/>
          <w:lang w:val="en-CA"/>
        </w:rPr>
        <w:t xml:space="preserve"> study</w:t>
      </w:r>
    </w:p>
    <w:p w14:paraId="51E909FF" w14:textId="4D4C1344" w:rsidR="00B512B6" w:rsidRDefault="00D76832" w:rsidP="00B33FC4">
      <w:pPr>
        <w:spacing w:line="480" w:lineRule="auto"/>
        <w:rPr>
          <w:lang w:val="en-CA"/>
        </w:rPr>
      </w:pPr>
      <w:r>
        <w:rPr>
          <w:b/>
          <w:bCs/>
          <w:lang w:val="en-CA"/>
        </w:rPr>
        <w:tab/>
      </w:r>
      <w:r w:rsidR="00D504C7">
        <w:rPr>
          <w:lang w:val="en-CA"/>
        </w:rPr>
        <w:t>W</w:t>
      </w:r>
      <w:r>
        <w:rPr>
          <w:lang w:val="en-CA"/>
        </w:rPr>
        <w:t xml:space="preserve">e </w:t>
      </w:r>
      <w:r>
        <w:rPr>
          <w:lang w:val="en-CA"/>
        </w:rPr>
        <w:t xml:space="preserve">wrote </w:t>
      </w:r>
      <w:r w:rsidR="00D504C7">
        <w:rPr>
          <w:lang w:val="en-CA"/>
        </w:rPr>
        <w:t>a</w:t>
      </w:r>
      <w:r>
        <w:rPr>
          <w:lang w:val="en-CA"/>
        </w:rPr>
        <w:t xml:space="preserve"> simulation </w:t>
      </w:r>
      <w:r w:rsidR="00D504C7">
        <w:rPr>
          <w:lang w:val="en-CA"/>
        </w:rPr>
        <w:t xml:space="preserve">program in R </w:t>
      </w:r>
      <w:r w:rsidR="000E0E06">
        <w:rPr>
          <w:lang w:val="en-CA"/>
        </w:rPr>
        <w:t xml:space="preserve">(version, ref) </w:t>
      </w:r>
      <w:r>
        <w:rPr>
          <w:lang w:val="en-CA"/>
        </w:rPr>
        <w:t>that generates</w:t>
      </w:r>
      <w:r w:rsidR="00676C2E">
        <w:rPr>
          <w:lang w:val="en-CA"/>
        </w:rPr>
        <w:t xml:space="preserve"> species</w:t>
      </w:r>
      <w:r>
        <w:rPr>
          <w:lang w:val="en-CA"/>
        </w:rPr>
        <w:t xml:space="preserve"> abundance and </w:t>
      </w:r>
      <w:r w:rsidR="00713A33">
        <w:rPr>
          <w:lang w:val="en-CA"/>
        </w:rPr>
        <w:t>detections</w:t>
      </w:r>
      <w:r>
        <w:rPr>
          <w:lang w:val="en-CA"/>
        </w:rPr>
        <w:t xml:space="preserve">. </w:t>
      </w:r>
      <w:r w:rsidR="00E3505D">
        <w:rPr>
          <w:lang w:val="en-CA"/>
        </w:rPr>
        <w:t>The simulation produces abundance</w:t>
      </w:r>
      <w:r w:rsidR="000E0E06">
        <w:rPr>
          <w:lang w:val="en-CA"/>
        </w:rPr>
        <w:t xml:space="preserve"> by sampling from</w:t>
      </w:r>
      <w:r w:rsidR="00E3505D">
        <w:rPr>
          <w:lang w:val="en-CA"/>
        </w:rPr>
        <w:t xml:space="preserve"> a Poisson distribution</w:t>
      </w:r>
      <w:r w:rsidR="00676C2E">
        <w:rPr>
          <w:lang w:val="en-CA"/>
        </w:rPr>
        <w:t xml:space="preserve">. We used a Poisson process for abundance because </w:t>
      </w:r>
      <w:r w:rsidR="000E0E06">
        <w:rPr>
          <w:lang w:val="en-CA"/>
        </w:rPr>
        <w:t>they</w:t>
      </w:r>
      <w:r w:rsidR="00676C2E">
        <w:rPr>
          <w:lang w:val="en-CA"/>
        </w:rPr>
        <w:t xml:space="preserve"> </w:t>
      </w:r>
      <w:r w:rsidR="000E0E06">
        <w:rPr>
          <w:lang w:val="en-CA"/>
        </w:rPr>
        <w:t xml:space="preserve">can </w:t>
      </w:r>
      <w:r w:rsidR="00676C2E">
        <w:rPr>
          <w:lang w:val="en-CA"/>
        </w:rPr>
        <w:t>be fit more quickly than negative binomial models</w:t>
      </w:r>
      <w:r w:rsidR="00E3505D">
        <w:rPr>
          <w:lang w:val="en-CA"/>
        </w:rPr>
        <w:t xml:space="preserve">. </w:t>
      </w:r>
      <w:r w:rsidR="00713A33">
        <w:rPr>
          <w:lang w:val="en-CA"/>
        </w:rPr>
        <w:t>We included species, site, and year predictors for the mean of the Poisson generating process</w:t>
      </w:r>
      <w:r w:rsidR="007F4AB9">
        <w:rPr>
          <w:lang w:val="en-CA"/>
        </w:rPr>
        <w:t xml:space="preserve">, </w:t>
      </w:r>
      <w:r w:rsidR="00713A33">
        <w:rPr>
          <w:lang w:val="en-CA"/>
        </w:rPr>
        <w:t xml:space="preserve">exactly as in Equation 2. </w:t>
      </w:r>
      <w:r w:rsidR="00676C2E">
        <w:rPr>
          <w:lang w:val="en-CA"/>
        </w:rPr>
        <w:t>Conditional on simulated abundance and a</w:t>
      </w:r>
      <w:r w:rsidR="00D8323A">
        <w:rPr>
          <w:lang w:val="en-CA"/>
        </w:rPr>
        <w:t xml:space="preserve">n input </w:t>
      </w:r>
      <w:r w:rsidR="00676C2E">
        <w:rPr>
          <w:lang w:val="en-CA"/>
        </w:rPr>
        <w:t>detection rate, t</w:t>
      </w:r>
      <w:r w:rsidR="00713A33">
        <w:rPr>
          <w:lang w:val="en-CA"/>
        </w:rPr>
        <w:t xml:space="preserve">he </w:t>
      </w:r>
      <w:r w:rsidR="00D504C7">
        <w:rPr>
          <w:lang w:val="en-CA"/>
        </w:rPr>
        <w:t>program</w:t>
      </w:r>
      <w:r w:rsidR="00713A33">
        <w:rPr>
          <w:lang w:val="en-CA"/>
        </w:rPr>
        <w:t xml:space="preserve"> then produces </w:t>
      </w:r>
      <w:r w:rsidR="00676C2E">
        <w:rPr>
          <w:lang w:val="en-CA"/>
        </w:rPr>
        <w:t xml:space="preserve">detection histories and </w:t>
      </w:r>
      <w:r w:rsidR="007F4AB9">
        <w:rPr>
          <w:lang w:val="en-CA"/>
        </w:rPr>
        <w:t xml:space="preserve">detection </w:t>
      </w:r>
      <w:r w:rsidR="00676C2E">
        <w:rPr>
          <w:lang w:val="en-CA"/>
        </w:rPr>
        <w:t xml:space="preserve">counts. The simulation script allows </w:t>
      </w:r>
      <w:r w:rsidR="00713A33">
        <w:rPr>
          <w:lang w:val="en-CA"/>
        </w:rPr>
        <w:t>detection rate t</w:t>
      </w:r>
      <w:r w:rsidR="00676C2E">
        <w:rPr>
          <w:lang w:val="en-CA"/>
        </w:rPr>
        <w:t>o</w:t>
      </w:r>
      <w:r w:rsidR="00713A33">
        <w:rPr>
          <w:lang w:val="en-CA"/>
        </w:rPr>
        <w:t xml:space="preserve"> vary by species, site</w:t>
      </w:r>
      <w:r w:rsidR="00676C2E">
        <w:rPr>
          <w:lang w:val="en-CA"/>
        </w:rPr>
        <w:t>,</w:t>
      </w:r>
      <w:r w:rsidR="00713A33">
        <w:rPr>
          <w:lang w:val="en-CA"/>
        </w:rPr>
        <w:t xml:space="preserve"> </w:t>
      </w:r>
      <w:r w:rsidR="00676C2E">
        <w:rPr>
          <w:lang w:val="en-CA"/>
        </w:rPr>
        <w:t>and/</w:t>
      </w:r>
      <w:r w:rsidR="00713A33">
        <w:rPr>
          <w:lang w:val="en-CA"/>
        </w:rPr>
        <w:t>or year</w:t>
      </w:r>
      <w:r w:rsidR="007F4AB9">
        <w:rPr>
          <w:lang w:val="en-CA"/>
        </w:rPr>
        <w:t xml:space="preserve">, </w:t>
      </w:r>
      <w:r w:rsidR="00713A33">
        <w:rPr>
          <w:lang w:val="en-CA"/>
        </w:rPr>
        <w:t>exactly as in Equation 5.</w:t>
      </w:r>
      <w:r w:rsidR="00B30FA7">
        <w:rPr>
          <w:lang w:val="en-CA"/>
        </w:rPr>
        <w:t xml:space="preserve"> All simulations were run on the U</w:t>
      </w:r>
      <w:r w:rsidR="00B221CB">
        <w:rPr>
          <w:lang w:val="en-CA"/>
        </w:rPr>
        <w:t>niversity of British Columbia</w:t>
      </w:r>
      <w:r w:rsidR="00B30FA7">
        <w:rPr>
          <w:lang w:val="en-CA"/>
        </w:rPr>
        <w:t xml:space="preserve"> Sockeye</w:t>
      </w:r>
      <w:r w:rsidR="00B221CB">
        <w:rPr>
          <w:lang w:val="en-CA"/>
        </w:rPr>
        <w:t xml:space="preserve"> computing platform</w:t>
      </w:r>
      <w:r w:rsidR="000E0E06">
        <w:rPr>
          <w:lang w:val="en-CA"/>
        </w:rPr>
        <w:t xml:space="preserve"> (</w:t>
      </w:r>
      <w:r w:rsidR="00DA5FC7">
        <w:rPr>
          <w:lang w:val="en-CA"/>
        </w:rPr>
        <w:t>citation from website</w:t>
      </w:r>
      <w:r w:rsidR="000E0E06">
        <w:rPr>
          <w:lang w:val="en-CA"/>
        </w:rPr>
        <w:t>)</w:t>
      </w:r>
      <w:r w:rsidR="00B221CB">
        <w:rPr>
          <w:lang w:val="en-CA"/>
        </w:rPr>
        <w:t>.</w:t>
      </w:r>
      <w:r w:rsidR="00B30FA7">
        <w:rPr>
          <w:lang w:val="en-CA"/>
        </w:rPr>
        <w:t xml:space="preserve"> </w:t>
      </w:r>
    </w:p>
    <w:p w14:paraId="7AB70F00" w14:textId="44FDD4E8" w:rsidR="00B05A68" w:rsidRDefault="00676C2E" w:rsidP="00676C2E">
      <w:pPr>
        <w:spacing w:line="480" w:lineRule="auto"/>
        <w:rPr>
          <w:lang w:val="en-CA"/>
        </w:rPr>
      </w:pPr>
      <w:r>
        <w:rPr>
          <w:lang w:val="en-CA"/>
        </w:rPr>
        <w:tab/>
        <w:t xml:space="preserve">We used this simulation </w:t>
      </w:r>
      <w:r w:rsidR="000E0E06">
        <w:rPr>
          <w:lang w:val="en-CA"/>
        </w:rPr>
        <w:t xml:space="preserve">routine </w:t>
      </w:r>
      <w:r>
        <w:rPr>
          <w:lang w:val="en-CA"/>
        </w:rPr>
        <w:t xml:space="preserve">to determine how aspects of study </w:t>
      </w:r>
      <w:r w:rsidR="00DA5FC7">
        <w:rPr>
          <w:lang w:val="en-CA"/>
        </w:rPr>
        <w:t>properties</w:t>
      </w:r>
      <w:r>
        <w:rPr>
          <w:lang w:val="en-CA"/>
        </w:rPr>
        <w:t xml:space="preserve"> and closure violations impact the ability of the different models to estimate the effect </w:t>
      </w:r>
      <w:r w:rsidR="00D504C7">
        <w:rPr>
          <w:lang w:val="en-CA"/>
        </w:rPr>
        <w:t xml:space="preserve">size </w:t>
      </w:r>
      <w:r>
        <w:rPr>
          <w:lang w:val="en-CA"/>
        </w:rPr>
        <w:t xml:space="preserve">of a </w:t>
      </w:r>
      <w:r w:rsidR="007F4AB9">
        <w:rPr>
          <w:lang w:val="en-CA"/>
        </w:rPr>
        <w:t>driver</w:t>
      </w:r>
      <w:r>
        <w:rPr>
          <w:lang w:val="en-CA"/>
        </w:rPr>
        <w:t xml:space="preserve"> of insect abundance.  To accomplish this goal, we fit each of the three models to data </w:t>
      </w:r>
      <w:r w:rsidR="00D94CD1">
        <w:rPr>
          <w:lang w:val="en-CA"/>
        </w:rPr>
        <w:t>that we</w:t>
      </w:r>
      <w:r w:rsidR="007F4AB9">
        <w:rPr>
          <w:lang w:val="en-CA"/>
        </w:rPr>
        <w:t>re</w:t>
      </w:r>
      <w:r w:rsidR="00D94CD1">
        <w:rPr>
          <w:lang w:val="en-CA"/>
        </w:rPr>
        <w:t xml:space="preserve"> simulated under</w:t>
      </w:r>
      <w:r>
        <w:rPr>
          <w:lang w:val="en-CA"/>
        </w:rPr>
        <w:t xml:space="preserve"> </w:t>
      </w:r>
      <w:r w:rsidR="00D504C7">
        <w:rPr>
          <w:lang w:val="en-CA"/>
        </w:rPr>
        <w:t>some different scenarios</w:t>
      </w:r>
      <w:r>
        <w:rPr>
          <w:lang w:val="en-CA"/>
        </w:rPr>
        <w:t xml:space="preserve">. </w:t>
      </w:r>
      <w:r w:rsidR="00713A33">
        <w:rPr>
          <w:lang w:val="en-CA"/>
        </w:rPr>
        <w:t xml:space="preserve">For all simulations we </w:t>
      </w:r>
      <w:r w:rsidR="00D94CD1">
        <w:rPr>
          <w:lang w:val="en-CA"/>
        </w:rPr>
        <w:t xml:space="preserve">specified </w:t>
      </w:r>
      <w:r w:rsidR="005E29F4">
        <w:rPr>
          <w:lang w:val="en-CA"/>
        </w:rPr>
        <w:t>half of the</w:t>
      </w:r>
      <w:r w:rsidR="00D94CD1">
        <w:rPr>
          <w:lang w:val="en-CA"/>
        </w:rPr>
        <w:t xml:space="preserve"> sites as “restored” </w:t>
      </w:r>
      <w:r w:rsidR="005E29F4">
        <w:rPr>
          <w:lang w:val="en-CA"/>
        </w:rPr>
        <w:t>and</w:t>
      </w:r>
      <w:r w:rsidR="00D94CD1">
        <w:rPr>
          <w:lang w:val="en-CA"/>
        </w:rPr>
        <w:t xml:space="preserve"> </w:t>
      </w:r>
      <w:r w:rsidR="005E29F4">
        <w:rPr>
          <w:lang w:val="en-CA"/>
        </w:rPr>
        <w:t>the other half of</w:t>
      </w:r>
      <w:r w:rsidR="00D94CD1">
        <w:rPr>
          <w:lang w:val="en-CA"/>
        </w:rPr>
        <w:t xml:space="preserve"> sites as “control”</w:t>
      </w:r>
      <w:r w:rsidR="005E29F4">
        <w:rPr>
          <w:lang w:val="en-CA"/>
        </w:rPr>
        <w:t xml:space="preserve">. </w:t>
      </w:r>
      <w:r w:rsidR="00D94CD1">
        <w:rPr>
          <w:lang w:val="en-CA"/>
        </w:rPr>
        <w:t xml:space="preserve">In these simulations, restoration represents a </w:t>
      </w:r>
      <w:r w:rsidR="00DA5FC7">
        <w:rPr>
          <w:lang w:val="en-CA"/>
        </w:rPr>
        <w:t>hypothesized</w:t>
      </w:r>
      <w:r w:rsidR="00D94CD1">
        <w:rPr>
          <w:lang w:val="en-CA"/>
        </w:rPr>
        <w:t xml:space="preserve"> driver of insect abundance that </w:t>
      </w:r>
      <w:r w:rsidR="007F4AB9">
        <w:rPr>
          <w:lang w:val="en-CA"/>
        </w:rPr>
        <w:t>a researcher</w:t>
      </w:r>
      <w:r w:rsidR="00D94CD1">
        <w:rPr>
          <w:lang w:val="en-CA"/>
        </w:rPr>
        <w:t xml:space="preserve"> may wish to quantify</w:t>
      </w:r>
      <w:r w:rsidR="00DA5FC7">
        <w:rPr>
          <w:lang w:val="en-CA"/>
        </w:rPr>
        <w:t>;</w:t>
      </w:r>
      <w:r w:rsidR="00D94CD1">
        <w:rPr>
          <w:lang w:val="en-CA"/>
        </w:rPr>
        <w:t xml:space="preserve"> </w:t>
      </w:r>
      <w:r w:rsidR="007F4AB9">
        <w:rPr>
          <w:lang w:val="en-CA"/>
        </w:rPr>
        <w:t>the</w:t>
      </w:r>
      <w:r w:rsidR="00D94CD1">
        <w:rPr>
          <w:lang w:val="en-CA"/>
        </w:rPr>
        <w:t xml:space="preserve"> term could be replaced with </w:t>
      </w:r>
      <w:r w:rsidR="00D94CD1">
        <w:rPr>
          <w:lang w:val="en-CA"/>
        </w:rPr>
        <w:lastRenderedPageBreak/>
        <w:t>an</w:t>
      </w:r>
      <w:r w:rsidR="00DA5FC7">
        <w:rPr>
          <w:lang w:val="en-CA"/>
        </w:rPr>
        <w:t>other</w:t>
      </w:r>
      <w:r w:rsidR="00D94CD1">
        <w:rPr>
          <w:lang w:val="en-CA"/>
        </w:rPr>
        <w:t xml:space="preserve"> </w:t>
      </w:r>
      <w:r w:rsidR="007F4AB9">
        <w:rPr>
          <w:lang w:val="en-CA"/>
        </w:rPr>
        <w:t>hypothesized driver such as land cover, temperature</w:t>
      </w:r>
      <w:r w:rsidR="00DA5FC7">
        <w:rPr>
          <w:lang w:val="en-CA"/>
        </w:rPr>
        <w:t>, invasive species presence</w:t>
      </w:r>
      <w:r w:rsidR="007F4AB9">
        <w:rPr>
          <w:lang w:val="en-CA"/>
        </w:rPr>
        <w:t xml:space="preserve"> or pollution</w:t>
      </w:r>
      <w:r w:rsidR="00B05A68">
        <w:rPr>
          <w:lang w:val="en-CA"/>
        </w:rPr>
        <w:t xml:space="preserve">. The effect size of the restoration parameter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B05A68">
        <w:rPr>
          <w:rFonts w:eastAsiaTheme="minorEastAsia"/>
          <w:lang w:val="en-CA"/>
        </w:rPr>
        <w:t xml:space="preserve"> </w:t>
      </w:r>
      <w:r w:rsidR="007F4AB9">
        <w:rPr>
          <w:rFonts w:eastAsiaTheme="minorEastAsia"/>
          <w:lang w:val="en-CA"/>
        </w:rPr>
        <w:t>(</w:t>
      </w:r>
      <w:r w:rsidR="00B05A68">
        <w:rPr>
          <w:rFonts w:eastAsiaTheme="minorEastAsia"/>
          <w:lang w:val="en-CA"/>
        </w:rPr>
        <w:t xml:space="preserve">as defined by </w:t>
      </w:r>
      <w:r w:rsidR="007F4AB9">
        <w:rPr>
          <w:rFonts w:eastAsiaTheme="minorEastAsia"/>
          <w:lang w:val="en-CA"/>
        </w:rPr>
        <w:t>E</w:t>
      </w:r>
      <w:r w:rsidR="00B05A68">
        <w:rPr>
          <w:rFonts w:eastAsiaTheme="minorEastAsia"/>
          <w:lang w:val="en-CA"/>
        </w:rPr>
        <w:t xml:space="preserve">quation 2) </w:t>
      </w:r>
      <w:r w:rsidR="00B05A68">
        <w:rPr>
          <w:lang w:val="en-CA"/>
        </w:rPr>
        <w:t>was held constant at a value of 1</w:t>
      </w:r>
      <w:r w:rsidR="005E29F4">
        <w:rPr>
          <w:lang w:val="en-CA"/>
        </w:rPr>
        <w:t xml:space="preserve">, representing a positive effect </w:t>
      </w:r>
      <w:r w:rsidR="00565CF7">
        <w:rPr>
          <w:lang w:val="en-CA"/>
        </w:rPr>
        <w:t>on abundance</w:t>
      </w:r>
      <w:r w:rsidR="00713A33">
        <w:rPr>
          <w:lang w:val="en-CA"/>
        </w:rPr>
        <w:t xml:space="preserve">. </w:t>
      </w:r>
    </w:p>
    <w:p w14:paraId="5034A5CF" w14:textId="6DC1E664" w:rsidR="003F2617" w:rsidRDefault="007F4AB9" w:rsidP="00B33FC4">
      <w:pPr>
        <w:spacing w:line="480" w:lineRule="auto"/>
        <w:rPr>
          <w:lang w:val="en-CA"/>
        </w:rPr>
      </w:pPr>
      <w:r>
        <w:rPr>
          <w:lang w:val="en-CA"/>
        </w:rPr>
        <w:tab/>
        <w:t xml:space="preserve">First, we assessed </w:t>
      </w:r>
      <w:r w:rsidR="00611BF7">
        <w:rPr>
          <w:lang w:val="en-CA"/>
        </w:rPr>
        <w:t>how</w:t>
      </w:r>
      <w:r w:rsidR="00565CF7">
        <w:rPr>
          <w:lang w:val="en-CA"/>
        </w:rPr>
        <w:t xml:space="preserve"> changes in</w:t>
      </w:r>
      <w:r>
        <w:rPr>
          <w:lang w:val="en-CA"/>
        </w:rPr>
        <w:t xml:space="preserve"> baseline </w:t>
      </w:r>
      <w:r w:rsidR="00D504C7">
        <w:rPr>
          <w:lang w:val="en-CA"/>
        </w:rPr>
        <w:t xml:space="preserve">insect </w:t>
      </w:r>
      <w:r>
        <w:rPr>
          <w:lang w:val="en-CA"/>
        </w:rPr>
        <w:t>detection rate</w:t>
      </w:r>
      <w:r w:rsidR="00D504C7">
        <w:rPr>
          <w:lang w:val="en-CA"/>
        </w:rPr>
        <w:t>s</w:t>
      </w:r>
      <w:r w:rsidR="00611BF7">
        <w:rPr>
          <w:lang w:val="en-CA"/>
        </w:rPr>
        <w:t xml:space="preserve"> </w:t>
      </w:r>
      <w:r w:rsidR="00565CF7">
        <w:rPr>
          <w:lang w:val="en-CA"/>
        </w:rPr>
        <w:t>impact model bias and precision</w:t>
      </w:r>
      <w:r>
        <w:rPr>
          <w:lang w:val="en-CA"/>
        </w:rPr>
        <w:t xml:space="preserve">. To do so, we simulated detections for </w:t>
      </w:r>
      <w:r w:rsidR="00D84AB9">
        <w:rPr>
          <w:lang w:val="en-CA"/>
        </w:rPr>
        <w:t xml:space="preserve">twenty </w:t>
      </w:r>
      <w:r>
        <w:rPr>
          <w:lang w:val="en-CA"/>
        </w:rPr>
        <w:t xml:space="preserve">sites, </w:t>
      </w:r>
      <w:r w:rsidR="00D84AB9">
        <w:rPr>
          <w:lang w:val="en-CA"/>
        </w:rPr>
        <w:t>sixteen</w:t>
      </w:r>
      <w:r>
        <w:rPr>
          <w:lang w:val="en-CA"/>
        </w:rPr>
        <w:t xml:space="preserve"> species</w:t>
      </w:r>
      <w:r w:rsidR="00D84AB9">
        <w:rPr>
          <w:lang w:val="en-CA"/>
        </w:rPr>
        <w:t>,</w:t>
      </w:r>
      <w:r>
        <w:rPr>
          <w:lang w:val="en-CA"/>
        </w:rPr>
        <w:t xml:space="preserve"> </w:t>
      </w:r>
      <w:r w:rsidR="00D84AB9">
        <w:rPr>
          <w:lang w:val="en-CA"/>
        </w:rPr>
        <w:t xml:space="preserve">and </w:t>
      </w:r>
      <w:r>
        <w:rPr>
          <w:lang w:val="en-CA"/>
        </w:rPr>
        <w:t>two years</w:t>
      </w:r>
      <w:r w:rsidR="00D84AB9">
        <w:rPr>
          <w:lang w:val="en-CA"/>
        </w:rPr>
        <w:t xml:space="preserve">, with three repeat surveys per year. </w:t>
      </w:r>
      <w:r w:rsidR="00565CF7">
        <w:rPr>
          <w:lang w:val="en-CA"/>
        </w:rPr>
        <w:t>We varied the detection intercept</w:t>
      </w:r>
      <w:r w:rsidR="00364C29">
        <w:rPr>
          <w:lang w:val="en-CA"/>
        </w:rPr>
        <w:t xml:space="preserve"> </w:t>
      </w:r>
      <w:r w:rsidR="00565CF7">
        <w:rPr>
          <w:lang w:val="en-CA"/>
        </w:rPr>
        <w:t>across</w:t>
      </w:r>
      <w:r w:rsidR="00D504C7">
        <w:rPr>
          <w:lang w:val="en-CA"/>
        </w:rPr>
        <w:t xml:space="preserve"> values of</w:t>
      </w:r>
      <w:r w:rsidR="00565CF7">
        <w:rPr>
          <w:lang w:val="en-CA"/>
        </w:rPr>
        <w:t xml:space="preserve"> -3, -2, -1, and 0</w:t>
      </w:r>
      <w:r w:rsidR="00611BF7">
        <w:rPr>
          <w:lang w:val="en-CA"/>
        </w:rPr>
        <w:t xml:space="preserve"> (</w:t>
      </w:r>
      <w:r w:rsidR="00D504C7">
        <w:rPr>
          <w:lang w:val="en-CA"/>
        </w:rPr>
        <w:t xml:space="preserve">on a </w:t>
      </w:r>
      <w:r w:rsidR="00611BF7">
        <w:rPr>
          <w:lang w:val="en-CA"/>
        </w:rPr>
        <w:t>logit-scaled)</w:t>
      </w:r>
      <w:r w:rsidR="00D504C7">
        <w:rPr>
          <w:lang w:val="en-CA"/>
        </w:rPr>
        <w:t xml:space="preserve">. </w:t>
      </w:r>
      <w:r w:rsidR="00611BF7">
        <w:rPr>
          <w:lang w:val="en-CA"/>
        </w:rPr>
        <w:t>On the probability scale</w:t>
      </w:r>
      <w:r w:rsidR="00D504C7">
        <w:rPr>
          <w:lang w:val="en-CA"/>
        </w:rPr>
        <w:t>,</w:t>
      </w:r>
      <w:r w:rsidR="00611BF7">
        <w:rPr>
          <w:lang w:val="en-CA"/>
        </w:rPr>
        <w:t xml:space="preserve"> a value of 0 represents 50% odds of an individual </w:t>
      </w:r>
      <w:r w:rsidR="00D504C7">
        <w:rPr>
          <w:lang w:val="en-CA"/>
        </w:rPr>
        <w:t xml:space="preserve">insect </w:t>
      </w:r>
      <w:r w:rsidR="00611BF7">
        <w:rPr>
          <w:lang w:val="en-CA"/>
        </w:rPr>
        <w:t>being detected on a given survey</w:t>
      </w:r>
      <w:r w:rsidR="00D504C7">
        <w:rPr>
          <w:lang w:val="en-CA"/>
        </w:rPr>
        <w:t xml:space="preserve"> given that it is present</w:t>
      </w:r>
      <w:r w:rsidR="00611BF7">
        <w:rPr>
          <w:lang w:val="en-CA"/>
        </w:rPr>
        <w:t xml:space="preserve">, whereas a value of -3 represents a </w:t>
      </w:r>
      <w:r w:rsidR="00D504C7">
        <w:rPr>
          <w:lang w:val="en-CA"/>
        </w:rPr>
        <w:t>&lt;5</w:t>
      </w:r>
      <w:r w:rsidR="00611BF7">
        <w:rPr>
          <w:lang w:val="en-CA"/>
        </w:rPr>
        <w:t>% odds</w:t>
      </w:r>
      <w:r w:rsidR="00565CF7">
        <w:rPr>
          <w:lang w:val="en-CA"/>
        </w:rPr>
        <w:t xml:space="preserve">. </w:t>
      </w:r>
      <w:r w:rsidR="00611BF7">
        <w:rPr>
          <w:lang w:val="en-CA"/>
        </w:rPr>
        <w:t>For each level of detectability, we varied the effect of restoration on detection rate</w:t>
      </w:r>
      <w:r w:rsidR="00364C29">
        <w:rPr>
          <w:lang w:val="en-CA"/>
        </w:rPr>
        <w:t xml:space="preserve"> </w:t>
      </w:r>
      <w:r w:rsidR="00D504C7">
        <w:rPr>
          <w:lang w:val="en-CA"/>
        </w:rPr>
        <w:t>across values of</w:t>
      </w:r>
      <w:r w:rsidR="00611BF7">
        <w:rPr>
          <w:lang w:val="en-CA"/>
        </w:rPr>
        <w:t xml:space="preserve"> </w:t>
      </w:r>
      <w:r w:rsidR="00DA5FC7">
        <w:rPr>
          <w:lang w:val="en-CA"/>
        </w:rPr>
        <w:t xml:space="preserve">-1, </w:t>
      </w:r>
      <w:r w:rsidR="00611BF7">
        <w:rPr>
          <w:lang w:val="en-CA"/>
        </w:rPr>
        <w:t>-0.5, 0, 0.5, and 1</w:t>
      </w:r>
      <w:r w:rsidR="00D504C7">
        <w:rPr>
          <w:lang w:val="en-CA"/>
        </w:rPr>
        <w:t xml:space="preserve"> (logit-scaled)</w:t>
      </w:r>
      <w:r w:rsidR="00611BF7">
        <w:rPr>
          <w:lang w:val="en-CA"/>
        </w:rPr>
        <w:t xml:space="preserve">. A positive value indicates that insects are easier to detect at restored sites compared to control sites. </w:t>
      </w:r>
      <w:r w:rsidR="00565CF7">
        <w:rPr>
          <w:lang w:val="en-CA"/>
        </w:rPr>
        <w:t>The abundance intercept</w:t>
      </w:r>
      <w:r w:rsidR="00364C29">
        <w:rPr>
          <w:lang w:val="en-CA"/>
        </w:rPr>
        <w:t xml:space="preserve"> </w:t>
      </w:r>
      <w:r w:rsidR="00565CF7">
        <w:rPr>
          <w:lang w:val="en-CA"/>
        </w:rPr>
        <w:t>was held constant at a value of 1</w:t>
      </w:r>
      <w:r w:rsidR="00D504C7">
        <w:rPr>
          <w:lang w:val="en-CA"/>
        </w:rPr>
        <w:t xml:space="preserve"> (log-scaled)</w:t>
      </w:r>
      <w:r w:rsidR="00565CF7">
        <w:rPr>
          <w:lang w:val="en-CA"/>
        </w:rPr>
        <w:t xml:space="preserve">, with no effect of year on abundance or detection. </w:t>
      </w:r>
      <w:r w:rsidR="00611BF7">
        <w:rPr>
          <w:lang w:val="en-CA"/>
        </w:rPr>
        <w:t>For each combination of baseline detection rate and effect of restoration on detection we simulated</w:t>
      </w:r>
      <w:r w:rsidR="000E0E06">
        <w:rPr>
          <w:lang w:val="en-CA"/>
        </w:rPr>
        <w:t xml:space="preserve"> insect</w:t>
      </w:r>
      <w:r w:rsidR="00611BF7">
        <w:rPr>
          <w:lang w:val="en-CA"/>
        </w:rPr>
        <w:t xml:space="preserve"> abundance</w:t>
      </w:r>
      <w:r w:rsidR="00B4676A">
        <w:rPr>
          <w:lang w:val="en-CA"/>
        </w:rPr>
        <w:t xml:space="preserve"> </w:t>
      </w:r>
      <w:r w:rsidR="00F84015">
        <w:rPr>
          <w:lang w:val="en-CA"/>
        </w:rPr>
        <w:t xml:space="preserve">for </w:t>
      </w:r>
      <w:r w:rsidR="00DA5FC7">
        <w:rPr>
          <w:lang w:val="en-CA"/>
        </w:rPr>
        <w:t>twenty</w:t>
      </w:r>
      <w:r w:rsidR="00F84015">
        <w:rPr>
          <w:lang w:val="en-CA"/>
        </w:rPr>
        <w:t xml:space="preserve"> systems, and then</w:t>
      </w:r>
      <w:r w:rsidR="00611BF7">
        <w:rPr>
          <w:lang w:val="en-CA"/>
        </w:rPr>
        <w:t xml:space="preserve"> fit all three of the models to each of the</w:t>
      </w:r>
      <w:r w:rsidR="00DA5FC7">
        <w:rPr>
          <w:lang w:val="en-CA"/>
        </w:rPr>
        <w:t xml:space="preserve">se </w:t>
      </w:r>
      <w:r w:rsidR="00611BF7">
        <w:rPr>
          <w:lang w:val="en-CA"/>
        </w:rPr>
        <w:t xml:space="preserve">systems. We then extracted 250 samples from the </w:t>
      </w:r>
      <w:r w:rsidR="00611BF7">
        <w:rPr>
          <w:lang w:val="en-CA"/>
        </w:rPr>
        <w:t xml:space="preserve">posterior </w:t>
      </w:r>
      <w:r w:rsidR="000A671E">
        <w:rPr>
          <w:lang w:val="en-CA"/>
        </w:rPr>
        <w:t>distribution for each fit</w:t>
      </w:r>
      <w:r w:rsidR="00120E75">
        <w:rPr>
          <w:lang w:val="en-CA"/>
        </w:rPr>
        <w:t xml:space="preserve">, equating to </w:t>
      </w:r>
      <w:r w:rsidR="00DA5FC7">
        <w:rPr>
          <w:lang w:val="en-CA"/>
        </w:rPr>
        <w:t>5,000 sampled estimates</w:t>
      </w:r>
      <w:r w:rsidR="00F84015">
        <w:rPr>
          <w:lang w:val="en-CA"/>
        </w:rPr>
        <w:t xml:space="preserve"> </w:t>
      </w:r>
      <w:r w:rsidR="00E75E4A">
        <w:rPr>
          <w:lang w:val="en-CA"/>
        </w:rPr>
        <w:t>f</w:t>
      </w:r>
      <w:r w:rsidR="00F84015">
        <w:rPr>
          <w:lang w:val="en-CA"/>
        </w:rPr>
        <w:t>or</w:t>
      </w:r>
      <w:r w:rsidR="00E75E4A">
        <w:rPr>
          <w:lang w:val="en-CA"/>
        </w:rPr>
        <w:t xml:space="preserve"> each model type for each combination of detection </w:t>
      </w:r>
      <w:r w:rsidR="00F84015">
        <w:rPr>
          <w:lang w:val="en-CA"/>
        </w:rPr>
        <w:t xml:space="preserve">parameters. To calculate model bias, we subtracted the sampled effect size estimates from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120E75">
        <w:rPr>
          <w:rFonts w:eastAsiaTheme="minorEastAsia"/>
          <w:lang w:val="en-CA"/>
        </w:rPr>
        <w:t xml:space="preserve"> and calculated the mean and 50% and 9</w:t>
      </w:r>
      <w:r w:rsidR="003F2617">
        <w:rPr>
          <w:rFonts w:eastAsiaTheme="minorEastAsia"/>
          <w:lang w:val="en-CA"/>
        </w:rPr>
        <w:t>0</w:t>
      </w:r>
      <w:r w:rsidR="00120E75">
        <w:rPr>
          <w:rFonts w:eastAsiaTheme="minorEastAsia"/>
          <w:lang w:val="en-CA"/>
        </w:rPr>
        <w:t>% BCIs</w:t>
      </w:r>
      <w:r w:rsidR="003F2617">
        <w:rPr>
          <w:rFonts w:eastAsiaTheme="minorEastAsia"/>
          <w:lang w:val="en-CA"/>
        </w:rPr>
        <w:t xml:space="preserve"> for the difference</w:t>
      </w:r>
      <w:r w:rsidR="00F84015">
        <w:rPr>
          <w:lang w:val="en-CA"/>
        </w:rPr>
        <w:t xml:space="preserve">. </w:t>
      </w:r>
      <w:r w:rsidR="00F84015">
        <w:rPr>
          <w:rFonts w:eastAsiaTheme="minorEastAsia"/>
          <w:lang w:val="en-CA"/>
        </w:rPr>
        <w:t xml:space="preserve">A negative bias indicates </w:t>
      </w:r>
      <w:r w:rsidR="000E0E06">
        <w:rPr>
          <w:rFonts w:eastAsiaTheme="minorEastAsia"/>
          <w:lang w:val="en-CA"/>
        </w:rPr>
        <w:t xml:space="preserve">a </w:t>
      </w:r>
      <w:r w:rsidR="00120E75">
        <w:rPr>
          <w:rFonts w:eastAsiaTheme="minorEastAsia"/>
          <w:lang w:val="en-CA"/>
        </w:rPr>
        <w:t xml:space="preserve">tendency to </w:t>
      </w:r>
      <w:r w:rsidR="00F84015">
        <w:rPr>
          <w:rFonts w:eastAsiaTheme="minorEastAsia"/>
          <w:lang w:val="en-CA"/>
        </w:rPr>
        <w:t>underestimat</w:t>
      </w:r>
      <w:r w:rsidR="00120E75">
        <w:rPr>
          <w:rFonts w:eastAsiaTheme="minorEastAsia"/>
          <w:lang w:val="en-CA"/>
        </w:rPr>
        <w:t>e</w:t>
      </w:r>
      <w:r w:rsidR="00F84015">
        <w:rPr>
          <w:rFonts w:eastAsiaTheme="minorEastAsia"/>
          <w:lang w:val="en-CA"/>
        </w:rPr>
        <w:t xml:space="preserve"> of the effect, while a positive value indicates </w:t>
      </w:r>
      <w:r w:rsidR="000E0E06">
        <w:rPr>
          <w:rFonts w:eastAsiaTheme="minorEastAsia"/>
          <w:lang w:val="en-CA"/>
        </w:rPr>
        <w:t xml:space="preserve">a </w:t>
      </w:r>
      <w:r w:rsidR="00120E75">
        <w:rPr>
          <w:rFonts w:eastAsiaTheme="minorEastAsia"/>
          <w:lang w:val="en-CA"/>
        </w:rPr>
        <w:t xml:space="preserve">tendency for </w:t>
      </w:r>
      <w:r w:rsidR="00F84015">
        <w:rPr>
          <w:rFonts w:eastAsiaTheme="minorEastAsia"/>
          <w:lang w:val="en-CA"/>
        </w:rPr>
        <w:t>overestimation</w:t>
      </w:r>
      <w:r w:rsidR="00BA38EB">
        <w:rPr>
          <w:rFonts w:eastAsiaTheme="minorEastAsia"/>
          <w:lang w:val="en-CA"/>
        </w:rPr>
        <w:t>. Values closer to zero would indicate good accuracy</w:t>
      </w:r>
      <w:r w:rsidR="00F84015">
        <w:rPr>
          <w:lang w:val="en-CA"/>
        </w:rPr>
        <w:t xml:space="preserve">. </w:t>
      </w:r>
      <w:r w:rsidR="00120E75">
        <w:rPr>
          <w:lang w:val="en-CA"/>
        </w:rPr>
        <w:t>To</w:t>
      </w:r>
      <w:r w:rsidR="00F84015">
        <w:rPr>
          <w:lang w:val="en-CA"/>
        </w:rPr>
        <w:t xml:space="preserve"> assess model precision, </w:t>
      </w:r>
      <w:r w:rsidR="00120E75">
        <w:rPr>
          <w:lang w:val="en-CA"/>
        </w:rPr>
        <w:t xml:space="preserve">we </w:t>
      </w:r>
      <w:r w:rsidR="00BA38EB">
        <w:rPr>
          <w:lang w:val="en-CA"/>
        </w:rPr>
        <w:t>tracked</w:t>
      </w:r>
      <w:r w:rsidR="003F2617">
        <w:rPr>
          <w:lang w:val="en-CA"/>
        </w:rPr>
        <w:t xml:space="preserve"> the width of the 90% BCI for each model fit. A larger value indicates high uncertainty in the value of the parameter. A smaller value indicates low uncertainty in the value of the parameter. It is possible that models could be highly precise but inaccurate, or vice versa.</w:t>
      </w:r>
    </w:p>
    <w:p w14:paraId="72D0CCC2" w14:textId="21858DB6" w:rsidR="000A671E" w:rsidRDefault="000A671E" w:rsidP="00B33FC4">
      <w:pPr>
        <w:spacing w:line="480" w:lineRule="auto"/>
        <w:rPr>
          <w:lang w:val="en-CA"/>
        </w:rPr>
      </w:pPr>
      <w:r>
        <w:rPr>
          <w:lang w:val="en-CA"/>
        </w:rPr>
        <w:lastRenderedPageBreak/>
        <w:tab/>
        <w:t xml:space="preserve">Next, we assessed how changes in </w:t>
      </w:r>
      <w:r w:rsidR="00BA38EB">
        <w:rPr>
          <w:lang w:val="en-CA"/>
        </w:rPr>
        <w:t xml:space="preserve">the number of </w:t>
      </w:r>
      <w:r>
        <w:rPr>
          <w:lang w:val="en-CA"/>
        </w:rPr>
        <w:t>site</w:t>
      </w:r>
      <w:r w:rsidR="00BA38EB">
        <w:rPr>
          <w:lang w:val="en-CA"/>
        </w:rPr>
        <w:t>s included in a study</w:t>
      </w:r>
      <w:r>
        <w:rPr>
          <w:lang w:val="en-CA"/>
        </w:rPr>
        <w:t xml:space="preserve"> impact</w:t>
      </w:r>
      <w:r w:rsidR="00BA38EB">
        <w:rPr>
          <w:lang w:val="en-CA"/>
        </w:rPr>
        <w:t>s</w:t>
      </w:r>
      <w:r>
        <w:rPr>
          <w:lang w:val="en-CA"/>
        </w:rPr>
        <w:t xml:space="preserve"> model bias and precision. To do so, we simulated </w:t>
      </w:r>
      <w:r w:rsidR="00BA38EB">
        <w:rPr>
          <w:lang w:val="en-CA"/>
        </w:rPr>
        <w:t>scenarios with 10, 20 or 30 sites</w:t>
      </w:r>
      <w:r>
        <w:rPr>
          <w:lang w:val="en-CA"/>
        </w:rPr>
        <w:t xml:space="preserve">. For each </w:t>
      </w:r>
      <w:r w:rsidR="00BA38EB">
        <w:rPr>
          <w:lang w:val="en-CA"/>
        </w:rPr>
        <w:t>scenario</w:t>
      </w:r>
      <w:r>
        <w:rPr>
          <w:lang w:val="en-CA"/>
        </w:rPr>
        <w:t xml:space="preserve">, we </w:t>
      </w:r>
      <w:r w:rsidR="00E75E4A">
        <w:rPr>
          <w:lang w:val="en-CA"/>
        </w:rPr>
        <w:t xml:space="preserve">again </w:t>
      </w:r>
      <w:r>
        <w:rPr>
          <w:lang w:val="en-CA"/>
        </w:rPr>
        <w:t xml:space="preserve">varied the effect of restoration on detection rate between </w:t>
      </w:r>
      <w:r w:rsidR="00BA38EB">
        <w:rPr>
          <w:lang w:val="en-CA"/>
        </w:rPr>
        <w:t xml:space="preserve">-1, </w:t>
      </w:r>
      <w:r>
        <w:rPr>
          <w:lang w:val="en-CA"/>
        </w:rPr>
        <w:t>-0.5, 0, 0.5, and 1</w:t>
      </w:r>
      <w:r w:rsidR="003F2617">
        <w:rPr>
          <w:lang w:val="en-CA"/>
        </w:rPr>
        <w:t xml:space="preserve"> (logit-scaled)</w:t>
      </w:r>
      <w:r>
        <w:rPr>
          <w:lang w:val="en-CA"/>
        </w:rPr>
        <w:t xml:space="preserve">. The detection intercept was held constant at a value of -2 </w:t>
      </w:r>
      <w:r w:rsidR="003F2617">
        <w:rPr>
          <w:lang w:val="en-CA"/>
        </w:rPr>
        <w:t>(logit-scaled). A</w:t>
      </w:r>
      <w:r>
        <w:rPr>
          <w:lang w:val="en-CA"/>
        </w:rPr>
        <w:t xml:space="preserve">ll other parameters and study dimensions </w:t>
      </w:r>
      <w:r w:rsidR="00E75E4A">
        <w:rPr>
          <w:lang w:val="en-CA"/>
        </w:rPr>
        <w:t xml:space="preserve">were </w:t>
      </w:r>
      <w:r>
        <w:rPr>
          <w:lang w:val="en-CA"/>
        </w:rPr>
        <w:t xml:space="preserve">held constant as described </w:t>
      </w:r>
      <w:r w:rsidR="00E75E4A">
        <w:rPr>
          <w:lang w:val="en-CA"/>
        </w:rPr>
        <w:t>in the previous paragraph</w:t>
      </w:r>
      <w:r w:rsidR="003F2617">
        <w:rPr>
          <w:lang w:val="en-CA"/>
        </w:rPr>
        <w:t xml:space="preserve">. </w:t>
      </w:r>
      <w:r>
        <w:rPr>
          <w:lang w:val="en-CA"/>
        </w:rPr>
        <w:t xml:space="preserve">We used the same approach to quantify </w:t>
      </w:r>
      <w:r w:rsidR="00BA38EB">
        <w:rPr>
          <w:lang w:val="en-CA"/>
        </w:rPr>
        <w:t>accuracy</w:t>
      </w:r>
      <w:r>
        <w:rPr>
          <w:lang w:val="en-CA"/>
        </w:rPr>
        <w:t xml:space="preserve"> and precision.</w:t>
      </w:r>
    </w:p>
    <w:p w14:paraId="18AB1E18" w14:textId="4E7CDCC2" w:rsidR="000A671E" w:rsidRPr="007B0A94" w:rsidRDefault="000A671E" w:rsidP="00E76D91">
      <w:pPr>
        <w:spacing w:line="480" w:lineRule="auto"/>
        <w:ind w:firstLine="720"/>
        <w:rPr>
          <w:rFonts w:cs="Times New Roman"/>
          <w:lang w:val="en-CA"/>
        </w:rPr>
      </w:pPr>
      <w:r w:rsidRPr="00E75E4A">
        <w:rPr>
          <w:lang w:val="en-CA"/>
        </w:rPr>
        <w:t xml:space="preserve">Finally, we </w:t>
      </w:r>
      <w:r w:rsidR="003F2617">
        <w:rPr>
          <w:lang w:val="en-CA"/>
        </w:rPr>
        <w:t xml:space="preserve">examined how </w:t>
      </w:r>
      <w:r w:rsidR="003F2617" w:rsidRPr="00E75E4A">
        <w:rPr>
          <w:lang w:val="en-CA"/>
        </w:rPr>
        <w:t xml:space="preserve">violations in </w:t>
      </w:r>
      <w:proofErr w:type="spellStart"/>
      <w:r w:rsidR="00BA38EB">
        <w:rPr>
          <w:lang w:val="en-CA"/>
        </w:rPr>
        <w:t>population</w:t>
      </w:r>
      <w:r w:rsidR="003F2617" w:rsidRPr="00E75E4A">
        <w:rPr>
          <w:lang w:val="en-CA"/>
        </w:rPr>
        <w:t>closure</w:t>
      </w:r>
      <w:proofErr w:type="spellEnd"/>
      <w:r w:rsidR="003F2617" w:rsidRPr="00E75E4A">
        <w:rPr>
          <w:lang w:val="en-CA"/>
        </w:rPr>
        <w:t xml:space="preserve"> assumptions</w:t>
      </w:r>
      <w:r w:rsidR="003F2617">
        <w:rPr>
          <w:lang w:val="en-CA"/>
        </w:rPr>
        <w:t xml:space="preserve"> impact</w:t>
      </w:r>
      <w:r w:rsidRPr="00E75E4A">
        <w:rPr>
          <w:lang w:val="en-CA"/>
        </w:rPr>
        <w:t xml:space="preserve"> </w:t>
      </w:r>
      <w:proofErr w:type="spellStart"/>
      <w:r w:rsidRPr="00E75E4A">
        <w:rPr>
          <w:lang w:val="en-CA"/>
        </w:rPr>
        <w:t>binmix</w:t>
      </w:r>
      <w:proofErr w:type="spellEnd"/>
      <w:r w:rsidRPr="00E75E4A">
        <w:rPr>
          <w:lang w:val="en-CA"/>
        </w:rPr>
        <w:t xml:space="preserve"> </w:t>
      </w:r>
      <w:r w:rsidR="003F2617">
        <w:rPr>
          <w:lang w:val="en-CA"/>
        </w:rPr>
        <w:t>and</w:t>
      </w:r>
      <w:r w:rsidRPr="00E75E4A">
        <w:rPr>
          <w:lang w:val="en-CA"/>
        </w:rPr>
        <w:t xml:space="preserve"> </w:t>
      </w:r>
      <w:proofErr w:type="spellStart"/>
      <w:r w:rsidRPr="00E75E4A">
        <w:rPr>
          <w:lang w:val="en-CA"/>
        </w:rPr>
        <w:t>multimix</w:t>
      </w:r>
      <w:proofErr w:type="spellEnd"/>
      <w:r w:rsidRPr="00E75E4A">
        <w:rPr>
          <w:lang w:val="en-CA"/>
        </w:rPr>
        <w:t xml:space="preserve"> </w:t>
      </w:r>
      <w:r w:rsidR="003F2617">
        <w:rPr>
          <w:lang w:val="en-CA"/>
        </w:rPr>
        <w:t>estimates</w:t>
      </w:r>
      <w:r w:rsidRPr="00E75E4A">
        <w:rPr>
          <w:lang w:val="en-CA"/>
        </w:rPr>
        <w:t xml:space="preserve">. </w:t>
      </w:r>
      <w:r w:rsidR="0039216E">
        <w:rPr>
          <w:lang w:val="en-CA"/>
        </w:rPr>
        <w:t>For this test of model robustness,</w:t>
      </w:r>
      <w:r w:rsidR="00E75E4A" w:rsidRPr="00E75E4A">
        <w:rPr>
          <w:lang w:val="en-CA"/>
        </w:rPr>
        <w:t xml:space="preserve"> we still considered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E75E4A">
        <w:rPr>
          <w:rFonts w:eastAsiaTheme="minorEastAsia"/>
          <w:lang w:val="en-CA"/>
        </w:rPr>
        <w:t xml:space="preserve"> to be the outcome of a Poisson trial. </w:t>
      </w:r>
      <w:r w:rsidR="0039216E">
        <w:rPr>
          <w:rFonts w:eastAsiaTheme="minorEastAsia"/>
          <w:lang w:val="en-CA"/>
        </w:rPr>
        <w:t>However, we also</w:t>
      </w:r>
      <w:r w:rsidR="00E75E4A">
        <w:rPr>
          <w:rFonts w:eastAsiaTheme="minorEastAsia"/>
          <w:lang w:val="en-CA"/>
        </w:rPr>
        <w:t xml:space="preserve"> </w:t>
      </w:r>
      <w:r w:rsidR="00BA38EB">
        <w:rPr>
          <w:rFonts w:eastAsiaTheme="minorEastAsia"/>
          <w:lang w:val="en-CA"/>
        </w:rPr>
        <w:t>included</w:t>
      </w:r>
      <w:r w:rsidR="00E75E4A">
        <w:rPr>
          <w:rFonts w:eastAsiaTheme="minorEastAsia"/>
          <w:lang w:val="en-CA"/>
        </w:rPr>
        <w:t xml:space="preserve"> </w:t>
      </w:r>
      <w:r w:rsidR="00BA38EB">
        <w:rPr>
          <w:rFonts w:eastAsiaTheme="minorEastAsia"/>
          <w:lang w:val="en-CA"/>
        </w:rPr>
        <w:t>an ability for individuals to immigrate/emigrate from the site.</w:t>
      </w:r>
      <w:r w:rsidR="00E75E4A">
        <w:rPr>
          <w:rFonts w:eastAsiaTheme="minorEastAsia"/>
          <w:lang w:val="en-CA"/>
        </w:rPr>
        <w:t xml:space="preserve"> </w:t>
      </w:r>
      <w:proofErr w:type="gramStart"/>
      <w:r w:rsidR="00BA38EB">
        <w:rPr>
          <w:rFonts w:eastAsiaTheme="minorEastAsia"/>
          <w:lang w:val="en-CA"/>
        </w:rPr>
        <w:t>E</w:t>
      </w:r>
      <w:r w:rsidR="00E75E4A">
        <w:rPr>
          <w:rFonts w:eastAsiaTheme="minorEastAsia"/>
          <w:lang w:val="en-CA"/>
        </w:rPr>
        <w:t>ach individual</w:t>
      </w:r>
      <w:proofErr w:type="gramEnd"/>
      <w:r w:rsidR="00E75E4A">
        <w:rPr>
          <w:rFonts w:eastAsiaTheme="minorEastAsia"/>
          <w:lang w:val="en-CA"/>
        </w:rPr>
        <w:t xml:space="preserve"> in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E75E4A">
        <w:rPr>
          <w:rFonts w:eastAsiaTheme="minorEastAsia"/>
          <w:lang w:val="en-CA"/>
        </w:rPr>
        <w:t xml:space="preserve"> was</w:t>
      </w:r>
      <w:r w:rsidR="00BA38EB">
        <w:rPr>
          <w:rFonts w:eastAsiaTheme="minorEastAsia"/>
          <w:lang w:val="en-CA"/>
        </w:rPr>
        <w:t xml:space="preserve"> randomly</w:t>
      </w:r>
      <w:r w:rsidR="00E75E4A">
        <w:rPr>
          <w:rFonts w:eastAsiaTheme="minorEastAsia"/>
          <w:lang w:val="en-CA"/>
        </w:rPr>
        <w:t xml:space="preserve"> “available” for detection</w:t>
      </w:r>
      <w:r w:rsidR="009860A2">
        <w:rPr>
          <w:rFonts w:eastAsiaTheme="minorEastAsia"/>
          <w:lang w:val="en-CA"/>
        </w:rPr>
        <w:t xml:space="preserve"> at the timing of </w:t>
      </w:r>
      <w:r w:rsidR="00BA38EB">
        <w:rPr>
          <w:rFonts w:eastAsiaTheme="minorEastAsia"/>
          <w:lang w:val="en-CA"/>
        </w:rPr>
        <w:t>a</w:t>
      </w:r>
      <w:r w:rsidR="009860A2">
        <w:rPr>
          <w:rFonts w:eastAsiaTheme="minorEastAsia"/>
          <w:lang w:val="en-CA"/>
        </w:rPr>
        <w:t xml:space="preserve"> survey</w:t>
      </w:r>
      <w:r w:rsidR="00BA38EB">
        <w:rPr>
          <w:rFonts w:eastAsiaTheme="minorEastAsia"/>
          <w:lang w:val="en-CA"/>
        </w:rPr>
        <w:t xml:space="preserve"> with some probability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oMath>
      <w:r w:rsidR="00E75E4A">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availability</m:t>
            </m:r>
          </m:e>
          <m:sub>
            <m:r>
              <w:rPr>
                <w:rFonts w:ascii="Cambria Math" w:hAnsi="Cambria Math" w:cs="Times New Roman"/>
                <w:lang w:val="en-CA"/>
              </w:rPr>
              <m:t>i</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m:rPr>
            <m:sty m:val="p"/>
          </m:rP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r>
          <w:rPr>
            <w:rFonts w:ascii="Cambria Math" w:hAnsi="Cambria Math" w:cs="Times New Roman"/>
            <w:lang w:val="en-CA"/>
          </w:rPr>
          <m:t>)</m:t>
        </m:r>
      </m:oMath>
      <w:r w:rsidR="00E75E4A">
        <w:rPr>
          <w:rFonts w:eastAsiaTheme="minorEastAsia"/>
          <w:lang w:val="en-CA"/>
        </w:rPr>
        <w:t xml:space="preserve">. </w:t>
      </w:r>
      <w:r w:rsidR="009860A2">
        <w:rPr>
          <w:rFonts w:eastAsiaTheme="minorEastAsia"/>
          <w:lang w:val="en-CA"/>
        </w:rPr>
        <w:t xml:space="preserve">In this scenario,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9860A2">
        <w:rPr>
          <w:rFonts w:eastAsiaTheme="minorEastAsia"/>
          <w:lang w:val="en-CA"/>
        </w:rPr>
        <w:t xml:space="preserve"> more closely represents </w:t>
      </w:r>
      <w:r w:rsidR="00BA38EB">
        <w:rPr>
          <w:rFonts w:eastAsiaTheme="minorEastAsia"/>
          <w:lang w:val="en-CA"/>
        </w:rPr>
        <w:t>the</w:t>
      </w:r>
      <w:r w:rsidR="009860A2">
        <w:rPr>
          <w:rFonts w:eastAsiaTheme="minorEastAsia"/>
          <w:lang w:val="en-CA"/>
        </w:rPr>
        <w:t xml:space="preserve"> </w:t>
      </w:r>
      <w:r w:rsidR="00BA38EB">
        <w:rPr>
          <w:rFonts w:eastAsiaTheme="minorEastAsia"/>
          <w:lang w:val="en-CA"/>
        </w:rPr>
        <w:t xml:space="preserve">larger </w:t>
      </w:r>
      <w:r w:rsidR="009860A2">
        <w:rPr>
          <w:rFonts w:eastAsiaTheme="minorEastAsia"/>
          <w:lang w:val="en-CA"/>
        </w:rPr>
        <w:t>population</w:t>
      </w:r>
      <w:r w:rsidR="00BA38EB">
        <w:rPr>
          <w:rFonts w:eastAsiaTheme="minorEastAsia"/>
          <w:lang w:val="en-CA"/>
        </w:rPr>
        <w:t xml:space="preserve"> of mobile insects in a broader landscape that have some chance of being in the sampling area at some point during the study</w:t>
      </w:r>
      <w:r w:rsidR="009860A2">
        <w:rPr>
          <w:rFonts w:eastAsiaTheme="minorEastAsia"/>
          <w:lang w:val="en-CA"/>
        </w:rPr>
        <w:t xml:space="preserve">. We specified a linear predictor for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oMath>
      <w:r w:rsidR="009860A2">
        <w:rPr>
          <w:rFonts w:eastAsiaTheme="minorEastAsia"/>
          <w:lang w:val="en-CA"/>
        </w:rPr>
        <w:t>, with a</w:t>
      </w:r>
      <w:r w:rsidR="00B4676A">
        <w:rPr>
          <w:rFonts w:eastAsiaTheme="minorEastAsia"/>
          <w:lang w:val="en-CA"/>
        </w:rPr>
        <w:t xml:space="preserve">n </w:t>
      </w:r>
      <w:r w:rsidR="00E76D91">
        <w:rPr>
          <w:rFonts w:eastAsiaTheme="minorEastAsia"/>
          <w:lang w:val="en-CA"/>
        </w:rPr>
        <w:t xml:space="preserve">availability </w:t>
      </w:r>
      <w:r w:rsidR="009860A2">
        <w:rPr>
          <w:rFonts w:eastAsiaTheme="minorEastAsia"/>
          <w:lang w:val="en-CA"/>
        </w:rPr>
        <w:t xml:space="preserve">intercept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9860A2">
        <w:rPr>
          <w:rFonts w:eastAsiaTheme="minorEastAsia"/>
          <w:lang w:val="en-CA"/>
        </w:rPr>
        <w:t xml:space="preserve"> and </w:t>
      </w:r>
      <w:r w:rsidR="00E76D91">
        <w:rPr>
          <w:rFonts w:eastAsiaTheme="minorEastAsia"/>
          <w:lang w:val="en-CA"/>
        </w:rPr>
        <w:t xml:space="preserve">a fixed </w:t>
      </w:r>
      <w:r w:rsidR="009860A2">
        <w:rPr>
          <w:rFonts w:eastAsiaTheme="minorEastAsia"/>
          <w:lang w:val="en-CA"/>
        </w:rPr>
        <w:t xml:space="preserve">effect of restoration on availability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9860A2">
        <w:rPr>
          <w:rFonts w:eastAsiaTheme="minorEastAsia"/>
          <w:lang w:val="en-CA"/>
        </w:rPr>
        <w:t xml:space="preserve">. We varied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9860A2">
        <w:rPr>
          <w:rFonts w:eastAsiaTheme="minorEastAsia"/>
          <w:lang w:val="en-CA"/>
        </w:rPr>
        <w:t xml:space="preserve"> between -1, 0, 1, and 2; and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9860A2">
        <w:rPr>
          <w:rFonts w:eastAsiaTheme="minorEastAsia"/>
          <w:lang w:val="en-CA"/>
        </w:rPr>
        <w:t xml:space="preserve"> between -1, 0 and 1</w:t>
      </w:r>
      <w:r w:rsidR="00266541">
        <w:rPr>
          <w:rFonts w:eastAsiaTheme="minorEastAsia"/>
          <w:lang w:val="en-CA"/>
        </w:rPr>
        <w:t xml:space="preserve"> (logit-scaled)</w:t>
      </w:r>
      <w:r w:rsidR="004B3DE1">
        <w:rPr>
          <w:rFonts w:eastAsiaTheme="minorEastAsia"/>
          <w:lang w:val="en-CA"/>
        </w:rPr>
        <w:t xml:space="preserve">. A negative value of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4B3DE1">
        <w:rPr>
          <w:rFonts w:eastAsiaTheme="minorEastAsia"/>
          <w:lang w:val="en-CA"/>
        </w:rPr>
        <w:t xml:space="preserve"> represents a scenario in which individuals are less likely to remain within sampling areas if they are restored, whereas a positive value would indicate a higher probability of remaining within the sampling areas</w:t>
      </w:r>
      <w:r w:rsidR="00B4676A">
        <w:rPr>
          <w:rFonts w:eastAsiaTheme="minorEastAsia"/>
          <w:lang w:val="en-CA"/>
        </w:rPr>
        <w:t xml:space="preserve">. </w:t>
      </w:r>
      <w:r w:rsidR="00E76D91">
        <w:rPr>
          <w:lang w:val="en-CA"/>
        </w:rPr>
        <w:t xml:space="preserve">We held the abundance intercept at </w:t>
      </w:r>
      <w:r w:rsidR="004B3DE1">
        <w:rPr>
          <w:lang w:val="en-CA"/>
        </w:rPr>
        <w:t>3</w:t>
      </w:r>
      <w:r w:rsidR="00E76D91">
        <w:rPr>
          <w:lang w:val="en-CA"/>
        </w:rPr>
        <w:t xml:space="preserve"> (log-scaled</w:t>
      </w:r>
      <w:proofErr w:type="gramStart"/>
      <w:r w:rsidR="00E76D91">
        <w:rPr>
          <w:lang w:val="en-CA"/>
        </w:rPr>
        <w:t>), and</w:t>
      </w:r>
      <w:proofErr w:type="gramEnd"/>
      <w:r w:rsidR="00E76D91">
        <w:rPr>
          <w:lang w:val="en-CA"/>
        </w:rPr>
        <w:t xml:space="preserve"> held the baseline detection rate constant at -2 (logit-scaled) with no effect of restoration on detection.</w:t>
      </w:r>
      <w:r w:rsidR="00E76D91">
        <w:rPr>
          <w:rFonts w:cs="Times New Roman"/>
          <w:lang w:val="en-CA"/>
        </w:rPr>
        <w:t xml:space="preserve"> </w:t>
      </w:r>
      <w:r w:rsidR="007B0A94">
        <w:rPr>
          <w:lang w:val="en-CA"/>
        </w:rPr>
        <w:t>All other parameters and study dimensions were held constant as described above</w:t>
      </w:r>
      <w:r w:rsidR="00E76D91">
        <w:rPr>
          <w:lang w:val="en-CA"/>
        </w:rPr>
        <w:t>,</w:t>
      </w:r>
      <w:r w:rsidR="007B0A94">
        <w:rPr>
          <w:lang w:val="en-CA"/>
        </w:rPr>
        <w:t xml:space="preserve"> </w:t>
      </w:r>
      <w:r w:rsidR="00E76D91">
        <w:rPr>
          <w:lang w:val="en-CA"/>
        </w:rPr>
        <w:t xml:space="preserve">with </w:t>
      </w:r>
      <w:r w:rsidR="007B0A94">
        <w:rPr>
          <w:lang w:val="en-CA"/>
        </w:rPr>
        <w:t>the same approach</w:t>
      </w:r>
      <w:r w:rsidR="00E76D91" w:rsidRPr="00E76D91">
        <w:rPr>
          <w:lang w:val="en-CA"/>
        </w:rPr>
        <w:t xml:space="preserve"> </w:t>
      </w:r>
      <w:r w:rsidR="00E76D91">
        <w:rPr>
          <w:lang w:val="en-CA"/>
        </w:rPr>
        <w:t>used</w:t>
      </w:r>
      <w:r w:rsidR="007B0A94">
        <w:rPr>
          <w:lang w:val="en-CA"/>
        </w:rPr>
        <w:t xml:space="preserve"> to quantify bias and precision.</w:t>
      </w:r>
      <w:r w:rsidR="00266541">
        <w:rPr>
          <w:lang w:val="en-CA"/>
        </w:rPr>
        <w:t xml:space="preserve"> </w:t>
      </w:r>
    </w:p>
    <w:p w14:paraId="17517B95" w14:textId="72279EF1" w:rsidR="00475501" w:rsidRPr="005E3E53" w:rsidRDefault="00EF6948" w:rsidP="00B33FC4">
      <w:pPr>
        <w:spacing w:line="480" w:lineRule="auto"/>
        <w:rPr>
          <w:b/>
          <w:bCs/>
          <w:lang w:val="en-CA"/>
        </w:rPr>
      </w:pPr>
      <w:r>
        <w:rPr>
          <w:b/>
          <w:bCs/>
          <w:lang w:val="en-CA"/>
        </w:rPr>
        <w:t xml:space="preserve">3. </w:t>
      </w:r>
      <w:r w:rsidR="00B512B6" w:rsidRPr="005E3E53">
        <w:rPr>
          <w:b/>
          <w:bCs/>
          <w:lang w:val="en-CA"/>
        </w:rPr>
        <w:t>Results</w:t>
      </w:r>
    </w:p>
    <w:p w14:paraId="7FBB3541" w14:textId="19331B33" w:rsidR="00890C44" w:rsidRDefault="0028623F" w:rsidP="007B0A94">
      <w:pPr>
        <w:spacing w:line="480" w:lineRule="auto"/>
        <w:ind w:firstLine="720"/>
        <w:rPr>
          <w:lang w:val="en-CA"/>
        </w:rPr>
      </w:pPr>
      <w:r>
        <w:rPr>
          <w:lang w:val="en-CA"/>
        </w:rPr>
        <w:t>T</w:t>
      </w:r>
      <w:r w:rsidR="00B97A2C">
        <w:rPr>
          <w:lang w:val="en-CA"/>
        </w:rPr>
        <w:t xml:space="preserve">o </w:t>
      </w:r>
      <w:r w:rsidR="00627788">
        <w:rPr>
          <w:lang w:val="en-CA"/>
        </w:rPr>
        <w:t>determine</w:t>
      </w:r>
      <w:r w:rsidR="00B97A2C">
        <w:rPr>
          <w:lang w:val="en-CA"/>
        </w:rPr>
        <w:t xml:space="preserve"> </w:t>
      </w:r>
      <w:r w:rsidR="00C06FD8">
        <w:rPr>
          <w:lang w:val="en-CA"/>
        </w:rPr>
        <w:t xml:space="preserve">the </w:t>
      </w:r>
      <w:r w:rsidR="00B97A2C">
        <w:rPr>
          <w:lang w:val="en-CA"/>
        </w:rPr>
        <w:t xml:space="preserve">abundance and detection patterns </w:t>
      </w:r>
      <w:r w:rsidR="00627788">
        <w:rPr>
          <w:lang w:val="en-CA"/>
        </w:rPr>
        <w:t>for</w:t>
      </w:r>
      <w:r w:rsidR="00C06FD8">
        <w:rPr>
          <w:lang w:val="en-CA"/>
        </w:rPr>
        <w:t xml:space="preserve"> our</w:t>
      </w:r>
      <w:r>
        <w:rPr>
          <w:lang w:val="en-CA"/>
        </w:rPr>
        <w:t xml:space="preserve"> </w:t>
      </w:r>
      <w:r w:rsidR="00B97A2C">
        <w:rPr>
          <w:lang w:val="en-CA"/>
        </w:rPr>
        <w:t xml:space="preserve">real insect </w:t>
      </w:r>
      <w:r>
        <w:rPr>
          <w:lang w:val="en-CA"/>
        </w:rPr>
        <w:t>populations</w:t>
      </w:r>
      <w:r w:rsidR="007B0A94">
        <w:rPr>
          <w:lang w:val="en-CA"/>
        </w:rPr>
        <w:t>,</w:t>
      </w:r>
      <w:r w:rsidR="00EF6948">
        <w:rPr>
          <w:lang w:val="en-CA"/>
        </w:rPr>
        <w:t xml:space="preserve"> we</w:t>
      </w:r>
      <w:r w:rsidR="007B0A94">
        <w:rPr>
          <w:lang w:val="en-CA"/>
        </w:rPr>
        <w:t xml:space="preserve"> fit each of our models to </w:t>
      </w:r>
      <w:r w:rsidR="00C06FD8">
        <w:rPr>
          <w:lang w:val="en-CA"/>
        </w:rPr>
        <w:t xml:space="preserve">the </w:t>
      </w:r>
      <w:r w:rsidR="00475501">
        <w:rPr>
          <w:lang w:val="en-CA"/>
        </w:rPr>
        <w:t xml:space="preserve">wild bee count data </w:t>
      </w:r>
      <w:r w:rsidR="000D1918">
        <w:rPr>
          <w:lang w:val="en-CA"/>
        </w:rPr>
        <w:t xml:space="preserve">collected </w:t>
      </w:r>
      <w:r w:rsidR="00475501">
        <w:rPr>
          <w:lang w:val="en-CA"/>
        </w:rPr>
        <w:t>from</w:t>
      </w:r>
      <w:r w:rsidR="00C06FD8">
        <w:rPr>
          <w:lang w:val="en-CA"/>
        </w:rPr>
        <w:t xml:space="preserve"> our</w:t>
      </w:r>
      <w:r w:rsidR="00475501">
        <w:rPr>
          <w:lang w:val="en-CA"/>
        </w:rPr>
        <w:t xml:space="preserve"> </w:t>
      </w:r>
      <w:r w:rsidR="000D1918">
        <w:rPr>
          <w:lang w:val="en-CA"/>
        </w:rPr>
        <w:t xml:space="preserve">ten </w:t>
      </w:r>
      <w:r w:rsidR="007B0A94">
        <w:rPr>
          <w:lang w:val="en-CA"/>
        </w:rPr>
        <w:t>field</w:t>
      </w:r>
      <w:r w:rsidR="000D1918">
        <w:rPr>
          <w:lang w:val="en-CA"/>
        </w:rPr>
        <w:t xml:space="preserve"> sites</w:t>
      </w:r>
      <w:r w:rsidR="007B0A94">
        <w:rPr>
          <w:lang w:val="en-CA"/>
        </w:rPr>
        <w:t xml:space="preserve"> </w:t>
      </w:r>
      <w:r w:rsidR="00807B86">
        <w:rPr>
          <w:lang w:val="en-CA"/>
        </w:rPr>
        <w:t>(Figure 2)</w:t>
      </w:r>
      <w:r w:rsidR="007B0A94">
        <w:rPr>
          <w:lang w:val="en-CA"/>
        </w:rPr>
        <w:t xml:space="preserve">. As </w:t>
      </w:r>
      <w:r w:rsidR="007B0A94">
        <w:rPr>
          <w:lang w:val="en-CA"/>
        </w:rPr>
        <w:lastRenderedPageBreak/>
        <w:t>expected</w:t>
      </w:r>
      <w:r w:rsidR="00C06FD8">
        <w:rPr>
          <w:lang w:val="en-CA"/>
        </w:rPr>
        <w:t>,</w:t>
      </w:r>
      <w:r w:rsidR="00890C44">
        <w:rPr>
          <w:lang w:val="en-CA"/>
        </w:rPr>
        <w:t xml:space="preserve"> given that GLM’s do not account for imperfect detection</w:t>
      </w:r>
      <w:r w:rsidR="007B0A94">
        <w:rPr>
          <w:lang w:val="en-CA"/>
        </w:rPr>
        <w:t xml:space="preserve">, </w:t>
      </w:r>
      <w:r w:rsidR="000D1918">
        <w:rPr>
          <w:lang w:val="en-CA"/>
        </w:rPr>
        <w:t>the</w:t>
      </w:r>
      <w:r w:rsidR="007B0A94">
        <w:rPr>
          <w:lang w:val="en-CA"/>
        </w:rPr>
        <w:t xml:space="preserve"> GLM estimated a lower abundance intercept </w:t>
      </w:r>
      <w:r w:rsidR="00475501">
        <w:rPr>
          <w:lang w:val="en-CA"/>
        </w:rPr>
        <w:t>(</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w:r w:rsidR="000D1918">
        <w:rPr>
          <w:rFonts w:eastAsiaTheme="minorEastAsia"/>
          <w:lang w:val="en-CA"/>
        </w:rPr>
        <w:t xml:space="preserve"> mean = 0.23; 90%BCI = [-0.82, 1.27]</w:t>
      </w:r>
      <w:r w:rsidR="00475501">
        <w:rPr>
          <w:lang w:val="en-CA"/>
        </w:rPr>
        <w:t xml:space="preserve">) </w:t>
      </w:r>
      <w:r w:rsidR="00054159">
        <w:rPr>
          <w:lang w:val="en-CA"/>
        </w:rPr>
        <w:t xml:space="preserve">compared to either the </w:t>
      </w:r>
      <w:proofErr w:type="spellStart"/>
      <w:r w:rsidR="00054159">
        <w:rPr>
          <w:lang w:val="en-CA"/>
        </w:rPr>
        <w:t>binmix</w:t>
      </w:r>
      <w:proofErr w:type="spellEnd"/>
      <w:r w:rsidR="00054159">
        <w:rPr>
          <w:lang w:val="en-CA"/>
        </w:rPr>
        <w:t xml:space="preserve"> or </w:t>
      </w:r>
      <w:proofErr w:type="spellStart"/>
      <w:r w:rsidR="00054159">
        <w:rPr>
          <w:lang w:val="en-CA"/>
        </w:rPr>
        <w:t>multimix</w:t>
      </w:r>
      <w:proofErr w:type="spellEnd"/>
      <w:r w:rsidR="00054159">
        <w:rPr>
          <w:lang w:val="en-CA"/>
        </w:rPr>
        <w:t xml:space="preserve"> models</w:t>
      </w:r>
      <w:r w:rsidR="000D1918">
        <w:rPr>
          <w:lang w:val="en-CA"/>
        </w:rPr>
        <w:t xml:space="preserve">: The </w:t>
      </w:r>
      <w:proofErr w:type="spellStart"/>
      <w:r w:rsidR="000D1918">
        <w:rPr>
          <w:lang w:val="en-CA"/>
        </w:rPr>
        <w:t>binmix</w:t>
      </w:r>
      <w:proofErr w:type="spellEnd"/>
      <w:r w:rsidR="000D1918">
        <w:rPr>
          <w:lang w:val="en-CA"/>
        </w:rPr>
        <w:t xml:space="preserve"> model </w:t>
      </w:r>
      <w:r w:rsidR="00C06FD8">
        <w:rPr>
          <w:lang w:val="en-CA"/>
        </w:rPr>
        <w:t xml:space="preserve">estimated </w:t>
      </w:r>
      <w:r w:rsidR="000D1918">
        <w:rPr>
          <w:lang w:val="en-CA"/>
        </w:rPr>
        <w:t xml:space="preserve">a higher intercept with 98.1% probability and the </w:t>
      </w:r>
      <w:proofErr w:type="spellStart"/>
      <w:r w:rsidR="000D1918">
        <w:rPr>
          <w:lang w:val="en-CA"/>
        </w:rPr>
        <w:t>multimix</w:t>
      </w:r>
      <w:proofErr w:type="spellEnd"/>
      <w:r w:rsidR="000D1918">
        <w:rPr>
          <w:lang w:val="en-CA"/>
        </w:rPr>
        <w:t xml:space="preserve"> model with 99.5% probability</w:t>
      </w:r>
      <w:r w:rsidR="007B0A94">
        <w:rPr>
          <w:lang w:val="en-CA"/>
        </w:rPr>
        <w:t>.</w:t>
      </w:r>
      <w:r w:rsidR="00054159">
        <w:rPr>
          <w:lang w:val="en-CA"/>
        </w:rPr>
        <w:t xml:space="preserve"> </w:t>
      </w:r>
      <w:r w:rsidR="00054159">
        <w:rPr>
          <w:lang w:val="en-CA"/>
        </w:rPr>
        <w:t>The GLM estimated a positive effect of restoration on insect abundance</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54159">
        <w:rPr>
          <w:lang w:val="en-CA"/>
        </w:rPr>
        <w:t xml:space="preserve">mean </w:t>
      </w:r>
      <w:r w:rsidR="00475501">
        <w:rPr>
          <w:lang w:val="en-CA"/>
        </w:rPr>
        <w:t xml:space="preserve">= </w:t>
      </w:r>
      <w:r w:rsidR="000D1918">
        <w:rPr>
          <w:lang w:val="en-CA"/>
        </w:rPr>
        <w:t>1.30</w:t>
      </w:r>
      <w:r w:rsidR="00475501">
        <w:rPr>
          <w:lang w:val="en-CA"/>
        </w:rPr>
        <w:t xml:space="preserve">; </w:t>
      </w:r>
      <w:r w:rsidR="00054159">
        <w:rPr>
          <w:lang w:val="en-CA"/>
        </w:rPr>
        <w:t>9</w:t>
      </w:r>
      <w:r w:rsidR="000D1918">
        <w:rPr>
          <w:lang w:val="en-CA"/>
        </w:rPr>
        <w:t>0</w:t>
      </w:r>
      <w:r w:rsidR="00054159">
        <w:rPr>
          <w:lang w:val="en-CA"/>
        </w:rPr>
        <w:t>% BCI</w:t>
      </w:r>
      <w:r w:rsidR="00475501">
        <w:rPr>
          <w:lang w:val="en-CA"/>
        </w:rPr>
        <w:t xml:space="preserve"> = [</w:t>
      </w:r>
      <w:r w:rsidR="000D1918">
        <w:rPr>
          <w:lang w:val="en-CA"/>
        </w:rPr>
        <w:t>0.34, 2.25</w:t>
      </w:r>
      <w:r w:rsidR="00475501">
        <w:rPr>
          <w:lang w:val="en-CA"/>
        </w:rPr>
        <w:t>]</w:t>
      </w:r>
      <w:r w:rsidR="00054159">
        <w:rPr>
          <w:lang w:val="en-CA"/>
        </w:rPr>
        <w:t>.</w:t>
      </w:r>
      <w:r w:rsidR="000D1918">
        <w:rPr>
          <w:lang w:val="en-CA"/>
        </w:rPr>
        <w:t xml:space="preserve"> Effect</w:t>
      </w:r>
      <w:r w:rsidR="00054159">
        <w:rPr>
          <w:lang w:val="en-CA"/>
        </w:rPr>
        <w:t xml:space="preserve"> </w:t>
      </w:r>
      <w:r w:rsidR="000D1918">
        <w:rPr>
          <w:lang w:val="en-CA"/>
        </w:rPr>
        <w:t xml:space="preserve">size estimates were smaller for the </w:t>
      </w:r>
      <w:proofErr w:type="spellStart"/>
      <w:r w:rsidR="00054159">
        <w:rPr>
          <w:lang w:val="en-CA"/>
        </w:rPr>
        <w:t>binmix</w:t>
      </w:r>
      <w:proofErr w:type="spellEnd"/>
      <w:r w:rsidR="00054159">
        <w:rPr>
          <w:lang w:val="en-CA"/>
        </w:rPr>
        <w:t xml:space="preserve"> </w:t>
      </w:r>
      <w:r w:rsidR="000D1918">
        <w:rPr>
          <w:lang w:val="en-CA"/>
        </w:rPr>
        <w:t>model</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D1918">
        <w:rPr>
          <w:lang w:val="en-CA"/>
        </w:rPr>
        <w:t>mean = 0.74; 90% BCI = [-0.02, 1.53]</w:t>
      </w:r>
      <w:r w:rsidR="00857669">
        <w:rPr>
          <w:lang w:val="en-CA"/>
        </w:rPr>
        <w:t>; 77.3% probability of a smaller effect size compared to the GLM approach</w:t>
      </w:r>
      <w:r w:rsidR="00890C44">
        <w:rPr>
          <w:lang w:val="en-CA"/>
        </w:rPr>
        <w:t>. Effect size estimates were also smaller</w:t>
      </w:r>
      <w:r w:rsidR="000D1918">
        <w:rPr>
          <w:lang w:val="en-CA"/>
        </w:rPr>
        <w:t xml:space="preserve"> for the </w:t>
      </w:r>
      <w:proofErr w:type="spellStart"/>
      <w:r w:rsidR="00054159">
        <w:rPr>
          <w:lang w:val="en-CA"/>
        </w:rPr>
        <w:t>multimix</w:t>
      </w:r>
      <w:proofErr w:type="spellEnd"/>
      <w:r w:rsidR="00054159">
        <w:rPr>
          <w:lang w:val="en-CA"/>
        </w:rPr>
        <w:t xml:space="preserve"> model</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D1918">
        <w:rPr>
          <w:lang w:val="en-CA"/>
        </w:rPr>
        <w:t xml:space="preserve">mean = </w:t>
      </w:r>
      <w:r w:rsidR="004D2C63">
        <w:rPr>
          <w:lang w:val="en-CA"/>
        </w:rPr>
        <w:t>0.91</w:t>
      </w:r>
      <w:r w:rsidR="000D1918">
        <w:rPr>
          <w:lang w:val="en-CA"/>
        </w:rPr>
        <w:t>; 90% BCI = [0.</w:t>
      </w:r>
      <w:r w:rsidR="00857669">
        <w:rPr>
          <w:lang w:val="en-CA"/>
        </w:rPr>
        <w:t>05</w:t>
      </w:r>
      <w:r w:rsidR="000D1918">
        <w:rPr>
          <w:lang w:val="en-CA"/>
        </w:rPr>
        <w:t xml:space="preserve">, </w:t>
      </w:r>
      <w:r w:rsidR="004D2C63">
        <w:rPr>
          <w:lang w:val="en-CA"/>
        </w:rPr>
        <w:t>1.85</w:t>
      </w:r>
      <w:r w:rsidR="000D1918">
        <w:rPr>
          <w:lang w:val="en-CA"/>
        </w:rPr>
        <w:t>]</w:t>
      </w:r>
      <w:r w:rsidR="00857669">
        <w:rPr>
          <w:lang w:val="en-CA"/>
        </w:rPr>
        <w:t>; 60% probability of a smaller effect size compared to the GLM approach</w:t>
      </w:r>
      <w:r w:rsidR="00054159">
        <w:rPr>
          <w:lang w:val="en-CA"/>
        </w:rPr>
        <w:t xml:space="preserve">. </w:t>
      </w:r>
    </w:p>
    <w:p w14:paraId="1D739EA2" w14:textId="5B4A3E57" w:rsidR="00B512B6" w:rsidRDefault="00F20D29" w:rsidP="007B0A94">
      <w:pPr>
        <w:spacing w:line="480" w:lineRule="auto"/>
        <w:ind w:firstLine="720"/>
        <w:rPr>
          <w:lang w:val="en-CA"/>
        </w:rPr>
      </w:pPr>
      <w:r>
        <w:rPr>
          <w:lang w:val="en-CA"/>
        </w:rPr>
        <w:t>Consistent with</w:t>
      </w:r>
      <w:r w:rsidR="00714219">
        <w:rPr>
          <w:lang w:val="en-CA"/>
        </w:rPr>
        <w:t xml:space="preserve"> its</w:t>
      </w:r>
      <w:r>
        <w:rPr>
          <w:lang w:val="en-CA"/>
        </w:rPr>
        <w:t xml:space="preserve"> </w:t>
      </w:r>
      <w:r w:rsidR="00714219">
        <w:rPr>
          <w:lang w:val="en-CA"/>
        </w:rPr>
        <w:t xml:space="preserve">estimation of </w:t>
      </w:r>
      <w:r>
        <w:rPr>
          <w:lang w:val="en-CA"/>
        </w:rPr>
        <w:t xml:space="preserve">a higher abundance intercept, the </w:t>
      </w:r>
      <w:proofErr w:type="spellStart"/>
      <w:r>
        <w:rPr>
          <w:lang w:val="en-CA"/>
        </w:rPr>
        <w:t>multimix</w:t>
      </w:r>
      <w:proofErr w:type="spellEnd"/>
      <w:r>
        <w:rPr>
          <w:lang w:val="en-CA"/>
        </w:rPr>
        <w:t xml:space="preserve"> model estimated a lower </w:t>
      </w:r>
      <w:r w:rsidR="008142CB">
        <w:rPr>
          <w:lang w:val="en-CA"/>
        </w:rPr>
        <w:t xml:space="preserve">baseline </w:t>
      </w:r>
      <w:r>
        <w:rPr>
          <w:lang w:val="en-CA"/>
        </w:rPr>
        <w:t xml:space="preserve">detection rate </w:t>
      </w:r>
      <w:r w:rsidR="008142CB">
        <w:rPr>
          <w:lang w:val="en-CA"/>
        </w:rPr>
        <w:t>(</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8142CB">
        <w:rPr>
          <w:rFonts w:eastAsiaTheme="minorEastAsia"/>
          <w:lang w:val="en-CA"/>
        </w:rPr>
        <w:t xml:space="preserve"> mean = -3.17; 90% BCI = [-3.66, -2.62]</w:t>
      </w:r>
      <w:r w:rsidR="008142CB">
        <w:rPr>
          <w:lang w:val="en-CA"/>
        </w:rPr>
        <w:t>) than</w:t>
      </w:r>
      <w:r>
        <w:rPr>
          <w:lang w:val="en-CA"/>
        </w:rPr>
        <w:t xml:space="preserve"> the </w:t>
      </w:r>
      <w:proofErr w:type="spellStart"/>
      <w:r>
        <w:rPr>
          <w:lang w:val="en-CA"/>
        </w:rPr>
        <w:t>binmix</w:t>
      </w:r>
      <w:proofErr w:type="spellEnd"/>
      <w:r>
        <w:rPr>
          <w:lang w:val="en-CA"/>
        </w:rPr>
        <w:t xml:space="preserve"> model</w:t>
      </w:r>
      <w:r w:rsidR="008142CB">
        <w:rPr>
          <w:lang w:val="en-CA"/>
        </w:rPr>
        <w:t xml:space="preserv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8142CB">
        <w:rPr>
          <w:rFonts w:eastAsiaTheme="minorEastAsia"/>
          <w:lang w:val="en-CA"/>
        </w:rPr>
        <w:t xml:space="preserve"> mean = -1.32; 90% BCI = [-1.79, -0.92]</w:t>
      </w:r>
      <w:r w:rsidR="008142CB">
        <w:rPr>
          <w:lang w:val="en-CA"/>
        </w:rPr>
        <w:t>)</w:t>
      </w:r>
      <w:r>
        <w:rPr>
          <w:lang w:val="en-CA"/>
        </w:rPr>
        <w:t>.</w:t>
      </w:r>
      <w:r w:rsidR="00807B86">
        <w:rPr>
          <w:lang w:val="en-CA"/>
        </w:rPr>
        <w:t xml:space="preserve"> </w:t>
      </w:r>
      <w:r w:rsidR="00890C44">
        <w:rPr>
          <w:lang w:val="en-CA"/>
        </w:rPr>
        <w:t>On a probability scale, the mean estimates of these models equate to a 4% (</w:t>
      </w:r>
      <w:proofErr w:type="spellStart"/>
      <w:r w:rsidR="00890C44">
        <w:rPr>
          <w:lang w:val="en-CA"/>
        </w:rPr>
        <w:t>multimix</w:t>
      </w:r>
      <w:proofErr w:type="spellEnd"/>
      <w:r w:rsidR="00890C44">
        <w:rPr>
          <w:lang w:val="en-CA"/>
        </w:rPr>
        <w:t>) or 20% (</w:t>
      </w:r>
      <w:proofErr w:type="spellStart"/>
      <w:r w:rsidR="00890C44">
        <w:rPr>
          <w:lang w:val="en-CA"/>
        </w:rPr>
        <w:t>binmix</w:t>
      </w:r>
      <w:proofErr w:type="spellEnd"/>
      <w:r w:rsidR="00890C44">
        <w:rPr>
          <w:lang w:val="en-CA"/>
        </w:rPr>
        <w:t xml:space="preserve">) </w:t>
      </w:r>
      <w:r w:rsidR="00217481">
        <w:rPr>
          <w:lang w:val="en-CA"/>
        </w:rPr>
        <w:t xml:space="preserve">odds </w:t>
      </w:r>
      <w:r w:rsidR="00890C44">
        <w:rPr>
          <w:lang w:val="en-CA"/>
        </w:rPr>
        <w:t>of detecting individual bees during a 45</w:t>
      </w:r>
      <w:r w:rsidR="00EC0CB7">
        <w:rPr>
          <w:lang w:val="en-CA"/>
        </w:rPr>
        <w:t>-</w:t>
      </w:r>
      <w:r w:rsidR="00890C44">
        <w:rPr>
          <w:lang w:val="en-CA"/>
        </w:rPr>
        <w:t xml:space="preserve">minute survey of the </w:t>
      </w:r>
      <w:proofErr w:type="gramStart"/>
      <w:r w:rsidR="00890C44">
        <w:rPr>
          <w:lang w:val="en-CA"/>
        </w:rPr>
        <w:t>one hectare</w:t>
      </w:r>
      <w:proofErr w:type="gramEnd"/>
      <w:r w:rsidR="00890C44">
        <w:rPr>
          <w:lang w:val="en-CA"/>
        </w:rPr>
        <w:t xml:space="preserve"> plot. The</w:t>
      </w:r>
      <w:r>
        <w:rPr>
          <w:lang w:val="en-CA"/>
        </w:rPr>
        <w:t xml:space="preserve"> </w:t>
      </w:r>
      <w:proofErr w:type="spellStart"/>
      <w:r>
        <w:rPr>
          <w:lang w:val="en-CA"/>
        </w:rPr>
        <w:t>binmix</w:t>
      </w:r>
      <w:proofErr w:type="spellEnd"/>
      <w:r>
        <w:rPr>
          <w:lang w:val="en-CA"/>
        </w:rPr>
        <w:t xml:space="preserve"> </w:t>
      </w:r>
      <w:r w:rsidR="00807B86">
        <w:rPr>
          <w:lang w:val="en-CA"/>
        </w:rPr>
        <w:t>model estimated a positive effect of restoration on detection rate</w:t>
      </w:r>
      <w:r w:rsidR="00890C44">
        <w:rPr>
          <w:lang w:val="en-CA"/>
        </w:rPr>
        <w:t>:</w:t>
      </w:r>
      <w:r w:rsidR="00807B86">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sub>
        </m:sSub>
      </m:oMath>
      <w:r w:rsidR="00890C44">
        <w:rPr>
          <w:rFonts w:eastAsiaTheme="minorEastAsia"/>
          <w:lang w:val="en-CA"/>
        </w:rPr>
        <w:t xml:space="preserve"> </w:t>
      </w:r>
      <w:r w:rsidR="00807B86">
        <w:rPr>
          <w:lang w:val="en-CA"/>
        </w:rPr>
        <w:t>mean</w:t>
      </w:r>
      <w:r w:rsidR="00890C44">
        <w:rPr>
          <w:lang w:val="en-CA"/>
        </w:rPr>
        <w:t xml:space="preserve"> = 0.72;</w:t>
      </w:r>
      <w:r w:rsidR="00807B86">
        <w:rPr>
          <w:lang w:val="en-CA"/>
        </w:rPr>
        <w:t xml:space="preserve"> 9</w:t>
      </w:r>
      <w:r w:rsidR="00890C44">
        <w:rPr>
          <w:lang w:val="en-CA"/>
        </w:rPr>
        <w:t>0</w:t>
      </w:r>
      <w:r w:rsidR="00807B86">
        <w:rPr>
          <w:lang w:val="en-CA"/>
        </w:rPr>
        <w:t>% BCI</w:t>
      </w:r>
      <w:r w:rsidR="00890C44">
        <w:rPr>
          <w:lang w:val="en-CA"/>
        </w:rPr>
        <w:t xml:space="preserve"> = [0.11, 1.26]. The </w:t>
      </w:r>
      <w:proofErr w:type="spellStart"/>
      <w:r w:rsidR="00890C44">
        <w:rPr>
          <w:lang w:val="en-CA"/>
        </w:rPr>
        <w:t>multimix</w:t>
      </w:r>
      <w:proofErr w:type="spellEnd"/>
      <w:r w:rsidR="00890C44">
        <w:rPr>
          <w:lang w:val="en-CA"/>
        </w:rPr>
        <w:t xml:space="preserve"> model also estimated a positive effect: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sub>
        </m:sSub>
      </m:oMath>
      <w:r w:rsidR="00890C44">
        <w:rPr>
          <w:rFonts w:eastAsiaTheme="minorEastAsia"/>
          <w:lang w:val="en-CA"/>
        </w:rPr>
        <w:t xml:space="preserve"> </w:t>
      </w:r>
      <w:r w:rsidR="00890C44">
        <w:rPr>
          <w:lang w:val="en-CA"/>
        </w:rPr>
        <w:t xml:space="preserve">mean = 0.56; 90% BCI = [0.07, 1.05]. </w:t>
      </w:r>
      <w:r w:rsidR="00B8316B">
        <w:rPr>
          <w:lang w:val="en-CA"/>
        </w:rPr>
        <w:t>The</w:t>
      </w:r>
      <w:r w:rsidR="00890C44">
        <w:rPr>
          <w:lang w:val="en-CA"/>
        </w:rPr>
        <w:t xml:space="preserve"> positive effects of restoration on detection</w:t>
      </w:r>
      <w:r w:rsidR="00B8316B">
        <w:rPr>
          <w:lang w:val="en-CA"/>
        </w:rPr>
        <w:t xml:space="preserve"> </w:t>
      </w:r>
      <w:r w:rsidR="00890C44">
        <w:rPr>
          <w:lang w:val="en-CA"/>
        </w:rPr>
        <w:t xml:space="preserve">are </w:t>
      </w:r>
      <w:r>
        <w:rPr>
          <w:lang w:val="en-CA"/>
        </w:rPr>
        <w:t>consistent with</w:t>
      </w:r>
      <w:r w:rsidR="00B8316B">
        <w:rPr>
          <w:lang w:val="en-CA"/>
        </w:rPr>
        <w:t xml:space="preserve"> estimates for the effects of restoration on abundance that are smaller than those provided by</w:t>
      </w:r>
      <w:r>
        <w:rPr>
          <w:lang w:val="en-CA"/>
        </w:rPr>
        <w:t xml:space="preserve"> </w:t>
      </w:r>
      <w:r w:rsidR="00807B86">
        <w:rPr>
          <w:lang w:val="en-CA"/>
        </w:rPr>
        <w:t xml:space="preserve">the GLM. </w:t>
      </w:r>
    </w:p>
    <w:p w14:paraId="0F94E2AC" w14:textId="5A1E2BCC" w:rsidR="00807B86" w:rsidRDefault="00807B86" w:rsidP="007B0A94">
      <w:pPr>
        <w:spacing w:line="480" w:lineRule="auto"/>
        <w:ind w:firstLine="720"/>
        <w:rPr>
          <w:lang w:val="en-CA"/>
        </w:rPr>
      </w:pPr>
      <w:r>
        <w:rPr>
          <w:lang w:val="en-CA"/>
        </w:rPr>
        <w:t>We used simulation to determine how aspects of</w:t>
      </w:r>
      <w:r w:rsidR="004B3DE1">
        <w:rPr>
          <w:lang w:val="en-CA"/>
        </w:rPr>
        <w:t xml:space="preserve"> a study </w:t>
      </w:r>
      <w:r>
        <w:rPr>
          <w:lang w:val="en-CA"/>
        </w:rPr>
        <w:t xml:space="preserve">impact </w:t>
      </w:r>
      <w:r w:rsidR="00B8316B">
        <w:rPr>
          <w:lang w:val="en-CA"/>
        </w:rPr>
        <w:t>the ability of these models to estimate insect abundance</w:t>
      </w:r>
      <w:r w:rsidR="004B3DE1">
        <w:rPr>
          <w:lang w:val="en-CA"/>
        </w:rPr>
        <w:t xml:space="preserve"> drivers</w:t>
      </w:r>
      <w:r w:rsidR="0028623F">
        <w:rPr>
          <w:lang w:val="en-CA"/>
        </w:rPr>
        <w:t xml:space="preserve">. First, we examined how </w:t>
      </w:r>
      <w:r w:rsidR="00B8316B">
        <w:rPr>
          <w:lang w:val="en-CA"/>
        </w:rPr>
        <w:t xml:space="preserve">changes in </w:t>
      </w:r>
      <w:r w:rsidR="0028623F">
        <w:rPr>
          <w:lang w:val="en-CA"/>
        </w:rPr>
        <w:t xml:space="preserve">baseline detection rate and effects of </w:t>
      </w:r>
      <w:r w:rsidR="0028623F">
        <w:rPr>
          <w:lang w:val="en-CA"/>
        </w:rPr>
        <w:t>habitat on detection rate impact</w:t>
      </w:r>
      <w:r w:rsidR="004B3DE1">
        <w:rPr>
          <w:lang w:val="en-CA"/>
        </w:rPr>
        <w:t xml:space="preserve"> </w:t>
      </w:r>
      <w:r w:rsidR="00B8316B">
        <w:rPr>
          <w:lang w:val="en-CA"/>
        </w:rPr>
        <w:t>accuracy and precision</w:t>
      </w:r>
      <w:r w:rsidR="004B3DE1">
        <w:rPr>
          <w:lang w:val="en-CA"/>
        </w:rPr>
        <w:t xml:space="preserve"> of covariate estimates</w:t>
      </w:r>
      <w:r w:rsidR="00B8316B">
        <w:rPr>
          <w:lang w:val="en-CA"/>
        </w:rPr>
        <w:t xml:space="preserve"> </w:t>
      </w:r>
      <w:r w:rsidR="0028623F">
        <w:rPr>
          <w:lang w:val="en-CA"/>
        </w:rPr>
        <w:t>(Figure 3).</w:t>
      </w:r>
      <w:r>
        <w:rPr>
          <w:lang w:val="en-CA"/>
        </w:rPr>
        <w:t xml:space="preserve"> We found that</w:t>
      </w:r>
      <w:r w:rsidR="00FA54F9">
        <w:rPr>
          <w:lang w:val="en-CA"/>
        </w:rPr>
        <w:t xml:space="preserve"> the</w:t>
      </w:r>
      <w:r>
        <w:rPr>
          <w:lang w:val="en-CA"/>
        </w:rPr>
        <w:t xml:space="preserve"> GLM bias was marginal when </w:t>
      </w:r>
      <w:r w:rsidR="00B97A2C">
        <w:rPr>
          <w:lang w:val="en-CA"/>
        </w:rPr>
        <w:t xml:space="preserve">the odds of detecting an individual insect </w:t>
      </w:r>
      <w:r w:rsidR="0028623F">
        <w:rPr>
          <w:lang w:val="en-CA"/>
        </w:rPr>
        <w:t>were</w:t>
      </w:r>
      <w:r w:rsidR="00B97A2C">
        <w:rPr>
          <w:lang w:val="en-CA"/>
        </w:rPr>
        <w:t xml:space="preserve"> relatively high: When the odds of detecting an insect </w:t>
      </w:r>
      <w:r w:rsidR="0028623F">
        <w:rPr>
          <w:lang w:val="en-CA"/>
        </w:rPr>
        <w:t>were</w:t>
      </w:r>
      <w:r w:rsidR="00B97A2C">
        <w:rPr>
          <w:lang w:val="en-CA"/>
        </w:rPr>
        <w:t xml:space="preserve"> 50% (0 on the logit scale), </w:t>
      </w:r>
      <w:r w:rsidR="004B3DE1">
        <w:rPr>
          <w:lang w:val="en-CA"/>
        </w:rPr>
        <w:lastRenderedPageBreak/>
        <w:t>there was minimal bias</w:t>
      </w:r>
      <w:r w:rsidR="00B97A2C">
        <w:rPr>
          <w:lang w:val="en-CA"/>
        </w:rPr>
        <w:t xml:space="preserve"> even when restoration</w:t>
      </w:r>
      <w:r w:rsidR="004B3DE1">
        <w:rPr>
          <w:lang w:val="en-CA"/>
        </w:rPr>
        <w:t>s</w:t>
      </w:r>
      <w:r w:rsidR="00B97A2C">
        <w:rPr>
          <w:lang w:val="en-CA"/>
        </w:rPr>
        <w:t xml:space="preserve"> </w:t>
      </w:r>
      <w:r w:rsidR="004B3DE1">
        <w:rPr>
          <w:lang w:val="en-CA"/>
        </w:rPr>
        <w:t>strongly</w:t>
      </w:r>
      <w:r w:rsidR="00B97A2C">
        <w:rPr>
          <w:lang w:val="en-CA"/>
        </w:rPr>
        <w:t xml:space="preserve"> increase</w:t>
      </w:r>
      <w:r w:rsidR="004B3DE1">
        <w:rPr>
          <w:lang w:val="en-CA"/>
        </w:rPr>
        <w:t>d</w:t>
      </w:r>
      <w:r w:rsidR="00B97A2C">
        <w:rPr>
          <w:lang w:val="en-CA"/>
        </w:rPr>
        <w:t xml:space="preserve"> detection rate (</w:t>
      </w:r>
      <w:r w:rsidR="00B8316B">
        <w:rPr>
          <w:lang w:val="en-CA"/>
        </w:rPr>
        <w:t xml:space="preserve">mean bias = 0.45; </w:t>
      </w:r>
      <w:r w:rsidR="00B97A2C">
        <w:rPr>
          <w:lang w:val="en-CA"/>
        </w:rPr>
        <w:t>9</w:t>
      </w:r>
      <w:r w:rsidR="00B8316B">
        <w:rPr>
          <w:lang w:val="en-CA"/>
        </w:rPr>
        <w:t>0</w:t>
      </w:r>
      <w:r w:rsidR="00B97A2C">
        <w:rPr>
          <w:lang w:val="en-CA"/>
        </w:rPr>
        <w:t xml:space="preserve">% BCI = </w:t>
      </w:r>
      <w:r w:rsidR="00B8316B">
        <w:rPr>
          <w:lang w:val="en-CA"/>
        </w:rPr>
        <w:t>[-0.2, 1.1]</w:t>
      </w:r>
      <w:r w:rsidR="00B97A2C">
        <w:rPr>
          <w:lang w:val="en-CA"/>
        </w:rPr>
        <w:t>)</w:t>
      </w:r>
      <w:r w:rsidR="00E13988">
        <w:rPr>
          <w:lang w:val="en-CA"/>
        </w:rPr>
        <w:t>. Results were still not consistently biased when the odds of detecting individual insects were</w:t>
      </w:r>
      <w:r w:rsidR="00FA54F9">
        <w:rPr>
          <w:lang w:val="en-CA"/>
        </w:rPr>
        <w:t xml:space="preserve"> set to</w:t>
      </w:r>
      <w:r w:rsidR="00E13988">
        <w:rPr>
          <w:lang w:val="en-CA"/>
        </w:rPr>
        <w:t xml:space="preserve"> ~25% (-1 on the logit scale)</w:t>
      </w:r>
      <w:r w:rsidR="00B97A2C">
        <w:rPr>
          <w:lang w:val="en-CA"/>
        </w:rPr>
        <w:t>.</w:t>
      </w:r>
      <w:r>
        <w:rPr>
          <w:lang w:val="en-CA"/>
        </w:rPr>
        <w:t xml:space="preserve"> </w:t>
      </w:r>
      <w:r w:rsidR="004B3DE1">
        <w:rPr>
          <w:lang w:val="en-CA"/>
        </w:rPr>
        <w:t>Further d</w:t>
      </w:r>
      <w:r w:rsidR="00B97A2C">
        <w:rPr>
          <w:lang w:val="en-CA"/>
        </w:rPr>
        <w:t>ecreas</w:t>
      </w:r>
      <w:r w:rsidR="00FA54F9">
        <w:rPr>
          <w:lang w:val="en-CA"/>
        </w:rPr>
        <w:t>ing the</w:t>
      </w:r>
      <w:r w:rsidR="00B97A2C">
        <w:rPr>
          <w:lang w:val="en-CA"/>
        </w:rPr>
        <w:t xml:space="preserve"> odds of detecting an insect cause</w:t>
      </w:r>
      <w:r w:rsidR="0028623F">
        <w:rPr>
          <w:lang w:val="en-CA"/>
        </w:rPr>
        <w:t>d</w:t>
      </w:r>
      <w:r w:rsidR="00B97A2C">
        <w:rPr>
          <w:lang w:val="en-CA"/>
        </w:rPr>
        <w:t xml:space="preserve"> clear biases to </w:t>
      </w:r>
      <w:r w:rsidR="00B97A2C">
        <w:rPr>
          <w:lang w:val="en-CA"/>
        </w:rPr>
        <w:t>emerge</w:t>
      </w:r>
      <w:r w:rsidR="00FA54F9">
        <w:rPr>
          <w:lang w:val="en-CA"/>
        </w:rPr>
        <w:t xml:space="preserve"> in the GLM models</w:t>
      </w:r>
      <w:r w:rsidR="00B8316B">
        <w:rPr>
          <w:lang w:val="en-CA"/>
        </w:rPr>
        <w:t>.</w:t>
      </w:r>
      <w:r w:rsidR="00B97A2C">
        <w:rPr>
          <w:lang w:val="en-CA"/>
        </w:rPr>
        <w:t xml:space="preserve"> When the odds of detecting an insect </w:t>
      </w:r>
      <w:r w:rsidR="0028623F">
        <w:rPr>
          <w:lang w:val="en-CA"/>
        </w:rPr>
        <w:t>were</w:t>
      </w:r>
      <w:r w:rsidR="00B97A2C">
        <w:rPr>
          <w:lang w:val="en-CA"/>
        </w:rPr>
        <w:t xml:space="preserve"> &lt;5% (-3 on the logit scale), </w:t>
      </w:r>
      <w:r w:rsidR="0028623F">
        <w:rPr>
          <w:lang w:val="en-CA"/>
        </w:rPr>
        <w:t>GLM biases followed the direction of the effect of restoration on detection rate</w:t>
      </w:r>
      <w:r w:rsidR="00B8316B">
        <w:rPr>
          <w:lang w:val="en-CA"/>
        </w:rPr>
        <w:t>:</w:t>
      </w:r>
      <w:r w:rsidR="0028623F">
        <w:rPr>
          <w:lang w:val="en-CA"/>
        </w:rPr>
        <w:t xml:space="preserve"> There was a clear positive bias </w:t>
      </w:r>
      <w:r w:rsidR="00E13988">
        <w:rPr>
          <w:lang w:val="en-CA"/>
        </w:rPr>
        <w:t xml:space="preserve">when </w:t>
      </w:r>
      <w:r w:rsidR="00B8316B">
        <w:rPr>
          <w:lang w:val="en-CA"/>
        </w:rPr>
        <w:t xml:space="preserve">restoration </w:t>
      </w:r>
      <w:r w:rsidR="00FA54F9">
        <w:rPr>
          <w:lang w:val="en-CA"/>
        </w:rPr>
        <w:t xml:space="preserve">increased </w:t>
      </w:r>
      <w:r w:rsidR="00B8316B">
        <w:rPr>
          <w:lang w:val="en-CA"/>
        </w:rPr>
        <w:t>detection rate</w:t>
      </w:r>
      <w:r w:rsidR="0028623F">
        <w:rPr>
          <w:lang w:val="en-CA"/>
        </w:rPr>
        <w:t xml:space="preserve"> (mean </w:t>
      </w:r>
      <w:r w:rsidR="00B8316B">
        <w:rPr>
          <w:lang w:val="en-CA"/>
        </w:rPr>
        <w:t xml:space="preserve">bias = 0.81; </w:t>
      </w:r>
      <w:r w:rsidR="0028623F">
        <w:rPr>
          <w:lang w:val="en-CA"/>
        </w:rPr>
        <w:t>9</w:t>
      </w:r>
      <w:r w:rsidR="00B8316B">
        <w:rPr>
          <w:lang w:val="en-CA"/>
        </w:rPr>
        <w:t>0</w:t>
      </w:r>
      <w:r w:rsidR="0028623F">
        <w:rPr>
          <w:lang w:val="en-CA"/>
        </w:rPr>
        <w:t>% BCI</w:t>
      </w:r>
      <w:r w:rsidR="00B8316B">
        <w:rPr>
          <w:lang w:val="en-CA"/>
        </w:rPr>
        <w:t xml:space="preserve"> = [0.23, 1.3]</w:t>
      </w:r>
      <w:r w:rsidR="0028623F">
        <w:rPr>
          <w:lang w:val="en-CA"/>
        </w:rPr>
        <w:t>)</w:t>
      </w:r>
      <w:r w:rsidR="00E13988">
        <w:rPr>
          <w:lang w:val="en-CA"/>
        </w:rPr>
        <w:t xml:space="preserve"> or a clear negative bias when restoration </w:t>
      </w:r>
      <w:r w:rsidR="00FA54F9">
        <w:rPr>
          <w:lang w:val="en-CA"/>
        </w:rPr>
        <w:t xml:space="preserve">decreased </w:t>
      </w:r>
      <w:r w:rsidR="00E13988">
        <w:rPr>
          <w:lang w:val="en-CA"/>
        </w:rPr>
        <w:t>detection rate (input the values)</w:t>
      </w:r>
      <w:r w:rsidR="0028623F">
        <w:rPr>
          <w:lang w:val="en-CA"/>
        </w:rPr>
        <w:t>.</w:t>
      </w:r>
      <w:r w:rsidR="0028623F">
        <w:rPr>
          <w:lang w:val="en-CA"/>
        </w:rPr>
        <w:t xml:space="preserve"> In contrast, the </w:t>
      </w:r>
      <w:proofErr w:type="spellStart"/>
      <w:r w:rsidR="0028623F">
        <w:rPr>
          <w:lang w:val="en-CA"/>
        </w:rPr>
        <w:t>binmix</w:t>
      </w:r>
      <w:proofErr w:type="spellEnd"/>
      <w:r w:rsidR="0028623F">
        <w:rPr>
          <w:lang w:val="en-CA"/>
        </w:rPr>
        <w:t xml:space="preserve"> and </w:t>
      </w:r>
      <w:proofErr w:type="spellStart"/>
      <w:r w:rsidR="0028623F">
        <w:rPr>
          <w:lang w:val="en-CA"/>
        </w:rPr>
        <w:t>multimix</w:t>
      </w:r>
      <w:proofErr w:type="spellEnd"/>
      <w:r w:rsidR="0028623F">
        <w:rPr>
          <w:lang w:val="en-CA"/>
        </w:rPr>
        <w:t xml:space="preserve"> </w:t>
      </w:r>
      <w:r w:rsidR="006B1CF3">
        <w:rPr>
          <w:lang w:val="en-CA"/>
        </w:rPr>
        <w:t>did not</w:t>
      </w:r>
      <w:r w:rsidR="0028623F">
        <w:rPr>
          <w:lang w:val="en-CA"/>
        </w:rPr>
        <w:t xml:space="preserve"> show</w:t>
      </w:r>
      <w:r w:rsidR="00FA54F9">
        <w:rPr>
          <w:lang w:val="en-CA"/>
        </w:rPr>
        <w:t xml:space="preserve"> a</w:t>
      </w:r>
      <w:r w:rsidR="0028623F">
        <w:rPr>
          <w:lang w:val="en-CA"/>
        </w:rPr>
        <w:t xml:space="preserve"> clear bias</w:t>
      </w:r>
      <w:r w:rsidR="009E43CD">
        <w:rPr>
          <w:lang w:val="en-CA"/>
        </w:rPr>
        <w:t xml:space="preserve">. </w:t>
      </w:r>
      <w:r w:rsidR="006B1CF3">
        <w:rPr>
          <w:lang w:val="en-CA"/>
        </w:rPr>
        <w:t>M</w:t>
      </w:r>
      <w:r w:rsidR="0028623F">
        <w:rPr>
          <w:lang w:val="en-CA"/>
        </w:rPr>
        <w:t>ean estimates for the effect of restoration on abundance tend</w:t>
      </w:r>
      <w:r w:rsidR="006B1CF3">
        <w:rPr>
          <w:lang w:val="en-CA"/>
        </w:rPr>
        <w:t>ed</w:t>
      </w:r>
      <w:r w:rsidR="0028623F">
        <w:rPr>
          <w:lang w:val="en-CA"/>
        </w:rPr>
        <w:t xml:space="preserve"> to be &lt;0.1 away from the true value of 1. The largest divergences occurred</w:t>
      </w:r>
      <w:r w:rsidR="009E43CD">
        <w:rPr>
          <w:lang w:val="en-CA"/>
        </w:rPr>
        <w:t xml:space="preserve"> for the </w:t>
      </w:r>
      <w:proofErr w:type="spellStart"/>
      <w:r w:rsidR="009E43CD">
        <w:rPr>
          <w:lang w:val="en-CA"/>
        </w:rPr>
        <w:t>binmix</w:t>
      </w:r>
      <w:proofErr w:type="spellEnd"/>
      <w:r w:rsidR="009E43CD">
        <w:rPr>
          <w:lang w:val="en-CA"/>
        </w:rPr>
        <w:t xml:space="preserve"> models</w:t>
      </w:r>
      <w:r w:rsidR="0028623F">
        <w:rPr>
          <w:lang w:val="en-CA"/>
        </w:rPr>
        <w:t xml:space="preserve"> when baseline detection rate</w:t>
      </w:r>
      <w:r w:rsidR="009E43CD">
        <w:rPr>
          <w:lang w:val="en-CA"/>
        </w:rPr>
        <w:t>s</w:t>
      </w:r>
      <w:r w:rsidR="0028623F">
        <w:rPr>
          <w:lang w:val="en-CA"/>
        </w:rPr>
        <w:t xml:space="preserve"> </w:t>
      </w:r>
      <w:r w:rsidR="009E43CD">
        <w:rPr>
          <w:lang w:val="en-CA"/>
        </w:rPr>
        <w:t>were</w:t>
      </w:r>
      <w:r w:rsidR="0028623F">
        <w:rPr>
          <w:lang w:val="en-CA"/>
        </w:rPr>
        <w:t xml:space="preserve"> lowest</w:t>
      </w:r>
      <w:r w:rsidR="006B1CF3">
        <w:rPr>
          <w:lang w:val="en-CA"/>
        </w:rPr>
        <w:t>,</w:t>
      </w:r>
      <w:r w:rsidR="009E43CD">
        <w:rPr>
          <w:lang w:val="en-CA"/>
        </w:rPr>
        <w:t xml:space="preserve"> at </w:t>
      </w:r>
      <w:r w:rsidR="0028623F">
        <w:rPr>
          <w:lang w:val="en-CA"/>
        </w:rPr>
        <w:t>-3 on the logit scale</w:t>
      </w:r>
      <w:r w:rsidR="006B1CF3">
        <w:rPr>
          <w:lang w:val="en-CA"/>
        </w:rPr>
        <w:t xml:space="preserve"> </w:t>
      </w:r>
      <w:r w:rsidR="009E43CD">
        <w:rPr>
          <w:lang w:val="en-CA"/>
        </w:rPr>
        <w:t xml:space="preserve">and </w:t>
      </w:r>
      <w:r w:rsidR="006B1CF3">
        <w:rPr>
          <w:lang w:val="en-CA"/>
        </w:rPr>
        <w:t xml:space="preserve">with an </w:t>
      </w:r>
      <w:r w:rsidR="009E43CD">
        <w:rPr>
          <w:lang w:val="en-CA"/>
        </w:rPr>
        <w:t xml:space="preserve">effect of </w:t>
      </w:r>
      <w:r w:rsidR="00767108">
        <w:rPr>
          <w:lang w:val="en-CA"/>
        </w:rPr>
        <w:t>restoration</w:t>
      </w:r>
      <w:r w:rsidR="009E43CD">
        <w:rPr>
          <w:lang w:val="en-CA"/>
        </w:rPr>
        <w:t xml:space="preserve"> on detection rate</w:t>
      </w:r>
      <w:r w:rsidR="006B1CF3">
        <w:rPr>
          <w:lang w:val="en-CA"/>
        </w:rPr>
        <w:t>:</w:t>
      </w:r>
      <w:r w:rsidR="009E43CD">
        <w:rPr>
          <w:lang w:val="en-CA"/>
        </w:rPr>
        <w:t xml:space="preserve"> mean </w:t>
      </w:r>
      <w:r w:rsidR="006B1CF3">
        <w:rPr>
          <w:lang w:val="en-CA"/>
        </w:rPr>
        <w:t>bias = 0.33;</w:t>
      </w:r>
      <w:r w:rsidR="009E43CD">
        <w:rPr>
          <w:lang w:val="en-CA"/>
        </w:rPr>
        <w:t xml:space="preserve"> 9</w:t>
      </w:r>
      <w:r w:rsidR="006B1CF3">
        <w:rPr>
          <w:lang w:val="en-CA"/>
        </w:rPr>
        <w:t>0</w:t>
      </w:r>
      <w:r w:rsidR="009E43CD">
        <w:rPr>
          <w:lang w:val="en-CA"/>
        </w:rPr>
        <w:t>%</w:t>
      </w:r>
      <w:r w:rsidR="006B1CF3">
        <w:rPr>
          <w:lang w:val="en-CA"/>
        </w:rPr>
        <w:t xml:space="preserve"> </w:t>
      </w:r>
      <w:r w:rsidR="009E43CD">
        <w:rPr>
          <w:lang w:val="en-CA"/>
        </w:rPr>
        <w:t>BCI</w:t>
      </w:r>
      <w:r w:rsidR="006B1CF3">
        <w:rPr>
          <w:lang w:val="en-CA"/>
        </w:rPr>
        <w:t xml:space="preserve"> = [-0.85, 1.3]</w:t>
      </w:r>
      <w:r w:rsidR="009E43CD">
        <w:rPr>
          <w:lang w:val="en-CA"/>
        </w:rPr>
        <w:t xml:space="preserve">. For the GLM, precision did not vary systematically with detection patterns. However, </w:t>
      </w:r>
      <w:proofErr w:type="spellStart"/>
      <w:r w:rsidR="009E43CD">
        <w:rPr>
          <w:lang w:val="en-CA"/>
        </w:rPr>
        <w:t>binmix</w:t>
      </w:r>
      <w:proofErr w:type="spellEnd"/>
      <w:r w:rsidR="009E43CD">
        <w:rPr>
          <w:lang w:val="en-CA"/>
        </w:rPr>
        <w:t xml:space="preserve"> and </w:t>
      </w:r>
      <w:proofErr w:type="spellStart"/>
      <w:r w:rsidR="009E43CD">
        <w:rPr>
          <w:lang w:val="en-CA"/>
        </w:rPr>
        <w:t>multimix</w:t>
      </w:r>
      <w:proofErr w:type="spellEnd"/>
      <w:r w:rsidR="009E43CD">
        <w:rPr>
          <w:lang w:val="en-CA"/>
        </w:rPr>
        <w:t xml:space="preserve"> showed systematic declines in precision along a gradient of decreasing baseline detection rate. </w:t>
      </w:r>
      <w:proofErr w:type="spellStart"/>
      <w:r w:rsidR="006B1CF3">
        <w:rPr>
          <w:lang w:val="en-CA"/>
        </w:rPr>
        <w:t>Multimix</w:t>
      </w:r>
      <w:proofErr w:type="spellEnd"/>
      <w:r w:rsidR="006B1CF3">
        <w:rPr>
          <w:lang w:val="en-CA"/>
        </w:rPr>
        <w:t xml:space="preserve"> models tended to be more precise than the </w:t>
      </w:r>
      <w:proofErr w:type="spellStart"/>
      <w:r w:rsidR="006B1CF3">
        <w:rPr>
          <w:lang w:val="en-CA"/>
        </w:rPr>
        <w:t>binmix</w:t>
      </w:r>
      <w:proofErr w:type="spellEnd"/>
      <w:r w:rsidR="006B1CF3">
        <w:rPr>
          <w:lang w:val="en-CA"/>
        </w:rPr>
        <w:t xml:space="preserve"> models.</w:t>
      </w:r>
    </w:p>
    <w:p w14:paraId="50867F75" w14:textId="1ABB9AED" w:rsidR="009E43CD" w:rsidRDefault="009E43CD" w:rsidP="007B0A94">
      <w:pPr>
        <w:spacing w:line="480" w:lineRule="auto"/>
        <w:ind w:firstLine="720"/>
        <w:rPr>
          <w:lang w:val="en-CA"/>
        </w:rPr>
      </w:pPr>
      <w:r>
        <w:rPr>
          <w:lang w:val="en-CA"/>
        </w:rPr>
        <w:t xml:space="preserve">Next, we </w:t>
      </w:r>
      <w:r w:rsidR="00E9379D">
        <w:rPr>
          <w:lang w:val="en-CA"/>
        </w:rPr>
        <w:t xml:space="preserve">used simulation to </w:t>
      </w:r>
      <w:r>
        <w:rPr>
          <w:lang w:val="en-CA"/>
        </w:rPr>
        <w:t xml:space="preserve">examine how </w:t>
      </w:r>
      <w:r w:rsidR="004B3DE1">
        <w:rPr>
          <w:lang w:val="en-CA"/>
        </w:rPr>
        <w:t xml:space="preserve">the number of </w:t>
      </w:r>
      <w:r>
        <w:rPr>
          <w:lang w:val="en-CA"/>
        </w:rPr>
        <w:t>site</w:t>
      </w:r>
      <w:r w:rsidR="004B3DE1">
        <w:rPr>
          <w:lang w:val="en-CA"/>
        </w:rPr>
        <w:t>s</w:t>
      </w:r>
      <w:r>
        <w:rPr>
          <w:lang w:val="en-CA"/>
        </w:rPr>
        <w:t xml:space="preserve"> </w:t>
      </w:r>
      <w:r w:rsidR="004B3DE1">
        <w:rPr>
          <w:lang w:val="en-CA"/>
        </w:rPr>
        <w:t>in a study</w:t>
      </w:r>
      <w:r w:rsidR="006B1CF3">
        <w:rPr>
          <w:lang w:val="en-CA"/>
        </w:rPr>
        <w:t xml:space="preserve"> </w:t>
      </w:r>
      <w:r>
        <w:rPr>
          <w:lang w:val="en-CA"/>
        </w:rPr>
        <w:t>influence</w:t>
      </w:r>
      <w:r w:rsidR="004B3DE1">
        <w:rPr>
          <w:lang w:val="en-CA"/>
        </w:rPr>
        <w:t>s</w:t>
      </w:r>
      <w:r>
        <w:rPr>
          <w:lang w:val="en-CA"/>
        </w:rPr>
        <w:t xml:space="preserve"> </w:t>
      </w:r>
      <w:r w:rsidR="006B1CF3">
        <w:rPr>
          <w:lang w:val="en-CA"/>
        </w:rPr>
        <w:t xml:space="preserve">accuracy and precision </w:t>
      </w:r>
      <w:r>
        <w:rPr>
          <w:lang w:val="en-CA"/>
        </w:rPr>
        <w:t>(Figure 4).</w:t>
      </w:r>
      <w:r w:rsidR="00767108">
        <w:rPr>
          <w:lang w:val="en-CA"/>
        </w:rPr>
        <w:t xml:space="preserve"> We </w:t>
      </w:r>
      <w:r w:rsidR="00767108">
        <w:rPr>
          <w:lang w:val="en-CA"/>
        </w:rPr>
        <w:t xml:space="preserve">found that increasing the number of sites made </w:t>
      </w:r>
      <w:commentRangeStart w:id="3"/>
      <w:commentRangeStart w:id="4"/>
      <w:r w:rsidR="00767108">
        <w:rPr>
          <w:lang w:val="en-CA"/>
        </w:rPr>
        <w:t>GLMs</w:t>
      </w:r>
      <w:commentRangeEnd w:id="3"/>
      <w:r w:rsidR="00EF0538">
        <w:rPr>
          <w:rStyle w:val="CommentReference"/>
        </w:rPr>
        <w:commentReference w:id="3"/>
      </w:r>
      <w:commentRangeEnd w:id="4"/>
      <w:r w:rsidR="004B3DE1">
        <w:rPr>
          <w:rStyle w:val="CommentReference"/>
        </w:rPr>
        <w:commentReference w:id="4"/>
      </w:r>
      <w:r w:rsidR="00767108">
        <w:rPr>
          <w:lang w:val="en-CA"/>
        </w:rPr>
        <w:t xml:space="preserve"> both more biased and more precise</w:t>
      </w:r>
      <w:r w:rsidR="006B1CF3">
        <w:rPr>
          <w:lang w:val="en-CA"/>
        </w:rPr>
        <w:t>. I</w:t>
      </w:r>
      <w:r w:rsidR="00767108">
        <w:rPr>
          <w:lang w:val="en-CA"/>
        </w:rPr>
        <w:t xml:space="preserve">n other words, </w:t>
      </w:r>
      <w:r w:rsidR="006B1CF3">
        <w:rPr>
          <w:lang w:val="en-CA"/>
        </w:rPr>
        <w:t xml:space="preserve">in these scenarios </w:t>
      </w:r>
      <w:r w:rsidR="00FC1161">
        <w:rPr>
          <w:lang w:val="en-CA"/>
        </w:rPr>
        <w:t xml:space="preserve">the </w:t>
      </w:r>
      <w:r w:rsidR="006B1CF3">
        <w:rPr>
          <w:lang w:val="en-CA"/>
        </w:rPr>
        <w:t>GLM</w:t>
      </w:r>
      <w:r w:rsidR="00FC1161">
        <w:rPr>
          <w:lang w:val="en-CA"/>
        </w:rPr>
        <w:t xml:space="preserve"> model</w:t>
      </w:r>
      <w:r w:rsidR="006B1CF3">
        <w:rPr>
          <w:lang w:val="en-CA"/>
        </w:rPr>
        <w:t xml:space="preserve">s </w:t>
      </w:r>
      <w:r w:rsidR="004B3DE1">
        <w:rPr>
          <w:lang w:val="en-CA"/>
        </w:rPr>
        <w:t>provided</w:t>
      </w:r>
      <w:r w:rsidR="00FC1161">
        <w:rPr>
          <w:lang w:val="en-CA"/>
        </w:rPr>
        <w:t xml:space="preserve"> increased</w:t>
      </w:r>
      <w:r w:rsidR="006B1CF3">
        <w:rPr>
          <w:lang w:val="en-CA"/>
        </w:rPr>
        <w:t xml:space="preserve"> </w:t>
      </w:r>
      <w:r w:rsidR="00767108">
        <w:rPr>
          <w:lang w:val="en-CA"/>
        </w:rPr>
        <w:t>confiden</w:t>
      </w:r>
      <w:r w:rsidR="006B1CF3">
        <w:rPr>
          <w:lang w:val="en-CA"/>
        </w:rPr>
        <w:t>ce</w:t>
      </w:r>
      <w:r w:rsidR="00767108">
        <w:rPr>
          <w:lang w:val="en-CA"/>
        </w:rPr>
        <w:t xml:space="preserve"> in an incorrect conclusion. </w:t>
      </w:r>
      <w:r w:rsidR="00767108">
        <w:rPr>
          <w:lang w:val="en-CA"/>
        </w:rPr>
        <w:t xml:space="preserve">For </w:t>
      </w:r>
      <w:r w:rsidR="00767108">
        <w:rPr>
          <w:lang w:val="en-CA"/>
        </w:rPr>
        <w:t>example, when there was a strong positive effect of restoration on detection rate and only ten study sites, GLMs slightly overestimate</w:t>
      </w:r>
      <w:r w:rsidR="006B1CF3">
        <w:rPr>
          <w:lang w:val="en-CA"/>
        </w:rPr>
        <w:t>d</w:t>
      </w:r>
      <w:r w:rsidR="00767108">
        <w:rPr>
          <w:lang w:val="en-CA"/>
        </w:rPr>
        <w:t xml:space="preserve"> the effect of restoration on abundance (mean bias = 0.65</w:t>
      </w:r>
      <w:r w:rsidR="006B1CF3">
        <w:rPr>
          <w:lang w:val="en-CA"/>
        </w:rPr>
        <w:t>;</w:t>
      </w:r>
      <w:r w:rsidR="00767108">
        <w:rPr>
          <w:lang w:val="en-CA"/>
        </w:rPr>
        <w:t xml:space="preserve"> 9</w:t>
      </w:r>
      <w:r w:rsidR="006B1CF3">
        <w:rPr>
          <w:lang w:val="en-CA"/>
        </w:rPr>
        <w:t>0</w:t>
      </w:r>
      <w:r w:rsidR="00767108">
        <w:rPr>
          <w:lang w:val="en-CA"/>
        </w:rPr>
        <w:t xml:space="preserve">% BCI = </w:t>
      </w:r>
      <w:r w:rsidR="006B1CF3">
        <w:rPr>
          <w:lang w:val="en-CA"/>
        </w:rPr>
        <w:t>[</w:t>
      </w:r>
      <w:r w:rsidR="00767108">
        <w:rPr>
          <w:lang w:val="en-CA"/>
        </w:rPr>
        <w:t>-0.3, 1.7</w:t>
      </w:r>
      <w:r w:rsidR="006B1CF3">
        <w:rPr>
          <w:lang w:val="en-CA"/>
        </w:rPr>
        <w:t>]</w:t>
      </w:r>
      <w:r w:rsidR="00767108">
        <w:rPr>
          <w:lang w:val="en-CA"/>
        </w:rPr>
        <w:t xml:space="preserve">) and provided </w:t>
      </w:r>
      <w:r w:rsidR="00E50CAB">
        <w:rPr>
          <w:lang w:val="en-CA"/>
        </w:rPr>
        <w:t xml:space="preserve">relatively </w:t>
      </w:r>
      <w:r w:rsidR="00767108">
        <w:rPr>
          <w:lang w:val="en-CA"/>
        </w:rPr>
        <w:t>wide confidence intervals (mean 90% BCI width =</w:t>
      </w:r>
      <w:r w:rsidR="00767108">
        <w:rPr>
          <w:lang w:val="en-CA"/>
        </w:rPr>
        <w:t xml:space="preserve"> 0.91). When </w:t>
      </w:r>
      <w:r w:rsidR="006B1CF3">
        <w:rPr>
          <w:lang w:val="en-CA"/>
        </w:rPr>
        <w:t xml:space="preserve">we increased </w:t>
      </w:r>
      <w:r w:rsidR="00767108">
        <w:rPr>
          <w:lang w:val="en-CA"/>
        </w:rPr>
        <w:t xml:space="preserve">the number of study sites to thirty, overestimates </w:t>
      </w:r>
      <w:r w:rsidR="006B1CF3">
        <w:rPr>
          <w:lang w:val="en-CA"/>
        </w:rPr>
        <w:t>were larger</w:t>
      </w:r>
      <w:r w:rsidR="00767108">
        <w:rPr>
          <w:lang w:val="en-CA"/>
        </w:rPr>
        <w:t xml:space="preserve"> (mean bias = 0.91</w:t>
      </w:r>
      <w:r w:rsidR="00E50CAB">
        <w:rPr>
          <w:lang w:val="en-CA"/>
        </w:rPr>
        <w:t>;</w:t>
      </w:r>
      <w:r w:rsidR="00767108">
        <w:rPr>
          <w:lang w:val="en-CA"/>
        </w:rPr>
        <w:t xml:space="preserve"> 9</w:t>
      </w:r>
      <w:r w:rsidR="00E50CAB">
        <w:rPr>
          <w:lang w:val="en-CA"/>
        </w:rPr>
        <w:t>0</w:t>
      </w:r>
      <w:r w:rsidR="00767108">
        <w:rPr>
          <w:lang w:val="en-CA"/>
        </w:rPr>
        <w:t xml:space="preserve">% BCI = 0.41, 1.6) </w:t>
      </w:r>
      <w:r w:rsidR="00E10900">
        <w:rPr>
          <w:lang w:val="en-CA"/>
        </w:rPr>
        <w:t xml:space="preserve">and </w:t>
      </w:r>
      <w:r w:rsidR="00767108">
        <w:rPr>
          <w:lang w:val="en-CA"/>
        </w:rPr>
        <w:t>confidence intervals narrow</w:t>
      </w:r>
      <w:r w:rsidR="00E61CDA">
        <w:rPr>
          <w:lang w:val="en-CA"/>
        </w:rPr>
        <w:t xml:space="preserve">ed </w:t>
      </w:r>
      <w:r w:rsidR="00767108">
        <w:rPr>
          <w:lang w:val="en-CA"/>
        </w:rPr>
        <w:t xml:space="preserve">(mean 90% BCI width = 0.57). </w:t>
      </w:r>
      <w:proofErr w:type="spellStart"/>
      <w:r w:rsidR="00E61CDA">
        <w:rPr>
          <w:lang w:val="en-CA"/>
        </w:rPr>
        <w:t>Binmix</w:t>
      </w:r>
      <w:proofErr w:type="spellEnd"/>
      <w:r w:rsidR="00E61CDA">
        <w:rPr>
          <w:lang w:val="en-CA"/>
        </w:rPr>
        <w:t xml:space="preserve"> and </w:t>
      </w:r>
      <w:proofErr w:type="spellStart"/>
      <w:r w:rsidR="00E61CDA">
        <w:rPr>
          <w:lang w:val="en-CA"/>
        </w:rPr>
        <w:t>multimix</w:t>
      </w:r>
      <w:proofErr w:type="spellEnd"/>
      <w:r w:rsidR="00E61CDA">
        <w:rPr>
          <w:lang w:val="en-CA"/>
        </w:rPr>
        <w:t xml:space="preserve"> models were not clearly </w:t>
      </w:r>
      <w:r w:rsidR="00E61CDA">
        <w:rPr>
          <w:lang w:val="en-CA"/>
        </w:rPr>
        <w:lastRenderedPageBreak/>
        <w:t xml:space="preserve">biased by changes in site number. Consistent with increasing availability of data to inform parameter estimation, </w:t>
      </w:r>
      <w:proofErr w:type="spellStart"/>
      <w:r w:rsidR="00E61CDA">
        <w:rPr>
          <w:lang w:val="en-CA"/>
        </w:rPr>
        <w:t>binmix</w:t>
      </w:r>
      <w:proofErr w:type="spellEnd"/>
      <w:r w:rsidR="00E61CDA">
        <w:rPr>
          <w:lang w:val="en-CA"/>
        </w:rPr>
        <w:t xml:space="preserve"> and </w:t>
      </w:r>
      <w:proofErr w:type="spellStart"/>
      <w:r w:rsidR="00E61CDA">
        <w:rPr>
          <w:lang w:val="en-CA"/>
        </w:rPr>
        <w:t>multimix</w:t>
      </w:r>
      <w:proofErr w:type="spellEnd"/>
      <w:r w:rsidR="00E61CDA">
        <w:rPr>
          <w:lang w:val="en-CA"/>
        </w:rPr>
        <w:t xml:space="preserve"> precision increased systematically with increasing number of sites.</w:t>
      </w:r>
    </w:p>
    <w:p w14:paraId="2D2C10B8" w14:textId="7FC5F941" w:rsidR="009E43CD" w:rsidRPr="00EF6948" w:rsidRDefault="00E9379D" w:rsidP="007B0A94">
      <w:pPr>
        <w:spacing w:line="480" w:lineRule="auto"/>
        <w:ind w:firstLine="720"/>
        <w:rPr>
          <w:lang w:val="en-CA"/>
        </w:rPr>
      </w:pPr>
      <w:r>
        <w:rPr>
          <w:lang w:val="en-CA"/>
        </w:rPr>
        <w:t xml:space="preserve">Finally, we </w:t>
      </w:r>
      <w:r w:rsidR="00B63137">
        <w:rPr>
          <w:lang w:val="en-CA"/>
        </w:rPr>
        <w:t>assessed</w:t>
      </w:r>
      <w:r>
        <w:rPr>
          <w:lang w:val="en-CA"/>
        </w:rPr>
        <w:t xml:space="preserve"> the robustness of </w:t>
      </w:r>
      <w:proofErr w:type="spellStart"/>
      <w:r>
        <w:rPr>
          <w:lang w:val="en-CA"/>
        </w:rPr>
        <w:t>binmix</w:t>
      </w:r>
      <w:proofErr w:type="spellEnd"/>
      <w:r>
        <w:rPr>
          <w:lang w:val="en-CA"/>
        </w:rPr>
        <w:t xml:space="preserve"> and </w:t>
      </w:r>
      <w:proofErr w:type="spellStart"/>
      <w:r>
        <w:rPr>
          <w:lang w:val="en-CA"/>
        </w:rPr>
        <w:t>multimix</w:t>
      </w:r>
      <w:proofErr w:type="spellEnd"/>
      <w:r>
        <w:rPr>
          <w:lang w:val="en-CA"/>
        </w:rPr>
        <w:t xml:space="preserve"> models to violations in closure assumptions</w:t>
      </w:r>
      <w:r w:rsidR="00B63137">
        <w:rPr>
          <w:lang w:val="en-CA"/>
        </w:rPr>
        <w:t xml:space="preserve"> (Figure 5)</w:t>
      </w:r>
      <w:r>
        <w:rPr>
          <w:lang w:val="en-CA"/>
        </w:rPr>
        <w:t>.</w:t>
      </w:r>
      <w:r w:rsidR="00B63137">
        <w:rPr>
          <w:lang w:val="en-CA"/>
        </w:rPr>
        <w:t xml:space="preserve"> </w:t>
      </w:r>
      <w:proofErr w:type="spellStart"/>
      <w:r w:rsidR="00B63137">
        <w:rPr>
          <w:lang w:val="en-CA"/>
        </w:rPr>
        <w:t>Binmix</w:t>
      </w:r>
      <w:proofErr w:type="spellEnd"/>
      <w:r w:rsidR="00B63137">
        <w:rPr>
          <w:lang w:val="en-CA"/>
        </w:rPr>
        <w:t xml:space="preserve"> model outcomes</w:t>
      </w:r>
      <w:r w:rsidR="00266541">
        <w:rPr>
          <w:lang w:val="en-CA"/>
        </w:rPr>
        <w:t xml:space="preserve"> were sensitive to</w:t>
      </w:r>
      <w:r w:rsidR="0035081F">
        <w:rPr>
          <w:lang w:val="en-CA"/>
        </w:rPr>
        <w:t xml:space="preserve"> systematic violation of closure. This was especially evident when baseline availability odds were low: when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35081F">
        <w:rPr>
          <w:rFonts w:eastAsiaTheme="minorEastAsia"/>
          <w:lang w:val="en-CA"/>
        </w:rPr>
        <w:t xml:space="preserve"> </w:t>
      </w:r>
      <w:r w:rsidR="0035081F">
        <w:rPr>
          <w:lang w:val="en-CA"/>
        </w:rPr>
        <w:t xml:space="preserve">= -1 and habitat restorations </w:t>
      </w:r>
      <w:r w:rsidR="00D617D0">
        <w:rPr>
          <w:lang w:val="en-CA"/>
        </w:rPr>
        <w:t>negatively</w:t>
      </w:r>
      <w:r w:rsidR="0035081F">
        <w:rPr>
          <w:lang w:val="en-CA"/>
        </w:rPr>
        <w:t xml:space="preserve"> increase odds of availability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35081F">
        <w:rPr>
          <w:rFonts w:eastAsiaTheme="minorEastAsia"/>
          <w:lang w:val="en-CA"/>
        </w:rPr>
        <w:t xml:space="preserve"> = </w:t>
      </w:r>
      <w:r w:rsidR="00D617D0">
        <w:rPr>
          <w:rFonts w:eastAsiaTheme="minorEastAsia"/>
          <w:lang w:val="en-CA"/>
        </w:rPr>
        <w:t>-</w:t>
      </w:r>
      <w:r w:rsidR="0035081F">
        <w:rPr>
          <w:rFonts w:eastAsiaTheme="minorEastAsia"/>
          <w:lang w:val="en-CA"/>
        </w:rPr>
        <w:t>1</w:t>
      </w:r>
      <w:r w:rsidR="0035081F">
        <w:rPr>
          <w:lang w:val="en-CA"/>
        </w:rPr>
        <w:t xml:space="preserve">), the </w:t>
      </w:r>
      <w:proofErr w:type="spellStart"/>
      <w:r w:rsidR="0035081F">
        <w:rPr>
          <w:lang w:val="en-CA"/>
        </w:rPr>
        <w:t>binmix</w:t>
      </w:r>
      <w:proofErr w:type="spellEnd"/>
      <w:r w:rsidR="0035081F">
        <w:rPr>
          <w:lang w:val="en-CA"/>
        </w:rPr>
        <w:t xml:space="preserve"> model </w:t>
      </w:r>
      <w:r w:rsidR="00D617D0">
        <w:rPr>
          <w:lang w:val="en-CA"/>
        </w:rPr>
        <w:t>under</w:t>
      </w:r>
      <w:r w:rsidR="0035081F">
        <w:rPr>
          <w:lang w:val="en-CA"/>
        </w:rPr>
        <w:t xml:space="preserve">estimated the effect of habitat restoration on abundance by an average of </w:t>
      </w:r>
      <w:r w:rsidR="00D617D0">
        <w:rPr>
          <w:lang w:val="en-CA"/>
        </w:rPr>
        <w:t>-0.57</w:t>
      </w:r>
      <w:r w:rsidR="0035081F">
        <w:rPr>
          <w:lang w:val="en-CA"/>
        </w:rPr>
        <w:t xml:space="preserve"> (90% BCI = [</w:t>
      </w:r>
      <w:r w:rsidR="00D617D0">
        <w:rPr>
          <w:lang w:val="en-CA"/>
        </w:rPr>
        <w:t>-1.7</w:t>
      </w:r>
      <w:r w:rsidR="0035081F">
        <w:rPr>
          <w:lang w:val="en-CA"/>
        </w:rPr>
        <w:t xml:space="preserve">, </w:t>
      </w:r>
      <w:r w:rsidR="00D617D0">
        <w:rPr>
          <w:lang w:val="en-CA"/>
        </w:rPr>
        <w:t>0.46</w:t>
      </w:r>
      <w:r w:rsidR="0035081F">
        <w:rPr>
          <w:lang w:val="en-CA"/>
        </w:rPr>
        <w:t>])</w:t>
      </w:r>
      <w:r w:rsidR="00B63137">
        <w:rPr>
          <w:lang w:val="en-CA"/>
        </w:rPr>
        <w:t xml:space="preserve">. In contrast, we found that </w:t>
      </w:r>
      <w:proofErr w:type="spellStart"/>
      <w:r w:rsidR="00B63137">
        <w:rPr>
          <w:lang w:val="en-CA"/>
        </w:rPr>
        <w:t>multmix</w:t>
      </w:r>
      <w:proofErr w:type="spellEnd"/>
      <w:r w:rsidR="00B63137">
        <w:rPr>
          <w:lang w:val="en-CA"/>
        </w:rPr>
        <w:t xml:space="preserve"> models </w:t>
      </w:r>
      <w:r w:rsidR="00266541">
        <w:rPr>
          <w:lang w:val="en-CA"/>
        </w:rPr>
        <w:t>did not yield</w:t>
      </w:r>
      <w:r w:rsidR="00B63137">
        <w:rPr>
          <w:lang w:val="en-CA"/>
        </w:rPr>
        <w:t xml:space="preserve"> biased </w:t>
      </w:r>
      <w:r w:rsidR="00266541">
        <w:rPr>
          <w:lang w:val="en-CA"/>
        </w:rPr>
        <w:t>estimates of the effects of restoration on abundance</w:t>
      </w:r>
      <w:r w:rsidR="00B63137">
        <w:rPr>
          <w:lang w:val="en-CA"/>
        </w:rPr>
        <w:t xml:space="preserve">. </w:t>
      </w:r>
      <w:r w:rsidR="004B3DE1">
        <w:rPr>
          <w:lang w:val="en-CA"/>
        </w:rPr>
        <w:t>Across all availability scenarios</w:t>
      </w:r>
      <w:r w:rsidR="00B63137">
        <w:rPr>
          <w:lang w:val="en-CA"/>
        </w:rPr>
        <w:t xml:space="preserve">, the </w:t>
      </w:r>
      <w:proofErr w:type="spellStart"/>
      <w:r w:rsidR="00B63137">
        <w:rPr>
          <w:lang w:val="en-CA"/>
        </w:rPr>
        <w:t>multimix</w:t>
      </w:r>
      <w:proofErr w:type="spellEnd"/>
      <w:r w:rsidR="00B63137">
        <w:rPr>
          <w:lang w:val="en-CA"/>
        </w:rPr>
        <w:t xml:space="preserve"> model tended to miss the true effect size of restoration on insect abundance by less than a magnitude of 0.2. </w:t>
      </w:r>
      <w:commentRangeStart w:id="5"/>
      <w:proofErr w:type="spellStart"/>
      <w:r w:rsidR="006E2A95">
        <w:rPr>
          <w:lang w:val="en-CA"/>
        </w:rPr>
        <w:t>Multimix</w:t>
      </w:r>
      <w:proofErr w:type="spellEnd"/>
      <w:r w:rsidR="006E2A95">
        <w:rPr>
          <w:lang w:val="en-CA"/>
        </w:rPr>
        <w:t xml:space="preserve"> models adapted to changes in availability by underestimating the true detection rate. Specifically, </w:t>
      </w:r>
      <w:proofErr w:type="spellStart"/>
      <w:r w:rsidR="006E2A95">
        <w:rPr>
          <w:lang w:val="en-CA"/>
        </w:rPr>
        <w:t>multimix</w:t>
      </w:r>
      <w:proofErr w:type="spellEnd"/>
      <w:r w:rsidR="006E2A95">
        <w:rPr>
          <w:lang w:val="en-CA"/>
        </w:rPr>
        <w:t xml:space="preserve"> models estimated detection rate as the probability that an individual is available for capture at the time of the survey </w:t>
      </w:r>
      <w:r w:rsidR="006E2A95" w:rsidRPr="006E2A95">
        <w:rPr>
          <w:i/>
          <w:iCs/>
        </w:rPr>
        <w:t>and</w:t>
      </w:r>
      <w:r w:rsidR="006E2A95">
        <w:t xml:space="preserve"> the probability </w:t>
      </w:r>
      <w:r w:rsidR="006E2A95" w:rsidRPr="006E2A95">
        <w:t>of</w:t>
      </w:r>
      <w:r w:rsidR="006E2A95">
        <w:rPr>
          <w:lang w:val="en-CA"/>
        </w:rPr>
        <w:t xml:space="preserve"> detecting an individual given that is present. </w:t>
      </w:r>
      <w:commentRangeEnd w:id="5"/>
      <w:r w:rsidR="006E2A95">
        <w:rPr>
          <w:rStyle w:val="CommentReference"/>
        </w:rPr>
        <w:commentReference w:id="5"/>
      </w:r>
    </w:p>
    <w:p w14:paraId="0903A84A" w14:textId="35882DCB" w:rsidR="00B512B6" w:rsidRDefault="00EF6948" w:rsidP="00B33FC4">
      <w:pPr>
        <w:spacing w:line="480" w:lineRule="auto"/>
        <w:rPr>
          <w:b/>
          <w:bCs/>
          <w:lang w:val="en-CA"/>
        </w:rPr>
      </w:pPr>
      <w:r>
        <w:rPr>
          <w:b/>
          <w:bCs/>
          <w:lang w:val="en-CA"/>
        </w:rPr>
        <w:t xml:space="preserve">4. </w:t>
      </w:r>
      <w:r w:rsidR="00B512B6">
        <w:rPr>
          <w:b/>
          <w:bCs/>
          <w:lang w:val="en-CA"/>
        </w:rPr>
        <w:t>Discussion</w:t>
      </w:r>
    </w:p>
    <w:p w14:paraId="5D7CFB45" w14:textId="1839597D" w:rsidR="00EE14E4" w:rsidRDefault="00B20743" w:rsidP="00886EBE">
      <w:pPr>
        <w:spacing w:line="480" w:lineRule="auto"/>
        <w:ind w:firstLine="720"/>
        <w:rPr>
          <w:lang w:val="en-CA"/>
        </w:rPr>
      </w:pPr>
      <w:r>
        <w:rPr>
          <w:lang w:val="en-CA"/>
        </w:rPr>
        <w:t xml:space="preserve">Evidence-based </w:t>
      </w:r>
      <w:r w:rsidR="00886EBE">
        <w:rPr>
          <w:lang w:val="en-CA"/>
        </w:rPr>
        <w:t>strategies</w:t>
      </w:r>
      <w:r>
        <w:rPr>
          <w:lang w:val="en-CA"/>
        </w:rPr>
        <w:t xml:space="preserve"> for mitigating or reversing insect declines </w:t>
      </w:r>
      <w:r w:rsidR="00F50386">
        <w:rPr>
          <w:lang w:val="en-CA"/>
        </w:rPr>
        <w:t>require</w:t>
      </w:r>
      <w:r>
        <w:rPr>
          <w:lang w:val="en-CA"/>
        </w:rPr>
        <w:t xml:space="preserve"> </w:t>
      </w:r>
      <w:r w:rsidR="00D6726E">
        <w:rPr>
          <w:lang w:val="en-CA"/>
        </w:rPr>
        <w:t xml:space="preserve">a </w:t>
      </w:r>
      <w:r w:rsidR="00F50386">
        <w:rPr>
          <w:lang w:val="en-CA"/>
        </w:rPr>
        <w:t xml:space="preserve">clear understanding of the drivers of insect abundance </w:t>
      </w:r>
      <w:r>
        <w:rPr>
          <w:lang w:val="en-CA"/>
        </w:rPr>
        <w:fldChar w:fldCharType="begin" w:fldLock="1"/>
      </w:r>
      <w:r>
        <w:rPr>
          <w:lang w:val="en-CA"/>
        </w:rPr>
        <w:instrText>ADDIN CSL_CITATION {"citationItems":[{"id":"ITEM-1","itemData":{"DOI":"10.1073/PNAS.2023989118","ISSN":"10916490","PMID":"33431573","author":[{"dropping-particle":"","family":"Wagner","given":"D.","non-dropping-particle":"","parse-names":false,"suffix":""},{"dropping-particle":"","family":"Grames","given":"E.","non-dropping-particle":"","parse-names":false,"suffix":""},{"dropping-particle":"","family":"Forister","given":"M.","non-dropping-particle":"","parse-names":false,"suffix":""},{"dropping-particle":"","family":"Berenbaum","given":"M.","non-dropping-particle":"","parse-names":false,"suffix":""},{"dropping-particle":"","family":"Stopak","given":"D.","non-dropping-particle":"","parse-names":false,"suffix":""}],"container-title":"PNAS","id":"ITEM-1","issue":"2","issued":{"date-parts":[["2021","1","11"]]},"publisher":"National Academy of Sciences","title":"Insect decline in the Anthropocene: Death by a thousand cuts","type":"article-journal","volume":"118"},"uris":["http://www.mendeley.com/documents/?uuid=f7525d28-f579-39c6-b576-8c31a855a750"]}],"mendeley":{"formattedCitation":"(Wagner et al. 2021)","plainTextFormattedCitation":"(Wagner et al. 2021)"},"properties":{"noteIndex":0},"schema":"https://github.com/citation-style-language/schema/raw/master/csl-citation.json"}</w:instrText>
      </w:r>
      <w:r>
        <w:rPr>
          <w:lang w:val="en-CA"/>
        </w:rPr>
        <w:fldChar w:fldCharType="separate"/>
      </w:r>
      <w:r w:rsidRPr="00B20743">
        <w:rPr>
          <w:noProof/>
          <w:lang w:val="en-CA"/>
        </w:rPr>
        <w:t>(Wagner et al. 2021)</w:t>
      </w:r>
      <w:r>
        <w:rPr>
          <w:lang w:val="en-CA"/>
        </w:rPr>
        <w:fldChar w:fldCharType="end"/>
      </w:r>
      <w:r w:rsidR="00266541" w:rsidRPr="00B20743">
        <w:rPr>
          <w:lang w:val="en-CA"/>
        </w:rPr>
        <w:t>.</w:t>
      </w:r>
      <w:r w:rsidR="009E6BFB" w:rsidRPr="00B20743">
        <w:rPr>
          <w:lang w:val="en-CA"/>
        </w:rPr>
        <w:t xml:space="preserve"> </w:t>
      </w:r>
      <w:r w:rsidR="00886EBE">
        <w:rPr>
          <w:lang w:val="en-CA"/>
        </w:rPr>
        <w:t>The difficulty of detecting insects challenges our ability to estimate</w:t>
      </w:r>
      <w:r w:rsidR="008B77F1">
        <w:rPr>
          <w:lang w:val="en-CA"/>
        </w:rPr>
        <w:t xml:space="preserve"> the drivers of insect. Commonly used generalized linear models (GLMs) </w:t>
      </w:r>
      <w:r w:rsidR="00D6726E">
        <w:rPr>
          <w:lang w:val="en-CA"/>
        </w:rPr>
        <w:t>that are applied to</w:t>
      </w:r>
      <w:r w:rsidR="008B77F1">
        <w:rPr>
          <w:lang w:val="en-CA"/>
        </w:rPr>
        <w:t xml:space="preserve"> abundance count data do not account for imperfect detection, and so they could provide biased estimates of insect abundance drivers. Other approaches </w:t>
      </w:r>
      <w:r w:rsidR="00886EBE">
        <w:rPr>
          <w:lang w:val="en-CA"/>
        </w:rPr>
        <w:t xml:space="preserve">are designed to account for imperfect detection. These approaches include the </w:t>
      </w:r>
      <w:r w:rsidR="008B77F1">
        <w:rPr>
          <w:lang w:val="en-CA"/>
        </w:rPr>
        <w:t>application of multinomial N-mixture (</w:t>
      </w:r>
      <w:proofErr w:type="spellStart"/>
      <w:r w:rsidR="008B77F1">
        <w:rPr>
          <w:lang w:val="en-CA"/>
        </w:rPr>
        <w:t>multimix</w:t>
      </w:r>
      <w:proofErr w:type="spellEnd"/>
      <w:r w:rsidR="008B77F1">
        <w:rPr>
          <w:lang w:val="en-CA"/>
        </w:rPr>
        <w:t xml:space="preserve">) models to mark-recapture data or </w:t>
      </w:r>
      <w:r w:rsidR="00886EBE">
        <w:rPr>
          <w:lang w:val="en-CA"/>
        </w:rPr>
        <w:t xml:space="preserve">application of </w:t>
      </w:r>
      <w:r w:rsidR="008B77F1">
        <w:rPr>
          <w:lang w:val="en-CA"/>
        </w:rPr>
        <w:t xml:space="preserve">binomial </w:t>
      </w:r>
      <w:r w:rsidR="008B77F1">
        <w:rPr>
          <w:lang w:val="en-CA"/>
        </w:rPr>
        <w:t xml:space="preserve">N-mixture </w:t>
      </w:r>
      <w:r w:rsidR="008B77F1">
        <w:rPr>
          <w:lang w:val="en-CA"/>
        </w:rPr>
        <w:t>models to repeat count data</w:t>
      </w:r>
      <w:r w:rsidR="00886EBE">
        <w:rPr>
          <w:lang w:val="en-CA"/>
        </w:rPr>
        <w:t>. On the other hand, these approaches</w:t>
      </w:r>
      <w:r w:rsidR="008B77F1">
        <w:rPr>
          <w:lang w:val="en-CA"/>
        </w:rPr>
        <w:t xml:space="preserve"> are more challenging to </w:t>
      </w:r>
      <w:r w:rsidR="008B77F1">
        <w:rPr>
          <w:lang w:val="en-CA"/>
        </w:rPr>
        <w:lastRenderedPageBreak/>
        <w:t xml:space="preserve">implement. </w:t>
      </w:r>
      <w:r w:rsidR="00886EBE">
        <w:rPr>
          <w:lang w:val="en-CA"/>
        </w:rPr>
        <w:t>Given limited time and resources, it is important to better understand when these more cumbersome approaches are needed.</w:t>
      </w:r>
      <w:r w:rsidR="008B77F1">
        <w:rPr>
          <w:lang w:val="en-CA"/>
        </w:rPr>
        <w:t xml:space="preserve"> </w:t>
      </w:r>
      <w:r w:rsidR="00886EBE">
        <w:rPr>
          <w:lang w:val="en-CA"/>
        </w:rPr>
        <w:t>To do so, w</w:t>
      </w:r>
      <w:r w:rsidR="00FC0952">
        <w:rPr>
          <w:lang w:val="en-CA"/>
        </w:rPr>
        <w:t xml:space="preserve">e </w:t>
      </w:r>
      <w:r w:rsidR="00094B22">
        <w:rPr>
          <w:lang w:val="en-CA"/>
        </w:rPr>
        <w:t>paired</w:t>
      </w:r>
      <w:r w:rsidR="00FC0952">
        <w:rPr>
          <w:lang w:val="en-CA"/>
        </w:rPr>
        <w:t xml:space="preserve"> </w:t>
      </w:r>
      <w:r w:rsidR="00094B22">
        <w:rPr>
          <w:lang w:val="en-CA"/>
        </w:rPr>
        <w:t xml:space="preserve">a </w:t>
      </w:r>
      <w:r w:rsidR="00FC0952">
        <w:rPr>
          <w:lang w:val="en-CA"/>
        </w:rPr>
        <w:t xml:space="preserve">field </w:t>
      </w:r>
      <w:r w:rsidR="00FC0952">
        <w:rPr>
          <w:lang w:val="en-CA"/>
        </w:rPr>
        <w:t xml:space="preserve">study </w:t>
      </w:r>
      <w:r w:rsidR="005105FA">
        <w:rPr>
          <w:lang w:val="en-CA"/>
        </w:rPr>
        <w:t xml:space="preserve">with </w:t>
      </w:r>
      <w:r w:rsidR="00FC0952">
        <w:rPr>
          <w:lang w:val="en-CA"/>
        </w:rPr>
        <w:t>simulation to compare the performance of GLM</w:t>
      </w:r>
      <w:r w:rsidR="00886EBE">
        <w:rPr>
          <w:lang w:val="en-CA"/>
        </w:rPr>
        <w:t xml:space="preserve">s, </w:t>
      </w:r>
      <w:proofErr w:type="spellStart"/>
      <w:r w:rsidR="00886EBE">
        <w:rPr>
          <w:lang w:val="en-CA"/>
        </w:rPr>
        <w:t>binmix</w:t>
      </w:r>
      <w:proofErr w:type="spellEnd"/>
      <w:r w:rsidR="007E7CC3">
        <w:rPr>
          <w:lang w:val="en-CA"/>
        </w:rPr>
        <w:t xml:space="preserve"> models</w:t>
      </w:r>
      <w:r w:rsidR="00886EBE">
        <w:rPr>
          <w:lang w:val="en-CA"/>
        </w:rPr>
        <w:t xml:space="preserve">, and mark-recapture </w:t>
      </w:r>
      <w:proofErr w:type="spellStart"/>
      <w:r w:rsidR="00886EBE">
        <w:rPr>
          <w:lang w:val="en-CA"/>
        </w:rPr>
        <w:t>multimix</w:t>
      </w:r>
      <w:proofErr w:type="spellEnd"/>
      <w:r w:rsidR="00886EBE">
        <w:rPr>
          <w:lang w:val="en-CA"/>
        </w:rPr>
        <w:t xml:space="preserve"> models</w:t>
      </w:r>
      <w:r w:rsidR="007E7CC3">
        <w:rPr>
          <w:lang w:val="en-CA"/>
        </w:rPr>
        <w:t xml:space="preserve">. </w:t>
      </w:r>
      <w:r w:rsidR="00FC0952">
        <w:rPr>
          <w:lang w:val="en-CA"/>
        </w:rPr>
        <w:t xml:space="preserve">In </w:t>
      </w:r>
      <w:r w:rsidR="005105FA">
        <w:rPr>
          <w:lang w:val="en-CA"/>
        </w:rPr>
        <w:t xml:space="preserve">the </w:t>
      </w:r>
      <w:r w:rsidR="00FC0952">
        <w:rPr>
          <w:lang w:val="en-CA"/>
        </w:rPr>
        <w:t xml:space="preserve">field </w:t>
      </w:r>
      <w:r w:rsidR="00FC0952">
        <w:rPr>
          <w:lang w:val="en-CA"/>
        </w:rPr>
        <w:t xml:space="preserve">setting, </w:t>
      </w:r>
      <w:r w:rsidR="007E7CC3">
        <w:rPr>
          <w:lang w:val="en-CA"/>
        </w:rPr>
        <w:t xml:space="preserve">our </w:t>
      </w:r>
      <w:proofErr w:type="spellStart"/>
      <w:r w:rsidR="006A3766">
        <w:rPr>
          <w:lang w:val="en-CA"/>
        </w:rPr>
        <w:t>multimix</w:t>
      </w:r>
      <w:proofErr w:type="spellEnd"/>
      <w:r w:rsidR="006A3766">
        <w:rPr>
          <w:lang w:val="en-CA"/>
        </w:rPr>
        <w:t xml:space="preserve"> model</w:t>
      </w:r>
      <w:r w:rsidR="007E7CC3">
        <w:rPr>
          <w:lang w:val="en-CA"/>
        </w:rPr>
        <w:t xml:space="preserve"> estimated</w:t>
      </w:r>
      <w:r w:rsidR="006A3766">
        <w:rPr>
          <w:lang w:val="en-CA"/>
        </w:rPr>
        <w:t xml:space="preserve"> that</w:t>
      </w:r>
      <w:r w:rsidR="007E7CC3">
        <w:rPr>
          <w:lang w:val="en-CA"/>
        </w:rPr>
        <w:t xml:space="preserve"> wild bees had less than </w:t>
      </w:r>
      <w:proofErr w:type="gramStart"/>
      <w:r w:rsidR="007E7CC3">
        <w:rPr>
          <w:lang w:val="en-CA"/>
        </w:rPr>
        <w:t>a 5% odds</w:t>
      </w:r>
      <w:proofErr w:type="gramEnd"/>
      <w:r w:rsidR="007E7CC3">
        <w:rPr>
          <w:lang w:val="en-CA"/>
        </w:rPr>
        <w:t xml:space="preserve"> of being detected. Both the </w:t>
      </w:r>
      <w:proofErr w:type="spellStart"/>
      <w:r w:rsidR="00EE14E4">
        <w:rPr>
          <w:lang w:val="en-CA"/>
        </w:rPr>
        <w:t>multimix</w:t>
      </w:r>
      <w:proofErr w:type="spellEnd"/>
      <w:r w:rsidR="00EE14E4">
        <w:rPr>
          <w:lang w:val="en-CA"/>
        </w:rPr>
        <w:t xml:space="preserve"> and </w:t>
      </w:r>
      <w:proofErr w:type="spellStart"/>
      <w:r w:rsidR="007E7CC3">
        <w:rPr>
          <w:lang w:val="en-CA"/>
        </w:rPr>
        <w:t>binmix</w:t>
      </w:r>
      <w:proofErr w:type="spellEnd"/>
      <w:r w:rsidR="00EE14E4">
        <w:rPr>
          <w:lang w:val="en-CA"/>
        </w:rPr>
        <w:t xml:space="preserve"> models suggested that restored habitats with more flowers and taller vegetation positively impacted wild bee detection rates. </w:t>
      </w:r>
      <w:r w:rsidR="006A3766">
        <w:rPr>
          <w:lang w:val="en-CA"/>
        </w:rPr>
        <w:t>After accounting for this</w:t>
      </w:r>
      <w:r w:rsidR="00C10D86">
        <w:rPr>
          <w:lang w:val="en-CA"/>
        </w:rPr>
        <w:t xml:space="preserve"> </w:t>
      </w:r>
      <w:r w:rsidR="00FC0952">
        <w:rPr>
          <w:lang w:val="en-CA"/>
        </w:rPr>
        <w:t xml:space="preserve">confounding </w:t>
      </w:r>
      <w:r w:rsidR="00C10D86">
        <w:rPr>
          <w:lang w:val="en-CA"/>
        </w:rPr>
        <w:t>detection</w:t>
      </w:r>
      <w:r w:rsidR="006A3766">
        <w:rPr>
          <w:lang w:val="en-CA"/>
        </w:rPr>
        <w:t xml:space="preserve"> bias, these models estimated a less pronounced (but still positive) impact of restoration on wild </w:t>
      </w:r>
      <w:r w:rsidR="006A3766">
        <w:rPr>
          <w:lang w:val="en-CA"/>
        </w:rPr>
        <w:t xml:space="preserve">bee abundance as compared to </w:t>
      </w:r>
      <w:r w:rsidR="00C10D86">
        <w:rPr>
          <w:lang w:val="en-CA"/>
        </w:rPr>
        <w:t xml:space="preserve">a </w:t>
      </w:r>
      <w:r w:rsidR="006A3766">
        <w:rPr>
          <w:lang w:val="en-CA"/>
        </w:rPr>
        <w:t>GLM</w:t>
      </w:r>
      <w:r w:rsidR="005105FA">
        <w:rPr>
          <w:lang w:val="en-CA"/>
        </w:rPr>
        <w:t xml:space="preserve"> approach</w:t>
      </w:r>
      <w:r w:rsidR="006A3766">
        <w:rPr>
          <w:lang w:val="en-CA"/>
        </w:rPr>
        <w:t>. These results suggest</w:t>
      </w:r>
      <w:r w:rsidR="005105FA">
        <w:rPr>
          <w:lang w:val="en-CA"/>
        </w:rPr>
        <w:t xml:space="preserve"> authors should use</w:t>
      </w:r>
      <w:r w:rsidR="006A3766">
        <w:rPr>
          <w:lang w:val="en-CA"/>
        </w:rPr>
        <w:t xml:space="preserve"> caution in interpreting the magnitude of predictors such as habitat type </w:t>
      </w:r>
      <w:r w:rsidR="00C10D86">
        <w:rPr>
          <w:lang w:val="en-CA"/>
        </w:rPr>
        <w:t xml:space="preserve">when that same predictor has the potential to </w:t>
      </w:r>
      <w:r w:rsidR="006A3766">
        <w:rPr>
          <w:lang w:val="en-CA"/>
        </w:rPr>
        <w:t>influence</w:t>
      </w:r>
      <w:r w:rsidR="00C10D86">
        <w:rPr>
          <w:lang w:val="en-CA"/>
        </w:rPr>
        <w:t xml:space="preserve"> </w:t>
      </w:r>
      <w:r w:rsidR="00094B22">
        <w:rPr>
          <w:lang w:val="en-CA"/>
        </w:rPr>
        <w:t xml:space="preserve">the </w:t>
      </w:r>
      <w:r w:rsidR="00C10D86">
        <w:rPr>
          <w:lang w:val="en-CA"/>
        </w:rPr>
        <w:t xml:space="preserve">observation </w:t>
      </w:r>
      <w:r w:rsidR="00094B22">
        <w:rPr>
          <w:lang w:val="en-CA"/>
        </w:rPr>
        <w:t xml:space="preserve">or capture </w:t>
      </w:r>
      <w:r w:rsidR="00C10D86">
        <w:rPr>
          <w:lang w:val="en-CA"/>
        </w:rPr>
        <w:t>of</w:t>
      </w:r>
      <w:r w:rsidR="006A3766">
        <w:rPr>
          <w:lang w:val="en-CA"/>
        </w:rPr>
        <w:t xml:space="preserve"> </w:t>
      </w:r>
      <w:r w:rsidR="00C10D86">
        <w:rPr>
          <w:lang w:val="en-CA"/>
        </w:rPr>
        <w:t>insects</w:t>
      </w:r>
      <w:r w:rsidR="005105FA">
        <w:rPr>
          <w:lang w:val="en-CA"/>
        </w:rPr>
        <w:t xml:space="preserve"> (detection)</w:t>
      </w:r>
      <w:r w:rsidR="006A3766">
        <w:rPr>
          <w:lang w:val="en-CA"/>
        </w:rPr>
        <w:t xml:space="preserve">. </w:t>
      </w:r>
    </w:p>
    <w:p w14:paraId="33EE5F0A" w14:textId="5B516AD9" w:rsidR="00266541" w:rsidRDefault="00803A93" w:rsidP="00EE14E4">
      <w:pPr>
        <w:spacing w:line="480" w:lineRule="auto"/>
        <w:ind w:firstLine="720"/>
        <w:rPr>
          <w:lang w:val="en-CA"/>
        </w:rPr>
      </w:pPr>
      <w:r>
        <w:rPr>
          <w:lang w:val="en-CA"/>
        </w:rPr>
        <w:t>Using a simulation approach,</w:t>
      </w:r>
      <w:r w:rsidR="006A3766">
        <w:rPr>
          <w:lang w:val="en-CA"/>
        </w:rPr>
        <w:t xml:space="preserve"> </w:t>
      </w:r>
      <w:r>
        <w:rPr>
          <w:lang w:val="en-CA"/>
        </w:rPr>
        <w:t>w</w:t>
      </w:r>
      <w:r w:rsidR="00C10D86">
        <w:rPr>
          <w:lang w:val="en-CA"/>
        </w:rPr>
        <w:t xml:space="preserve">e </w:t>
      </w:r>
      <w:r>
        <w:rPr>
          <w:lang w:val="en-CA"/>
        </w:rPr>
        <w:t xml:space="preserve">also </w:t>
      </w:r>
      <w:r w:rsidR="00C10D86">
        <w:rPr>
          <w:lang w:val="en-CA"/>
        </w:rPr>
        <w:t xml:space="preserve">found that </w:t>
      </w:r>
      <w:del w:id="6" w:author="Sargent, Risa" w:date="2025-01-16T15:09:00Z">
        <w:r w:rsidR="00C10D86" w:rsidDel="005105FA">
          <w:rPr>
            <w:lang w:val="en-CA"/>
          </w:rPr>
          <w:delText>decreasing baseline</w:delText>
        </w:r>
      </w:del>
      <w:ins w:id="7" w:author="Sargent, Risa" w:date="2025-01-16T15:09:00Z">
        <w:r w:rsidR="005105FA">
          <w:rPr>
            <w:lang w:val="en-CA"/>
          </w:rPr>
          <w:t>a lower</w:t>
        </w:r>
      </w:ins>
      <w:r w:rsidR="00C10D86">
        <w:rPr>
          <w:lang w:val="en-CA"/>
        </w:rPr>
        <w:t xml:space="preserve"> detection rate and </w:t>
      </w:r>
      <w:ins w:id="8" w:author="Sargent, Risa" w:date="2025-01-16T15:09:00Z">
        <w:r w:rsidR="005105FA">
          <w:rPr>
            <w:lang w:val="en-CA"/>
          </w:rPr>
          <w:t xml:space="preserve">a </w:t>
        </w:r>
      </w:ins>
      <w:del w:id="9" w:author="Sargent, Risa" w:date="2025-01-16T15:09:00Z">
        <w:r w:rsidR="00C10D86" w:rsidDel="005105FA">
          <w:rPr>
            <w:lang w:val="en-CA"/>
          </w:rPr>
          <w:delText xml:space="preserve">increasing </w:delText>
        </w:r>
      </w:del>
      <w:ins w:id="10" w:author="Sargent, Risa" w:date="2025-01-16T15:09:00Z">
        <w:r w:rsidR="005105FA">
          <w:rPr>
            <w:lang w:val="en-CA"/>
          </w:rPr>
          <w:t xml:space="preserve">higher </w:t>
        </w:r>
      </w:ins>
      <w:r w:rsidR="00C10D86">
        <w:rPr>
          <w:lang w:val="en-CA"/>
        </w:rPr>
        <w:t>sample size exacerbate</w:t>
      </w:r>
      <w:ins w:id="11" w:author="Sargent, Risa" w:date="2025-01-16T15:10:00Z">
        <w:r w:rsidR="005105FA">
          <w:rPr>
            <w:lang w:val="en-CA"/>
          </w:rPr>
          <w:t>d</w:t>
        </w:r>
      </w:ins>
      <w:r w:rsidR="00C10D86">
        <w:rPr>
          <w:lang w:val="en-CA"/>
        </w:rPr>
        <w:t xml:space="preserve"> the divergence between GLM versus </w:t>
      </w:r>
      <w:proofErr w:type="spellStart"/>
      <w:r w:rsidR="00C10D86">
        <w:rPr>
          <w:lang w:val="en-CA"/>
        </w:rPr>
        <w:t>binmix</w:t>
      </w:r>
      <w:proofErr w:type="spellEnd"/>
      <w:r w:rsidR="00C10D86">
        <w:rPr>
          <w:lang w:val="en-CA"/>
        </w:rPr>
        <w:t xml:space="preserve"> and </w:t>
      </w:r>
      <w:proofErr w:type="spellStart"/>
      <w:r w:rsidR="00C10D86">
        <w:rPr>
          <w:lang w:val="en-CA"/>
        </w:rPr>
        <w:t>multimix</w:t>
      </w:r>
      <w:proofErr w:type="spellEnd"/>
      <w:r w:rsidR="00C10D86">
        <w:rPr>
          <w:lang w:val="en-CA"/>
        </w:rPr>
        <w:t xml:space="preserve"> models</w:t>
      </w:r>
      <w:ins w:id="12" w:author="Sargent, Risa" w:date="2025-01-16T15:10:00Z">
        <w:r w:rsidR="005105FA">
          <w:rPr>
            <w:lang w:val="en-CA"/>
          </w:rPr>
          <w:t xml:space="preserve"> in terms of (?)</w:t>
        </w:r>
      </w:ins>
      <w:r w:rsidR="00C10D86">
        <w:rPr>
          <w:lang w:val="en-CA"/>
        </w:rPr>
        <w:t xml:space="preserve">. </w:t>
      </w:r>
      <w:r w:rsidR="00FC0952">
        <w:rPr>
          <w:lang w:val="en-CA"/>
        </w:rPr>
        <w:t>This suggests that increasing site sampling intensity rather than adding more field sites can help</w:t>
      </w:r>
      <w:r w:rsidR="0065017C">
        <w:rPr>
          <w:lang w:val="en-CA"/>
        </w:rPr>
        <w:t xml:space="preserve"> limit the bias of</w:t>
      </w:r>
      <w:r w:rsidR="00FC0952">
        <w:rPr>
          <w:lang w:val="en-CA"/>
        </w:rPr>
        <w:t xml:space="preserve"> GLM</w:t>
      </w:r>
      <w:r w:rsidR="0065017C">
        <w:rPr>
          <w:lang w:val="en-CA"/>
        </w:rPr>
        <w:t xml:space="preserve"> </w:t>
      </w:r>
      <w:r w:rsidR="00FC0952">
        <w:rPr>
          <w:lang w:val="en-CA"/>
        </w:rPr>
        <w:t xml:space="preserve">approaches. </w:t>
      </w:r>
      <w:r w:rsidR="006A3766">
        <w:rPr>
          <w:lang w:val="en-CA"/>
        </w:rPr>
        <w:t xml:space="preserve">Finally, we found that </w:t>
      </w:r>
      <w:proofErr w:type="spellStart"/>
      <w:r w:rsidR="006A3766">
        <w:rPr>
          <w:lang w:val="en-CA"/>
        </w:rPr>
        <w:t>multimix</w:t>
      </w:r>
      <w:proofErr w:type="spellEnd"/>
      <w:r w:rsidR="006A3766">
        <w:rPr>
          <w:lang w:val="en-CA"/>
        </w:rPr>
        <w:t xml:space="preserve"> models were robust to violations</w:t>
      </w:r>
      <w:r w:rsidR="00FC0952">
        <w:rPr>
          <w:lang w:val="en-CA"/>
        </w:rPr>
        <w:t xml:space="preserve"> of system closure</w:t>
      </w:r>
      <w:r w:rsidR="006A3766">
        <w:rPr>
          <w:lang w:val="en-CA"/>
        </w:rPr>
        <w:t>.</w:t>
      </w:r>
      <w:r w:rsidR="00C10D86">
        <w:rPr>
          <w:lang w:val="en-CA"/>
        </w:rPr>
        <w:t xml:space="preserve"> Conversely,</w:t>
      </w:r>
      <w:r w:rsidR="006A3766">
        <w:rPr>
          <w:lang w:val="en-CA"/>
        </w:rPr>
        <w:t xml:space="preserve"> </w:t>
      </w:r>
      <w:proofErr w:type="spellStart"/>
      <w:r w:rsidR="006A3766">
        <w:rPr>
          <w:lang w:val="en-CA"/>
        </w:rPr>
        <w:t>binmix</w:t>
      </w:r>
      <w:proofErr w:type="spellEnd"/>
      <w:r w:rsidR="006A3766">
        <w:rPr>
          <w:lang w:val="en-CA"/>
        </w:rPr>
        <w:t xml:space="preserve"> models were </w:t>
      </w:r>
      <w:r w:rsidR="00C10D86">
        <w:rPr>
          <w:lang w:val="en-CA"/>
        </w:rPr>
        <w:t>sensitive to systematic violations of closure</w:t>
      </w:r>
      <w:r w:rsidR="00455F7F">
        <w:rPr>
          <w:lang w:val="en-CA"/>
        </w:rPr>
        <w:t xml:space="preserve">, </w:t>
      </w:r>
      <w:r w:rsidR="00D959E7">
        <w:rPr>
          <w:lang w:val="en-CA"/>
        </w:rPr>
        <w:t>such as</w:t>
      </w:r>
      <w:r w:rsidR="00455F7F">
        <w:rPr>
          <w:lang w:val="en-CA"/>
        </w:rPr>
        <w:t xml:space="preserve"> when individual movement in/out of a study site or individual mortality is influenced by site covariate</w:t>
      </w:r>
      <w:r w:rsidR="00D959E7">
        <w:rPr>
          <w:lang w:val="en-CA"/>
        </w:rPr>
        <w:t>s</w:t>
      </w:r>
      <w:r w:rsidR="006A3766">
        <w:rPr>
          <w:lang w:val="en-CA"/>
        </w:rPr>
        <w:t xml:space="preserve">. </w:t>
      </w:r>
      <w:r w:rsidR="00455F7F">
        <w:rPr>
          <w:lang w:val="en-CA"/>
        </w:rPr>
        <w:t xml:space="preserve">It may be infeasible to determine whether closure violations vary systematically </w:t>
      </w:r>
      <w:r w:rsidR="00455F7F" w:rsidRPr="00455F7F">
        <w:rPr>
          <w:i/>
          <w:iCs/>
          <w:lang w:val="en-CA"/>
        </w:rPr>
        <w:t>a priori</w:t>
      </w:r>
      <w:r w:rsidR="00455F7F">
        <w:rPr>
          <w:i/>
          <w:iCs/>
          <w:lang w:val="en-CA"/>
        </w:rPr>
        <w:t>.</w:t>
      </w:r>
      <w:r w:rsidR="00455F7F">
        <w:rPr>
          <w:lang w:val="en-CA"/>
        </w:rPr>
        <w:t xml:space="preserve"> Consequently, </w:t>
      </w:r>
      <w:r w:rsidR="006A3766">
        <w:rPr>
          <w:lang w:val="en-CA"/>
        </w:rPr>
        <w:t>researchers should consider tracking individual detection histories if</w:t>
      </w:r>
      <w:r w:rsidR="00455F7F">
        <w:rPr>
          <w:lang w:val="en-CA"/>
        </w:rPr>
        <w:t xml:space="preserve"> closure violations are likely, for example, </w:t>
      </w:r>
      <w:r w:rsidR="00094B22">
        <w:rPr>
          <w:lang w:val="en-CA"/>
        </w:rPr>
        <w:t>if focal insect species have high mobility or short lifespans</w:t>
      </w:r>
      <w:r w:rsidR="006A3766">
        <w:rPr>
          <w:lang w:val="en-CA"/>
        </w:rPr>
        <w:t>. Together</w:t>
      </w:r>
      <w:r w:rsidR="00455F7F">
        <w:rPr>
          <w:lang w:val="en-CA"/>
        </w:rPr>
        <w:t>,</w:t>
      </w:r>
      <w:r w:rsidR="006A3766">
        <w:rPr>
          <w:lang w:val="en-CA"/>
        </w:rPr>
        <w:t xml:space="preserve"> these results provide needed guidance on </w:t>
      </w:r>
      <w:r w:rsidR="003B5584">
        <w:rPr>
          <w:lang w:val="en-CA"/>
        </w:rPr>
        <w:t xml:space="preserve">how to maximize the </w:t>
      </w:r>
      <w:r w:rsidR="006A3766">
        <w:rPr>
          <w:lang w:val="en-CA"/>
        </w:rPr>
        <w:t>accura</w:t>
      </w:r>
      <w:r w:rsidR="003B5584">
        <w:rPr>
          <w:lang w:val="en-CA"/>
        </w:rPr>
        <w:t>cy and precision of</w:t>
      </w:r>
      <w:r w:rsidR="006A3766">
        <w:rPr>
          <w:lang w:val="en-CA"/>
        </w:rPr>
        <w:t xml:space="preserve"> insect population </w:t>
      </w:r>
      <w:r w:rsidR="003B5584">
        <w:rPr>
          <w:lang w:val="en-CA"/>
        </w:rPr>
        <w:t>studies</w:t>
      </w:r>
      <w:r>
        <w:rPr>
          <w:lang w:val="en-CA"/>
        </w:rPr>
        <w:t>, which is necessary for promoting insects in a changing world</w:t>
      </w:r>
      <w:r w:rsidR="006A3766">
        <w:rPr>
          <w:lang w:val="en-CA"/>
        </w:rPr>
        <w:t>.</w:t>
      </w:r>
    </w:p>
    <w:p w14:paraId="71EB5D86" w14:textId="77777777" w:rsidR="007E7CC3" w:rsidRDefault="007E7CC3" w:rsidP="00FC0952">
      <w:pPr>
        <w:spacing w:line="480" w:lineRule="auto"/>
        <w:ind w:firstLine="720"/>
        <w:rPr>
          <w:lang w:val="en-CA"/>
        </w:rPr>
      </w:pPr>
    </w:p>
    <w:p w14:paraId="7AC1EB66" w14:textId="77777777" w:rsidR="007E7CC3" w:rsidRDefault="007E7CC3" w:rsidP="007E7CC3">
      <w:pPr>
        <w:spacing w:line="480" w:lineRule="auto"/>
        <w:rPr>
          <w:b/>
          <w:bCs/>
          <w:lang w:val="en-CA"/>
        </w:rPr>
      </w:pPr>
      <w:r w:rsidRPr="004B72C9">
        <w:rPr>
          <w:lang w:val="en-CA"/>
        </w:rPr>
        <w:lastRenderedPageBreak/>
        <w:t xml:space="preserve">In combination, our results </w:t>
      </w:r>
      <w:r>
        <w:rPr>
          <w:lang w:val="en-CA"/>
        </w:rPr>
        <w:t xml:space="preserve">demonstrate that the estimation of insect abundance drivers can be influenced by detection confounds. More importantly, our results provide baseline information about study factors that necessitate the use of more cumbersome mark-recapture approaches or, alternatively, how to design a study that better approximates an </w:t>
      </w:r>
      <w:proofErr w:type="gramStart"/>
      <w:r>
        <w:rPr>
          <w:lang w:val="en-CA"/>
        </w:rPr>
        <w:t>unbiased results</w:t>
      </w:r>
      <w:proofErr w:type="gramEnd"/>
      <w:r>
        <w:rPr>
          <w:lang w:val="en-CA"/>
        </w:rPr>
        <w:t xml:space="preserve"> without the use of mark-recapture data.</w:t>
      </w:r>
    </w:p>
    <w:p w14:paraId="7591F070" w14:textId="77777777" w:rsidR="007E7CC3" w:rsidRDefault="007E7CC3" w:rsidP="00FC0952">
      <w:pPr>
        <w:spacing w:line="480" w:lineRule="auto"/>
        <w:ind w:firstLine="720"/>
        <w:rPr>
          <w:lang w:val="en-CA"/>
        </w:rPr>
      </w:pPr>
    </w:p>
    <w:p w14:paraId="0B1D5FCE" w14:textId="77777777" w:rsidR="00BD4EF1" w:rsidRDefault="00BD4EF1" w:rsidP="00BD4EF1">
      <w:pPr>
        <w:spacing w:line="480" w:lineRule="auto"/>
        <w:rPr>
          <w:lang w:val="en-CA"/>
        </w:rPr>
      </w:pPr>
      <w:r>
        <w:rPr>
          <w:highlight w:val="yellow"/>
          <w:lang w:val="en-CA"/>
        </w:rPr>
        <w:t xml:space="preserve">For </w:t>
      </w:r>
      <w:r w:rsidRPr="00EE3ED7">
        <w:rPr>
          <w:highlight w:val="yellow"/>
          <w:lang w:val="en-CA"/>
        </w:rPr>
        <w:t xml:space="preserve">our </w:t>
      </w:r>
      <w:r>
        <w:rPr>
          <w:highlight w:val="yellow"/>
          <w:lang w:val="en-CA"/>
        </w:rPr>
        <w:t>field study data</w:t>
      </w:r>
      <w:r w:rsidRPr="00EE3ED7">
        <w:rPr>
          <w:highlight w:val="yellow"/>
          <w:lang w:val="en-CA"/>
        </w:rPr>
        <w:t>, all three models estimated a positive effect of restoration on wild bee abundance</w:t>
      </w:r>
      <w:r>
        <w:rPr>
          <w:lang w:val="en-CA"/>
        </w:rPr>
        <w:t>. This is consistent with Ulrich and Sargent 2024, who showed a positive effect of these restorations on wild bee and hoverfly species occurrence. More broadly, habitat amendments that increase floral resources tend to be associated with increased abundance of pollinator insects such as bees or butterflies (</w:t>
      </w:r>
      <w:proofErr w:type="spellStart"/>
      <w:r>
        <w:rPr>
          <w:lang w:val="en-CA"/>
        </w:rPr>
        <w:t>Hyjazie</w:t>
      </w:r>
      <w:proofErr w:type="spellEnd"/>
      <w:r>
        <w:rPr>
          <w:lang w:val="en-CA"/>
        </w:rPr>
        <w:t xml:space="preserve"> and Sargent, </w:t>
      </w:r>
      <w:proofErr w:type="gramStart"/>
      <w:r>
        <w:rPr>
          <w:lang w:val="en-CA"/>
        </w:rPr>
        <w:t>Waltz</w:t>
      </w:r>
      <w:proofErr w:type="gramEnd"/>
      <w:r>
        <w:rPr>
          <w:lang w:val="en-CA"/>
        </w:rPr>
        <w:t xml:space="preserve"> and Covington 2003). Compared to the effect size estimated by the GLM, the magnitude of the effect was smaller for </w:t>
      </w:r>
      <w:proofErr w:type="spellStart"/>
      <w:r>
        <w:rPr>
          <w:lang w:val="en-CA"/>
        </w:rPr>
        <w:t>binmix</w:t>
      </w:r>
      <w:proofErr w:type="spellEnd"/>
      <w:r>
        <w:rPr>
          <w:lang w:val="en-CA"/>
        </w:rPr>
        <w:t xml:space="preserve"> and </w:t>
      </w:r>
      <w:proofErr w:type="spellStart"/>
      <w:r>
        <w:rPr>
          <w:lang w:val="en-CA"/>
        </w:rPr>
        <w:t>multimix</w:t>
      </w:r>
      <w:proofErr w:type="spellEnd"/>
      <w:r>
        <w:rPr>
          <w:lang w:val="en-CA"/>
        </w:rPr>
        <w:t xml:space="preserve"> models. </w:t>
      </w:r>
      <w:r w:rsidRPr="00111795">
        <w:rPr>
          <w:highlight w:val="yellow"/>
          <w:lang w:val="en-CA"/>
        </w:rPr>
        <w:t xml:space="preserve">The larger effect size estimated by the GLM can be explained by a confounding effect of restoration on detection, which was estimated and accounted for by both the </w:t>
      </w:r>
      <w:proofErr w:type="spellStart"/>
      <w:r w:rsidRPr="00111795">
        <w:rPr>
          <w:highlight w:val="yellow"/>
          <w:lang w:val="en-CA"/>
        </w:rPr>
        <w:t>binmix</w:t>
      </w:r>
      <w:proofErr w:type="spellEnd"/>
      <w:r w:rsidRPr="00111795">
        <w:rPr>
          <w:highlight w:val="yellow"/>
          <w:lang w:val="en-CA"/>
        </w:rPr>
        <w:t xml:space="preserve"> and </w:t>
      </w:r>
      <w:proofErr w:type="spellStart"/>
      <w:r w:rsidRPr="00111795">
        <w:rPr>
          <w:highlight w:val="yellow"/>
          <w:lang w:val="en-CA"/>
        </w:rPr>
        <w:t>multimix</w:t>
      </w:r>
      <w:proofErr w:type="spellEnd"/>
      <w:r w:rsidRPr="00111795">
        <w:rPr>
          <w:highlight w:val="yellow"/>
          <w:lang w:val="en-CA"/>
        </w:rPr>
        <w:t xml:space="preserve"> models.</w:t>
      </w:r>
      <w:r>
        <w:rPr>
          <w:lang w:val="en-CA"/>
        </w:rPr>
        <w:t xml:space="preserve"> Bees may have been easier to detect in restored sites due to the taller vegetation: bees foraging on knee-height flowers in the restored parks would have been closer to eye-level and net-level compared to bees foraging on ankle-height flowers in the control parks. Supporting this hypothesis, a methodological study of distance sampling methods found that bumble bee detection rates can decline when the distance from an observer and the insect increases by even 1 metre (McNeil et al. 2019). Alternatively, the higher floral resource diversity in restored parks may have increased detection rates through effects on bee movement. Previous studies have shown that floral resources density or distribution affect wild bee foraging behaviours, for example, with bees spending more time probing individual flowers in habitat patches with high flower diversity (Heinrich 1979). Decreased foraging mobility could have increased our ability to sight and/or </w:t>
      </w:r>
      <w:r>
        <w:rPr>
          <w:lang w:val="en-CA"/>
        </w:rPr>
        <w:lastRenderedPageBreak/>
        <w:t>capture wild bees using our net collecting approach. Many have debated whether floral resources positively or negatively impact sampling of wild bees, including for similar net collecting protocols or for other sampling methods such as passive pan traps (Cane et al., 2000 (bowls), Joshi et al., 2015 (netting), Portman et al., 2019 (more general)). To our knowledge, our study provides the first quantification of a positive effect of floral resources on the ability to net collect wild bees.</w:t>
      </w:r>
    </w:p>
    <w:p w14:paraId="00F10AFA" w14:textId="77777777" w:rsidR="00BD4EF1" w:rsidRDefault="00BD4EF1" w:rsidP="00BD4EF1">
      <w:pPr>
        <w:spacing w:line="480" w:lineRule="auto"/>
        <w:ind w:firstLine="720"/>
        <w:rPr>
          <w:lang w:val="en-CA"/>
        </w:rPr>
      </w:pPr>
      <w:r w:rsidRPr="00111795">
        <w:rPr>
          <w:highlight w:val="yellow"/>
          <w:lang w:val="en-CA"/>
        </w:rPr>
        <w:t>Other habitat qualities have the potential to obscure insect detection.</w:t>
      </w:r>
      <w:r>
        <w:rPr>
          <w:lang w:val="en-CA"/>
        </w:rPr>
        <w:t xml:space="preserve"> For example, looking at urban mosquito populations, Manica et al. 2019, found that increased vegetation cover improves trap capture rates, aligning with mosquito preference for ovipositing near dense vegetation. Other studies have pointed towards additional potential sources of insect detection bias. In a study of butterfly populations, Isaac et al. 2011 found that detection rates were higher for their subset of sites in England compared to those in Wales, potentially due to recorder differences. Unaccounted for, those differences would have pointed towards regional divergence in butterfly population trends. Kral-O’Brien et al. 2020 found that larger and more colourful butterfly species are easier to detect, providing evidence that insect morphological traits can also bias estimates of population sizes or trend estimates from GLM approaches. Overall, our results combine with other studies of insect detection to emphasize that abundance effect size estimates produced by conventional GLM’s should be interpreted with caution.</w:t>
      </w:r>
    </w:p>
    <w:p w14:paraId="3A3EC195" w14:textId="77777777" w:rsidR="00BD4EF1" w:rsidRDefault="00BD4EF1" w:rsidP="00BD4EF1">
      <w:pPr>
        <w:spacing w:line="480" w:lineRule="auto"/>
        <w:ind w:firstLine="720"/>
        <w:rPr>
          <w:lang w:val="en-CA"/>
        </w:rPr>
      </w:pPr>
      <w:r w:rsidRPr="00111795">
        <w:rPr>
          <w:highlight w:val="yellow"/>
          <w:lang w:val="en-CA"/>
        </w:rPr>
        <w:t>Still, conventional GLM’s are widespread and are likely to continue to serve as a standard workhorse for insect population and community studies. As such, we aimed to provide guidance on when they are most appropriate and/or how to reduce their bias.</w:t>
      </w:r>
      <w:r>
        <w:rPr>
          <w:lang w:val="en-CA"/>
        </w:rPr>
        <w:t xml:space="preserve"> Our simulation showed that, despite imperfect detection, GLM estimates for a site effect were consistently unbiased when there was no effect of the same covariate on detection rate. GLM bias emerged only when the covariate had a confounding effect on detection. The bias was exacerbated either when individuals were extremely harder to detect or when sample size increased. Given these results, we recommend that </w:t>
      </w:r>
      <w:r>
        <w:rPr>
          <w:lang w:val="en-CA"/>
        </w:rPr>
        <w:lastRenderedPageBreak/>
        <w:t xml:space="preserve">GLM based studies prioritize </w:t>
      </w:r>
      <w:r w:rsidRPr="00111795">
        <w:rPr>
          <w:lang w:val="en-CA"/>
        </w:rPr>
        <w:t xml:space="preserve">increasing detection rate over site replication if there is suspicion of a confounding predictor of abundance and detection. </w:t>
      </w:r>
      <w:commentRangeStart w:id="13"/>
      <w:r w:rsidRPr="00111795">
        <w:rPr>
          <w:lang w:val="en-CA"/>
        </w:rPr>
        <w:t xml:space="preserve">This may be counterintuitive to conventional wisdom to find generality through increasing spatiotemporal replication. </w:t>
      </w:r>
      <w:commentRangeEnd w:id="13"/>
      <w:r w:rsidRPr="00111795">
        <w:rPr>
          <w:rStyle w:val="CommentReference"/>
        </w:rPr>
        <w:commentReference w:id="13"/>
      </w:r>
      <w:r w:rsidRPr="00111795">
        <w:rPr>
          <w:lang w:val="en-CA"/>
        </w:rPr>
        <w:t>Increasing</w:t>
      </w:r>
      <w:r>
        <w:rPr>
          <w:lang w:val="en-CA"/>
        </w:rPr>
        <w:t xml:space="preserve"> detection rate could be achieved by improved sampling intensity: by increasing the length of a survey, by increasing the number of surveyors, or by increasing the number of traps deployed per sampling location. In our simulation, a sample consisting of 20 sites and 16 species for 3 repeat surveys in each of two years were relatively unbiased by strong effects of habitat on detection when baseline insect detection rates neared 50%. Increasing detection rates to these higher levels could help to ensure unbiased results in future studies. </w:t>
      </w:r>
    </w:p>
    <w:p w14:paraId="149543C7" w14:textId="77777777" w:rsidR="00BD4EF1" w:rsidRPr="00E07865" w:rsidRDefault="00BD4EF1" w:rsidP="00BD4EF1">
      <w:pPr>
        <w:spacing w:line="480" w:lineRule="auto"/>
        <w:ind w:firstLine="720"/>
        <w:rPr>
          <w:lang w:val="en-CA"/>
        </w:rPr>
      </w:pPr>
      <w:r>
        <w:rPr>
          <w:lang w:val="en-CA"/>
        </w:rPr>
        <w:t xml:space="preserve">Applied to our empirical data, the mark-recapture model suggested that wild bee detection rates were below 5% (_ to _%) in control sites and about _% (_ to _%) in restored sites. These estimates are in line with those provided by other net-collection wild bee mark-recapture studies, including capture probabilities ranging between 4% and 52% for four species/morphospecies in North Carolina forests where each site was sampled for 1 hour per day (Briggs et al., 2020). Detection rates could be larger for butterflies. In central Europe, surveyors detected the </w:t>
      </w:r>
      <w:proofErr w:type="spellStart"/>
      <w:r w:rsidRPr="00177644">
        <w:rPr>
          <w:lang w:val="en-CA"/>
        </w:rPr>
        <w:t>Iolas</w:t>
      </w:r>
      <w:proofErr w:type="spellEnd"/>
      <w:r w:rsidRPr="00177644">
        <w:rPr>
          <w:lang w:val="en-CA"/>
        </w:rPr>
        <w:t xml:space="preserve"> blue</w:t>
      </w:r>
      <w:r>
        <w:rPr>
          <w:lang w:val="en-CA"/>
        </w:rPr>
        <w:t>,</w:t>
      </w:r>
      <w:r w:rsidRPr="00177644">
        <w:rPr>
          <w:lang w:val="en-CA"/>
        </w:rPr>
        <w:t xml:space="preserve"> </w:t>
      </w:r>
      <w:r w:rsidRPr="00177644">
        <w:rPr>
          <w:i/>
          <w:iCs/>
          <w:lang w:val="en-CA"/>
        </w:rPr>
        <w:t xml:space="preserve">Iolana </w:t>
      </w:r>
      <w:proofErr w:type="spellStart"/>
      <w:r w:rsidRPr="00177644">
        <w:rPr>
          <w:i/>
          <w:iCs/>
          <w:lang w:val="en-CA"/>
        </w:rPr>
        <w:t>iolas</w:t>
      </w:r>
      <w:proofErr w:type="spellEnd"/>
      <w:r>
        <w:rPr>
          <w:lang w:val="en-CA"/>
        </w:rPr>
        <w:t xml:space="preserve"> with an </w:t>
      </w:r>
      <w:proofErr w:type="gramStart"/>
      <w:r>
        <w:rPr>
          <w:lang w:val="en-CA"/>
        </w:rPr>
        <w:t>odds</w:t>
      </w:r>
      <w:proofErr w:type="gramEnd"/>
      <w:r>
        <w:rPr>
          <w:lang w:val="en-CA"/>
        </w:rPr>
        <w:t xml:space="preserve"> of 86% (Heer et al., 2013). Conversely, detection rates for other insects might be lower, with mosquitos detected at an average rate of only</w:t>
      </w:r>
      <w:r w:rsidRPr="00177644">
        <w:rPr>
          <w:lang w:val="en-CA"/>
        </w:rPr>
        <w:t xml:space="preserve"> 0.022%</w:t>
      </w:r>
      <w:r>
        <w:rPr>
          <w:lang w:val="en-CA"/>
        </w:rPr>
        <w:t xml:space="preserve"> (Manica et al., 2019). The differences in detection rates could stem from biological differences but also from differences in sampling methodologies. Manica et al., 2019’s low mosquito detection rates were obtained using passive rather than active sampling methods. Passive sampling traps are widely used across insect groups, including wild bees, and could yield different detection rates than the ones observed in our study (</w:t>
      </w:r>
      <w:hyperlink r:id="rId12" w:history="1">
        <w:r>
          <w:rPr>
            <w:rStyle w:val="Hyperlink"/>
            <w:rFonts w:ascii="Arial" w:hAnsi="Arial" w:cs="Arial"/>
            <w:b/>
            <w:bCs/>
            <w:color w:val="4F5671"/>
            <w:sz w:val="20"/>
            <w:szCs w:val="20"/>
            <w:shd w:val="clear" w:color="auto" w:fill="FFFFFF"/>
          </w:rPr>
          <w:t>https://doi.org/10.3390/insects9040170</w:t>
        </w:r>
      </w:hyperlink>
      <w:r>
        <w:rPr>
          <w:lang w:val="en-CA"/>
        </w:rPr>
        <w:t xml:space="preserve">). Taxonomic differences in detection rates, stemming from differences in biology or sampling schemes, mean that some insect groups might be more likely than others to require detection models such as </w:t>
      </w:r>
      <w:proofErr w:type="spellStart"/>
      <w:r>
        <w:rPr>
          <w:lang w:val="en-CA"/>
        </w:rPr>
        <w:t>binmix</w:t>
      </w:r>
      <w:proofErr w:type="spellEnd"/>
      <w:r>
        <w:rPr>
          <w:lang w:val="en-CA"/>
        </w:rPr>
        <w:t xml:space="preserve"> or </w:t>
      </w:r>
      <w:proofErr w:type="spellStart"/>
      <w:r>
        <w:rPr>
          <w:lang w:val="en-CA"/>
        </w:rPr>
        <w:t>multimix</w:t>
      </w:r>
      <w:proofErr w:type="spellEnd"/>
      <w:r>
        <w:rPr>
          <w:lang w:val="en-CA"/>
        </w:rPr>
        <w:t xml:space="preserve"> to yield reliable results.</w:t>
      </w:r>
    </w:p>
    <w:p w14:paraId="3D55F5A5" w14:textId="50A92B9B" w:rsidR="00BD4EF1" w:rsidRDefault="00BD4EF1" w:rsidP="00BD4EF1">
      <w:pPr>
        <w:spacing w:line="480" w:lineRule="auto"/>
        <w:rPr>
          <w:lang w:val="en-CA"/>
        </w:rPr>
      </w:pPr>
      <w:r>
        <w:rPr>
          <w:lang w:val="en-CA"/>
        </w:rPr>
        <w:lastRenderedPageBreak/>
        <w:tab/>
      </w:r>
      <w:r w:rsidRPr="00801A78">
        <w:rPr>
          <w:highlight w:val="yellow"/>
          <w:lang w:val="en-CA"/>
        </w:rPr>
        <w:t xml:space="preserve">It is well established that </w:t>
      </w:r>
      <w:proofErr w:type="spellStart"/>
      <w:r w:rsidRPr="00801A78">
        <w:rPr>
          <w:highlight w:val="yellow"/>
          <w:lang w:val="en-CA"/>
        </w:rPr>
        <w:t>binmix</w:t>
      </w:r>
      <w:proofErr w:type="spellEnd"/>
      <w:r w:rsidRPr="00801A78">
        <w:rPr>
          <w:highlight w:val="yellow"/>
          <w:lang w:val="en-CA"/>
        </w:rPr>
        <w:t xml:space="preserve"> estimates of population size can be biased by even minor violations of the closure assumption</w:t>
      </w:r>
      <w:r w:rsidRPr="00801A78">
        <w:rPr>
          <w:lang w:val="en-CA"/>
        </w:rPr>
        <w:t xml:space="preserve"> (</w:t>
      </w:r>
      <w:commentRangeStart w:id="14"/>
      <w:r w:rsidRPr="00801A78">
        <w:rPr>
          <w:lang w:val="en-CA"/>
        </w:rPr>
        <w:t>Fogarty and Fleishman, 2021</w:t>
      </w:r>
      <w:commentRangeEnd w:id="14"/>
      <w:r w:rsidRPr="00801A78">
        <w:rPr>
          <w:rStyle w:val="CommentReference"/>
        </w:rPr>
        <w:commentReference w:id="14"/>
      </w:r>
      <w:r w:rsidRPr="00801A78">
        <w:rPr>
          <w:lang w:val="en-CA"/>
        </w:rPr>
        <w:t xml:space="preserve">; </w:t>
      </w:r>
      <w:commentRangeStart w:id="15"/>
      <w:r w:rsidRPr="00801A78">
        <w:rPr>
          <w:lang w:val="en-CA"/>
        </w:rPr>
        <w:t>Duarte et al. 2018</w:t>
      </w:r>
      <w:commentRangeEnd w:id="15"/>
      <w:r w:rsidRPr="00801A78">
        <w:rPr>
          <w:rStyle w:val="CommentReference"/>
        </w:rPr>
        <w:commentReference w:id="15"/>
      </w:r>
      <w:r w:rsidRPr="00801A78">
        <w:rPr>
          <w:lang w:val="en-CA"/>
        </w:rPr>
        <w:t xml:space="preserve">). Our closure violation simulations also reflect this deficiency of </w:t>
      </w:r>
      <w:proofErr w:type="spellStart"/>
      <w:r w:rsidRPr="00801A78">
        <w:rPr>
          <w:lang w:val="en-CA"/>
        </w:rPr>
        <w:t>binmix</w:t>
      </w:r>
      <w:proofErr w:type="spellEnd"/>
      <w:r w:rsidRPr="00801A78">
        <w:rPr>
          <w:lang w:val="en-CA"/>
        </w:rPr>
        <w:t xml:space="preserve"> models. Therefore, </w:t>
      </w:r>
      <w:proofErr w:type="spellStart"/>
      <w:r w:rsidRPr="00801A78">
        <w:rPr>
          <w:lang w:val="en-CA"/>
        </w:rPr>
        <w:t>binmix</w:t>
      </w:r>
      <w:proofErr w:type="spellEnd"/>
      <w:r w:rsidRPr="00801A78">
        <w:rPr>
          <w:lang w:val="en-CA"/>
        </w:rPr>
        <w:t xml:space="preserve"> models are unlikely to provide a robust means for estimating true abundance of insect populations. </w:t>
      </w:r>
      <w:commentRangeStart w:id="16"/>
      <w:r w:rsidRPr="00801A78">
        <w:rPr>
          <w:highlight w:val="yellow"/>
          <w:lang w:val="en-CA"/>
        </w:rPr>
        <w:t xml:space="preserve">However, we found that </w:t>
      </w:r>
      <w:proofErr w:type="spellStart"/>
      <w:r w:rsidRPr="00801A78">
        <w:rPr>
          <w:highlight w:val="yellow"/>
          <w:lang w:val="en-CA"/>
        </w:rPr>
        <w:t>binmix</w:t>
      </w:r>
      <w:proofErr w:type="spellEnd"/>
      <w:r w:rsidRPr="00801A78">
        <w:rPr>
          <w:highlight w:val="yellow"/>
          <w:lang w:val="en-CA"/>
        </w:rPr>
        <w:t xml:space="preserve"> models were </w:t>
      </w:r>
      <w:r w:rsidR="00B20743">
        <w:rPr>
          <w:highlight w:val="yellow"/>
          <w:lang w:val="en-CA"/>
        </w:rPr>
        <w:t>not consistently</w:t>
      </w:r>
      <w:r w:rsidRPr="00801A78">
        <w:rPr>
          <w:highlight w:val="yellow"/>
          <w:lang w:val="en-CA"/>
        </w:rPr>
        <w:t xml:space="preserve"> biased estimators of the </w:t>
      </w:r>
      <w:r w:rsidRPr="00801A78">
        <w:rPr>
          <w:i/>
          <w:iCs/>
          <w:highlight w:val="yellow"/>
          <w:lang w:val="en-CA"/>
        </w:rPr>
        <w:t xml:space="preserve">drivers </w:t>
      </w:r>
      <w:r w:rsidRPr="00801A78">
        <w:rPr>
          <w:highlight w:val="yellow"/>
          <w:lang w:val="en-CA"/>
        </w:rPr>
        <w:t>of abundance</w:t>
      </w:r>
      <w:r w:rsidR="00B20743">
        <w:rPr>
          <w:highlight w:val="yellow"/>
          <w:lang w:val="en-CA"/>
        </w:rPr>
        <w:t>.</w:t>
      </w:r>
      <w:r w:rsidRPr="00801A78">
        <w:rPr>
          <w:highlight w:val="yellow"/>
          <w:lang w:val="en-CA"/>
        </w:rPr>
        <w:t xml:space="preserve"> when the violations were systematically driven by a predictor</w:t>
      </w:r>
      <w:commentRangeEnd w:id="16"/>
      <w:r w:rsidR="00B20743">
        <w:rPr>
          <w:rStyle w:val="CommentReference"/>
        </w:rPr>
        <w:commentReference w:id="16"/>
      </w:r>
      <w:r w:rsidRPr="00801A78">
        <w:rPr>
          <w:highlight w:val="yellow"/>
          <w:lang w:val="en-CA"/>
        </w:rPr>
        <w:t>.</w:t>
      </w:r>
      <w:r w:rsidRPr="00111795">
        <w:rPr>
          <w:lang w:val="en-CA"/>
        </w:rPr>
        <w:t xml:space="preserve"> Still, the bias introduced by </w:t>
      </w:r>
      <w:r>
        <w:rPr>
          <w:lang w:val="en-CA"/>
        </w:rPr>
        <w:t xml:space="preserve">closure violations were minimal, with the 90% BCI for bias at least somewhat overlapping with zero under </w:t>
      </w:r>
      <w:proofErr w:type="gramStart"/>
      <w:r>
        <w:rPr>
          <w:lang w:val="en-CA"/>
        </w:rPr>
        <w:t>all of</w:t>
      </w:r>
      <w:proofErr w:type="gramEnd"/>
      <w:r>
        <w:rPr>
          <w:lang w:val="en-CA"/>
        </w:rPr>
        <w:t xml:space="preserve"> the scenarios that we tested. This agrees with studies focused on birds, that found that e</w:t>
      </w:r>
      <w:r w:rsidRPr="001305A6">
        <w:rPr>
          <w:lang w:val="en-CA"/>
        </w:rPr>
        <w:t xml:space="preserve">stimates of </w:t>
      </w:r>
      <w:r>
        <w:rPr>
          <w:lang w:val="en-CA"/>
        </w:rPr>
        <w:t>site-specific predictors</w:t>
      </w:r>
      <w:r w:rsidRPr="001305A6">
        <w:rPr>
          <w:lang w:val="en-CA"/>
        </w:rPr>
        <w:t xml:space="preserve"> </w:t>
      </w:r>
      <w:r>
        <w:rPr>
          <w:lang w:val="en-CA"/>
        </w:rPr>
        <w:t>of</w:t>
      </w:r>
      <w:r w:rsidRPr="001305A6">
        <w:rPr>
          <w:lang w:val="en-CA"/>
        </w:rPr>
        <w:t xml:space="preserve"> abundance were minimally biased by movement</w:t>
      </w:r>
      <w:r>
        <w:rPr>
          <w:lang w:val="en-CA"/>
        </w:rPr>
        <w:t xml:space="preserve"> of individuals into and/or out of sampling areas (</w:t>
      </w:r>
      <w:commentRangeStart w:id="17"/>
      <w:r w:rsidRPr="0009052D">
        <w:rPr>
          <w:lang w:val="en-CA"/>
        </w:rPr>
        <w:t>Fogarty and Fleishman, 2021</w:t>
      </w:r>
      <w:commentRangeEnd w:id="17"/>
      <w:r w:rsidRPr="0009052D">
        <w:rPr>
          <w:rStyle w:val="CommentReference"/>
        </w:rPr>
        <w:commentReference w:id="17"/>
      </w:r>
      <w:r w:rsidRPr="0009052D">
        <w:rPr>
          <w:lang w:val="en-CA"/>
        </w:rPr>
        <w:t>).</w:t>
      </w:r>
      <w:r>
        <w:rPr>
          <w:lang w:val="en-CA"/>
        </w:rPr>
        <w:t xml:space="preserve"> Low rates of availability exacerbated the bias of </w:t>
      </w:r>
      <w:proofErr w:type="spellStart"/>
      <w:r>
        <w:rPr>
          <w:lang w:val="en-CA"/>
        </w:rPr>
        <w:t>binmix</w:t>
      </w:r>
      <w:proofErr w:type="spellEnd"/>
      <w:r>
        <w:rPr>
          <w:lang w:val="en-CA"/>
        </w:rPr>
        <w:t xml:space="preserve"> models caused by systematic violations of closure, with higher bias when Theta0 less than or equal to 0. </w:t>
      </w:r>
    </w:p>
    <w:p w14:paraId="25BD984E" w14:textId="77777777" w:rsidR="00BD4EF1" w:rsidRPr="009945BA" w:rsidRDefault="00BD4EF1" w:rsidP="00BD4EF1">
      <w:pPr>
        <w:spacing w:line="480" w:lineRule="auto"/>
        <w:ind w:firstLine="720"/>
        <w:rPr>
          <w:lang w:val="en-CA"/>
        </w:rPr>
      </w:pPr>
      <w:r w:rsidRPr="00071D99">
        <w:rPr>
          <w:highlight w:val="yellow"/>
          <w:lang w:val="en-CA"/>
        </w:rPr>
        <w:t>Lower availability for detection could be driven by mobility or mortality.</w:t>
      </w:r>
      <w:r>
        <w:rPr>
          <w:lang w:val="en-CA"/>
        </w:rPr>
        <w:t xml:space="preserve"> An insect that spends more time foraging/feeding or pursuing reproduction outside of the sampling area relative to inside the sampling area would have a value of theta0 less than 0. For our study, we surveyed 100 </w:t>
      </w:r>
      <w:proofErr w:type="gramStart"/>
      <w:r>
        <w:rPr>
          <w:lang w:val="en-CA"/>
        </w:rPr>
        <w:t>metre</w:t>
      </w:r>
      <w:proofErr w:type="gramEnd"/>
      <w:r>
        <w:rPr>
          <w:lang w:val="en-CA"/>
        </w:rPr>
        <w:t xml:space="preserve"> by 100 metre plots. Although they have the potential for larger movements, even the most mobile wild bees such as bumble bees tend to limit their foraging activity within a few hundred metre area (ref). At the same time, wild bees are central-place foragers that search for resources in an area surrounding a fixed nest location (ref). Together, this means that individual bees have potential to retain availability for detection across repeat surveys. This would be reduced by tendency to supplement diet with resources from complementary habitats, which can occur in wild bees (ref). Insects with larger daily movements and no fixed nest position may be less likely to satisfy high levels of availability. For example, the </w:t>
      </w:r>
      <w:r w:rsidRPr="00021D74">
        <w:rPr>
          <w:lang w:val="en-CA"/>
        </w:rPr>
        <w:t>chequered skipper butterfly</w:t>
      </w:r>
      <w:r>
        <w:rPr>
          <w:lang w:val="en-CA"/>
        </w:rPr>
        <w:t>,</w:t>
      </w:r>
      <w:r w:rsidRPr="00021D74">
        <w:rPr>
          <w:lang w:val="en-CA"/>
        </w:rPr>
        <w:t xml:space="preserve"> </w:t>
      </w:r>
      <w:proofErr w:type="spellStart"/>
      <w:r w:rsidRPr="00021D74">
        <w:rPr>
          <w:i/>
          <w:iCs/>
          <w:lang w:val="en-CA"/>
        </w:rPr>
        <w:t>Carterocephalus</w:t>
      </w:r>
      <w:proofErr w:type="spellEnd"/>
      <w:r w:rsidRPr="00021D74">
        <w:rPr>
          <w:i/>
          <w:iCs/>
          <w:lang w:val="en-CA"/>
        </w:rPr>
        <w:t xml:space="preserve"> </w:t>
      </w:r>
      <w:proofErr w:type="spellStart"/>
      <w:r w:rsidRPr="00021D74">
        <w:rPr>
          <w:i/>
          <w:iCs/>
          <w:lang w:val="en-CA"/>
        </w:rPr>
        <w:t>palaemon</w:t>
      </w:r>
      <w:proofErr w:type="spellEnd"/>
      <w:r>
        <w:rPr>
          <w:lang w:val="en-CA"/>
        </w:rPr>
        <w:t xml:space="preserve">, occasionally moved over a kilometre in a single day </w:t>
      </w:r>
      <w:r>
        <w:rPr>
          <w:lang w:val="en-CA"/>
        </w:rPr>
        <w:lastRenderedPageBreak/>
        <w:t>(</w:t>
      </w:r>
      <w:r w:rsidRPr="00021D74">
        <w:rPr>
          <w:lang w:val="en-CA"/>
        </w:rPr>
        <w:t>https://link.springer.com/article/10.1007/s10531-024-02837-6</w:t>
      </w:r>
      <w:r>
        <w:rPr>
          <w:lang w:val="en-CA"/>
        </w:rPr>
        <w:t xml:space="preserve">). Without a fixed nest location, these butterflies have little pressure to return to the original capture location where they would be available for detection on a repeat survey. Discrete habitat edges such as roads or hedges have been shown to restrict movement of insects, including for wild bees and hoverflies (). Designing surveys in landscapes with discrete habitat edges could help to reduce closure violations caused by movement. Mortality should also be considered before implementing </w:t>
      </w:r>
      <w:proofErr w:type="spellStart"/>
      <w:r>
        <w:rPr>
          <w:lang w:val="en-CA"/>
        </w:rPr>
        <w:t>binmix</w:t>
      </w:r>
      <w:proofErr w:type="spellEnd"/>
      <w:r>
        <w:rPr>
          <w:lang w:val="en-CA"/>
        </w:rPr>
        <w:t xml:space="preserve"> models. Wild bees are typically active for several weeks, for example, with a flight period of about 18 days for </w:t>
      </w:r>
      <w:r w:rsidRPr="00BE249B">
        <w:rPr>
          <w:i/>
          <w:iCs/>
          <w:lang w:val="en-CA"/>
        </w:rPr>
        <w:t xml:space="preserve">Andrena </w:t>
      </w:r>
      <w:proofErr w:type="spellStart"/>
      <w:r w:rsidRPr="00BE249B">
        <w:rPr>
          <w:i/>
          <w:iCs/>
          <w:lang w:val="en-CA"/>
        </w:rPr>
        <w:t>hattorfiana</w:t>
      </w:r>
      <w:proofErr w:type="spellEnd"/>
      <w:r>
        <w:rPr>
          <w:lang w:val="en-CA"/>
        </w:rPr>
        <w:t xml:space="preserve"> (Larsen and Franzen, 2008), a reasonably broad window for our repeat surveys which were conducted within eight days. Conducting repeat surveys within a single day could help limit closure violations for insect groups with more rapid mortality (Nowicki et al., 2008). Overall, </w:t>
      </w:r>
      <w:proofErr w:type="spellStart"/>
      <w:r>
        <w:rPr>
          <w:lang w:val="en-CA"/>
        </w:rPr>
        <w:t>binmix</w:t>
      </w:r>
      <w:proofErr w:type="spellEnd"/>
      <w:r>
        <w:rPr>
          <w:lang w:val="en-CA"/>
        </w:rPr>
        <w:t xml:space="preserve"> models will be most appropriate when mobility is </w:t>
      </w:r>
      <w:proofErr w:type="gramStart"/>
      <w:r>
        <w:rPr>
          <w:lang w:val="en-CA"/>
        </w:rPr>
        <w:t>limited</w:t>
      </w:r>
      <w:proofErr w:type="gramEnd"/>
      <w:r>
        <w:rPr>
          <w:lang w:val="en-CA"/>
        </w:rPr>
        <w:t xml:space="preserve"> and individual insects are longer-lived. A </w:t>
      </w:r>
      <w:proofErr w:type="spellStart"/>
      <w:r>
        <w:rPr>
          <w:lang w:val="en-CA"/>
        </w:rPr>
        <w:t>binmix</w:t>
      </w:r>
      <w:proofErr w:type="spellEnd"/>
      <w:r>
        <w:rPr>
          <w:lang w:val="en-CA"/>
        </w:rPr>
        <w:t xml:space="preserve"> model and sampling approach for estimating abundance of rare stag beetles, </w:t>
      </w:r>
      <w:r w:rsidRPr="00080462">
        <w:rPr>
          <w:i/>
          <w:iCs/>
          <w:lang w:val="en-CA"/>
        </w:rPr>
        <w:t xml:space="preserve">Lucanus </w:t>
      </w:r>
      <w:proofErr w:type="spellStart"/>
      <w:r w:rsidRPr="00080462">
        <w:rPr>
          <w:i/>
          <w:iCs/>
          <w:lang w:val="en-CA"/>
        </w:rPr>
        <w:t>cervus</w:t>
      </w:r>
      <w:proofErr w:type="spellEnd"/>
      <w:r>
        <w:rPr>
          <w:lang w:val="en-CA"/>
        </w:rPr>
        <w:t xml:space="preserve">, represents a good implementation (Della-Rocca). Adult male </w:t>
      </w:r>
      <w:r w:rsidRPr="00080462">
        <w:rPr>
          <w:i/>
          <w:iCs/>
          <w:lang w:val="en-CA"/>
        </w:rPr>
        <w:t xml:space="preserve">Lucanus </w:t>
      </w:r>
      <w:proofErr w:type="spellStart"/>
      <w:r w:rsidRPr="00080462">
        <w:rPr>
          <w:i/>
          <w:iCs/>
          <w:lang w:val="en-CA"/>
        </w:rPr>
        <w:t>cervus</w:t>
      </w:r>
      <w:proofErr w:type="spellEnd"/>
      <w:r>
        <w:rPr>
          <w:i/>
          <w:iCs/>
          <w:lang w:val="en-CA"/>
        </w:rPr>
        <w:t xml:space="preserve"> </w:t>
      </w:r>
      <w:r>
        <w:rPr>
          <w:lang w:val="en-CA"/>
        </w:rPr>
        <w:t>have an active flight period of several months during which time they tend to move by less than a few dozen meters per day (</w:t>
      </w:r>
      <w:commentRangeStart w:id="18"/>
      <w:r>
        <w:rPr>
          <w:lang w:val="en-CA"/>
        </w:rPr>
        <w:t>Tini et al., 2017</w:t>
      </w:r>
      <w:commentRangeEnd w:id="18"/>
      <w:r>
        <w:rPr>
          <w:rStyle w:val="CommentReference"/>
        </w:rPr>
        <w:commentReference w:id="18"/>
      </w:r>
      <w:r>
        <w:rPr>
          <w:lang w:val="en-CA"/>
        </w:rPr>
        <w:t>).</w:t>
      </w:r>
    </w:p>
    <w:p w14:paraId="7588A83F" w14:textId="77777777" w:rsidR="00BD4EF1" w:rsidRDefault="00BD4EF1" w:rsidP="00BD4EF1">
      <w:pPr>
        <w:spacing w:line="480" w:lineRule="auto"/>
        <w:ind w:firstLine="720"/>
        <w:rPr>
          <w:lang w:val="en-CA"/>
        </w:rPr>
      </w:pPr>
      <w:proofErr w:type="spellStart"/>
      <w:r>
        <w:rPr>
          <w:lang w:val="en-CA"/>
        </w:rPr>
        <w:t>Multimix</w:t>
      </w:r>
      <w:proofErr w:type="spellEnd"/>
      <w:r>
        <w:rPr>
          <w:lang w:val="en-CA"/>
        </w:rPr>
        <w:t xml:space="preserve"> models consistently provided the most accurate results. Therefore, to obtain reliably unbiased estimates of the drivers of insect abundance, we recommend implementation of </w:t>
      </w:r>
      <w:proofErr w:type="spellStart"/>
      <w:r>
        <w:rPr>
          <w:lang w:val="en-CA"/>
        </w:rPr>
        <w:t>multimix</w:t>
      </w:r>
      <w:proofErr w:type="spellEnd"/>
      <w:r>
        <w:rPr>
          <w:lang w:val="en-CA"/>
        </w:rPr>
        <w:t xml:space="preserve"> models whenever possible.</w:t>
      </w:r>
      <w:r w:rsidRPr="00B41E91">
        <w:rPr>
          <w:lang w:val="en-CA"/>
        </w:rPr>
        <w:t xml:space="preserve"> </w:t>
      </w:r>
      <w:r>
        <w:rPr>
          <w:lang w:val="en-CA"/>
        </w:rPr>
        <w:t xml:space="preserve">In response to closure violations, </w:t>
      </w:r>
      <w:proofErr w:type="spellStart"/>
      <w:r>
        <w:rPr>
          <w:lang w:val="en-CA"/>
        </w:rPr>
        <w:t>multimix</w:t>
      </w:r>
      <w:proofErr w:type="spellEnd"/>
      <w:r>
        <w:rPr>
          <w:lang w:val="en-CA"/>
        </w:rPr>
        <w:t xml:space="preserve"> models negatively adjusted the detection rate to encapsulate both the odds of availability and the odds of detection given availability. This could explain why the </w:t>
      </w:r>
      <w:proofErr w:type="spellStart"/>
      <w:r>
        <w:rPr>
          <w:lang w:val="en-CA"/>
        </w:rPr>
        <w:t>multimix</w:t>
      </w:r>
      <w:proofErr w:type="spellEnd"/>
      <w:r>
        <w:rPr>
          <w:lang w:val="en-CA"/>
        </w:rPr>
        <w:t xml:space="preserve"> model provided lower estimates of baseline detection rate compared to the </w:t>
      </w:r>
      <w:proofErr w:type="spellStart"/>
      <w:r>
        <w:rPr>
          <w:lang w:val="en-CA"/>
        </w:rPr>
        <w:t>binmix</w:t>
      </w:r>
      <w:proofErr w:type="spellEnd"/>
      <w:r>
        <w:rPr>
          <w:lang w:val="en-CA"/>
        </w:rPr>
        <w:t xml:space="preserve">. </w:t>
      </w:r>
      <w:proofErr w:type="spellStart"/>
      <w:r>
        <w:rPr>
          <w:lang w:val="en-CA"/>
        </w:rPr>
        <w:t>Multimix</w:t>
      </w:r>
      <w:proofErr w:type="spellEnd"/>
      <w:r>
        <w:rPr>
          <w:lang w:val="en-CA"/>
        </w:rPr>
        <w:t xml:space="preserve"> models were also more precise than </w:t>
      </w:r>
      <w:proofErr w:type="spellStart"/>
      <w:r>
        <w:rPr>
          <w:lang w:val="en-CA"/>
        </w:rPr>
        <w:t>binmix</w:t>
      </w:r>
      <w:proofErr w:type="spellEnd"/>
      <w:r>
        <w:rPr>
          <w:lang w:val="en-CA"/>
        </w:rPr>
        <w:t xml:space="preserve"> models, in agreement with (ref). As such, </w:t>
      </w:r>
      <w:proofErr w:type="spellStart"/>
      <w:r>
        <w:rPr>
          <w:lang w:val="en-CA"/>
        </w:rPr>
        <w:t>multimix</w:t>
      </w:r>
      <w:proofErr w:type="spellEnd"/>
      <w:r>
        <w:rPr>
          <w:lang w:val="en-CA"/>
        </w:rPr>
        <w:t xml:space="preserve"> model allow researchers to leverage maximum information from a limited sample size. This could be especially important when a focal species is rare and occurs at a limited number of sites or where site survey permitting is a limiting factor ().</w:t>
      </w:r>
    </w:p>
    <w:p w14:paraId="16AB76C5" w14:textId="77777777" w:rsidR="00BD4EF1" w:rsidRDefault="00BD4EF1" w:rsidP="00BD4EF1">
      <w:pPr>
        <w:spacing w:line="480" w:lineRule="auto"/>
        <w:ind w:firstLine="720"/>
        <w:rPr>
          <w:lang w:val="en-CA"/>
        </w:rPr>
      </w:pPr>
      <w:r w:rsidRPr="00B34E6F">
        <w:rPr>
          <w:highlight w:val="yellow"/>
          <w:lang w:val="en-CA"/>
        </w:rPr>
        <w:lastRenderedPageBreak/>
        <w:t xml:space="preserve">Implementation of </w:t>
      </w:r>
      <w:proofErr w:type="spellStart"/>
      <w:r w:rsidRPr="00B34E6F">
        <w:rPr>
          <w:highlight w:val="yellow"/>
          <w:lang w:val="en-CA"/>
        </w:rPr>
        <w:t>multimix</w:t>
      </w:r>
      <w:proofErr w:type="spellEnd"/>
      <w:r w:rsidRPr="00B34E6F">
        <w:rPr>
          <w:highlight w:val="yellow"/>
          <w:lang w:val="en-CA"/>
        </w:rPr>
        <w:t xml:space="preserve"> models was </w:t>
      </w:r>
      <w:r>
        <w:rPr>
          <w:highlight w:val="yellow"/>
          <w:lang w:val="en-CA"/>
        </w:rPr>
        <w:t xml:space="preserve">not </w:t>
      </w:r>
      <w:r w:rsidRPr="00B34E6F">
        <w:rPr>
          <w:highlight w:val="yellow"/>
          <w:lang w:val="en-CA"/>
        </w:rPr>
        <w:t>trivial.</w:t>
      </w:r>
      <w:r>
        <w:rPr>
          <w:lang w:val="en-CA"/>
        </w:rPr>
        <w:t xml:space="preserve"> Marking and releasing captured individuals took significant time, which can translate into substantial survey costs (</w:t>
      </w:r>
      <w:commentRangeStart w:id="19"/>
      <w:r>
        <w:rPr>
          <w:lang w:val="en-CA"/>
        </w:rPr>
        <w:t>Hamm et al</w:t>
      </w:r>
      <w:commentRangeEnd w:id="19"/>
      <w:r>
        <w:rPr>
          <w:rStyle w:val="CommentReference"/>
        </w:rPr>
        <w:commentReference w:id="19"/>
      </w:r>
      <w:r>
        <w:rPr>
          <w:lang w:val="en-CA"/>
        </w:rPr>
        <w:t xml:space="preserve">., 2013). Second, marking could injure insects or otherwise alter population trajectories by changing predation rates or mating success. Numerous studies have provided evidence that marking does not </w:t>
      </w:r>
      <w:proofErr w:type="gramStart"/>
      <w:r>
        <w:rPr>
          <w:lang w:val="en-CA"/>
        </w:rPr>
        <w:t>effect</w:t>
      </w:r>
      <w:proofErr w:type="gramEnd"/>
      <w:r>
        <w:rPr>
          <w:lang w:val="en-CA"/>
        </w:rPr>
        <w:t xml:space="preserve"> insect survival (</w:t>
      </w:r>
      <w:commentRangeStart w:id="20"/>
      <w:commentRangeStart w:id="21"/>
      <w:r>
        <w:rPr>
          <w:lang w:val="en-CA"/>
        </w:rPr>
        <w:t>Morton 1982; Gall 1984</w:t>
      </w:r>
      <w:commentRangeEnd w:id="20"/>
      <w:r>
        <w:rPr>
          <w:rStyle w:val="CommentReference"/>
        </w:rPr>
        <w:commentReference w:id="20"/>
      </w:r>
      <w:commentRangeEnd w:id="21"/>
      <w:r>
        <w:rPr>
          <w:rStyle w:val="CommentReference"/>
        </w:rPr>
        <w:commentReference w:id="21"/>
      </w:r>
      <w:r>
        <w:rPr>
          <w:lang w:val="en-CA"/>
        </w:rPr>
        <w:t xml:space="preserve">). For our study, we observed bees resume foraging activity immediately after release from our marking tube. Nonetheless, possible damage may still be an important consideration for extremely vulnerable insect populations. In addition, for our study, we applied custom-built statistical models written in the programming language Stan. We provided open-access code that can be used as a template for other studies. However, tweaking the models to suit unique study design parameters such as the number of repeat surveys would require familiarity with these programming languages. The R package “unmarked” provides a user-friendly resource for fitting both </w:t>
      </w:r>
      <w:proofErr w:type="spellStart"/>
      <w:r>
        <w:rPr>
          <w:lang w:val="en-CA"/>
        </w:rPr>
        <w:t>binmix</w:t>
      </w:r>
      <w:proofErr w:type="spellEnd"/>
      <w:r>
        <w:rPr>
          <w:lang w:val="en-CA"/>
        </w:rPr>
        <w:t xml:space="preserve"> and </w:t>
      </w:r>
      <w:proofErr w:type="spellStart"/>
      <w:r>
        <w:rPr>
          <w:lang w:val="en-CA"/>
        </w:rPr>
        <w:t>multimix</w:t>
      </w:r>
      <w:proofErr w:type="spellEnd"/>
      <w:r>
        <w:rPr>
          <w:lang w:val="en-CA"/>
        </w:rPr>
        <w:t xml:space="preserve"> models in a frequentist framework (ref unmarked). Unfortunately, users cannot currently apply “unmarked” to multispecies systems such as ours, limiting application for community abundance studies (ref unmarked). An inability to specify informative priors with “unmarked” may also hinder identifiability of “unmarked” models (ref). </w:t>
      </w:r>
    </w:p>
    <w:p w14:paraId="4AF81D09" w14:textId="77777777" w:rsidR="00BD4EF1" w:rsidRDefault="00BD4EF1" w:rsidP="00BD4EF1">
      <w:pPr>
        <w:spacing w:line="480" w:lineRule="auto"/>
        <w:ind w:firstLine="720"/>
        <w:rPr>
          <w:lang w:val="en-CA"/>
        </w:rPr>
      </w:pPr>
      <w:r w:rsidRPr="00B34E6F">
        <w:rPr>
          <w:highlight w:val="yellow"/>
          <w:lang w:val="en-CA"/>
        </w:rPr>
        <w:t xml:space="preserve">One key drawback of both </w:t>
      </w:r>
      <w:proofErr w:type="spellStart"/>
      <w:r w:rsidRPr="00B34E6F">
        <w:rPr>
          <w:highlight w:val="yellow"/>
          <w:lang w:val="en-CA"/>
        </w:rPr>
        <w:t>binmix</w:t>
      </w:r>
      <w:proofErr w:type="spellEnd"/>
      <w:r w:rsidRPr="00B34E6F">
        <w:rPr>
          <w:highlight w:val="yellow"/>
          <w:lang w:val="en-CA"/>
        </w:rPr>
        <w:t xml:space="preserve"> and </w:t>
      </w:r>
      <w:proofErr w:type="spellStart"/>
      <w:r w:rsidRPr="00B34E6F">
        <w:rPr>
          <w:highlight w:val="yellow"/>
          <w:lang w:val="en-CA"/>
        </w:rPr>
        <w:t>multimix</w:t>
      </w:r>
      <w:proofErr w:type="spellEnd"/>
      <w:r w:rsidRPr="00B34E6F">
        <w:rPr>
          <w:highlight w:val="yellow"/>
          <w:lang w:val="en-CA"/>
        </w:rPr>
        <w:t xml:space="preserve"> approaches is the need to assign taxonomic identity to individuals</w:t>
      </w:r>
      <w:r>
        <w:rPr>
          <w:highlight w:val="yellow"/>
          <w:lang w:val="en-CA"/>
        </w:rPr>
        <w:t xml:space="preserve"> in the field</w:t>
      </w:r>
      <w:r w:rsidRPr="00B34E6F">
        <w:rPr>
          <w:highlight w:val="yellow"/>
          <w:lang w:val="en-CA"/>
        </w:rPr>
        <w:t>.</w:t>
      </w:r>
      <w:r>
        <w:rPr>
          <w:lang w:val="en-CA"/>
        </w:rPr>
        <w:t xml:space="preserve"> Many insect species are not readily recognizable in the field: In our same system, Ulrich and Sargent 2025 detected close to 100 wild bee species. We were only able to focus on 8 species/morphospecies in part because we could not identify many other species without a microscope and reference specimen resources. We could not include these other species in our study because removing them from the system for identification would have undermined our mark-recapture study design. Ignoring rare or obscure species could mask the importance of covariates: The environment can have important impacts on composition while the </w:t>
      </w:r>
      <w:r>
        <w:rPr>
          <w:lang w:val="en-CA"/>
        </w:rPr>
        <w:lastRenderedPageBreak/>
        <w:t xml:space="preserve">total number of species or the abundance of common species remains unaffected (). In contrast to </w:t>
      </w:r>
      <w:proofErr w:type="spellStart"/>
      <w:r>
        <w:rPr>
          <w:lang w:val="en-CA"/>
        </w:rPr>
        <w:t>binmix</w:t>
      </w:r>
      <w:proofErr w:type="spellEnd"/>
      <w:r>
        <w:rPr>
          <w:lang w:val="en-CA"/>
        </w:rPr>
        <w:t xml:space="preserve"> or </w:t>
      </w:r>
      <w:proofErr w:type="spellStart"/>
      <w:r>
        <w:rPr>
          <w:lang w:val="en-CA"/>
        </w:rPr>
        <w:t>multimix</w:t>
      </w:r>
      <w:proofErr w:type="spellEnd"/>
      <w:r>
        <w:rPr>
          <w:lang w:val="en-CA"/>
        </w:rPr>
        <w:t xml:space="preserve"> models, GLM’s do not require tracking detection histories and so specimens can be removed from the field for identification. This reinforces that conventional GLM’s are likely to remain widespread and important for studies of insect populations and communities. It is essential to understand how to minimize GLM bias rather than abandon them altogether. </w:t>
      </w:r>
    </w:p>
    <w:p w14:paraId="2B7EC853" w14:textId="77777777" w:rsidR="00BD4EF1" w:rsidRDefault="00BD4EF1" w:rsidP="00BD4EF1">
      <w:pPr>
        <w:spacing w:line="480" w:lineRule="auto"/>
        <w:ind w:firstLine="720"/>
        <w:rPr>
          <w:lang w:val="en-CA"/>
        </w:rPr>
      </w:pPr>
      <w:proofErr w:type="spellStart"/>
      <w:r w:rsidRPr="00B34E6F">
        <w:rPr>
          <w:highlight w:val="yellow"/>
          <w:lang w:val="en-CA"/>
        </w:rPr>
        <w:t>Multimix</w:t>
      </w:r>
      <w:proofErr w:type="spellEnd"/>
      <w:r w:rsidRPr="00B34E6F">
        <w:rPr>
          <w:highlight w:val="yellow"/>
          <w:lang w:val="en-CA"/>
        </w:rPr>
        <w:t xml:space="preserve"> models can be applied to </w:t>
      </w:r>
      <w:r>
        <w:rPr>
          <w:highlight w:val="yellow"/>
          <w:lang w:val="en-CA"/>
        </w:rPr>
        <w:t xml:space="preserve">other sampling protocols. </w:t>
      </w:r>
      <w:r>
        <w:rPr>
          <w:lang w:val="en-CA"/>
        </w:rPr>
        <w:t>Alternative protocols include r</w:t>
      </w:r>
      <w:r w:rsidRPr="00473683">
        <w:rPr>
          <w:lang w:val="en-CA"/>
        </w:rPr>
        <w:t>emoval sampling, multiple observer recordin</w:t>
      </w:r>
      <w:r>
        <w:rPr>
          <w:lang w:val="en-CA"/>
        </w:rPr>
        <w:t>g</w:t>
      </w:r>
      <w:r w:rsidRPr="00473683">
        <w:rPr>
          <w:lang w:val="en-CA"/>
        </w:rPr>
        <w:t>, territory tracking</w:t>
      </w:r>
      <w:r>
        <w:rPr>
          <w:lang w:val="en-CA"/>
        </w:rPr>
        <w:t>, or distance sampling methods</w:t>
      </w:r>
      <w:r w:rsidRPr="00473683">
        <w:rPr>
          <w:lang w:val="en-CA"/>
        </w:rPr>
        <w:t xml:space="preserve"> (</w:t>
      </w:r>
      <w:r>
        <w:rPr>
          <w:lang w:val="en-CA"/>
        </w:rPr>
        <w:t>Kery and Royle 2020</w:t>
      </w:r>
      <w:r w:rsidRPr="00473683">
        <w:rPr>
          <w:lang w:val="en-CA"/>
        </w:rPr>
        <w:t>).</w:t>
      </w:r>
      <w:r w:rsidRPr="00DF44B7">
        <w:rPr>
          <w:strike/>
          <w:lang w:val="en-CA"/>
        </w:rPr>
        <w:t xml:space="preserve"> </w:t>
      </w:r>
      <w:proofErr w:type="gramStart"/>
      <w:r w:rsidRPr="00DF44B7">
        <w:rPr>
          <w:strike/>
          <w:lang w:val="en-CA"/>
        </w:rPr>
        <w:t>Similar to</w:t>
      </w:r>
      <w:proofErr w:type="gramEnd"/>
      <w:r w:rsidRPr="00DF44B7">
        <w:rPr>
          <w:strike/>
          <w:lang w:val="en-CA"/>
        </w:rPr>
        <w:t xml:space="preserve"> mark-recapture, these other sampling protocols leverage categorical outcomes of detections. For example, with a multiple observer approach, an individual detected by three out of three surveyors would receive a detection history of 111 compared to an individual detected by only the first of three surveyors receiving a detection history of 100 (ref). </w:t>
      </w:r>
      <w:proofErr w:type="gramStart"/>
      <w:r w:rsidRPr="00DF44B7">
        <w:rPr>
          <w:strike/>
          <w:lang w:val="en-CA"/>
        </w:rPr>
        <w:t>Similar to</w:t>
      </w:r>
      <w:proofErr w:type="gramEnd"/>
      <w:r w:rsidRPr="00DF44B7">
        <w:rPr>
          <w:strike/>
          <w:lang w:val="en-CA"/>
        </w:rPr>
        <w:t xml:space="preserve"> our mark-recapture approach, analysis can proceed by calculating the likelihood of observing some set of individuals in each detection history category given some abundance and detection parameters (ref). _ applied a multinomial N-mixture model to beetles from pitfall traps using a removal sampling scheme… </w:t>
      </w:r>
      <w:r>
        <w:rPr>
          <w:lang w:val="en-CA"/>
        </w:rPr>
        <w:t>Distance sampling appears promising for insect studies and has been applied to bumble bees and butterflies</w:t>
      </w:r>
      <w:commentRangeStart w:id="22"/>
      <w:r>
        <w:rPr>
          <w:lang w:val="en-CA"/>
        </w:rPr>
        <w:t xml:space="preserve"> (). </w:t>
      </w:r>
      <w:commentRangeEnd w:id="22"/>
      <w:r>
        <w:rPr>
          <w:rStyle w:val="CommentReference"/>
        </w:rPr>
        <w:commentReference w:id="22"/>
      </w:r>
      <w:r>
        <w:rPr>
          <w:lang w:val="en-CA"/>
        </w:rPr>
        <w:t xml:space="preserve">This approach leverages the decline in observations across increasing distances from the observer to estimate detection rates (ref). Distance sampling is attractive because it does not require that individuals be marked, it does it require repeat surveys, and it does not require defining discrete sampling area boundaries (ref). One drawback is that distance sampling requires visual identification without capture, possibly explaining why this method has not been applied to insects other than butterflies and bumble bees, which are relatively large and can be often identified from colour patterns.  </w:t>
      </w:r>
    </w:p>
    <w:p w14:paraId="39D7DAC4" w14:textId="77777777" w:rsidR="00BD4EF1" w:rsidRPr="000C69EB" w:rsidRDefault="00BD4EF1" w:rsidP="00BD4EF1">
      <w:pPr>
        <w:spacing w:line="480" w:lineRule="auto"/>
        <w:rPr>
          <w:b/>
          <w:bCs/>
          <w:lang w:val="en-CA"/>
        </w:rPr>
      </w:pPr>
      <w:r w:rsidRPr="000C69EB">
        <w:rPr>
          <w:b/>
          <w:bCs/>
          <w:highlight w:val="yellow"/>
          <w:lang w:val="en-CA"/>
        </w:rPr>
        <w:t>Conclusions and recommendations:</w:t>
      </w:r>
      <w:r w:rsidRPr="000C69EB">
        <w:rPr>
          <w:b/>
          <w:bCs/>
          <w:lang w:val="en-CA"/>
        </w:rPr>
        <w:t xml:space="preserve"> </w:t>
      </w:r>
    </w:p>
    <w:p w14:paraId="28F0570A" w14:textId="77777777" w:rsidR="00BD4EF1" w:rsidRPr="000C69EB" w:rsidRDefault="00BD4EF1" w:rsidP="00BD4EF1">
      <w:pPr>
        <w:spacing w:line="480" w:lineRule="auto"/>
        <w:rPr>
          <w:lang w:val="en-CA"/>
        </w:rPr>
      </w:pPr>
      <w:r>
        <w:rPr>
          <w:lang w:val="en-CA"/>
        </w:rPr>
        <w:lastRenderedPageBreak/>
        <w:t xml:space="preserve">We showed that habitat covariates can simultaneously influence insect abundance and detection, with wild bees being both more abundant but also easier to detect in habitats that had taller vegetation and more floral resources. </w:t>
      </w:r>
      <w:proofErr w:type="spellStart"/>
      <w:r>
        <w:rPr>
          <w:lang w:val="en-CA"/>
        </w:rPr>
        <w:t>Binmix</w:t>
      </w:r>
      <w:proofErr w:type="spellEnd"/>
      <w:r>
        <w:rPr>
          <w:lang w:val="en-CA"/>
        </w:rPr>
        <w:t xml:space="preserve"> and </w:t>
      </w:r>
      <w:proofErr w:type="spellStart"/>
      <w:r>
        <w:rPr>
          <w:lang w:val="en-CA"/>
        </w:rPr>
        <w:t>multmix</w:t>
      </w:r>
      <w:proofErr w:type="spellEnd"/>
      <w:r>
        <w:rPr>
          <w:lang w:val="en-CA"/>
        </w:rPr>
        <w:t xml:space="preserve"> models account for detection biases to provide more accurate estimates of the drivers of insect abundance. </w:t>
      </w:r>
      <w:proofErr w:type="spellStart"/>
      <w:r>
        <w:rPr>
          <w:lang w:val="en-CA"/>
        </w:rPr>
        <w:t>Multimix</w:t>
      </w:r>
      <w:proofErr w:type="spellEnd"/>
      <w:r>
        <w:rPr>
          <w:lang w:val="en-CA"/>
        </w:rPr>
        <w:t xml:space="preserve"> models were more precise and were also more robust to movement or mortality of insects as compared to </w:t>
      </w:r>
      <w:proofErr w:type="spellStart"/>
      <w:r>
        <w:rPr>
          <w:lang w:val="en-CA"/>
        </w:rPr>
        <w:t>binmix</w:t>
      </w:r>
      <w:proofErr w:type="spellEnd"/>
      <w:r>
        <w:rPr>
          <w:lang w:val="en-CA"/>
        </w:rPr>
        <w:t xml:space="preserve"> models. Therefore, to account for detection bias, we recommend the use of </w:t>
      </w:r>
      <w:proofErr w:type="spellStart"/>
      <w:r>
        <w:rPr>
          <w:lang w:val="en-CA"/>
        </w:rPr>
        <w:t>multimix</w:t>
      </w:r>
      <w:proofErr w:type="spellEnd"/>
      <w:r>
        <w:rPr>
          <w:lang w:val="en-CA"/>
        </w:rPr>
        <w:t xml:space="preserve"> approaches especially when insect mobility exceeds the spatial area of sampling or when insect life spans are shorter than the distance between repeat survey events. At the same time, </w:t>
      </w:r>
      <w:proofErr w:type="spellStart"/>
      <w:r>
        <w:rPr>
          <w:lang w:val="en-CA"/>
        </w:rPr>
        <w:t>multimix</w:t>
      </w:r>
      <w:proofErr w:type="spellEnd"/>
      <w:r>
        <w:rPr>
          <w:lang w:val="en-CA"/>
        </w:rPr>
        <w:t xml:space="preserve"> approaches are significantly more challenging to implement. </w:t>
      </w:r>
      <w:r w:rsidRPr="00DB0D9A">
        <w:rPr>
          <w:lang w:val="en-CA"/>
        </w:rPr>
        <w:t xml:space="preserve">New approaches for </w:t>
      </w:r>
      <w:r>
        <w:rPr>
          <w:lang w:val="en-CA"/>
        </w:rPr>
        <w:t xml:space="preserve">collecting mark-recapture data could lessen these burdens. These approaches include </w:t>
      </w:r>
      <w:r w:rsidRPr="00DB0D9A">
        <w:rPr>
          <w:lang w:val="en-CA"/>
        </w:rPr>
        <w:t>photographic mark-recapture and genetic recapture to track detection histories ()</w:t>
      </w:r>
      <w:r>
        <w:rPr>
          <w:lang w:val="en-CA"/>
        </w:rPr>
        <w:t>. Alternatively, researchers could use other methods such as distance sampling for generating multinomial detection outcomes</w:t>
      </w:r>
      <w:r w:rsidRPr="00DB0D9A">
        <w:rPr>
          <w:lang w:val="en-CA"/>
        </w:rPr>
        <w:t xml:space="preserve">. Integrated models also provide a way to combine </w:t>
      </w:r>
      <w:r>
        <w:rPr>
          <w:lang w:val="en-CA"/>
        </w:rPr>
        <w:t>widespread count data with expensive but powerful mark-recapture data from a subset of</w:t>
      </w:r>
      <w:r w:rsidRPr="00DB0D9A">
        <w:rPr>
          <w:lang w:val="en-CA"/>
        </w:rPr>
        <w:t xml:space="preserve"> </w:t>
      </w:r>
      <w:r>
        <w:rPr>
          <w:lang w:val="en-CA"/>
        </w:rPr>
        <w:t xml:space="preserve">sites or species </w:t>
      </w:r>
      <w:r w:rsidRPr="00DB0D9A">
        <w:rPr>
          <w:lang w:val="en-CA"/>
        </w:rPr>
        <w:t>().</w:t>
      </w:r>
      <w:r>
        <w:rPr>
          <w:lang w:val="en-CA"/>
        </w:rPr>
        <w:t xml:space="preserve"> We anticipate that GLM approaches will remain widespread for estimating drivers of insect abundance. As such, we recommend interpreting estimates with caution or designing studies in such a way as to minimize the potential for imperfect detection to cause bias. Our study suggests that this can be achieved by increasing sampling intensity. By accounting for or minimizing detection biases, </w:t>
      </w:r>
      <w:proofErr w:type="gramStart"/>
      <w:r>
        <w:rPr>
          <w:lang w:val="en-CA"/>
        </w:rPr>
        <w:t>researches</w:t>
      </w:r>
      <w:proofErr w:type="gramEnd"/>
      <w:r>
        <w:rPr>
          <w:lang w:val="en-CA"/>
        </w:rPr>
        <w:t xml:space="preserve"> can provide accurate and precise recommendations for stemming insect declines.</w:t>
      </w:r>
    </w:p>
    <w:p w14:paraId="2747D933" w14:textId="77777777" w:rsidR="00BD4EF1" w:rsidRDefault="00BD4EF1" w:rsidP="00BD4EF1">
      <w:pPr>
        <w:spacing w:line="480" w:lineRule="auto"/>
        <w:ind w:firstLine="720"/>
        <w:rPr>
          <w:lang w:val="en-CA"/>
        </w:rPr>
      </w:pPr>
    </w:p>
    <w:p w14:paraId="3BEB3677" w14:textId="77777777" w:rsidR="001C43EE" w:rsidRDefault="001C43EE" w:rsidP="001C43EE">
      <w:pPr>
        <w:spacing w:line="480" w:lineRule="auto"/>
        <w:ind w:firstLine="720"/>
        <w:rPr>
          <w:lang w:val="en-CA"/>
        </w:rPr>
      </w:pPr>
      <w:commentRangeStart w:id="23"/>
      <w:r>
        <w:rPr>
          <w:lang w:val="en-CA"/>
        </w:rPr>
        <w:t xml:space="preserve">Alternatively, data collectors could improve their collecting skill or efficiency with experience </w:t>
      </w:r>
      <w:r>
        <w:rPr>
          <w:lang w:val="en-CA"/>
        </w:rPr>
        <w:fldChar w:fldCharType="begin" w:fldLock="1"/>
      </w:r>
      <w:r>
        <w:rPr>
          <w:lang w:val="en-CA"/>
        </w:rPr>
        <w:instrText>ADDIN CSL_CITATION {"citationItems":[{"id":"ITEM-1","itemData":{"DOI":"10.1111/J.2041-210X.2011.00109.X","ISSN":"2041-210X","abstract":"1. Abundance indices generated by the UK Butterfly Monitoring Scheme (UKBMS) have been influential in informing our understanding of environmental change and highlighting UK conservation priorities. Here, we critically evaluate the standard 'Pollard Walk' methodology employed by the UKBMS. 2.We consider the systematic sampling biases among different butterfly species and biotopes using distance sampling. We collected over 5000 observations on 17 species using distance sampling at 13 study sites in England and Wales. We fitted detection functions to explore variation in detectability among species and sites. 3.Our results suggest that around one-third of individual butterflies in the Pollard Walk box were missed. However, detectability varies markedly among species and sites. We provide the first species-specific estimates of detectability for converting Pollard Walk data into population densities. A few species show no drop off in detectability and most require only a modest correction factor, but for the least detectable species, we estimate that 3/4 of individuals are not recorded. 4.Much of the variation among sites is explained by substantially higher detectability among sites in England than in Wales, which had different recorders. Biological traits have only limited explanatory power in distinguishing detectable vs undetectable species. 5.The variation in detectability is small compared with the variation in true abundance, such that population density estimates from the Pollard Walk are highly correlated with those derived from distance sampling. 6.These results are used to evaluate the robustness of the Pollard Walk for comparisons of abundance across species, across sites and over time. UKBMS data provide a good reflection of relative abundance for most species and of large-scale trends in abundance. We also consider the practicalities of applying distance sampling to butterfly monitoring in general. Distance sampling is a valuable tool for quantifying bias and imprecision and has a role in surveying species of conservation concern, but is not viable as a wholesale replacement for simpler methods for large-scale monitoring of multispecies butterfly communities by volunteer recorders. © 2011 The Authors. Methods in Ecology and Evolution © 2011 British Ecological Society.","author":[{"dropping-particle":"","family":"Isaac","given":"Nick J.B.","non-dropping-particle":"","parse-names":false,"suffix":""},{"dropping-particle":"","family":"Cruickshanks","given":"Katie L.","non-dropping-particle":"","parse-names":false,"suffix":""},{"dropping-particle":"","family":"Weddle","given":"Ann M.","non-dropping-particle":"","parse-names":false,"suffix":""},{"dropping-particle":"","family":"Marcus Rowcliffe","given":"J.","non-dropping-particle":"","parse-names":false,"suffix":""},{"dropping-particle":"","family":"Brereton","given":"Tom M.","non-dropping-particle":"","parse-names":false,"suffix":""},{"dropping-particle":"","family":"Dennis","given":"Roger L.H.","non-dropping-particle":"","parse-names":false,"suffix":""},{"dropping-particle":"","family":"Shuker","given":"David M.","non-dropping-particle":"","parse-names":false,"suffix":""},{"dropping-particle":"","family":"Thomas","given":"Chris D.","non-dropping-particle":"","parse-names":false,"suffix":""}],"container-title":"Methods in Ecology and Evolution","id":"ITEM-1","issue":"6","issued":{"date-parts":[["2011","12","1"]]},"page":"585-594","publisher":"John Wiley &amp; Sons, Ltd","title":"Distance sampling and the challenge of monitoring butterfly populations","type":"article-journal","volume":"2"},"uris":["http://www.mendeley.com/documents/?uuid=87157b94-3c91-32f8-b49d-5c7b801b5450"]}],"mendeley":{"formattedCitation":"(Isaac et al. 2011)","plainTextFormattedCitation":"(Isaac et al. 2011)","previouslyFormattedCitation":"(Isaac et al. 2011)"},"properties":{"noteIndex":0},"schema":"https://github.com/citation-style-language/schema/raw/master/csl-citation.json"}</w:instrText>
      </w:r>
      <w:r>
        <w:rPr>
          <w:lang w:val="en-CA"/>
        </w:rPr>
        <w:fldChar w:fldCharType="separate"/>
      </w:r>
      <w:r w:rsidRPr="002A58C8">
        <w:rPr>
          <w:noProof/>
          <w:lang w:val="en-CA"/>
        </w:rPr>
        <w:t>(Isaac et al. 2011)</w:t>
      </w:r>
      <w:r>
        <w:rPr>
          <w:lang w:val="en-CA"/>
        </w:rPr>
        <w:fldChar w:fldCharType="end"/>
      </w:r>
      <w:r>
        <w:rPr>
          <w:lang w:val="en-CA"/>
        </w:rPr>
        <w:t xml:space="preserve">. Species traits could create further variation in detection rate. For example, larger and brighter </w:t>
      </w:r>
      <w:r w:rsidRPr="000F0A14">
        <w:rPr>
          <w:lang w:val="en-CA"/>
        </w:rPr>
        <w:t xml:space="preserve">butterfly species are easier to detect during transect walks compared to smaller and duller species </w:t>
      </w:r>
      <w:r>
        <w:rPr>
          <w:lang w:val="en-CA"/>
        </w:rPr>
        <w:fldChar w:fldCharType="begin" w:fldLock="1"/>
      </w:r>
      <w:r>
        <w:rPr>
          <w:lang w:val="en-CA"/>
        </w:rPr>
        <w:instrText>ADDIN CSL_CITATION {"citationItems":[{"id":"ITEM-1","itemData":{"DOI":"10.1002/ECS2.3304","ISSN":"2150-8925","abstract":"Ecological research often includes observing and counting individuals to obtain a population estimate or index that can inform conservation, management, and policy. However, the ability to accurately estimate wildlife populations has always been hindered by bias, and researchers aim to overcome bias by using correction factors that calculate the relationship between observer counts and true counts. Accurate estimates of butterfly populations, for example, are especially necessary to inform management and policy, with over 40 species listed or proposed for listing under the United States Endangered Species Act. Researchers can utilize methods like line-transect distance sampling (LTDS) to help account for detection bias and calculate more accurate estimates, but species-specific traits or behaviors may influence survey effectiveness. We used LTDS to detect nearly 35,000 individuals of 33 species across five studies to calculate butterfly species' effective strip widths (ESW)—a type of correction factor—across grasslands in the Great Plains, USA. To better understand how species' traits influence detectability, we modeled the influence of species' morphological, life history, and behavioral traits on ESW. The average ESW was 5.42 m, but varied from 1.84 to 12.6 m. We found that morphology (size and color) impacted the ability of observers to detect butterflies, with larger and brightly colored butterflies detected farther away from observers compared to smaller and dull-colored butterflies. Additionally, observers were generally better at detecting individuals while they were flying and nectaring compared to resting. Surprisingly, species' life history and ecological traits did not help explain detectability differences. As conservation efforts continue to increase for butterflies, improved estimates of their population size will be necessary to evaluate management strategies and aid conservation decision-making for future policy. Future surveys need to consider butterfly size and color, adjusting weather protocols when necessary, to minimize and account for bias associated with butterfly species, especially if accurate population estimates are a study goal.","author":[{"dropping-particle":"","family":"Kral-O'Brien","given":"Katherine C.","non-dropping-particle":"","parse-names":false,"suffix":""},{"dropping-particle":"","family":"Karasch","given":"Brooke M.","non-dropping-particle":"","parse-names":false,"suffix":""},{"dropping-particle":"","family":"Hovick","given":"Torre J.","non-dropping-particle":"","parse-names":false,"suffix":""},{"dropping-particle":"","family":"Moranz","given":"Raymond A.","non-dropping-particle":"","parse-names":false,"suffix":""},{"dropping-particle":"","family":"Harmon","given":"Jason P.","non-dropping-particle":"","parse-names":false,"suffix":""}],"container-title":"Ecosphere","id":"ITEM-1","issue":"12","issued":{"date-parts":[["2020","12","1"]]},"page":"e03304","publisher":"John Wiley &amp; Sons, Ltd","title":"Morphological traits determine detectability bias in North American grassland butterflies","type":"article-journal","volume":"11"},"uris":["http://www.mendeley.com/documents/?uuid=b65f2af6-c9e3-3e14-ad6c-4d7f7a774490"]}],"mendeley":{"formattedCitation":"(Kral-O’Brien et al. 2020)","plainTextFormattedCitation":"(Kral-O’Brien et al. 2020)","previouslyFormattedCitation":"(Kral-O’Brien et al. 2020)"},"properties":{"noteIndex":0},"schema":"https://github.com/citation-style-language/schema/raw/master/csl-citation.json"}</w:instrText>
      </w:r>
      <w:r>
        <w:rPr>
          <w:lang w:val="en-CA"/>
        </w:rPr>
        <w:fldChar w:fldCharType="separate"/>
      </w:r>
      <w:r w:rsidRPr="00CD0949">
        <w:rPr>
          <w:noProof/>
          <w:lang w:val="en-CA"/>
        </w:rPr>
        <w:t>(Kral-O’Brien et al. 2020)</w:t>
      </w:r>
      <w:r>
        <w:rPr>
          <w:lang w:val="en-CA"/>
        </w:rPr>
        <w:fldChar w:fldCharType="end"/>
      </w:r>
      <w:r>
        <w:rPr>
          <w:lang w:val="en-CA"/>
        </w:rPr>
        <w:t>.</w:t>
      </w:r>
      <w:r w:rsidRPr="000F0A14">
        <w:rPr>
          <w:lang w:val="en-CA"/>
        </w:rPr>
        <w:t xml:space="preserve"> </w:t>
      </w:r>
      <w:commentRangeEnd w:id="23"/>
      <w:r>
        <w:rPr>
          <w:rStyle w:val="CommentReference"/>
        </w:rPr>
        <w:commentReference w:id="23"/>
      </w:r>
    </w:p>
    <w:p w14:paraId="0A6446B5" w14:textId="77777777" w:rsidR="00BD4EF1" w:rsidRDefault="00BD4EF1" w:rsidP="00BD4EF1">
      <w:pPr>
        <w:spacing w:line="480" w:lineRule="auto"/>
        <w:ind w:firstLine="720"/>
        <w:rPr>
          <w:lang w:val="en-CA"/>
        </w:rPr>
      </w:pPr>
    </w:p>
    <w:p w14:paraId="43F944AD" w14:textId="77777777" w:rsidR="00BD4EF1" w:rsidRDefault="00BD4EF1" w:rsidP="00BD4EF1">
      <w:pPr>
        <w:spacing w:line="480" w:lineRule="auto"/>
        <w:ind w:firstLine="720"/>
        <w:rPr>
          <w:lang w:val="en-CA"/>
        </w:rPr>
      </w:pPr>
    </w:p>
    <w:p w14:paraId="4CCC8028" w14:textId="77777777" w:rsidR="00BD4EF1" w:rsidRDefault="00BD4EF1" w:rsidP="00BD4EF1">
      <w:pPr>
        <w:spacing w:line="480" w:lineRule="auto"/>
        <w:ind w:firstLine="720"/>
        <w:rPr>
          <w:lang w:val="en-CA"/>
        </w:rPr>
      </w:pPr>
    </w:p>
    <w:p w14:paraId="5C5D5A2B" w14:textId="77777777" w:rsidR="00BD4EF1" w:rsidRDefault="00BD4EF1" w:rsidP="00BD4EF1">
      <w:pPr>
        <w:spacing w:line="480" w:lineRule="auto"/>
        <w:rPr>
          <w:lang w:val="en-CA"/>
        </w:rPr>
      </w:pPr>
      <w:r>
        <w:rPr>
          <w:lang w:val="en-CA"/>
        </w:rPr>
        <w:t>Some notes (ignore this):</w:t>
      </w:r>
    </w:p>
    <w:p w14:paraId="04590315" w14:textId="77777777" w:rsidR="00BD4EF1" w:rsidRDefault="00BD4EF1" w:rsidP="00BD4EF1">
      <w:pPr>
        <w:spacing w:line="480" w:lineRule="auto"/>
        <w:ind w:firstLine="720"/>
        <w:rPr>
          <w:rFonts w:ascii="Merriweather Sans" w:hAnsi="Merriweather Sans"/>
          <w:color w:val="222222"/>
          <w:shd w:val="clear" w:color="auto" w:fill="FFFFFF"/>
        </w:rPr>
      </w:pPr>
      <w:r>
        <w:rPr>
          <w:rFonts w:ascii="Merriweather Sans" w:hAnsi="Merriweather Sans"/>
          <w:color w:val="222222"/>
          <w:shd w:val="clear" w:color="auto" w:fill="FFFFFF"/>
        </w:rPr>
        <w:t xml:space="preserve">Repeat sampling on the same day: Nowicki P, </w:t>
      </w:r>
      <w:proofErr w:type="spellStart"/>
      <w:r>
        <w:rPr>
          <w:rFonts w:ascii="Merriweather Sans" w:hAnsi="Merriweather Sans"/>
          <w:color w:val="222222"/>
          <w:shd w:val="clear" w:color="auto" w:fill="FFFFFF"/>
        </w:rPr>
        <w:t>Settele</w:t>
      </w:r>
      <w:proofErr w:type="spellEnd"/>
      <w:r>
        <w:rPr>
          <w:rFonts w:ascii="Merriweather Sans" w:hAnsi="Merriweather Sans"/>
          <w:color w:val="222222"/>
          <w:shd w:val="clear" w:color="auto" w:fill="FFFFFF"/>
        </w:rPr>
        <w:t xml:space="preserve"> J, Henry P-Y, </w:t>
      </w:r>
      <w:proofErr w:type="spellStart"/>
      <w:r>
        <w:rPr>
          <w:rFonts w:ascii="Merriweather Sans" w:hAnsi="Merriweather Sans"/>
          <w:color w:val="222222"/>
          <w:shd w:val="clear" w:color="auto" w:fill="FFFFFF"/>
        </w:rPr>
        <w:t>Woyciechowski</w:t>
      </w:r>
      <w:proofErr w:type="spellEnd"/>
      <w:r>
        <w:rPr>
          <w:rFonts w:ascii="Merriweather Sans" w:hAnsi="Merriweather Sans"/>
          <w:color w:val="222222"/>
          <w:shd w:val="clear" w:color="auto" w:fill="FFFFFF"/>
        </w:rPr>
        <w:t xml:space="preserve"> M (2008) Butterfly monitoring methods: the ideal and the real world. Israel J </w:t>
      </w:r>
      <w:proofErr w:type="spellStart"/>
      <w:r>
        <w:rPr>
          <w:rFonts w:ascii="Merriweather Sans" w:hAnsi="Merriweather Sans"/>
          <w:color w:val="222222"/>
          <w:shd w:val="clear" w:color="auto" w:fill="FFFFFF"/>
        </w:rPr>
        <w:t>Ecol</w:t>
      </w:r>
      <w:proofErr w:type="spellEnd"/>
      <w:r>
        <w:rPr>
          <w:rFonts w:ascii="Merriweather Sans" w:hAnsi="Merriweather Sans"/>
          <w:color w:val="222222"/>
          <w:shd w:val="clear" w:color="auto" w:fill="FFFFFF"/>
        </w:rPr>
        <w:t xml:space="preserve"> </w:t>
      </w:r>
      <w:proofErr w:type="spellStart"/>
      <w:r>
        <w:rPr>
          <w:rFonts w:ascii="Merriweather Sans" w:hAnsi="Merriweather Sans"/>
          <w:color w:val="222222"/>
          <w:shd w:val="clear" w:color="auto" w:fill="FFFFFF"/>
        </w:rPr>
        <w:t>Evol</w:t>
      </w:r>
      <w:proofErr w:type="spellEnd"/>
      <w:r>
        <w:rPr>
          <w:rFonts w:ascii="Merriweather Sans" w:hAnsi="Merriweather Sans"/>
          <w:color w:val="222222"/>
          <w:shd w:val="clear" w:color="auto" w:fill="FFFFFF"/>
        </w:rPr>
        <w:t xml:space="preserve"> 54:69–88</w:t>
      </w:r>
    </w:p>
    <w:p w14:paraId="65D7FFD6" w14:textId="77777777" w:rsidR="00BD4EF1" w:rsidRDefault="00BD4EF1" w:rsidP="00BD4EF1">
      <w:pPr>
        <w:spacing w:line="480" w:lineRule="auto"/>
        <w:ind w:firstLine="720"/>
        <w:rPr>
          <w:rFonts w:ascii="Arial" w:hAnsi="Arial" w:cs="Arial"/>
          <w:color w:val="222222"/>
          <w:sz w:val="20"/>
          <w:szCs w:val="20"/>
          <w:shd w:val="clear" w:color="auto" w:fill="FFFFFF"/>
        </w:rPr>
      </w:pPr>
      <w:r>
        <w:rPr>
          <w:rFonts w:ascii="Merriweather Sans" w:hAnsi="Merriweather Sans"/>
          <w:color w:val="222222"/>
          <w:shd w:val="clear" w:color="auto" w:fill="FFFFFF"/>
        </w:rPr>
        <w:t xml:space="preserve">Detection rates for a butterfly were near 86% </w:t>
      </w:r>
      <w:r>
        <w:rPr>
          <w:rFonts w:ascii="Arial" w:hAnsi="Arial" w:cs="Arial"/>
          <w:color w:val="222222"/>
          <w:sz w:val="20"/>
          <w:szCs w:val="20"/>
          <w:shd w:val="clear" w:color="auto" w:fill="FFFFFF"/>
        </w:rPr>
        <w:t xml:space="preserve">Heer, P., Pellet, J., </w:t>
      </w:r>
      <w:proofErr w:type="spellStart"/>
      <w:r>
        <w:rPr>
          <w:rFonts w:ascii="Arial" w:hAnsi="Arial" w:cs="Arial"/>
          <w:color w:val="222222"/>
          <w:sz w:val="20"/>
          <w:szCs w:val="20"/>
          <w:shd w:val="clear" w:color="auto" w:fill="FFFFFF"/>
        </w:rPr>
        <w:t>Sierro</w:t>
      </w:r>
      <w:proofErr w:type="spellEnd"/>
      <w:r>
        <w:rPr>
          <w:rFonts w:ascii="Arial" w:hAnsi="Arial" w:cs="Arial"/>
          <w:color w:val="222222"/>
          <w:sz w:val="20"/>
          <w:szCs w:val="20"/>
          <w:shd w:val="clear" w:color="auto" w:fill="FFFFFF"/>
        </w:rPr>
        <w:t xml:space="preserve">, A. and </w:t>
      </w:r>
      <w:proofErr w:type="spellStart"/>
      <w:r>
        <w:rPr>
          <w:rFonts w:ascii="Arial" w:hAnsi="Arial" w:cs="Arial"/>
          <w:color w:val="222222"/>
          <w:sz w:val="20"/>
          <w:szCs w:val="20"/>
          <w:shd w:val="clear" w:color="auto" w:fill="FFFFFF"/>
        </w:rPr>
        <w:t>Arlettaz</w:t>
      </w:r>
      <w:proofErr w:type="spellEnd"/>
      <w:r>
        <w:rPr>
          <w:rFonts w:ascii="Arial" w:hAnsi="Arial" w:cs="Arial"/>
          <w:color w:val="222222"/>
          <w:sz w:val="20"/>
          <w:szCs w:val="20"/>
          <w:shd w:val="clear" w:color="auto" w:fill="FFFFFF"/>
        </w:rPr>
        <w:t>, R., 2013. Evidence-based assessment of butterfly habitat restoration to enhance management practices. </w:t>
      </w:r>
      <w:r>
        <w:rPr>
          <w:rFonts w:ascii="Arial" w:hAnsi="Arial" w:cs="Arial"/>
          <w:i/>
          <w:iCs/>
          <w:color w:val="222222"/>
          <w:sz w:val="20"/>
          <w:szCs w:val="20"/>
          <w:shd w:val="clear" w:color="auto" w:fill="FFFFFF"/>
        </w:rPr>
        <w:t>Biodiversity and conservation</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22</w:t>
      </w:r>
      <w:r>
        <w:rPr>
          <w:rFonts w:ascii="Arial" w:hAnsi="Arial" w:cs="Arial"/>
          <w:color w:val="222222"/>
          <w:sz w:val="20"/>
          <w:szCs w:val="20"/>
          <w:shd w:val="clear" w:color="auto" w:fill="FFFFFF"/>
        </w:rPr>
        <w:t>(1), pp.239-252.</w:t>
      </w:r>
    </w:p>
    <w:p w14:paraId="2A7EB253" w14:textId="77777777" w:rsidR="00BD4EF1" w:rsidRDefault="00000000" w:rsidP="00BD4EF1">
      <w:pPr>
        <w:pStyle w:val="Heading3"/>
        <w:shd w:val="clear" w:color="auto" w:fill="FFFFFF"/>
        <w:spacing w:before="0" w:after="30" w:line="285" w:lineRule="atLeast"/>
        <w:ind w:right="1500"/>
        <w:rPr>
          <w:rFonts w:ascii="Arial" w:hAnsi="Arial" w:cs="Arial"/>
          <w:color w:val="222222"/>
          <w:sz w:val="26"/>
          <w:szCs w:val="26"/>
        </w:rPr>
      </w:pPr>
      <w:hyperlink r:id="rId13" w:history="1">
        <w:r w:rsidR="00BD4EF1">
          <w:rPr>
            <w:rStyle w:val="Hyperlink"/>
            <w:rFonts w:ascii="Arial" w:hAnsi="Arial" w:cs="Arial"/>
            <w:b/>
            <w:bCs/>
            <w:color w:val="1A0DAB"/>
            <w:sz w:val="26"/>
            <w:szCs w:val="26"/>
          </w:rPr>
          <w:t>Field evaluation of abundance estimates under binomial and multinomial </w:t>
        </w:r>
        <w:r w:rsidR="00BD4EF1">
          <w:rPr>
            <w:rStyle w:val="Hyperlink"/>
            <w:rFonts w:ascii="Arial" w:hAnsi="Arial" w:cs="Arial"/>
            <w:b/>
            <w:bCs/>
            <w:i/>
            <w:iCs/>
            <w:color w:val="1A0DAB"/>
            <w:sz w:val="26"/>
            <w:szCs w:val="26"/>
          </w:rPr>
          <w:t>N</w:t>
        </w:r>
        <w:r w:rsidR="00BD4EF1">
          <w:rPr>
            <w:rStyle w:val="Hyperlink"/>
            <w:rFonts w:ascii="Cambria Math" w:hAnsi="Cambria Math" w:cs="Cambria Math"/>
            <w:b/>
            <w:bCs/>
            <w:color w:val="1A0DAB"/>
            <w:sz w:val="26"/>
            <w:szCs w:val="26"/>
          </w:rPr>
          <w:t>‐</w:t>
        </w:r>
        <w:r w:rsidR="00BD4EF1">
          <w:rPr>
            <w:rStyle w:val="Hyperlink"/>
            <w:rFonts w:ascii="Arial" w:hAnsi="Arial" w:cs="Arial"/>
            <w:b/>
            <w:bCs/>
            <w:color w:val="1A0DAB"/>
            <w:sz w:val="26"/>
            <w:szCs w:val="26"/>
          </w:rPr>
          <w:t>mixture models</w:t>
        </w:r>
      </w:hyperlink>
    </w:p>
    <w:p w14:paraId="598BDE1C" w14:textId="77777777" w:rsidR="00BD4EF1" w:rsidRDefault="00BD4EF1" w:rsidP="00BD4EF1">
      <w:pPr>
        <w:spacing w:line="480" w:lineRule="auto"/>
        <w:rPr>
          <w:rFonts w:ascii="Merriweather Sans" w:hAnsi="Merriweather Sans"/>
          <w:color w:val="222222"/>
          <w:shd w:val="clear" w:color="auto" w:fill="FFFFFF"/>
        </w:rPr>
      </w:pPr>
    </w:p>
    <w:p w14:paraId="65D4CEB5" w14:textId="77777777" w:rsidR="00BD4EF1" w:rsidRDefault="00BD4EF1" w:rsidP="00BD4EF1">
      <w:pPr>
        <w:spacing w:line="480" w:lineRule="auto"/>
        <w:ind w:firstLine="720"/>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Compare above with mosquitos: </w:t>
      </w:r>
      <w:r>
        <w:rPr>
          <w:rFonts w:ascii="Open Sans" w:hAnsi="Open Sans" w:cs="Open Sans"/>
          <w:color w:val="000000"/>
          <w:shd w:val="clear" w:color="auto" w:fill="FFFFFF"/>
        </w:rPr>
        <w:t xml:space="preserve">The estimated capture rate on average was 0.022% (95% ci: 0.017%–0.026%) Manica et al. </w:t>
      </w:r>
      <w:proofErr w:type="gramStart"/>
      <w:r>
        <w:rPr>
          <w:rFonts w:ascii="Open Sans" w:hAnsi="Open Sans" w:cs="Open Sans"/>
          <w:color w:val="000000"/>
          <w:shd w:val="clear" w:color="auto" w:fill="FFFFFF"/>
        </w:rPr>
        <w:t>2019</w:t>
      </w:r>
      <w:proofErr w:type="gramEnd"/>
    </w:p>
    <w:p w14:paraId="300ADD3B" w14:textId="77777777" w:rsidR="00BD4EF1" w:rsidRDefault="00BD4EF1" w:rsidP="00BD4EF1">
      <w:pPr>
        <w:spacing w:line="480" w:lineRule="auto"/>
        <w:ind w:firstLine="720"/>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Movement of up to 2.2km over a period of 17 days: </w:t>
      </w:r>
      <w:hyperlink r:id="rId14" w:history="1">
        <w:r w:rsidRPr="00E1543A">
          <w:rPr>
            <w:rStyle w:val="Hyperlink"/>
            <w:rFonts w:ascii="Arial" w:hAnsi="Arial" w:cs="Arial"/>
            <w:sz w:val="20"/>
            <w:szCs w:val="20"/>
            <w:shd w:val="clear" w:color="auto" w:fill="FFFFFF"/>
          </w:rPr>
          <w:t>https://link.springer.com/article/10.1007/s10531-024-02837-6</w:t>
        </w:r>
      </w:hyperlink>
    </w:p>
    <w:p w14:paraId="2BD5F45B" w14:textId="77777777" w:rsidR="00BD4EF1" w:rsidRDefault="00BD4EF1" w:rsidP="00BD4EF1">
      <w:pPr>
        <w:spacing w:line="480" w:lineRule="auto"/>
        <w:ind w:firstLine="720"/>
      </w:pPr>
      <w:r>
        <w:t xml:space="preserve">Netting and nonlethal observations are labor intensive and can be influenced by the experience of the observer (Westphal </w:t>
      </w:r>
      <w:proofErr w:type="gramStart"/>
      <w:r>
        <w:t>et  al.</w:t>
      </w:r>
      <w:proofErr w:type="gramEnd"/>
      <w:r>
        <w:t xml:space="preserve"> 2008)</w:t>
      </w:r>
    </w:p>
    <w:p w14:paraId="4A0C0B51" w14:textId="77777777" w:rsidR="00BD4EF1" w:rsidRDefault="00BD4EF1" w:rsidP="00BD4EF1">
      <w:pPr>
        <w:spacing w:line="480" w:lineRule="auto"/>
        <w:ind w:firstLine="720"/>
      </w:pPr>
      <w:r>
        <w:t xml:space="preserve">it is not clear whether bowl traps catch more bees when there are no flowers (bees searching for flowers to visit find only bowl traps and visit those instead) or if bowl traps catch more bees when there are many flowers (flowers draw in more bees to the area which then die in the bowl </w:t>
      </w:r>
      <w:r>
        <w:lastRenderedPageBreak/>
        <w:t xml:space="preserve">traps): </w:t>
      </w:r>
      <w:proofErr w:type="gramStart"/>
      <w:r>
        <w:t>Cane,  J.</w:t>
      </w:r>
      <w:proofErr w:type="gramEnd"/>
      <w:r>
        <w:t xml:space="preserve">  H., R.  L.  </w:t>
      </w:r>
      <w:proofErr w:type="spellStart"/>
      <w:r>
        <w:t>Minckley</w:t>
      </w:r>
      <w:proofErr w:type="spellEnd"/>
      <w:r>
        <w:t xml:space="preserve">, and L.  J.  Kervin. 2000. Sampling bees (Hymenoptera: </w:t>
      </w:r>
      <w:proofErr w:type="spellStart"/>
      <w:r>
        <w:t>Apiformes</w:t>
      </w:r>
      <w:proofErr w:type="spellEnd"/>
      <w:r>
        <w:t xml:space="preserve">) for pollinator community studies: pitfalls of pan-trapping. J. Kansas </w:t>
      </w:r>
      <w:proofErr w:type="spellStart"/>
      <w:r>
        <w:t>Entomol</w:t>
      </w:r>
      <w:proofErr w:type="spellEnd"/>
      <w:r>
        <w:t xml:space="preserve">. Soc. 73: 225–231. AND </w:t>
      </w:r>
      <w:proofErr w:type="gramStart"/>
      <w:r>
        <w:t>Joshi,  N.</w:t>
      </w:r>
      <w:proofErr w:type="gramEnd"/>
      <w:r>
        <w:t xml:space="preserve">  K., T.  Leslie, E.  G.  Rajotte, M.  A.  Kammerer, M.  Otieno, and D. J. Biddinger. 2015. Comparative trapping efficiency to characterize bee abundance, diversity, and community composition in apple orchards. Ann. </w:t>
      </w:r>
      <w:proofErr w:type="spellStart"/>
      <w:r>
        <w:t>Entomol</w:t>
      </w:r>
      <w:proofErr w:type="spellEnd"/>
      <w:r>
        <w:t>. Soc. Am. 108: 785–799.</w:t>
      </w:r>
    </w:p>
    <w:p w14:paraId="4B1B0E79" w14:textId="77777777" w:rsidR="00BD4EF1" w:rsidRDefault="00BD4EF1" w:rsidP="00BD4EF1">
      <w:pPr>
        <w:spacing w:line="480" w:lineRule="auto"/>
        <w:ind w:firstLine="720"/>
      </w:pPr>
      <w:r>
        <w:t>Portman et al: One of the primary weaknesses of current trapping methods (bowls, netting, and observation) is that the relationship between capture rate and the actual abundance of bees is unknown and unexplored, and it is currently impossible to infer actual abundance from capture rates.</w:t>
      </w:r>
      <w:r w:rsidRPr="001B3D3A">
        <w:t xml:space="preserve"> </w:t>
      </w:r>
      <w:r>
        <w:t xml:space="preserve">However, there have been almost no studies that explore the relationship between sampling method and actual pollinator abundance. Similar studies are needed in bees </w:t>
      </w:r>
      <w:proofErr w:type="gramStart"/>
      <w:r>
        <w:t>in order to</w:t>
      </w:r>
      <w:proofErr w:type="gramEnd"/>
      <w:r>
        <w:t xml:space="preserve"> make inferences about the actual abundance of bees based on capture rates in both bowl traps and other methods. Larsson and Franzen (2008) measured the efficacy of survey walks compared to mark-recapture abundance estimates and found that each walk observed 5.5–23.4% of the population of the solitary bee Andrena </w:t>
      </w:r>
      <w:proofErr w:type="spellStart"/>
      <w:r>
        <w:t>hattorfiana</w:t>
      </w:r>
      <w:proofErr w:type="spellEnd"/>
      <w:r>
        <w:t xml:space="preserve"> (Fabricius) </w:t>
      </w:r>
      <w:proofErr w:type="gramStart"/>
      <w:r>
        <w:t>-  Larsson</w:t>
      </w:r>
      <w:proofErr w:type="gramEnd"/>
      <w:r>
        <w:t xml:space="preserve">,  M., and M.  Franzén. 2008. Estimating the population size of </w:t>
      </w:r>
      <w:proofErr w:type="spellStart"/>
      <w:r>
        <w:t>specialised</w:t>
      </w:r>
      <w:proofErr w:type="spellEnd"/>
      <w:r>
        <w:t xml:space="preserve"> solitary bees. Ecol. </w:t>
      </w:r>
      <w:proofErr w:type="spellStart"/>
      <w:r>
        <w:t>Entomol</w:t>
      </w:r>
      <w:proofErr w:type="spellEnd"/>
      <w:r>
        <w:t xml:space="preserve">. 33: 232–238. </w:t>
      </w:r>
    </w:p>
    <w:p w14:paraId="68070EF2" w14:textId="77777777" w:rsidR="00BD4EF1" w:rsidRDefault="00BD4EF1" w:rsidP="00BD4EF1">
      <w:pPr>
        <w:spacing w:line="480" w:lineRule="auto"/>
        <w:ind w:firstLine="720"/>
        <w:rPr>
          <w:rFonts w:ascii="Arial" w:hAnsi="Arial" w:cs="Arial"/>
          <w:color w:val="222222"/>
          <w:sz w:val="20"/>
          <w:szCs w:val="20"/>
          <w:shd w:val="clear" w:color="auto" w:fill="FFFFFF"/>
        </w:rPr>
      </w:pPr>
      <w:r>
        <w:rPr>
          <w:lang w:val="en-CA"/>
        </w:rPr>
        <w:t xml:space="preserve">with </w:t>
      </w:r>
      <w:r>
        <w:rPr>
          <w:rFonts w:ascii="Arial" w:hAnsi="Arial" w:cs="Arial"/>
          <w:color w:val="222222"/>
          <w:sz w:val="20"/>
          <w:szCs w:val="20"/>
          <w:shd w:val="clear" w:color="auto" w:fill="FFFFFF"/>
        </w:rPr>
        <w:t xml:space="preserve">Estimated cost of mark recapture in USD: </w:t>
      </w:r>
      <w:hyperlink r:id="rId15" w:history="1">
        <w:r w:rsidRPr="00E1543A">
          <w:rPr>
            <w:rStyle w:val="Hyperlink"/>
            <w:rFonts w:ascii="Arial" w:hAnsi="Arial" w:cs="Arial"/>
            <w:sz w:val="20"/>
            <w:szCs w:val="20"/>
            <w:shd w:val="clear" w:color="auto" w:fill="FFFFFF"/>
          </w:rPr>
          <w:t>https://resjournals.onlinelibrary.wiley.com/doi/full/10.1111/icad.12017?casa_token=FIo2PGT3RNMAAAAA%3AuzG4WY-A5YX1PEf07l8mrtVkLlwq1lDj6fh3YWYdG-Gm9D9zcYCQSQi-JsskLamySG40d1G3wox-tDMw</w:t>
        </w:r>
      </w:hyperlink>
    </w:p>
    <w:p w14:paraId="71D555B1" w14:textId="77777777" w:rsidR="00BD4EF1" w:rsidRDefault="00BD4EF1" w:rsidP="00BD4EF1">
      <w:pPr>
        <w:spacing w:line="480" w:lineRule="auto"/>
        <w:ind w:firstLine="720"/>
        <w:rPr>
          <w:rFonts w:ascii="Arial" w:hAnsi="Arial" w:cs="Arial"/>
          <w:color w:val="222222"/>
          <w:sz w:val="20"/>
          <w:szCs w:val="20"/>
          <w:shd w:val="clear" w:color="auto" w:fill="FFFFFF"/>
        </w:rPr>
      </w:pPr>
    </w:p>
    <w:p w14:paraId="20456A34" w14:textId="77777777" w:rsidR="00BD4EF1" w:rsidRDefault="00BD4EF1" w:rsidP="00BD4EF1">
      <w:pPr>
        <w:spacing w:line="480" w:lineRule="auto"/>
        <w:ind w:firstLine="720"/>
        <w:rPr>
          <w:rFonts w:ascii="Open Sans" w:hAnsi="Open Sans" w:cs="Open Sans"/>
          <w:color w:val="000000"/>
          <w:shd w:val="clear" w:color="auto" w:fill="FFFFFF"/>
        </w:rPr>
      </w:pPr>
      <w:r>
        <w:rPr>
          <w:rFonts w:ascii="Open Sans" w:hAnsi="Open Sans" w:cs="Open Sans"/>
          <w:color w:val="000000"/>
          <w:shd w:val="clear" w:color="auto" w:fill="FFFFFF"/>
        </w:rPr>
        <w:t>The active foraging span of female </w:t>
      </w:r>
      <w:r>
        <w:rPr>
          <w:rFonts w:ascii="Open Sans" w:hAnsi="Open Sans" w:cs="Open Sans"/>
          <w:i/>
          <w:iCs/>
          <w:color w:val="000000"/>
          <w:shd w:val="clear" w:color="auto" w:fill="FFFFFF"/>
        </w:rPr>
        <w:t xml:space="preserve">A. </w:t>
      </w:r>
      <w:proofErr w:type="spellStart"/>
      <w:r>
        <w:rPr>
          <w:rFonts w:ascii="Open Sans" w:hAnsi="Open Sans" w:cs="Open Sans"/>
          <w:i/>
          <w:iCs/>
          <w:color w:val="000000"/>
          <w:shd w:val="clear" w:color="auto" w:fill="FFFFFF"/>
        </w:rPr>
        <w:t>hattorfiana</w:t>
      </w:r>
      <w:proofErr w:type="spellEnd"/>
      <w:r>
        <w:rPr>
          <w:rFonts w:ascii="Open Sans" w:hAnsi="Open Sans" w:cs="Open Sans"/>
          <w:i/>
          <w:iCs/>
          <w:color w:val="000000"/>
          <w:shd w:val="clear" w:color="auto" w:fill="FFFFFF"/>
        </w:rPr>
        <w:t> </w:t>
      </w:r>
      <w:r>
        <w:rPr>
          <w:rFonts w:ascii="Open Sans" w:hAnsi="Open Sans" w:cs="Open Sans"/>
          <w:color w:val="000000"/>
          <w:shd w:val="clear" w:color="auto" w:fill="FFFFFF"/>
        </w:rPr>
        <w:t xml:space="preserve">was 18.4: </w:t>
      </w:r>
      <w:hyperlink r:id="rId16" w:history="1">
        <w:r w:rsidRPr="00E1543A">
          <w:rPr>
            <w:rStyle w:val="Hyperlink"/>
            <w:rFonts w:ascii="Open Sans" w:hAnsi="Open Sans" w:cs="Open Sans"/>
            <w:shd w:val="clear" w:color="auto" w:fill="FFFFFF"/>
          </w:rPr>
          <w:t>https://resjournals.onlinelibrary.wiley.com/doi/full/10.1111/j.1365-2311.2007.00956.x?casa_token=IofWTyfNLcwAAAAA%3ACy-</w:t>
        </w:r>
        <w:r w:rsidRPr="00E1543A">
          <w:rPr>
            <w:rStyle w:val="Hyperlink"/>
            <w:rFonts w:ascii="Open Sans" w:hAnsi="Open Sans" w:cs="Open Sans"/>
            <w:shd w:val="clear" w:color="auto" w:fill="FFFFFF"/>
          </w:rPr>
          <w:lastRenderedPageBreak/>
          <w:t>RLqtWxqofVyN8cPKaqzu4J7Ajbr7lOK-0KbG0xbPJWG9i5LxB1ycbPEf8_Wa7Wnh0Rcz9xHil87qm</w:t>
        </w:r>
      </w:hyperlink>
    </w:p>
    <w:p w14:paraId="22080CF5" w14:textId="77777777" w:rsidR="00BD4EF1" w:rsidRDefault="00BD4EF1" w:rsidP="00BD4EF1">
      <w:pPr>
        <w:spacing w:line="480" w:lineRule="auto"/>
        <w:ind w:firstLine="720"/>
        <w:rPr>
          <w:lang w:val="en-CA"/>
        </w:rPr>
      </w:pPr>
      <w:r>
        <w:rPr>
          <w:rFonts w:ascii="Merriweather" w:hAnsi="Merriweather"/>
          <w:color w:val="222222"/>
          <w:sz w:val="27"/>
          <w:szCs w:val="27"/>
          <w:shd w:val="clear" w:color="auto" w:fill="FFFFFF"/>
        </w:rPr>
        <w:t xml:space="preserve">However, opinion on the impact of capture to recapture probability, wing damage caused by handling, and effect of marking on predation and mating </w:t>
      </w:r>
      <w:proofErr w:type="spellStart"/>
      <w:r>
        <w:rPr>
          <w:rFonts w:ascii="Merriweather" w:hAnsi="Merriweather"/>
          <w:color w:val="222222"/>
          <w:sz w:val="27"/>
          <w:szCs w:val="27"/>
          <w:shd w:val="clear" w:color="auto" w:fill="FFFFFF"/>
        </w:rPr>
        <w:t>behaviour</w:t>
      </w:r>
      <w:proofErr w:type="spellEnd"/>
      <w:r>
        <w:rPr>
          <w:rFonts w:ascii="Merriweather" w:hAnsi="Merriweather"/>
          <w:color w:val="222222"/>
          <w:sz w:val="27"/>
          <w:szCs w:val="27"/>
          <w:shd w:val="clear" w:color="auto" w:fill="FFFFFF"/>
        </w:rPr>
        <w:t xml:space="preserve"> is varied and uncertain (e.g. Ehrlich and Davidson </w:t>
      </w:r>
      <w:hyperlink r:id="rId17" w:anchor="ref-CR18" w:tooltip="Ehrlich PR, Davidson SE (1960) Techniques for capture-recapture studies of Lepidoptera populations. J Lepid Soc 14:227–229" w:history="1">
        <w:r>
          <w:rPr>
            <w:rStyle w:val="Hyperlink"/>
            <w:rFonts w:ascii="Merriweather" w:hAnsi="Merriweather"/>
            <w:color w:val="025E8D"/>
            <w:sz w:val="27"/>
            <w:szCs w:val="27"/>
            <w:shd w:val="clear" w:color="auto" w:fill="FFFFFF"/>
          </w:rPr>
          <w:t>1960</w:t>
        </w:r>
      </w:hyperlink>
      <w:r>
        <w:rPr>
          <w:rFonts w:ascii="Merriweather" w:hAnsi="Merriweather"/>
          <w:color w:val="222222"/>
          <w:sz w:val="27"/>
          <w:szCs w:val="27"/>
          <w:shd w:val="clear" w:color="auto" w:fill="FFFFFF"/>
        </w:rPr>
        <w:t>; Singer and Wedlake </w:t>
      </w:r>
      <w:hyperlink r:id="rId18" w:anchor="ref-CR86" w:tooltip="Singer MC, Wedlake P (1981) Capture does affect probability of recapture in a butterfly species. Ecol Entomol 6:215–216" w:history="1">
        <w:r>
          <w:rPr>
            <w:rStyle w:val="Hyperlink"/>
            <w:rFonts w:ascii="Merriweather" w:hAnsi="Merriweather"/>
            <w:color w:val="025E8D"/>
            <w:sz w:val="27"/>
            <w:szCs w:val="27"/>
            <w:shd w:val="clear" w:color="auto" w:fill="FFFFFF"/>
          </w:rPr>
          <w:t>1981</w:t>
        </w:r>
      </w:hyperlink>
      <w:r>
        <w:rPr>
          <w:rFonts w:ascii="Merriweather" w:hAnsi="Merriweather"/>
          <w:color w:val="222222"/>
          <w:sz w:val="27"/>
          <w:szCs w:val="27"/>
          <w:shd w:val="clear" w:color="auto" w:fill="FFFFFF"/>
        </w:rPr>
        <w:t>; Morton </w:t>
      </w:r>
      <w:hyperlink r:id="rId19" w:anchor="ref-CR57" w:tooltip="Morton AC (1982) The effects of marking and capture on recapture frequencies of butterflies. Oecologia 53(1):105–110" w:history="1">
        <w:r>
          <w:rPr>
            <w:rStyle w:val="Hyperlink"/>
            <w:rFonts w:ascii="Merriweather" w:hAnsi="Merriweather"/>
            <w:color w:val="025E8D"/>
            <w:sz w:val="27"/>
            <w:szCs w:val="27"/>
            <w:shd w:val="clear" w:color="auto" w:fill="FFFFFF"/>
          </w:rPr>
          <w:t>1982</w:t>
        </w:r>
      </w:hyperlink>
      <w:r>
        <w:rPr>
          <w:rFonts w:ascii="Merriweather" w:hAnsi="Merriweather"/>
          <w:color w:val="222222"/>
          <w:sz w:val="27"/>
          <w:szCs w:val="27"/>
          <w:shd w:val="clear" w:color="auto" w:fill="FFFFFF"/>
        </w:rPr>
        <w:t>; Gall </w:t>
      </w:r>
      <w:hyperlink r:id="rId20" w:anchor="ref-CR30" w:tooltip="Gall LF (1984) The effect of capturing and marking on subsequent activity in Boloria acrocnema (Lepidoptera: Nymphalidae), with a comparison of different numerical models that estimate population size. Biol Cons 28:139–154" w:history="1">
        <w:r>
          <w:rPr>
            <w:rStyle w:val="Hyperlink"/>
            <w:rFonts w:ascii="Merriweather" w:hAnsi="Merriweather"/>
            <w:color w:val="025E8D"/>
            <w:sz w:val="27"/>
            <w:szCs w:val="27"/>
            <w:shd w:val="clear" w:color="auto" w:fill="FFFFFF"/>
          </w:rPr>
          <w:t>1984</w:t>
        </w:r>
      </w:hyperlink>
      <w:r>
        <w:rPr>
          <w:rFonts w:ascii="Merriweather" w:hAnsi="Merriweather"/>
          <w:color w:val="222222"/>
          <w:sz w:val="27"/>
          <w:szCs w:val="27"/>
          <w:shd w:val="clear" w:color="auto" w:fill="FFFFFF"/>
        </w:rPr>
        <w:t xml:space="preserve">). : </w:t>
      </w:r>
      <w:r w:rsidRPr="00424A23">
        <w:rPr>
          <w:rFonts w:ascii="Merriweather" w:hAnsi="Merriweather"/>
          <w:color w:val="222222"/>
          <w:sz w:val="27"/>
          <w:szCs w:val="27"/>
          <w:shd w:val="clear" w:color="auto" w:fill="FFFFFF"/>
        </w:rPr>
        <w:t>https://link.springer.com/article/10.1007/s10531-024-02837-6</w:t>
      </w:r>
    </w:p>
    <w:p w14:paraId="1BD83C9A" w14:textId="77777777" w:rsidR="002F5BEA" w:rsidRDefault="002F5BEA" w:rsidP="008C4499">
      <w:pPr>
        <w:rPr>
          <w:b/>
          <w:bCs/>
          <w:lang w:val="en-CA"/>
        </w:rPr>
      </w:pPr>
    </w:p>
    <w:p w14:paraId="3291FC6E" w14:textId="7979835F" w:rsidR="00F75794" w:rsidRDefault="00F75794" w:rsidP="008C4499">
      <w:pPr>
        <w:rPr>
          <w:b/>
          <w:bCs/>
          <w:lang w:val="en-CA"/>
        </w:rPr>
      </w:pPr>
      <w:r>
        <w:rPr>
          <w:b/>
          <w:bCs/>
          <w:lang w:val="en-CA"/>
        </w:rPr>
        <w:t>References</w:t>
      </w:r>
    </w:p>
    <w:p w14:paraId="257F26D7" w14:textId="0293FD91" w:rsidR="00B20743" w:rsidRPr="00B20743" w:rsidRDefault="00F75794" w:rsidP="00B20743">
      <w:pPr>
        <w:widowControl w:val="0"/>
        <w:autoSpaceDE w:val="0"/>
        <w:autoSpaceDN w:val="0"/>
        <w:adjustRightInd w:val="0"/>
        <w:spacing w:line="240" w:lineRule="auto"/>
        <w:ind w:left="480" w:hanging="480"/>
        <w:rPr>
          <w:rFonts w:ascii="Aptos" w:hAnsi="Aptos" w:cs="Times New Roman"/>
          <w:noProof/>
          <w:kern w:val="0"/>
        </w:rPr>
      </w:pPr>
      <w:r>
        <w:rPr>
          <w:lang w:val="en-CA"/>
        </w:rPr>
        <w:fldChar w:fldCharType="begin" w:fldLock="1"/>
      </w:r>
      <w:r>
        <w:rPr>
          <w:lang w:val="en-CA"/>
        </w:rPr>
        <w:instrText xml:space="preserve">ADDIN Mendeley Bibliography CSL_BIBLIOGRAPHY </w:instrText>
      </w:r>
      <w:r>
        <w:rPr>
          <w:lang w:val="en-CA"/>
        </w:rPr>
        <w:fldChar w:fldCharType="separate"/>
      </w:r>
      <w:r w:rsidR="00B20743" w:rsidRPr="00B20743">
        <w:rPr>
          <w:rFonts w:ascii="Aptos" w:hAnsi="Aptos" w:cs="Times New Roman"/>
          <w:noProof/>
          <w:kern w:val="0"/>
        </w:rPr>
        <w:t xml:space="preserve">Barker, Richard J., Matthew R. Schofield, William A. Link, and John R. Sauer. 2018. “On the Reliability of N-Mixture Models for Count Data.” </w:t>
      </w:r>
      <w:r w:rsidR="00B20743" w:rsidRPr="00B20743">
        <w:rPr>
          <w:rFonts w:ascii="Aptos" w:hAnsi="Aptos" w:cs="Times New Roman"/>
          <w:i/>
          <w:iCs/>
          <w:noProof/>
          <w:kern w:val="0"/>
        </w:rPr>
        <w:t>Biometrics</w:t>
      </w:r>
      <w:r w:rsidR="00B20743" w:rsidRPr="00B20743">
        <w:rPr>
          <w:rFonts w:ascii="Aptos" w:hAnsi="Aptos" w:cs="Times New Roman"/>
          <w:noProof/>
          <w:kern w:val="0"/>
        </w:rPr>
        <w:t xml:space="preserve"> 74 (1): 369–77. https://doi.org/10.1111/BIOM.12734.</w:t>
      </w:r>
    </w:p>
    <w:p w14:paraId="1A01CCFE" w14:textId="77777777" w:rsidR="00B20743" w:rsidRPr="00B20743" w:rsidRDefault="00B20743" w:rsidP="00B20743">
      <w:pPr>
        <w:widowControl w:val="0"/>
        <w:autoSpaceDE w:val="0"/>
        <w:autoSpaceDN w:val="0"/>
        <w:adjustRightInd w:val="0"/>
        <w:spacing w:line="240" w:lineRule="auto"/>
        <w:ind w:left="480" w:hanging="480"/>
        <w:rPr>
          <w:rFonts w:ascii="Aptos" w:hAnsi="Aptos" w:cs="Times New Roman"/>
          <w:noProof/>
          <w:kern w:val="0"/>
        </w:rPr>
      </w:pPr>
      <w:r w:rsidRPr="00B20743">
        <w:rPr>
          <w:rFonts w:ascii="Aptos" w:hAnsi="Aptos" w:cs="Times New Roman"/>
          <w:noProof/>
          <w:kern w:val="0"/>
        </w:rPr>
        <w:t xml:space="preserve">Blaauw, Brett R., and Rufus Isaacs. 2014. “Flower Plantings Increase Wild Bee Abundance and the Pollination Services Provided to a Pollination-Dependent Crop.” </w:t>
      </w:r>
      <w:r w:rsidRPr="00B20743">
        <w:rPr>
          <w:rFonts w:ascii="Aptos" w:hAnsi="Aptos" w:cs="Times New Roman"/>
          <w:i/>
          <w:iCs/>
          <w:noProof/>
          <w:kern w:val="0"/>
        </w:rPr>
        <w:t>Journal of Applied Ecology</w:t>
      </w:r>
      <w:r w:rsidRPr="00B20743">
        <w:rPr>
          <w:rFonts w:ascii="Aptos" w:hAnsi="Aptos" w:cs="Times New Roman"/>
          <w:noProof/>
          <w:kern w:val="0"/>
        </w:rPr>
        <w:t xml:space="preserve"> 51 (4): 890–98. https://doi.org/10.1111/1365-2664.12257.</w:t>
      </w:r>
    </w:p>
    <w:p w14:paraId="5221D94E" w14:textId="77777777" w:rsidR="00B20743" w:rsidRPr="00B20743" w:rsidRDefault="00B20743" w:rsidP="00B20743">
      <w:pPr>
        <w:widowControl w:val="0"/>
        <w:autoSpaceDE w:val="0"/>
        <w:autoSpaceDN w:val="0"/>
        <w:adjustRightInd w:val="0"/>
        <w:spacing w:line="240" w:lineRule="auto"/>
        <w:ind w:left="480" w:hanging="480"/>
        <w:rPr>
          <w:rFonts w:ascii="Aptos" w:hAnsi="Aptos" w:cs="Times New Roman"/>
          <w:noProof/>
          <w:kern w:val="0"/>
        </w:rPr>
      </w:pPr>
      <w:r w:rsidRPr="00B20743">
        <w:rPr>
          <w:rFonts w:ascii="Aptos" w:hAnsi="Aptos" w:cs="Times New Roman"/>
          <w:noProof/>
          <w:kern w:val="0"/>
        </w:rPr>
        <w:t xml:space="preserve">Bolker, Benjamin M., Mollie E. Brooks, Connie J. Clark, Shane W. Geange, John R. Poulsen, M. Henry H. Stevens, and Jada Simone S. White. 2009. “Generalized Linear Mixed Models: A Practical Guide for Ecology and Evolution.” </w:t>
      </w:r>
      <w:r w:rsidRPr="00B20743">
        <w:rPr>
          <w:rFonts w:ascii="Aptos" w:hAnsi="Aptos" w:cs="Times New Roman"/>
          <w:i/>
          <w:iCs/>
          <w:noProof/>
          <w:kern w:val="0"/>
        </w:rPr>
        <w:t>Trends in Ecology and Evolution</w:t>
      </w:r>
      <w:r w:rsidRPr="00B20743">
        <w:rPr>
          <w:rFonts w:ascii="Aptos" w:hAnsi="Aptos" w:cs="Times New Roman"/>
          <w:noProof/>
          <w:kern w:val="0"/>
        </w:rPr>
        <w:t xml:space="preserve"> 24 (3): 127–35. https://doi.org/10.1016/J.TREE.2008.10.008/ATTACHMENT/BC246FFE-E4DF-4091-BACA-87ABB8F552E6/MMC3.ZIP.</w:t>
      </w:r>
    </w:p>
    <w:p w14:paraId="779A658A" w14:textId="77777777" w:rsidR="00B20743" w:rsidRPr="00B20743" w:rsidRDefault="00B20743" w:rsidP="00B20743">
      <w:pPr>
        <w:widowControl w:val="0"/>
        <w:autoSpaceDE w:val="0"/>
        <w:autoSpaceDN w:val="0"/>
        <w:adjustRightInd w:val="0"/>
        <w:spacing w:line="240" w:lineRule="auto"/>
        <w:ind w:left="480" w:hanging="480"/>
        <w:rPr>
          <w:rFonts w:ascii="Aptos" w:hAnsi="Aptos" w:cs="Times New Roman"/>
          <w:noProof/>
          <w:kern w:val="0"/>
        </w:rPr>
      </w:pPr>
      <w:r w:rsidRPr="00B20743">
        <w:rPr>
          <w:rFonts w:ascii="Aptos" w:hAnsi="Aptos" w:cs="Times New Roman"/>
          <w:noProof/>
          <w:kern w:val="0"/>
        </w:rPr>
        <w:t xml:space="preserve">Briggs, Emma L, Christopher Baranski, Olivia Münzer Schaetz, Gabriela Garrison, Jaime A Collazo, and Elsa Youngsteadt. 2022. “Estimating Bee Abundance: Can Mark-Recapture Methods Validate Common Sampling Protocols?” </w:t>
      </w:r>
      <w:r w:rsidRPr="00B20743">
        <w:rPr>
          <w:rFonts w:ascii="Aptos" w:hAnsi="Aptos" w:cs="Times New Roman"/>
          <w:i/>
          <w:iCs/>
          <w:noProof/>
          <w:kern w:val="0"/>
        </w:rPr>
        <w:t>Apidologie</w:t>
      </w:r>
      <w:r w:rsidRPr="00B20743">
        <w:rPr>
          <w:rFonts w:ascii="Aptos" w:hAnsi="Aptos" w:cs="Times New Roman"/>
          <w:noProof/>
          <w:kern w:val="0"/>
        </w:rPr>
        <w:t xml:space="preserve"> 53 (1): 10. https://doi.org/10.1007/s13592-022-00919-4.</w:t>
      </w:r>
    </w:p>
    <w:p w14:paraId="79366806" w14:textId="77777777" w:rsidR="00B20743" w:rsidRPr="00B20743" w:rsidRDefault="00B20743" w:rsidP="00B20743">
      <w:pPr>
        <w:widowControl w:val="0"/>
        <w:autoSpaceDE w:val="0"/>
        <w:autoSpaceDN w:val="0"/>
        <w:adjustRightInd w:val="0"/>
        <w:spacing w:line="240" w:lineRule="auto"/>
        <w:ind w:left="480" w:hanging="480"/>
        <w:rPr>
          <w:rFonts w:ascii="Aptos" w:hAnsi="Aptos" w:cs="Times New Roman"/>
          <w:noProof/>
          <w:kern w:val="0"/>
        </w:rPr>
      </w:pPr>
      <w:r w:rsidRPr="00B20743">
        <w:rPr>
          <w:rFonts w:ascii="Aptos" w:hAnsi="Aptos" w:cs="Times New Roman"/>
          <w:noProof/>
          <w:kern w:val="0"/>
        </w:rPr>
        <w:t xml:space="preserve">Fogarty, Frank A., and Erica Fleishman. 2021. “Bias in Estimated Breeding-Bird Abundance from Closure-Assumption Violations.” </w:t>
      </w:r>
      <w:r w:rsidRPr="00B20743">
        <w:rPr>
          <w:rFonts w:ascii="Aptos" w:hAnsi="Aptos" w:cs="Times New Roman"/>
          <w:i/>
          <w:iCs/>
          <w:noProof/>
          <w:kern w:val="0"/>
        </w:rPr>
        <w:t>Ecological Indicators</w:t>
      </w:r>
      <w:r w:rsidRPr="00B20743">
        <w:rPr>
          <w:rFonts w:ascii="Aptos" w:hAnsi="Aptos" w:cs="Times New Roman"/>
          <w:noProof/>
          <w:kern w:val="0"/>
        </w:rPr>
        <w:t xml:space="preserve"> 131 (November): 108170. https://doi.org/10.1016/J.ECOLIND.2021.108170.</w:t>
      </w:r>
    </w:p>
    <w:p w14:paraId="3741A8FD" w14:textId="77777777" w:rsidR="00B20743" w:rsidRPr="00B20743" w:rsidRDefault="00B20743" w:rsidP="00B20743">
      <w:pPr>
        <w:widowControl w:val="0"/>
        <w:autoSpaceDE w:val="0"/>
        <w:autoSpaceDN w:val="0"/>
        <w:adjustRightInd w:val="0"/>
        <w:spacing w:line="240" w:lineRule="auto"/>
        <w:ind w:left="480" w:hanging="480"/>
        <w:rPr>
          <w:rFonts w:ascii="Aptos" w:hAnsi="Aptos" w:cs="Times New Roman"/>
          <w:noProof/>
          <w:kern w:val="0"/>
        </w:rPr>
      </w:pPr>
      <w:r w:rsidRPr="00B20743">
        <w:rPr>
          <w:rFonts w:ascii="Aptos" w:hAnsi="Aptos" w:cs="Times New Roman"/>
          <w:noProof/>
          <w:kern w:val="0"/>
        </w:rPr>
        <w:t xml:space="preserve">Gaston, K. J., and B. H. McArdle. 1994. “The Temporal Variability of Animal Abundances: Measures, Methods and Patterns.” </w:t>
      </w:r>
      <w:r w:rsidRPr="00B20743">
        <w:rPr>
          <w:rFonts w:ascii="Aptos" w:hAnsi="Aptos" w:cs="Times New Roman"/>
          <w:i/>
          <w:iCs/>
          <w:noProof/>
          <w:kern w:val="0"/>
        </w:rPr>
        <w:t>Philosophical Transactions of the Royal Society of London. Series B: Biological Sciences</w:t>
      </w:r>
      <w:r w:rsidRPr="00B20743">
        <w:rPr>
          <w:rFonts w:ascii="Aptos" w:hAnsi="Aptos" w:cs="Times New Roman"/>
          <w:noProof/>
          <w:kern w:val="0"/>
        </w:rPr>
        <w:t xml:space="preserve"> 345 (1314): 335–58. https://doi.org/10.1098/RSTB.1994.0114.</w:t>
      </w:r>
    </w:p>
    <w:p w14:paraId="6CFCC0A8" w14:textId="77777777" w:rsidR="00B20743" w:rsidRPr="00B20743" w:rsidRDefault="00B20743" w:rsidP="00B20743">
      <w:pPr>
        <w:widowControl w:val="0"/>
        <w:autoSpaceDE w:val="0"/>
        <w:autoSpaceDN w:val="0"/>
        <w:adjustRightInd w:val="0"/>
        <w:spacing w:line="240" w:lineRule="auto"/>
        <w:ind w:left="480" w:hanging="480"/>
        <w:rPr>
          <w:rFonts w:ascii="Aptos" w:hAnsi="Aptos" w:cs="Times New Roman"/>
          <w:noProof/>
          <w:kern w:val="0"/>
        </w:rPr>
      </w:pPr>
      <w:r w:rsidRPr="00B20743">
        <w:rPr>
          <w:rFonts w:ascii="Aptos" w:hAnsi="Aptos" w:cs="Times New Roman"/>
          <w:noProof/>
          <w:kern w:val="0"/>
        </w:rPr>
        <w:lastRenderedPageBreak/>
        <w:t xml:space="preserve">Haddad, Nick M., Brian Hudgens, Chris Damiani, Kevin Gross, Daniel Kuefler, and Ken Pollock. 2008. “Determining Optimal Population Monitoring for Rare Butterflies.” </w:t>
      </w:r>
      <w:r w:rsidRPr="00B20743">
        <w:rPr>
          <w:rFonts w:ascii="Aptos" w:hAnsi="Aptos" w:cs="Times New Roman"/>
          <w:i/>
          <w:iCs/>
          <w:noProof/>
          <w:kern w:val="0"/>
        </w:rPr>
        <w:t>Conservation Biology</w:t>
      </w:r>
      <w:r w:rsidRPr="00B20743">
        <w:rPr>
          <w:rFonts w:ascii="Aptos" w:hAnsi="Aptos" w:cs="Times New Roman"/>
          <w:noProof/>
          <w:kern w:val="0"/>
        </w:rPr>
        <w:t xml:space="preserve"> 22 (4): 929–40. https://doi.org/10.1111/J.1523-1739.2008.00932.X.</w:t>
      </w:r>
    </w:p>
    <w:p w14:paraId="3777E990" w14:textId="77777777" w:rsidR="00B20743" w:rsidRPr="00B20743" w:rsidRDefault="00B20743" w:rsidP="00B20743">
      <w:pPr>
        <w:widowControl w:val="0"/>
        <w:autoSpaceDE w:val="0"/>
        <w:autoSpaceDN w:val="0"/>
        <w:adjustRightInd w:val="0"/>
        <w:spacing w:line="240" w:lineRule="auto"/>
        <w:ind w:left="480" w:hanging="480"/>
        <w:rPr>
          <w:rFonts w:ascii="Aptos" w:hAnsi="Aptos" w:cs="Times New Roman"/>
          <w:noProof/>
          <w:kern w:val="0"/>
        </w:rPr>
      </w:pPr>
      <w:r w:rsidRPr="00B20743">
        <w:rPr>
          <w:rFonts w:ascii="Aptos" w:hAnsi="Aptos" w:cs="Times New Roman"/>
          <w:noProof/>
          <w:kern w:val="0"/>
        </w:rPr>
        <w:t xml:space="preserve">Isaac, Nick J.B., Katie L. Cruickshanks, Ann M. Weddle, J. Marcus Rowcliffe, Tom M. Brereton, Roger L.H. Dennis, David M. Shuker, and Chris D. Thomas. 2011. “Distance Sampling and the Challenge of Monitoring Butterfly Populations.” </w:t>
      </w:r>
      <w:r w:rsidRPr="00B20743">
        <w:rPr>
          <w:rFonts w:ascii="Aptos" w:hAnsi="Aptos" w:cs="Times New Roman"/>
          <w:i/>
          <w:iCs/>
          <w:noProof/>
          <w:kern w:val="0"/>
        </w:rPr>
        <w:t>Methods in Ecology and Evolution</w:t>
      </w:r>
      <w:r w:rsidRPr="00B20743">
        <w:rPr>
          <w:rFonts w:ascii="Aptos" w:hAnsi="Aptos" w:cs="Times New Roman"/>
          <w:noProof/>
          <w:kern w:val="0"/>
        </w:rPr>
        <w:t xml:space="preserve"> 2 (6): 585–94. https://doi.org/10.1111/J.2041-210X.2011.00109.X.</w:t>
      </w:r>
    </w:p>
    <w:p w14:paraId="0E480EF5" w14:textId="77777777" w:rsidR="00B20743" w:rsidRPr="00B20743" w:rsidRDefault="00B20743" w:rsidP="00B20743">
      <w:pPr>
        <w:widowControl w:val="0"/>
        <w:autoSpaceDE w:val="0"/>
        <w:autoSpaceDN w:val="0"/>
        <w:adjustRightInd w:val="0"/>
        <w:spacing w:line="240" w:lineRule="auto"/>
        <w:ind w:left="480" w:hanging="480"/>
        <w:rPr>
          <w:rFonts w:ascii="Aptos" w:hAnsi="Aptos" w:cs="Times New Roman"/>
          <w:noProof/>
          <w:kern w:val="0"/>
        </w:rPr>
      </w:pPr>
      <w:r w:rsidRPr="00B20743">
        <w:rPr>
          <w:rFonts w:ascii="Aptos" w:hAnsi="Aptos" w:cs="Times New Roman"/>
          <w:noProof/>
          <w:kern w:val="0"/>
        </w:rPr>
        <w:t xml:space="preserve">Kery, M., and J. A. Royle. 2010. “Hierarchical Modelling and Estimation of Abundance and Population Trends in Metapopulation Designs.” </w:t>
      </w:r>
      <w:r w:rsidRPr="00B20743">
        <w:rPr>
          <w:rFonts w:ascii="Aptos" w:hAnsi="Aptos" w:cs="Times New Roman"/>
          <w:i/>
          <w:iCs/>
          <w:noProof/>
          <w:kern w:val="0"/>
        </w:rPr>
        <w:t>Journal of Animal Ecology</w:t>
      </w:r>
      <w:r w:rsidRPr="00B20743">
        <w:rPr>
          <w:rFonts w:ascii="Aptos" w:hAnsi="Aptos" w:cs="Times New Roman"/>
          <w:noProof/>
          <w:kern w:val="0"/>
        </w:rPr>
        <w:t xml:space="preserve"> 79: 453–61. https://doi.org/10.1111/j.1365-2656.2009.01632.x.</w:t>
      </w:r>
    </w:p>
    <w:p w14:paraId="7D729814" w14:textId="77777777" w:rsidR="00B20743" w:rsidRPr="00B20743" w:rsidRDefault="00B20743" w:rsidP="00B20743">
      <w:pPr>
        <w:widowControl w:val="0"/>
        <w:autoSpaceDE w:val="0"/>
        <w:autoSpaceDN w:val="0"/>
        <w:adjustRightInd w:val="0"/>
        <w:spacing w:line="240" w:lineRule="auto"/>
        <w:ind w:left="480" w:hanging="480"/>
        <w:rPr>
          <w:rFonts w:ascii="Aptos" w:hAnsi="Aptos" w:cs="Times New Roman"/>
          <w:noProof/>
          <w:kern w:val="0"/>
        </w:rPr>
      </w:pPr>
      <w:r w:rsidRPr="00B20743">
        <w:rPr>
          <w:rFonts w:ascii="Aptos" w:hAnsi="Aptos" w:cs="Times New Roman"/>
          <w:noProof/>
          <w:kern w:val="0"/>
        </w:rPr>
        <w:t xml:space="preserve">———. 2020. </w:t>
      </w:r>
      <w:r w:rsidRPr="00B20743">
        <w:rPr>
          <w:rFonts w:ascii="Aptos" w:hAnsi="Aptos" w:cs="Times New Roman"/>
          <w:i/>
          <w:iCs/>
          <w:noProof/>
          <w:kern w:val="0"/>
        </w:rPr>
        <w:t>Applied Hierarchical Modeling in Ecology: Analysis of Distribution, Abundance and Species Richness in R and BUGS: Volume 2: Dynamic and Advanced Models</w:t>
      </w:r>
      <w:r w:rsidRPr="00B20743">
        <w:rPr>
          <w:rFonts w:ascii="Aptos" w:hAnsi="Aptos" w:cs="Times New Roman"/>
          <w:noProof/>
          <w:kern w:val="0"/>
        </w:rPr>
        <w:t>. Academic Press.</w:t>
      </w:r>
    </w:p>
    <w:p w14:paraId="3041379E" w14:textId="77777777" w:rsidR="00B20743" w:rsidRPr="00B20743" w:rsidRDefault="00B20743" w:rsidP="00B20743">
      <w:pPr>
        <w:widowControl w:val="0"/>
        <w:autoSpaceDE w:val="0"/>
        <w:autoSpaceDN w:val="0"/>
        <w:adjustRightInd w:val="0"/>
        <w:spacing w:line="240" w:lineRule="auto"/>
        <w:ind w:left="480" w:hanging="480"/>
        <w:rPr>
          <w:rFonts w:ascii="Aptos" w:hAnsi="Aptos" w:cs="Times New Roman"/>
          <w:noProof/>
          <w:kern w:val="0"/>
        </w:rPr>
      </w:pPr>
      <w:r w:rsidRPr="00B20743">
        <w:rPr>
          <w:rFonts w:ascii="Aptos" w:hAnsi="Aptos" w:cs="Times New Roman"/>
          <w:noProof/>
          <w:kern w:val="0"/>
        </w:rPr>
        <w:t>Kery, Marc. 2017. “Identifiability in N-Mixture Models: A Large-Scale Screening Test with Bird Data.” https://doi.org/10.1002/ecy.2093.</w:t>
      </w:r>
    </w:p>
    <w:p w14:paraId="50FF8815" w14:textId="77777777" w:rsidR="00B20743" w:rsidRPr="00B20743" w:rsidRDefault="00B20743" w:rsidP="00B20743">
      <w:pPr>
        <w:widowControl w:val="0"/>
        <w:autoSpaceDE w:val="0"/>
        <w:autoSpaceDN w:val="0"/>
        <w:adjustRightInd w:val="0"/>
        <w:spacing w:line="240" w:lineRule="auto"/>
        <w:ind w:left="480" w:hanging="480"/>
        <w:rPr>
          <w:rFonts w:ascii="Aptos" w:hAnsi="Aptos" w:cs="Times New Roman"/>
          <w:noProof/>
          <w:kern w:val="0"/>
        </w:rPr>
      </w:pPr>
      <w:r w:rsidRPr="00B20743">
        <w:rPr>
          <w:rFonts w:ascii="Aptos" w:hAnsi="Aptos" w:cs="Times New Roman"/>
          <w:noProof/>
          <w:kern w:val="0"/>
        </w:rPr>
        <w:t xml:space="preserve">Kral-O’Brien, Katherine C., Brooke M. Karasch, Torre J. Hovick, Raymond A. Moranz, and Jason P. Harmon. 2020. “Morphological Traits Determine Detectability Bias in North American Grassland Butterflies.” </w:t>
      </w:r>
      <w:r w:rsidRPr="00B20743">
        <w:rPr>
          <w:rFonts w:ascii="Aptos" w:hAnsi="Aptos" w:cs="Times New Roman"/>
          <w:i/>
          <w:iCs/>
          <w:noProof/>
          <w:kern w:val="0"/>
        </w:rPr>
        <w:t>Ecosphere</w:t>
      </w:r>
      <w:r w:rsidRPr="00B20743">
        <w:rPr>
          <w:rFonts w:ascii="Aptos" w:hAnsi="Aptos" w:cs="Times New Roman"/>
          <w:noProof/>
          <w:kern w:val="0"/>
        </w:rPr>
        <w:t xml:space="preserve"> 11 (12): e03304. https://doi.org/10.1002/ECS2.3304.</w:t>
      </w:r>
    </w:p>
    <w:p w14:paraId="761465BE" w14:textId="77777777" w:rsidR="00B20743" w:rsidRPr="00B20743" w:rsidRDefault="00B20743" w:rsidP="00B20743">
      <w:pPr>
        <w:widowControl w:val="0"/>
        <w:autoSpaceDE w:val="0"/>
        <w:autoSpaceDN w:val="0"/>
        <w:adjustRightInd w:val="0"/>
        <w:spacing w:line="240" w:lineRule="auto"/>
        <w:ind w:left="480" w:hanging="480"/>
        <w:rPr>
          <w:rFonts w:ascii="Aptos" w:hAnsi="Aptos" w:cs="Times New Roman"/>
          <w:noProof/>
          <w:kern w:val="0"/>
        </w:rPr>
      </w:pPr>
      <w:r w:rsidRPr="00B20743">
        <w:rPr>
          <w:rFonts w:ascii="Aptos" w:hAnsi="Aptos" w:cs="Times New Roman"/>
          <w:noProof/>
          <w:kern w:val="0"/>
        </w:rPr>
        <w:t xml:space="preserve">Krebs, C. J. 1978. </w:t>
      </w:r>
      <w:r w:rsidRPr="00B20743">
        <w:rPr>
          <w:rFonts w:ascii="Aptos" w:hAnsi="Aptos" w:cs="Times New Roman"/>
          <w:i/>
          <w:iCs/>
          <w:noProof/>
          <w:kern w:val="0"/>
        </w:rPr>
        <w:t>Ecology: The Experimental Analysis of Distribution and Abundance. 2d Ed.</w:t>
      </w:r>
      <w:r w:rsidRPr="00B20743">
        <w:rPr>
          <w:rFonts w:ascii="Aptos" w:hAnsi="Aptos" w:cs="Times New Roman"/>
          <w:noProof/>
          <w:kern w:val="0"/>
        </w:rPr>
        <w:t xml:space="preserve"> New York: Harper &amp; Row.</w:t>
      </w:r>
    </w:p>
    <w:p w14:paraId="07901B3E" w14:textId="77777777" w:rsidR="00B20743" w:rsidRPr="00B20743" w:rsidRDefault="00B20743" w:rsidP="00B20743">
      <w:pPr>
        <w:widowControl w:val="0"/>
        <w:autoSpaceDE w:val="0"/>
        <w:autoSpaceDN w:val="0"/>
        <w:adjustRightInd w:val="0"/>
        <w:spacing w:line="240" w:lineRule="auto"/>
        <w:ind w:left="480" w:hanging="480"/>
        <w:rPr>
          <w:rFonts w:ascii="Aptos" w:hAnsi="Aptos" w:cs="Times New Roman"/>
          <w:noProof/>
          <w:kern w:val="0"/>
        </w:rPr>
      </w:pPr>
      <w:r w:rsidRPr="00B20743">
        <w:rPr>
          <w:rFonts w:ascii="Aptos" w:hAnsi="Aptos" w:cs="Times New Roman"/>
          <w:noProof/>
          <w:kern w:val="0"/>
        </w:rPr>
        <w:t>Lincoln, F. C. 1930. “Calculating Waterfowl Abundance on the Basis of Banding Returns.” Washington DC.</w:t>
      </w:r>
    </w:p>
    <w:p w14:paraId="3E71DEAF" w14:textId="77777777" w:rsidR="00B20743" w:rsidRPr="00B20743" w:rsidRDefault="00B20743" w:rsidP="00B20743">
      <w:pPr>
        <w:widowControl w:val="0"/>
        <w:autoSpaceDE w:val="0"/>
        <w:autoSpaceDN w:val="0"/>
        <w:adjustRightInd w:val="0"/>
        <w:spacing w:line="240" w:lineRule="auto"/>
        <w:ind w:left="480" w:hanging="480"/>
        <w:rPr>
          <w:rFonts w:ascii="Aptos" w:hAnsi="Aptos" w:cs="Times New Roman"/>
          <w:noProof/>
          <w:kern w:val="0"/>
        </w:rPr>
      </w:pPr>
      <w:r w:rsidRPr="00B20743">
        <w:rPr>
          <w:rFonts w:ascii="Aptos" w:hAnsi="Aptos" w:cs="Times New Roman"/>
          <w:noProof/>
          <w:kern w:val="0"/>
        </w:rPr>
        <w:t xml:space="preserve">Link, William A., Matthew R. Schofield, Richard J. Barker, and John R. Sauer. 2018. “On the Robustness of N-Mixture Models.” </w:t>
      </w:r>
      <w:r w:rsidRPr="00B20743">
        <w:rPr>
          <w:rFonts w:ascii="Aptos" w:hAnsi="Aptos" w:cs="Times New Roman"/>
          <w:i/>
          <w:iCs/>
          <w:noProof/>
          <w:kern w:val="0"/>
        </w:rPr>
        <w:t>Ecology</w:t>
      </w:r>
      <w:r w:rsidRPr="00B20743">
        <w:rPr>
          <w:rFonts w:ascii="Aptos" w:hAnsi="Aptos" w:cs="Times New Roman"/>
          <w:noProof/>
          <w:kern w:val="0"/>
        </w:rPr>
        <w:t xml:space="preserve"> 99 (7): 1547–51. https://doi.org/10.1002/ECY.2362.</w:t>
      </w:r>
    </w:p>
    <w:p w14:paraId="3178AC27" w14:textId="77777777" w:rsidR="00B20743" w:rsidRPr="00B20743" w:rsidRDefault="00B20743" w:rsidP="00B20743">
      <w:pPr>
        <w:widowControl w:val="0"/>
        <w:autoSpaceDE w:val="0"/>
        <w:autoSpaceDN w:val="0"/>
        <w:adjustRightInd w:val="0"/>
        <w:spacing w:line="240" w:lineRule="auto"/>
        <w:ind w:left="480" w:hanging="480"/>
        <w:rPr>
          <w:rFonts w:ascii="Aptos" w:hAnsi="Aptos" w:cs="Times New Roman"/>
          <w:noProof/>
          <w:kern w:val="0"/>
        </w:rPr>
      </w:pPr>
      <w:r w:rsidRPr="00B20743">
        <w:rPr>
          <w:rFonts w:ascii="Aptos" w:hAnsi="Aptos" w:cs="Times New Roman"/>
          <w:noProof/>
          <w:kern w:val="0"/>
        </w:rPr>
        <w:t xml:space="preserve">Madsen, Lisa, and J. Andrew Royle. 2023. “A Review of N-Mixture Models.” </w:t>
      </w:r>
      <w:r w:rsidRPr="00B20743">
        <w:rPr>
          <w:rFonts w:ascii="Aptos" w:hAnsi="Aptos" w:cs="Times New Roman"/>
          <w:i/>
          <w:iCs/>
          <w:noProof/>
          <w:kern w:val="0"/>
        </w:rPr>
        <w:t>Wiley Interdisciplinary Reviews: Computational Statistics</w:t>
      </w:r>
      <w:r w:rsidRPr="00B20743">
        <w:rPr>
          <w:rFonts w:ascii="Aptos" w:hAnsi="Aptos" w:cs="Times New Roman"/>
          <w:noProof/>
          <w:kern w:val="0"/>
        </w:rPr>
        <w:t xml:space="preserve"> 15 (6): e1625. https://doi.org/10.1002/WICS.1625.</w:t>
      </w:r>
    </w:p>
    <w:p w14:paraId="7D712011" w14:textId="77777777" w:rsidR="00B20743" w:rsidRPr="00B20743" w:rsidRDefault="00B20743" w:rsidP="00B20743">
      <w:pPr>
        <w:widowControl w:val="0"/>
        <w:autoSpaceDE w:val="0"/>
        <w:autoSpaceDN w:val="0"/>
        <w:adjustRightInd w:val="0"/>
        <w:spacing w:line="240" w:lineRule="auto"/>
        <w:ind w:left="480" w:hanging="480"/>
        <w:rPr>
          <w:rFonts w:ascii="Aptos" w:hAnsi="Aptos" w:cs="Times New Roman"/>
          <w:noProof/>
          <w:kern w:val="0"/>
        </w:rPr>
      </w:pPr>
      <w:r w:rsidRPr="00B20743">
        <w:rPr>
          <w:rFonts w:ascii="Aptos" w:hAnsi="Aptos" w:cs="Times New Roman"/>
          <w:noProof/>
          <w:kern w:val="0"/>
        </w:rPr>
        <w:t xml:space="preserve">Manica, Mattia, Beniamino Caputo, Alessia Screti, Federico Filipponi, Roberto Rosà, Angelo Solimini, Alessandra della Torre, and Marta Blangiardo. 2019. “Applying the N-Mixture Model Approach to Estimate Mosquito Population Absolute Abundance from Monitoring Data.” </w:t>
      </w:r>
      <w:r w:rsidRPr="00B20743">
        <w:rPr>
          <w:rFonts w:ascii="Aptos" w:hAnsi="Aptos" w:cs="Times New Roman"/>
          <w:i/>
          <w:iCs/>
          <w:noProof/>
          <w:kern w:val="0"/>
        </w:rPr>
        <w:t>Journal of Applied Ecology</w:t>
      </w:r>
      <w:r w:rsidRPr="00B20743">
        <w:rPr>
          <w:rFonts w:ascii="Aptos" w:hAnsi="Aptos" w:cs="Times New Roman"/>
          <w:noProof/>
          <w:kern w:val="0"/>
        </w:rPr>
        <w:t xml:space="preserve"> 56 (9): 2225–35. https://doi.org/10.1111/1365-2664.13454.</w:t>
      </w:r>
    </w:p>
    <w:p w14:paraId="77E82C73" w14:textId="77777777" w:rsidR="00B20743" w:rsidRPr="00B20743" w:rsidRDefault="00B20743" w:rsidP="00B20743">
      <w:pPr>
        <w:widowControl w:val="0"/>
        <w:autoSpaceDE w:val="0"/>
        <w:autoSpaceDN w:val="0"/>
        <w:adjustRightInd w:val="0"/>
        <w:spacing w:line="240" w:lineRule="auto"/>
        <w:ind w:left="480" w:hanging="480"/>
        <w:rPr>
          <w:rFonts w:ascii="Aptos" w:hAnsi="Aptos" w:cs="Times New Roman"/>
          <w:noProof/>
          <w:kern w:val="0"/>
        </w:rPr>
      </w:pPr>
      <w:r w:rsidRPr="00B20743">
        <w:rPr>
          <w:rFonts w:ascii="Aptos" w:hAnsi="Aptos" w:cs="Times New Roman"/>
          <w:noProof/>
          <w:kern w:val="0"/>
        </w:rPr>
        <w:t xml:space="preserve">Mccune, F., É. Normandin, M. Mazerolle, and V. Fournier. 2020. “Response of Wild Bee Communities to Beekeeping, Urbanization, and Flower Availability.” </w:t>
      </w:r>
      <w:r w:rsidRPr="00B20743">
        <w:rPr>
          <w:rFonts w:ascii="Aptos" w:hAnsi="Aptos" w:cs="Times New Roman"/>
          <w:i/>
          <w:iCs/>
          <w:noProof/>
          <w:kern w:val="0"/>
        </w:rPr>
        <w:t>Urban Ecosystems</w:t>
      </w:r>
      <w:r w:rsidRPr="00B20743">
        <w:rPr>
          <w:rFonts w:ascii="Aptos" w:hAnsi="Aptos" w:cs="Times New Roman"/>
          <w:noProof/>
          <w:kern w:val="0"/>
        </w:rPr>
        <w:t xml:space="preserve"> 23: 39–54. https://doi.org/10.1007/s11252-019-00909-y.</w:t>
      </w:r>
    </w:p>
    <w:p w14:paraId="20FE36C8" w14:textId="77777777" w:rsidR="00B20743" w:rsidRPr="00B20743" w:rsidRDefault="00B20743" w:rsidP="00B20743">
      <w:pPr>
        <w:widowControl w:val="0"/>
        <w:autoSpaceDE w:val="0"/>
        <w:autoSpaceDN w:val="0"/>
        <w:adjustRightInd w:val="0"/>
        <w:spacing w:line="240" w:lineRule="auto"/>
        <w:ind w:left="480" w:hanging="480"/>
        <w:rPr>
          <w:rFonts w:ascii="Aptos" w:hAnsi="Aptos" w:cs="Times New Roman"/>
          <w:noProof/>
          <w:kern w:val="0"/>
        </w:rPr>
      </w:pPr>
      <w:r w:rsidRPr="00B20743">
        <w:rPr>
          <w:rFonts w:ascii="Aptos" w:hAnsi="Aptos" w:cs="Times New Roman"/>
          <w:noProof/>
          <w:kern w:val="0"/>
        </w:rPr>
        <w:t xml:space="preserve">Mimnagh, Niamh, Andrew Parnell, and Estevão Prado. 2023. “Bayesian N-Mixture Models Applied to Estimating Insect Abundance.” In </w:t>
      </w:r>
      <w:r w:rsidRPr="00B20743">
        <w:rPr>
          <w:rFonts w:ascii="Aptos" w:hAnsi="Aptos" w:cs="Times New Roman"/>
          <w:i/>
          <w:iCs/>
          <w:noProof/>
          <w:kern w:val="0"/>
        </w:rPr>
        <w:t>Modelling Insect Populations in Agricultural Landscapes</w:t>
      </w:r>
      <w:r w:rsidRPr="00B20743">
        <w:rPr>
          <w:rFonts w:ascii="Aptos" w:hAnsi="Aptos" w:cs="Times New Roman"/>
          <w:noProof/>
          <w:kern w:val="0"/>
        </w:rPr>
        <w:t>, 185–210. Springer International Publishing. https://doi.org/10.1007/978-3-031-43098-5_10.</w:t>
      </w:r>
    </w:p>
    <w:p w14:paraId="53886C00" w14:textId="77777777" w:rsidR="00B20743" w:rsidRPr="00B20743" w:rsidRDefault="00B20743" w:rsidP="00B20743">
      <w:pPr>
        <w:widowControl w:val="0"/>
        <w:autoSpaceDE w:val="0"/>
        <w:autoSpaceDN w:val="0"/>
        <w:adjustRightInd w:val="0"/>
        <w:spacing w:line="240" w:lineRule="auto"/>
        <w:ind w:left="480" w:hanging="480"/>
        <w:rPr>
          <w:rFonts w:ascii="Aptos" w:hAnsi="Aptos" w:cs="Times New Roman"/>
          <w:noProof/>
          <w:kern w:val="0"/>
        </w:rPr>
      </w:pPr>
      <w:r w:rsidRPr="00B20743">
        <w:rPr>
          <w:rFonts w:ascii="Aptos" w:hAnsi="Aptos" w:cs="Times New Roman"/>
          <w:noProof/>
          <w:kern w:val="0"/>
        </w:rPr>
        <w:t xml:space="preserve">Morton, A. C. 1982. “The Effects of Marking and Capture on Recapture Frequencies of Butterflies.” </w:t>
      </w:r>
      <w:r w:rsidRPr="00B20743">
        <w:rPr>
          <w:rFonts w:ascii="Aptos" w:hAnsi="Aptos" w:cs="Times New Roman"/>
          <w:i/>
          <w:iCs/>
          <w:noProof/>
          <w:kern w:val="0"/>
        </w:rPr>
        <w:t>Oecologia</w:t>
      </w:r>
      <w:r w:rsidRPr="00B20743">
        <w:rPr>
          <w:rFonts w:ascii="Aptos" w:hAnsi="Aptos" w:cs="Times New Roman"/>
          <w:noProof/>
          <w:kern w:val="0"/>
        </w:rPr>
        <w:t xml:space="preserve"> 53 (1): 105–10. https://doi.org/10.1007/BF00377143/METRICS.</w:t>
      </w:r>
    </w:p>
    <w:p w14:paraId="33A41192" w14:textId="77777777" w:rsidR="00B20743" w:rsidRPr="00B20743" w:rsidRDefault="00B20743" w:rsidP="00B20743">
      <w:pPr>
        <w:widowControl w:val="0"/>
        <w:autoSpaceDE w:val="0"/>
        <w:autoSpaceDN w:val="0"/>
        <w:adjustRightInd w:val="0"/>
        <w:spacing w:line="240" w:lineRule="auto"/>
        <w:ind w:left="480" w:hanging="480"/>
        <w:rPr>
          <w:rFonts w:ascii="Aptos" w:hAnsi="Aptos" w:cs="Times New Roman"/>
          <w:noProof/>
          <w:kern w:val="0"/>
        </w:rPr>
      </w:pPr>
      <w:r w:rsidRPr="00B20743">
        <w:rPr>
          <w:rFonts w:ascii="Aptos" w:hAnsi="Aptos" w:cs="Times New Roman"/>
          <w:noProof/>
          <w:kern w:val="0"/>
        </w:rPr>
        <w:lastRenderedPageBreak/>
        <w:t xml:space="preserve">Nowicki, Piotr, Josef Settele, Pierre Yves Henry, and Michal Woyciechowski. 2008. “Butterfly Monitoring Methods: The Ideal and the Real World.” </w:t>
      </w:r>
      <w:r w:rsidRPr="00B20743">
        <w:rPr>
          <w:rFonts w:ascii="Aptos" w:hAnsi="Aptos" w:cs="Times New Roman"/>
          <w:i/>
          <w:iCs/>
          <w:noProof/>
          <w:kern w:val="0"/>
        </w:rPr>
        <w:t>Israel Journal of Ecology &amp; Evolution</w:t>
      </w:r>
      <w:r w:rsidRPr="00B20743">
        <w:rPr>
          <w:rFonts w:ascii="Aptos" w:hAnsi="Aptos" w:cs="Times New Roman"/>
          <w:noProof/>
          <w:kern w:val="0"/>
        </w:rPr>
        <w:t xml:space="preserve"> 54 (1): 69–88. https://doi.org/10.1560/IJEE.54.1.69.</w:t>
      </w:r>
    </w:p>
    <w:p w14:paraId="3842D226" w14:textId="77777777" w:rsidR="00B20743" w:rsidRPr="00B20743" w:rsidRDefault="00B20743" w:rsidP="00B20743">
      <w:pPr>
        <w:widowControl w:val="0"/>
        <w:autoSpaceDE w:val="0"/>
        <w:autoSpaceDN w:val="0"/>
        <w:adjustRightInd w:val="0"/>
        <w:spacing w:line="240" w:lineRule="auto"/>
        <w:ind w:left="480" w:hanging="480"/>
        <w:rPr>
          <w:rFonts w:ascii="Aptos" w:hAnsi="Aptos" w:cs="Times New Roman"/>
          <w:noProof/>
          <w:kern w:val="0"/>
        </w:rPr>
      </w:pPr>
      <w:r w:rsidRPr="00B20743">
        <w:rPr>
          <w:rFonts w:ascii="Aptos" w:hAnsi="Aptos" w:cs="Times New Roman"/>
          <w:noProof/>
          <w:kern w:val="0"/>
        </w:rPr>
        <w:t xml:space="preserve">Portman, Zachary M, Bethanne Bruninga-Socolar, and Daniel P Cariveau. 2020. “The State of Bee Monitoring in the United States: A Call to Refocus Away From Bowl Traps and Towards More Effective Methods.” </w:t>
      </w:r>
      <w:r w:rsidRPr="00B20743">
        <w:rPr>
          <w:rFonts w:ascii="Aptos" w:hAnsi="Aptos" w:cs="Times New Roman"/>
          <w:i/>
          <w:iCs/>
          <w:noProof/>
          <w:kern w:val="0"/>
        </w:rPr>
        <w:t>Annals of the Entomological Society of America</w:t>
      </w:r>
      <w:r w:rsidRPr="00B20743">
        <w:rPr>
          <w:rFonts w:ascii="Aptos" w:hAnsi="Aptos" w:cs="Times New Roman"/>
          <w:noProof/>
          <w:kern w:val="0"/>
        </w:rPr>
        <w:t xml:space="preserve"> 113 (5): 337–42. https://doi.org/10.1093/aesa/saaa010.</w:t>
      </w:r>
    </w:p>
    <w:p w14:paraId="7684D9E9" w14:textId="77777777" w:rsidR="00B20743" w:rsidRPr="00B20743" w:rsidRDefault="00B20743" w:rsidP="00B20743">
      <w:pPr>
        <w:widowControl w:val="0"/>
        <w:autoSpaceDE w:val="0"/>
        <w:autoSpaceDN w:val="0"/>
        <w:adjustRightInd w:val="0"/>
        <w:spacing w:line="240" w:lineRule="auto"/>
        <w:ind w:left="480" w:hanging="480"/>
        <w:rPr>
          <w:rFonts w:ascii="Aptos" w:hAnsi="Aptos" w:cs="Times New Roman"/>
          <w:noProof/>
          <w:kern w:val="0"/>
        </w:rPr>
      </w:pPr>
      <w:r w:rsidRPr="00B20743">
        <w:rPr>
          <w:rFonts w:ascii="Aptos" w:hAnsi="Aptos" w:cs="Times New Roman"/>
          <w:noProof/>
          <w:kern w:val="0"/>
        </w:rPr>
        <w:t xml:space="preserve">Riva, Federico, Giorgio Gentile, Simona Bonelli, John H. Acorn, Francisco V. Denes, Andrew D. Crosby, and Scott E. Nielsen. 2020. “Of Detectability and Camouflage: Evaluating Pollard Walk Rules Using a Common, Cryptic Butterfly.” </w:t>
      </w:r>
      <w:r w:rsidRPr="00B20743">
        <w:rPr>
          <w:rFonts w:ascii="Aptos" w:hAnsi="Aptos" w:cs="Times New Roman"/>
          <w:i/>
          <w:iCs/>
          <w:noProof/>
          <w:kern w:val="0"/>
        </w:rPr>
        <w:t>Ecosphere</w:t>
      </w:r>
      <w:r w:rsidRPr="00B20743">
        <w:rPr>
          <w:rFonts w:ascii="Aptos" w:hAnsi="Aptos" w:cs="Times New Roman"/>
          <w:noProof/>
          <w:kern w:val="0"/>
        </w:rPr>
        <w:t xml:space="preserve"> 11 (4): e03101. https://doi.org/10.1002/ECS2.3101.</w:t>
      </w:r>
    </w:p>
    <w:p w14:paraId="61A8C53D" w14:textId="77777777" w:rsidR="00B20743" w:rsidRPr="00B20743" w:rsidRDefault="00B20743" w:rsidP="00B20743">
      <w:pPr>
        <w:widowControl w:val="0"/>
        <w:autoSpaceDE w:val="0"/>
        <w:autoSpaceDN w:val="0"/>
        <w:adjustRightInd w:val="0"/>
        <w:spacing w:line="240" w:lineRule="auto"/>
        <w:ind w:left="480" w:hanging="480"/>
        <w:rPr>
          <w:rFonts w:ascii="Aptos" w:hAnsi="Aptos" w:cs="Times New Roman"/>
          <w:noProof/>
          <w:kern w:val="0"/>
        </w:rPr>
      </w:pPr>
      <w:r w:rsidRPr="00B20743">
        <w:rPr>
          <w:rFonts w:ascii="Aptos" w:hAnsi="Aptos" w:cs="Times New Roman"/>
          <w:noProof/>
          <w:kern w:val="0"/>
        </w:rPr>
        <w:t xml:space="preserve">Royle, J. A. 2004. “N-Mixture Models for Estimating Population Size from Spatially Replicated Counts.” </w:t>
      </w:r>
      <w:r w:rsidRPr="00B20743">
        <w:rPr>
          <w:rFonts w:ascii="Aptos" w:hAnsi="Aptos" w:cs="Times New Roman"/>
          <w:i/>
          <w:iCs/>
          <w:noProof/>
          <w:kern w:val="0"/>
        </w:rPr>
        <w:t>Biometrics</w:t>
      </w:r>
      <w:r w:rsidRPr="00B20743">
        <w:rPr>
          <w:rFonts w:ascii="Aptos" w:hAnsi="Aptos" w:cs="Times New Roman"/>
          <w:noProof/>
          <w:kern w:val="0"/>
        </w:rPr>
        <w:t xml:space="preserve"> 60 (1): 108–115. https://doi.org/https://doi.org/10.1111/j.0006-341X.2004.00142.x.</w:t>
      </w:r>
    </w:p>
    <w:p w14:paraId="22A3B045" w14:textId="77777777" w:rsidR="00B20743" w:rsidRPr="00B20743" w:rsidRDefault="00B20743" w:rsidP="00B20743">
      <w:pPr>
        <w:widowControl w:val="0"/>
        <w:autoSpaceDE w:val="0"/>
        <w:autoSpaceDN w:val="0"/>
        <w:adjustRightInd w:val="0"/>
        <w:spacing w:line="240" w:lineRule="auto"/>
        <w:ind w:left="480" w:hanging="480"/>
        <w:rPr>
          <w:rFonts w:ascii="Aptos" w:hAnsi="Aptos" w:cs="Times New Roman"/>
          <w:noProof/>
          <w:kern w:val="0"/>
        </w:rPr>
      </w:pPr>
      <w:r w:rsidRPr="00B20743">
        <w:rPr>
          <w:rFonts w:ascii="Aptos" w:hAnsi="Aptos" w:cs="Times New Roman"/>
          <w:noProof/>
          <w:kern w:val="0"/>
        </w:rPr>
        <w:t xml:space="preserve">Royle, J Andrew, Marc Kéry, Roland Gautier, and Hans Schmid. 2007. “Hierarchical Spatial Models of Abundance and Occurrence from Imperfect Survey Data.” </w:t>
      </w:r>
      <w:r w:rsidRPr="00B20743">
        <w:rPr>
          <w:rFonts w:ascii="Aptos" w:hAnsi="Aptos" w:cs="Times New Roman"/>
          <w:i/>
          <w:iCs/>
          <w:noProof/>
          <w:kern w:val="0"/>
        </w:rPr>
        <w:t>Ecological Monographs</w:t>
      </w:r>
      <w:r w:rsidRPr="00B20743">
        <w:rPr>
          <w:rFonts w:ascii="Aptos" w:hAnsi="Aptos" w:cs="Times New Roman"/>
          <w:noProof/>
          <w:kern w:val="0"/>
        </w:rPr>
        <w:t xml:space="preserve"> 77 (3): 465–81. https://doi.org/10.1890/06-0912.1.</w:t>
      </w:r>
    </w:p>
    <w:p w14:paraId="7CAE0B3F" w14:textId="77777777" w:rsidR="00B20743" w:rsidRPr="00B20743" w:rsidRDefault="00B20743" w:rsidP="00B20743">
      <w:pPr>
        <w:widowControl w:val="0"/>
        <w:autoSpaceDE w:val="0"/>
        <w:autoSpaceDN w:val="0"/>
        <w:adjustRightInd w:val="0"/>
        <w:spacing w:line="240" w:lineRule="auto"/>
        <w:ind w:left="480" w:hanging="480"/>
        <w:rPr>
          <w:rFonts w:ascii="Aptos" w:hAnsi="Aptos" w:cs="Times New Roman"/>
          <w:noProof/>
          <w:kern w:val="0"/>
        </w:rPr>
      </w:pPr>
      <w:r w:rsidRPr="00B20743">
        <w:rPr>
          <w:rFonts w:ascii="Aptos" w:hAnsi="Aptos" w:cs="Times New Roman"/>
          <w:noProof/>
          <w:kern w:val="0"/>
        </w:rPr>
        <w:t xml:space="preserve">Rundlöf, Maj, Georg K.S. Andersson, Riccardo Bommarco, Ingemar Fries, Veronica Hederström, Lina Herbertsson, Ove Jonsson, et al. 2015. “Seed Coating with a Neonicotinoid Insecticide Negatively Affects Wild Bees.” </w:t>
      </w:r>
      <w:r w:rsidRPr="00B20743">
        <w:rPr>
          <w:rFonts w:ascii="Aptos" w:hAnsi="Aptos" w:cs="Times New Roman"/>
          <w:i/>
          <w:iCs/>
          <w:noProof/>
          <w:kern w:val="0"/>
        </w:rPr>
        <w:t>Nature</w:t>
      </w:r>
      <w:r w:rsidRPr="00B20743">
        <w:rPr>
          <w:rFonts w:ascii="Aptos" w:hAnsi="Aptos" w:cs="Times New Roman"/>
          <w:noProof/>
          <w:kern w:val="0"/>
        </w:rPr>
        <w:t xml:space="preserve"> 521 (7550): 77–80. https://doi.org/10.1038/nature14420.</w:t>
      </w:r>
    </w:p>
    <w:p w14:paraId="3BF27B54" w14:textId="77777777" w:rsidR="00B20743" w:rsidRPr="00B20743" w:rsidRDefault="00B20743" w:rsidP="00B20743">
      <w:pPr>
        <w:widowControl w:val="0"/>
        <w:autoSpaceDE w:val="0"/>
        <w:autoSpaceDN w:val="0"/>
        <w:adjustRightInd w:val="0"/>
        <w:spacing w:line="240" w:lineRule="auto"/>
        <w:ind w:left="480" w:hanging="480"/>
        <w:rPr>
          <w:rFonts w:ascii="Aptos" w:hAnsi="Aptos" w:cs="Times New Roman"/>
          <w:noProof/>
          <w:kern w:val="0"/>
        </w:rPr>
      </w:pPr>
      <w:r w:rsidRPr="00B20743">
        <w:rPr>
          <w:rFonts w:ascii="Aptos" w:hAnsi="Aptos" w:cs="Times New Roman"/>
          <w:noProof/>
          <w:kern w:val="0"/>
        </w:rPr>
        <w:t xml:space="preserve">Schultz, Cheryl B., and Paul C. Hammond. 2003. “Using Population Viability Analysis to Develop Recovery Criteria for Endangered Insects: Case Study of the Fender’s Blue Butterfly.” </w:t>
      </w:r>
      <w:r w:rsidRPr="00B20743">
        <w:rPr>
          <w:rFonts w:ascii="Aptos" w:hAnsi="Aptos" w:cs="Times New Roman"/>
          <w:i/>
          <w:iCs/>
          <w:noProof/>
          <w:kern w:val="0"/>
        </w:rPr>
        <w:t>Conservation Biology</w:t>
      </w:r>
      <w:r w:rsidRPr="00B20743">
        <w:rPr>
          <w:rFonts w:ascii="Aptos" w:hAnsi="Aptos" w:cs="Times New Roman"/>
          <w:noProof/>
          <w:kern w:val="0"/>
        </w:rPr>
        <w:t xml:space="preserve"> 17 (5): 1372–85. https://doi.org/10.1046/J.1523-1739.2003.02141.X.</w:t>
      </w:r>
    </w:p>
    <w:p w14:paraId="607220B4" w14:textId="77777777" w:rsidR="00B20743" w:rsidRPr="00B20743" w:rsidRDefault="00B20743" w:rsidP="00B20743">
      <w:pPr>
        <w:widowControl w:val="0"/>
        <w:autoSpaceDE w:val="0"/>
        <w:autoSpaceDN w:val="0"/>
        <w:adjustRightInd w:val="0"/>
        <w:spacing w:line="240" w:lineRule="auto"/>
        <w:ind w:left="480" w:hanging="480"/>
        <w:rPr>
          <w:rFonts w:ascii="Aptos" w:hAnsi="Aptos" w:cs="Times New Roman"/>
          <w:noProof/>
          <w:kern w:val="0"/>
        </w:rPr>
      </w:pPr>
      <w:r w:rsidRPr="00B20743">
        <w:rPr>
          <w:rFonts w:ascii="Aptos" w:hAnsi="Aptos" w:cs="Times New Roman"/>
          <w:noProof/>
          <w:kern w:val="0"/>
        </w:rPr>
        <w:t xml:space="preserve">Taron, D., and L. Ries. 2015. “Butterfly Monitoring for Conservation.” In </w:t>
      </w:r>
      <w:r w:rsidRPr="00B20743">
        <w:rPr>
          <w:rFonts w:ascii="Aptos" w:hAnsi="Aptos" w:cs="Times New Roman"/>
          <w:i/>
          <w:iCs/>
          <w:noProof/>
          <w:kern w:val="0"/>
        </w:rPr>
        <w:t>Butterfly Conservation in North America: Efforts to Help Save Our Charismatic Microfauna</w:t>
      </w:r>
      <w:r w:rsidRPr="00B20743">
        <w:rPr>
          <w:rFonts w:ascii="Aptos" w:hAnsi="Aptos" w:cs="Times New Roman"/>
          <w:noProof/>
          <w:kern w:val="0"/>
        </w:rPr>
        <w:t>, 35–57. Dordrecht: Springer Netherlands.</w:t>
      </w:r>
    </w:p>
    <w:p w14:paraId="155D7568" w14:textId="77777777" w:rsidR="00B20743" w:rsidRPr="00B20743" w:rsidRDefault="00B20743" w:rsidP="00B20743">
      <w:pPr>
        <w:widowControl w:val="0"/>
        <w:autoSpaceDE w:val="0"/>
        <w:autoSpaceDN w:val="0"/>
        <w:adjustRightInd w:val="0"/>
        <w:spacing w:line="240" w:lineRule="auto"/>
        <w:ind w:left="480" w:hanging="480"/>
        <w:rPr>
          <w:rFonts w:ascii="Aptos" w:hAnsi="Aptos" w:cs="Times New Roman"/>
          <w:noProof/>
          <w:kern w:val="0"/>
        </w:rPr>
      </w:pPr>
      <w:r w:rsidRPr="00B20743">
        <w:rPr>
          <w:rFonts w:ascii="Aptos" w:hAnsi="Aptos" w:cs="Times New Roman"/>
          <w:noProof/>
          <w:kern w:val="0"/>
        </w:rPr>
        <w:t xml:space="preserve">Ulrich, J., and R. Sargent. 2024. “Habitat Restorations in an Urban Landscape Rapidly Assemble Diverse Pollinator Communities That Persist.” </w:t>
      </w:r>
      <w:r w:rsidRPr="00B20743">
        <w:rPr>
          <w:rFonts w:ascii="Aptos" w:hAnsi="Aptos" w:cs="Times New Roman"/>
          <w:i/>
          <w:iCs/>
          <w:noProof/>
          <w:kern w:val="0"/>
        </w:rPr>
        <w:t>Ecology Letters</w:t>
      </w:r>
      <w:r w:rsidRPr="00B20743">
        <w:rPr>
          <w:rFonts w:ascii="Aptos" w:hAnsi="Aptos" w:cs="Times New Roman"/>
          <w:noProof/>
          <w:kern w:val="0"/>
        </w:rPr>
        <w:t xml:space="preserve"> (Accepted).</w:t>
      </w:r>
    </w:p>
    <w:p w14:paraId="3D6DCC5B" w14:textId="77777777" w:rsidR="00B20743" w:rsidRPr="00B20743" w:rsidRDefault="00B20743" w:rsidP="00B20743">
      <w:pPr>
        <w:widowControl w:val="0"/>
        <w:autoSpaceDE w:val="0"/>
        <w:autoSpaceDN w:val="0"/>
        <w:adjustRightInd w:val="0"/>
        <w:spacing w:line="240" w:lineRule="auto"/>
        <w:ind w:left="480" w:hanging="480"/>
        <w:rPr>
          <w:rFonts w:ascii="Aptos" w:hAnsi="Aptos" w:cs="Times New Roman"/>
          <w:noProof/>
          <w:kern w:val="0"/>
        </w:rPr>
      </w:pPr>
      <w:r w:rsidRPr="00B20743">
        <w:rPr>
          <w:rFonts w:ascii="Aptos" w:hAnsi="Aptos" w:cs="Times New Roman"/>
          <w:noProof/>
          <w:kern w:val="0"/>
        </w:rPr>
        <w:t xml:space="preserve">Wagner, D., E. Grames, M. Forister, M. Berenbaum, and D. Stopak. 2021. “Insect Decline in the Anthropocene: Death by a Thousand Cuts.” </w:t>
      </w:r>
      <w:r w:rsidRPr="00B20743">
        <w:rPr>
          <w:rFonts w:ascii="Aptos" w:hAnsi="Aptos" w:cs="Times New Roman"/>
          <w:i/>
          <w:iCs/>
          <w:noProof/>
          <w:kern w:val="0"/>
        </w:rPr>
        <w:t>PNAS</w:t>
      </w:r>
      <w:r w:rsidRPr="00B20743">
        <w:rPr>
          <w:rFonts w:ascii="Aptos" w:hAnsi="Aptos" w:cs="Times New Roman"/>
          <w:noProof/>
          <w:kern w:val="0"/>
        </w:rPr>
        <w:t xml:space="preserve"> 118 (2). https://doi.org/10.1073/PNAS.2023989118.</w:t>
      </w:r>
    </w:p>
    <w:p w14:paraId="38459407" w14:textId="77777777" w:rsidR="00B20743" w:rsidRPr="00B20743" w:rsidRDefault="00B20743" w:rsidP="00B20743">
      <w:pPr>
        <w:widowControl w:val="0"/>
        <w:autoSpaceDE w:val="0"/>
        <w:autoSpaceDN w:val="0"/>
        <w:adjustRightInd w:val="0"/>
        <w:spacing w:line="240" w:lineRule="auto"/>
        <w:ind w:left="480" w:hanging="480"/>
        <w:rPr>
          <w:rFonts w:ascii="Aptos" w:hAnsi="Aptos" w:cs="Times New Roman"/>
          <w:noProof/>
          <w:kern w:val="0"/>
        </w:rPr>
      </w:pPr>
      <w:r w:rsidRPr="00B20743">
        <w:rPr>
          <w:rFonts w:ascii="Aptos" w:hAnsi="Aptos" w:cs="Times New Roman"/>
          <w:noProof/>
          <w:kern w:val="0"/>
        </w:rPr>
        <w:t xml:space="preserve">Waltz, Amy E.M., and W. Wallace Covington. 2004. “Ecological Restoration Treatments Increase Butterfly Richness and Abundance: Mechanisms of Response.” </w:t>
      </w:r>
      <w:r w:rsidRPr="00B20743">
        <w:rPr>
          <w:rFonts w:ascii="Aptos" w:hAnsi="Aptos" w:cs="Times New Roman"/>
          <w:i/>
          <w:iCs/>
          <w:noProof/>
          <w:kern w:val="0"/>
        </w:rPr>
        <w:t>Restoration Ecology</w:t>
      </w:r>
      <w:r w:rsidRPr="00B20743">
        <w:rPr>
          <w:rFonts w:ascii="Aptos" w:hAnsi="Aptos" w:cs="Times New Roman"/>
          <w:noProof/>
          <w:kern w:val="0"/>
        </w:rPr>
        <w:t xml:space="preserve"> 12 (1): 85–96. https://doi.org/10.1111/J.1061-2971.2004.00262.X.</w:t>
      </w:r>
    </w:p>
    <w:p w14:paraId="604CA9A2" w14:textId="77777777" w:rsidR="00B20743" w:rsidRPr="00B20743" w:rsidRDefault="00B20743" w:rsidP="00B20743">
      <w:pPr>
        <w:widowControl w:val="0"/>
        <w:autoSpaceDE w:val="0"/>
        <w:autoSpaceDN w:val="0"/>
        <w:adjustRightInd w:val="0"/>
        <w:spacing w:line="240" w:lineRule="auto"/>
        <w:ind w:left="480" w:hanging="480"/>
        <w:rPr>
          <w:rFonts w:ascii="Aptos" w:hAnsi="Aptos"/>
          <w:noProof/>
        </w:rPr>
      </w:pPr>
      <w:r w:rsidRPr="00B20743">
        <w:rPr>
          <w:rFonts w:ascii="Aptos" w:hAnsi="Aptos" w:cs="Times New Roman"/>
          <w:noProof/>
          <w:kern w:val="0"/>
        </w:rPr>
        <w:t xml:space="preserve">Williams, B. K., J. D. Nichols, and M. J. Conroy. 2002. </w:t>
      </w:r>
      <w:r w:rsidRPr="00B20743">
        <w:rPr>
          <w:rFonts w:ascii="Aptos" w:hAnsi="Aptos" w:cs="Times New Roman"/>
          <w:i/>
          <w:iCs/>
          <w:noProof/>
          <w:kern w:val="0"/>
        </w:rPr>
        <w:t>Analysis and Management of Animal Populations</w:t>
      </w:r>
      <w:r w:rsidRPr="00B20743">
        <w:rPr>
          <w:rFonts w:ascii="Aptos" w:hAnsi="Aptos" w:cs="Times New Roman"/>
          <w:noProof/>
          <w:kern w:val="0"/>
        </w:rPr>
        <w:t>. Academic Press.</w:t>
      </w:r>
    </w:p>
    <w:p w14:paraId="4F79033B" w14:textId="46331B06" w:rsidR="008A4AE3" w:rsidRDefault="00F75794" w:rsidP="008C4499">
      <w:pPr>
        <w:rPr>
          <w:lang w:val="en-CA"/>
        </w:rPr>
      </w:pPr>
      <w:r>
        <w:rPr>
          <w:lang w:val="en-CA"/>
        </w:rPr>
        <w:fldChar w:fldCharType="end"/>
      </w:r>
    </w:p>
    <w:p w14:paraId="31A09C6F" w14:textId="77777777" w:rsidR="008A4AE3" w:rsidRDefault="008A4AE3">
      <w:pPr>
        <w:rPr>
          <w:lang w:val="en-CA"/>
        </w:rPr>
      </w:pPr>
      <w:r>
        <w:rPr>
          <w:lang w:val="en-CA"/>
        </w:rPr>
        <w:br w:type="page"/>
      </w:r>
    </w:p>
    <w:p w14:paraId="75C9DE97" w14:textId="410E20C5" w:rsidR="00C778AD" w:rsidRDefault="00BE58EE" w:rsidP="00B512B6">
      <w:pPr>
        <w:rPr>
          <w:b/>
          <w:bCs/>
          <w:lang w:val="en-CA"/>
        </w:rPr>
      </w:pPr>
      <w:commentRangeStart w:id="24"/>
      <w:r>
        <w:rPr>
          <w:noProof/>
        </w:rPr>
        <w:lastRenderedPageBreak/>
        <w:drawing>
          <wp:inline distT="0" distB="0" distL="0" distR="0" wp14:anchorId="55C2E047" wp14:editId="5139477B">
            <wp:extent cx="5927101" cy="4171950"/>
            <wp:effectExtent l="0" t="0" r="0" b="0"/>
            <wp:docPr id="382154010" name="Picture 1" descr="A diagram of a butterfl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54010" name="Picture 1" descr="A diagram of a butterfly&#10;&#10;Description automatically generated"/>
                    <pic:cNvPicPr/>
                  </pic:nvPicPr>
                  <pic:blipFill rotWithShape="1">
                    <a:blip r:embed="rId21"/>
                    <a:srcRect l="10043" r="10043"/>
                    <a:stretch/>
                  </pic:blipFill>
                  <pic:spPr bwMode="auto">
                    <a:xfrm>
                      <a:off x="0" y="0"/>
                      <a:ext cx="5933155" cy="4176211"/>
                    </a:xfrm>
                    <a:prstGeom prst="rect">
                      <a:avLst/>
                    </a:prstGeom>
                    <a:ln>
                      <a:noFill/>
                    </a:ln>
                    <a:extLst>
                      <a:ext uri="{53640926-AAD7-44D8-BBD7-CCE9431645EC}">
                        <a14:shadowObscured xmlns:a14="http://schemas.microsoft.com/office/drawing/2010/main"/>
                      </a:ext>
                    </a:extLst>
                  </pic:spPr>
                </pic:pic>
              </a:graphicData>
            </a:graphic>
          </wp:inline>
        </w:drawing>
      </w:r>
      <w:commentRangeEnd w:id="24"/>
      <w:r w:rsidR="00B3215B">
        <w:rPr>
          <w:rStyle w:val="CommentReference"/>
        </w:rPr>
        <w:commentReference w:id="24"/>
      </w:r>
    </w:p>
    <w:p w14:paraId="410792CA" w14:textId="47C26A2B" w:rsidR="00A76FB4" w:rsidRDefault="00BE5A95" w:rsidP="00B512B6">
      <w:pPr>
        <w:rPr>
          <w:lang w:val="en-CA"/>
        </w:rPr>
      </w:pPr>
      <w:r>
        <w:rPr>
          <w:b/>
          <w:bCs/>
          <w:lang w:val="en-CA"/>
        </w:rPr>
        <w:t>Figure</w:t>
      </w:r>
      <w:r w:rsidR="00C778AD">
        <w:rPr>
          <w:b/>
          <w:bCs/>
          <w:lang w:val="en-CA"/>
        </w:rPr>
        <w:t xml:space="preserve"> 1: </w:t>
      </w:r>
      <w:r w:rsidR="00C778AD">
        <w:rPr>
          <w:lang w:val="en-CA"/>
        </w:rPr>
        <w:t>Comparison of three methods for estimating insect abundance</w:t>
      </w:r>
      <w:r w:rsidR="00120999">
        <w:rPr>
          <w:lang w:val="en-CA"/>
        </w:rPr>
        <w:t>.</w:t>
      </w:r>
      <w:r w:rsidR="00C778AD">
        <w:rPr>
          <w:lang w:val="en-CA"/>
        </w:rPr>
        <w:t xml:space="preserve"> GLM’s </w:t>
      </w:r>
      <w:r w:rsidR="00845B02">
        <w:rPr>
          <w:lang w:val="en-CA"/>
        </w:rPr>
        <w:t xml:space="preserve">(column 1) </w:t>
      </w:r>
      <w:r w:rsidR="00C778AD">
        <w:rPr>
          <w:lang w:val="en-CA"/>
        </w:rPr>
        <w:t>estimate the effects of spatiotemporal and taxonomic predictors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C778AD">
        <w:rPr>
          <w:lang w:val="en-CA"/>
        </w:rPr>
        <w:t xml:space="preserve">) on abundance by treating count data </w:t>
      </w:r>
      <w:proofErr w:type="spellStart"/>
      <w:r w:rsidR="009047C5">
        <w:rPr>
          <w:i/>
          <w:iCs/>
          <w:lang w:val="en-CA"/>
        </w:rPr>
        <w:t>y</w:t>
      </w:r>
      <w:r w:rsidR="009047C5">
        <w:rPr>
          <w:i/>
          <w:iCs/>
          <w:vertAlign w:val="subscript"/>
          <w:lang w:val="en-CA"/>
        </w:rPr>
        <w:t>i</w:t>
      </w:r>
      <w:proofErr w:type="spellEnd"/>
      <w:r w:rsidR="009047C5">
        <w:rPr>
          <w:lang w:val="en-CA"/>
        </w:rPr>
        <w:t xml:space="preserve"> </w:t>
      </w:r>
      <w:r w:rsidR="00C778AD">
        <w:rPr>
          <w:lang w:val="en-CA"/>
        </w:rPr>
        <w:t>as the outcome of a random process that generates positive integers, e.g., a Poisson distribution. GLM’s are unable to disentangle effects of these predictors on abundance from their potential effects on detection rate, e.g.: Habitat obscures detectability; observers improve their detection skills over time; or large</w:t>
      </w:r>
      <w:r w:rsidR="00AC0AD0">
        <w:rPr>
          <w:lang w:val="en-CA"/>
        </w:rPr>
        <w:t>r</w:t>
      </w:r>
      <w:r w:rsidR="00C778AD">
        <w:rPr>
          <w:lang w:val="en-CA"/>
        </w:rPr>
        <w:t xml:space="preserve"> and</w:t>
      </w:r>
      <w:r w:rsidR="009047C5">
        <w:rPr>
          <w:lang w:val="en-CA"/>
        </w:rPr>
        <w:t xml:space="preserve"> more</w:t>
      </w:r>
      <w:r w:rsidR="00C778AD">
        <w:rPr>
          <w:lang w:val="en-CA"/>
        </w:rPr>
        <w:t xml:space="preserve"> colorful species are detected at a higher rate than small</w:t>
      </w:r>
      <w:r w:rsidR="00AC0AD0">
        <w:rPr>
          <w:lang w:val="en-CA"/>
        </w:rPr>
        <w:t>er</w:t>
      </w:r>
      <w:r w:rsidR="00C778AD">
        <w:rPr>
          <w:lang w:val="en-CA"/>
        </w:rPr>
        <w:t xml:space="preserve"> and </w:t>
      </w:r>
      <w:r w:rsidR="00AC0AD0">
        <w:rPr>
          <w:lang w:val="en-CA"/>
        </w:rPr>
        <w:t xml:space="preserve">more </w:t>
      </w:r>
      <w:r w:rsidR="00C778AD">
        <w:rPr>
          <w:lang w:val="en-CA"/>
        </w:rPr>
        <w:t>dull</w:t>
      </w:r>
      <w:r w:rsidR="00AC0AD0">
        <w:rPr>
          <w:lang w:val="en-CA"/>
        </w:rPr>
        <w:t>-colored</w:t>
      </w:r>
      <w:r w:rsidR="00C778AD">
        <w:rPr>
          <w:lang w:val="en-CA"/>
        </w:rPr>
        <w:t xml:space="preserve"> species. </w:t>
      </w:r>
      <w:proofErr w:type="spellStart"/>
      <w:r w:rsidR="00C778AD">
        <w:rPr>
          <w:lang w:val="en-CA"/>
        </w:rPr>
        <w:t>Binmix</w:t>
      </w:r>
      <w:proofErr w:type="spellEnd"/>
      <w:r w:rsidR="00C778AD">
        <w:rPr>
          <w:lang w:val="en-CA"/>
        </w:rPr>
        <w:t xml:space="preserve"> models </w:t>
      </w:r>
      <w:r w:rsidR="00845B02">
        <w:rPr>
          <w:lang w:val="en-CA"/>
        </w:rPr>
        <w:t xml:space="preserve">(column 2) </w:t>
      </w:r>
      <w:r>
        <w:rPr>
          <w:lang w:val="en-CA"/>
        </w:rPr>
        <w:t>leverage the</w:t>
      </w:r>
      <w:r w:rsidR="00C778AD">
        <w:rPr>
          <w:lang w:val="en-CA"/>
        </w:rPr>
        <w:t xml:space="preserve"> variation in counts </w:t>
      </w:r>
      <m:oMath>
        <m:r>
          <w:rPr>
            <w:rFonts w:ascii="Cambria Math" w:eastAsiaTheme="minorEastAsia" w:hAnsi="Cambria Math"/>
            <w:lang w:val="en-CA"/>
          </w:rPr>
          <m:t>y</m:t>
        </m:r>
      </m:oMath>
      <w:r>
        <w:rPr>
          <w:rFonts w:eastAsiaTheme="minorEastAsia"/>
          <w:lang w:val="en-CA"/>
        </w:rPr>
        <w:t xml:space="preserve"> </w:t>
      </w:r>
      <w:r w:rsidR="00C778AD">
        <w:rPr>
          <w:lang w:val="en-CA"/>
        </w:rPr>
        <w:t xml:space="preserve">across repeat surveys </w:t>
      </w:r>
      <m:oMath>
        <m:r>
          <w:rPr>
            <w:rFonts w:ascii="Cambria Math" w:hAnsi="Cambria Math"/>
            <w:lang w:val="en-CA"/>
          </w:rPr>
          <m:t>j</m:t>
        </m:r>
      </m:oMath>
      <w:r w:rsidR="00C778AD">
        <w:rPr>
          <w:i/>
          <w:iCs/>
          <w:lang w:val="en-CA"/>
        </w:rPr>
        <w:t xml:space="preserve"> </w:t>
      </w:r>
      <w:r w:rsidR="00C778AD">
        <w:rPr>
          <w:lang w:val="en-CA"/>
        </w:rPr>
        <w:t>to unit</w:t>
      </w:r>
      <w:r w:rsidR="00626AE9">
        <w:rPr>
          <w:lang w:val="en-CA"/>
        </w:rPr>
        <w:t>s</w:t>
      </w:r>
      <w:r w:rsidR="00C778AD">
        <w:rPr>
          <w:lang w:val="en-CA"/>
        </w:rPr>
        <w:t xml:space="preserve"> </w:t>
      </w:r>
      <m:oMath>
        <m:r>
          <w:rPr>
            <w:rFonts w:ascii="Cambria Math" w:hAnsi="Cambria Math"/>
            <w:lang w:val="en-CA"/>
          </w:rPr>
          <m:t>i</m:t>
        </m:r>
      </m:oMath>
      <w:r>
        <w:rPr>
          <w:lang w:val="en-CA"/>
        </w:rPr>
        <w:t xml:space="preserve"> </w:t>
      </w:r>
      <w:r w:rsidR="00C778AD">
        <w:rPr>
          <w:lang w:val="en-CA"/>
        </w:rPr>
        <w:t xml:space="preserve">to simultaneously estimate detection rate </w:t>
      </w:r>
      <m:oMath>
        <m:r>
          <w:rPr>
            <w:rFonts w:ascii="Cambria Math" w:eastAsiaTheme="minorEastAsia" w:hAnsi="Cambria Math"/>
            <w:lang w:val="en-CA"/>
          </w:rPr>
          <m:t>p</m:t>
        </m:r>
      </m:oMath>
      <w:r w:rsidR="00C778AD">
        <w:rPr>
          <w:i/>
          <w:iCs/>
          <w:lang w:val="en-CA"/>
        </w:rPr>
        <w:t xml:space="preserve"> </w:t>
      </w:r>
      <w:r w:rsidR="00C778AD">
        <w:rPr>
          <w:lang w:val="en-CA"/>
        </w:rPr>
        <w:t>and total abundance</w:t>
      </w:r>
      <w:r>
        <w:rPr>
          <w:lang w:val="en-CA"/>
        </w:rPr>
        <w:t xml:space="preserve"> </w:t>
      </w:r>
      <m:oMath>
        <m:r>
          <w:rPr>
            <w:rFonts w:ascii="Cambria Math" w:hAnsi="Cambria Math"/>
            <w:lang w:val="en-CA"/>
          </w:rPr>
          <m:t>N</m:t>
        </m:r>
      </m:oMath>
      <w:r w:rsidR="00F51152">
        <w:rPr>
          <w:lang w:val="en-CA"/>
        </w:rPr>
        <w:t xml:space="preserve">. </w:t>
      </w:r>
      <w:r w:rsidR="00626AE9">
        <w:rPr>
          <w:lang w:val="en-CA"/>
        </w:rPr>
        <w:t>A</w:t>
      </w:r>
      <w:r w:rsidR="00F51152">
        <w:rPr>
          <w:lang w:val="en-CA"/>
        </w:rPr>
        <w:t xml:space="preserve"> </w:t>
      </w:r>
      <w:r w:rsidR="009047C5">
        <w:rPr>
          <w:lang w:val="en-CA"/>
        </w:rPr>
        <w:t xml:space="preserve">more </w:t>
      </w:r>
      <w:r w:rsidR="00F51152">
        <w:rPr>
          <w:lang w:val="en-CA"/>
        </w:rPr>
        <w:t xml:space="preserve">tightly clustered </w:t>
      </w:r>
      <w:r w:rsidR="009047C5">
        <w:rPr>
          <w:lang w:val="en-CA"/>
        </w:rPr>
        <w:t>right</w:t>
      </w:r>
      <w:r w:rsidR="00F51152">
        <w:rPr>
          <w:lang w:val="en-CA"/>
        </w:rPr>
        <w:t xml:space="preserve">-tailed distribution of repeat counts </w:t>
      </w:r>
      <w:r w:rsidR="00AC0AD0">
        <w:rPr>
          <w:lang w:val="en-CA"/>
        </w:rPr>
        <w:t xml:space="preserve">in Habitat 1 has a high likelihood when detection rate is low (counts heavily underestimate </w:t>
      </w:r>
      <m:oMath>
        <m:r>
          <w:rPr>
            <w:rFonts w:ascii="Cambria Math" w:hAnsi="Cambria Math"/>
            <w:lang w:val="en-CA"/>
          </w:rPr>
          <m:t>N</m:t>
        </m:r>
      </m:oMath>
      <w:r w:rsidR="00AC0AD0">
        <w:rPr>
          <w:lang w:val="en-CA"/>
        </w:rPr>
        <w:t>);</w:t>
      </w:r>
      <w:r w:rsidR="00F51152">
        <w:rPr>
          <w:lang w:val="en-CA"/>
        </w:rPr>
        <w:t xml:space="preserve"> </w:t>
      </w:r>
      <w:r w:rsidR="00AC0AD0">
        <w:rPr>
          <w:lang w:val="en-CA"/>
        </w:rPr>
        <w:t xml:space="preserve">a tightly clustered left-tailed distribution of repeat counts in Habitat 3 has a high likelihood when detection rate is high (counts nearly approximate </w:t>
      </w:r>
      <m:oMath>
        <m:r>
          <w:rPr>
            <w:rFonts w:ascii="Cambria Math" w:hAnsi="Cambria Math"/>
            <w:lang w:val="en-CA"/>
          </w:rPr>
          <m:t>N</m:t>
        </m:r>
      </m:oMath>
      <w:r w:rsidR="00AC0AD0">
        <w:rPr>
          <w:lang w:val="en-CA"/>
        </w:rPr>
        <w:t>); a wider and more symmetrical distribution in</w:t>
      </w:r>
      <w:r w:rsidR="00845B02">
        <w:rPr>
          <w:lang w:val="en-CA"/>
        </w:rPr>
        <w:t xml:space="preserve"> Habitat 1</w:t>
      </w:r>
      <w:r w:rsidR="00AC0AD0">
        <w:rPr>
          <w:lang w:val="en-CA"/>
        </w:rPr>
        <w:t xml:space="preserve"> has a higher likelihood when the detection rate is close intermediate</w:t>
      </w:r>
      <w:r w:rsidR="00F51152">
        <w:rPr>
          <w:lang w:val="en-CA"/>
        </w:rPr>
        <w:t xml:space="preserve">. </w:t>
      </w:r>
      <w:proofErr w:type="spellStart"/>
      <w:r w:rsidR="00F51152">
        <w:rPr>
          <w:lang w:val="en-CA"/>
        </w:rPr>
        <w:t>Multimix</w:t>
      </w:r>
      <w:proofErr w:type="spellEnd"/>
      <w:r w:rsidR="00F51152">
        <w:rPr>
          <w:lang w:val="en-CA"/>
        </w:rPr>
        <w:t xml:space="preserve"> models </w:t>
      </w:r>
      <w:r w:rsidR="00845B02">
        <w:rPr>
          <w:lang w:val="en-CA"/>
        </w:rPr>
        <w:t xml:space="preserve">(column 3) </w:t>
      </w:r>
      <w:r w:rsidR="00F51152">
        <w:rPr>
          <w:lang w:val="en-CA"/>
        </w:rPr>
        <w:t xml:space="preserve">classify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m:t>
            </m:r>
          </m:sub>
        </m:sSub>
      </m:oMath>
      <w:r w:rsidR="00F75D3B">
        <w:rPr>
          <w:rFonts w:eastAsiaTheme="minorEastAsia"/>
          <w:lang w:val="en-CA"/>
        </w:rPr>
        <w:t xml:space="preserve"> </w:t>
      </w:r>
      <w:r w:rsidR="00F51152">
        <w:rPr>
          <w:lang w:val="en-CA"/>
        </w:rPr>
        <w:t xml:space="preserve">as the number of individuals </w:t>
      </w:r>
      <w:r w:rsidR="009047C5">
        <w:rPr>
          <w:lang w:val="en-CA"/>
        </w:rPr>
        <w:t>in</w:t>
      </w:r>
      <w:r w:rsidR="00F51152">
        <w:rPr>
          <w:lang w:val="en-CA"/>
        </w:rPr>
        <w:t xml:space="preserve"> each observable encounter history, with the total number of individuals detected one or more times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51152">
        <w:rPr>
          <w:i/>
          <w:iCs/>
          <w:lang w:val="en-CA"/>
        </w:rPr>
        <w:t xml:space="preserve"> </w:t>
      </w:r>
      <w:r w:rsidR="00F51152">
        <w:rPr>
          <w:lang w:val="en-CA"/>
        </w:rPr>
        <w:t>considered to be the outcome of a total population size and the probability of an individual having any of the observable detection histories (1</w:t>
      </w:r>
      <w:r>
        <w:rPr>
          <w:lang w:val="en-CA"/>
        </w:rPr>
        <w:t xml:space="preserve"> </w:t>
      </w:r>
      <w:r w:rsidR="00F51152">
        <w:rPr>
          <w:lang w:val="en-CA"/>
        </w:rPr>
        <w:t>-</w:t>
      </w:r>
      <w:r>
        <w:rPr>
          <w:rFonts w:eastAsiaTheme="minorEastAsia"/>
          <w:lang w:val="en-CA"/>
        </w:rPr>
        <w:t xml:space="preserve">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F51152">
        <w:rPr>
          <w:lang w:val="en-CA"/>
        </w:rPr>
        <w:t>)</w:t>
      </w:r>
      <w:r w:rsidR="009047C5">
        <w:rPr>
          <w:lang w:val="en-CA"/>
        </w:rPr>
        <w:t>. In a study with three repeat surveys, the probability of never being captured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9047C5">
        <w:rPr>
          <w:lang w:val="en-CA"/>
        </w:rPr>
        <w:t>) is equal to (1</w:t>
      </w:r>
      <w:r>
        <w:rPr>
          <w:lang w:val="en-CA"/>
        </w:rPr>
        <w:t xml:space="preserve"> </w:t>
      </w:r>
      <w:r w:rsidR="009047C5">
        <w:rPr>
          <w:lang w:val="en-CA"/>
        </w:rPr>
        <w:t>-</w:t>
      </w:r>
      <w:r w:rsidRPr="00BE5A95">
        <w:rPr>
          <w:rFonts w:ascii="Cambria Math" w:eastAsiaTheme="minorEastAsia" w:hAnsi="Cambria Math"/>
          <w:i/>
          <w:lang w:val="en-CA"/>
        </w:rPr>
        <w:t xml:space="preserve"> </w:t>
      </w:r>
      <m:oMath>
        <m:r>
          <w:rPr>
            <w:rFonts w:ascii="Cambria Math" w:eastAsiaTheme="minorEastAsia" w:hAnsi="Cambria Math"/>
            <w:lang w:val="en-CA"/>
          </w:rPr>
          <m:t>p</m:t>
        </m:r>
      </m:oMath>
      <w:r w:rsidR="009047C5">
        <w:rPr>
          <w:lang w:val="en-CA"/>
        </w:rPr>
        <w:t>)</w:t>
      </w:r>
      <w:r w:rsidR="009047C5">
        <w:rPr>
          <w:vertAlign w:val="superscript"/>
          <w:lang w:val="en-CA"/>
        </w:rPr>
        <w:t>3</w:t>
      </w:r>
      <w:r w:rsidR="00F51152">
        <w:rPr>
          <w:lang w:val="en-CA"/>
        </w:rPr>
        <w:t>. Encounter histories are typically tracked by placing marks on individual insect</w:t>
      </w:r>
      <w:r w:rsidR="00F75D3B">
        <w:rPr>
          <w:lang w:val="en-CA"/>
        </w:rPr>
        <w:t>s</w:t>
      </w:r>
      <w:r w:rsidR="00F51152">
        <w:rPr>
          <w:lang w:val="en-CA"/>
        </w:rPr>
        <w:t xml:space="preserve">. Encounter histories that skew towards infrequent detection in Habitat 2 suggest that there </w:t>
      </w:r>
      <w:r w:rsidR="00F75D3B">
        <w:rPr>
          <w:lang w:val="en-CA"/>
        </w:rPr>
        <w:t xml:space="preserve">is a high probability of failing to detect </w:t>
      </w:r>
      <w:r w:rsidR="00F51152">
        <w:rPr>
          <w:lang w:val="en-CA"/>
        </w:rPr>
        <w:t xml:space="preserve">individuals </w:t>
      </w:r>
      <w:r w:rsidR="00F75D3B">
        <w:rPr>
          <w:lang w:val="en-CA"/>
        </w:rPr>
        <w:t>across all repeat surveys</w:t>
      </w:r>
      <w:r w:rsidR="00F51152">
        <w:rPr>
          <w:lang w:val="en-CA"/>
        </w:rPr>
        <w:t xml:space="preserve">, i.e., that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F51152">
        <w:rPr>
          <w:lang w:val="en-CA"/>
        </w:rPr>
        <w:t xml:space="preserve"> is </w:t>
      </w:r>
      <w:r w:rsidR="00F75D3B">
        <w:rPr>
          <w:lang w:val="en-CA"/>
        </w:rPr>
        <w:t>greater</w:t>
      </w:r>
      <w:r w:rsidR="00F51152">
        <w:rPr>
          <w:lang w:val="en-CA"/>
        </w:rPr>
        <w:t xml:space="preserve"> in Habitat 2 versus Habitat 1 and, correspondingly, that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51152">
        <w:rPr>
          <w:lang w:val="en-CA"/>
        </w:rPr>
        <w:t xml:space="preserve"> is </w:t>
      </w:r>
      <w:r w:rsidR="00A76FB4">
        <w:rPr>
          <w:lang w:val="en-CA"/>
        </w:rPr>
        <w:t xml:space="preserve">a smaller proportion of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51152">
        <w:rPr>
          <w:lang w:val="en-CA"/>
        </w:rPr>
        <w:t>.</w:t>
      </w:r>
    </w:p>
    <w:p w14:paraId="43135CE7" w14:textId="08521DFB" w:rsidR="000F16E1" w:rsidRDefault="000F16E1" w:rsidP="000F16E1">
      <w:pPr>
        <w:rPr>
          <w:lang w:val="en-CA"/>
        </w:rPr>
      </w:pPr>
      <w:r>
        <w:rPr>
          <w:noProof/>
        </w:rPr>
        <w:lastRenderedPageBreak/>
        <w:drawing>
          <wp:inline distT="0" distB="0" distL="0" distR="0" wp14:anchorId="52CB8C28" wp14:editId="194CB579">
            <wp:extent cx="6108700" cy="2897717"/>
            <wp:effectExtent l="0" t="0" r="6350" b="0"/>
            <wp:docPr id="1304781811" name="Picture 1"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81811" name="Picture 1" descr="A screenshot of a diagram&#10;&#10;Description automatically generated"/>
                    <pic:cNvPicPr/>
                  </pic:nvPicPr>
                  <pic:blipFill rotWithShape="1">
                    <a:blip r:embed="rId22"/>
                    <a:srcRect t="7787" b="7883"/>
                    <a:stretch/>
                  </pic:blipFill>
                  <pic:spPr bwMode="auto">
                    <a:xfrm>
                      <a:off x="0" y="0"/>
                      <a:ext cx="6109950" cy="2898310"/>
                    </a:xfrm>
                    <a:prstGeom prst="rect">
                      <a:avLst/>
                    </a:prstGeom>
                    <a:ln>
                      <a:noFill/>
                    </a:ln>
                    <a:extLst>
                      <a:ext uri="{53640926-AAD7-44D8-BBD7-CCE9431645EC}">
                        <a14:shadowObscured xmlns:a14="http://schemas.microsoft.com/office/drawing/2010/main"/>
                      </a:ext>
                    </a:extLst>
                  </pic:spPr>
                </pic:pic>
              </a:graphicData>
            </a:graphic>
          </wp:inline>
        </w:drawing>
      </w:r>
      <w:r w:rsidR="007A4BD1">
        <w:rPr>
          <w:b/>
          <w:bCs/>
          <w:lang w:val="en-CA"/>
        </w:rPr>
        <w:t xml:space="preserve">Figure 2: </w:t>
      </w:r>
      <w:r w:rsidR="00CE4559">
        <w:rPr>
          <w:lang w:val="en-CA"/>
        </w:rPr>
        <w:t xml:space="preserve">Field study </w:t>
      </w:r>
      <w:r>
        <w:rPr>
          <w:lang w:val="en-CA"/>
        </w:rPr>
        <w:t xml:space="preserve">estimates of wild bee abundance and detection. We estimated abundance intercepts (a) and community mean effect of restoration on abundance (b) with all three model types. We estimated detection rate intercepts (c) and community mean effect of restoration on detection (d) for </w:t>
      </w:r>
      <w:proofErr w:type="spellStart"/>
      <w:r>
        <w:rPr>
          <w:lang w:val="en-CA"/>
        </w:rPr>
        <w:t>binmix</w:t>
      </w:r>
      <w:proofErr w:type="spellEnd"/>
      <w:r>
        <w:rPr>
          <w:lang w:val="en-CA"/>
        </w:rPr>
        <w:t xml:space="preserve"> and </w:t>
      </w:r>
      <w:proofErr w:type="spellStart"/>
      <w:r>
        <w:rPr>
          <w:lang w:val="en-CA"/>
        </w:rPr>
        <w:t>multimix</w:t>
      </w:r>
      <w:proofErr w:type="spellEnd"/>
      <w:r>
        <w:rPr>
          <w:lang w:val="en-CA"/>
        </w:rPr>
        <w:t xml:space="preserve"> models, which are designed to estimate and account for imperfection detection. Mean estimates are displayed with filled circles. Thick and thin error bars represent 50% and 90% BCI</w:t>
      </w:r>
      <w:r w:rsidR="00D9493B">
        <w:rPr>
          <w:lang w:val="en-CA"/>
        </w:rPr>
        <w:t>’s.</w:t>
      </w:r>
    </w:p>
    <w:p w14:paraId="2EAE4B66" w14:textId="58DFD5E5" w:rsidR="007A4BD1" w:rsidRDefault="007A4BD1" w:rsidP="00B512B6">
      <w:pPr>
        <w:rPr>
          <w:lang w:val="en-CA"/>
        </w:rPr>
      </w:pPr>
    </w:p>
    <w:p w14:paraId="47F9ECC3" w14:textId="7EF2F6E7" w:rsidR="007A4BD1" w:rsidRDefault="007A4BD1" w:rsidP="00B512B6">
      <w:pPr>
        <w:rPr>
          <w:lang w:val="en-CA"/>
        </w:rPr>
      </w:pPr>
      <w:r>
        <w:rPr>
          <w:lang w:val="en-CA"/>
        </w:rPr>
        <w:br w:type="page"/>
      </w:r>
    </w:p>
    <w:p w14:paraId="734464CC" w14:textId="55C10685" w:rsidR="00B512B6" w:rsidRPr="00A76FB4" w:rsidRDefault="00742924" w:rsidP="00B512B6">
      <w:pPr>
        <w:rPr>
          <w:lang w:val="en-CA"/>
        </w:rPr>
      </w:pPr>
      <w:r>
        <w:rPr>
          <w:noProof/>
        </w:rPr>
        <w:lastRenderedPageBreak/>
        <w:drawing>
          <wp:inline distT="0" distB="0" distL="0" distR="0" wp14:anchorId="69240CB5" wp14:editId="0E2892F1">
            <wp:extent cx="5977475" cy="4842344"/>
            <wp:effectExtent l="0" t="0" r="4445" b="0"/>
            <wp:docPr id="14201559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55903" name="Picture 1" descr="A screenshot of a computer&#10;&#10;Description automatically generated"/>
                    <pic:cNvPicPr/>
                  </pic:nvPicPr>
                  <pic:blipFill rotWithShape="1">
                    <a:blip r:embed="rId23"/>
                    <a:srcRect l="15251" r="15312"/>
                    <a:stretch/>
                  </pic:blipFill>
                  <pic:spPr bwMode="auto">
                    <a:xfrm>
                      <a:off x="0" y="0"/>
                      <a:ext cx="5989019" cy="4851696"/>
                    </a:xfrm>
                    <a:prstGeom prst="rect">
                      <a:avLst/>
                    </a:prstGeom>
                    <a:ln>
                      <a:noFill/>
                    </a:ln>
                    <a:extLst>
                      <a:ext uri="{53640926-AAD7-44D8-BBD7-CCE9431645EC}">
                        <a14:shadowObscured xmlns:a14="http://schemas.microsoft.com/office/drawing/2010/main"/>
                      </a:ext>
                    </a:extLst>
                  </pic:spPr>
                </pic:pic>
              </a:graphicData>
            </a:graphic>
          </wp:inline>
        </w:drawing>
      </w:r>
    </w:p>
    <w:p w14:paraId="10362BAA" w14:textId="304FF462" w:rsidR="00B512B6" w:rsidRDefault="00B512B6" w:rsidP="008C4499">
      <w:pPr>
        <w:rPr>
          <w:lang w:val="en-CA"/>
        </w:rPr>
      </w:pPr>
      <w:r>
        <w:rPr>
          <w:b/>
          <w:bCs/>
          <w:lang w:val="en-CA"/>
        </w:rPr>
        <w:t xml:space="preserve">Figure </w:t>
      </w:r>
      <w:r w:rsidR="00CE4559">
        <w:rPr>
          <w:b/>
          <w:bCs/>
          <w:lang w:val="en-CA"/>
        </w:rPr>
        <w:t>3</w:t>
      </w:r>
      <w:r>
        <w:rPr>
          <w:b/>
          <w:bCs/>
          <w:lang w:val="en-CA"/>
        </w:rPr>
        <w:t>:</w:t>
      </w:r>
      <w:r w:rsidR="000772CD">
        <w:rPr>
          <w:b/>
          <w:bCs/>
          <w:lang w:val="en-CA"/>
        </w:rPr>
        <w:t xml:space="preserve"> Bias and precision </w:t>
      </w:r>
      <w:r w:rsidR="008A1F12">
        <w:rPr>
          <w:b/>
          <w:bCs/>
          <w:lang w:val="en-CA"/>
        </w:rPr>
        <w:t xml:space="preserve">of abundance models under </w:t>
      </w:r>
      <w:r w:rsidR="00E731E0">
        <w:rPr>
          <w:b/>
          <w:bCs/>
          <w:lang w:val="en-CA"/>
        </w:rPr>
        <w:t>simulated changes in</w:t>
      </w:r>
      <w:r w:rsidR="008A1F12">
        <w:rPr>
          <w:b/>
          <w:bCs/>
          <w:lang w:val="en-CA"/>
        </w:rPr>
        <w:t xml:space="preserve"> detection rate and effects of </w:t>
      </w:r>
      <w:r w:rsidR="00D9493B">
        <w:rPr>
          <w:b/>
          <w:bCs/>
          <w:lang w:val="en-CA"/>
        </w:rPr>
        <w:t xml:space="preserve">habitat restoration </w:t>
      </w:r>
      <w:r w:rsidR="008A1F12">
        <w:rPr>
          <w:b/>
          <w:bCs/>
          <w:lang w:val="en-CA"/>
        </w:rPr>
        <w:t>on detection</w:t>
      </w:r>
      <w:r w:rsidR="00D9493B">
        <w:rPr>
          <w:b/>
          <w:bCs/>
          <w:lang w:val="en-CA"/>
        </w:rPr>
        <w:t xml:space="preserve">: </w:t>
      </w:r>
      <w:r w:rsidR="00E731E0">
        <w:rPr>
          <w:lang w:val="en-CA"/>
        </w:rPr>
        <w:t xml:space="preserve">GLM bias (a) and precision (b); </w:t>
      </w:r>
      <w:proofErr w:type="spellStart"/>
      <w:r w:rsidR="00E731E0">
        <w:rPr>
          <w:lang w:val="en-CA"/>
        </w:rPr>
        <w:t>binmix</w:t>
      </w:r>
      <w:proofErr w:type="spellEnd"/>
      <w:r w:rsidR="00E731E0">
        <w:rPr>
          <w:lang w:val="en-CA"/>
        </w:rPr>
        <w:t xml:space="preserve"> bias (c) and precision (d); and </w:t>
      </w:r>
      <w:proofErr w:type="spellStart"/>
      <w:r w:rsidR="00E731E0">
        <w:rPr>
          <w:lang w:val="en-CA"/>
        </w:rPr>
        <w:t>multimix</w:t>
      </w:r>
      <w:proofErr w:type="spellEnd"/>
      <w:r w:rsidR="00E731E0">
        <w:rPr>
          <w:lang w:val="en-CA"/>
        </w:rPr>
        <w:t xml:space="preserve"> bias (e) and precision (f). Positive bias </w:t>
      </w:r>
      <w:r w:rsidR="00D9493B">
        <w:rPr>
          <w:lang w:val="en-CA"/>
        </w:rPr>
        <w:t xml:space="preserve">(red) </w:t>
      </w:r>
      <w:r w:rsidR="00E731E0">
        <w:rPr>
          <w:lang w:val="en-CA"/>
        </w:rPr>
        <w:t xml:space="preserve">indicates a tendency to overestimate the effect of habitat restoration on abundance while </w:t>
      </w:r>
      <w:r w:rsidR="00CD1DEF">
        <w:rPr>
          <w:lang w:val="en-CA"/>
        </w:rPr>
        <w:t xml:space="preserve">a negative bias </w:t>
      </w:r>
      <w:r w:rsidR="00D9493B">
        <w:rPr>
          <w:lang w:val="en-CA"/>
        </w:rPr>
        <w:t xml:space="preserve">(blue) </w:t>
      </w:r>
      <w:r w:rsidR="00CD1DEF">
        <w:rPr>
          <w:lang w:val="en-CA"/>
        </w:rPr>
        <w:t>indicates a tendency to underestimate the effect</w:t>
      </w:r>
      <w:r w:rsidR="00D9493B">
        <w:rPr>
          <w:lang w:val="en-CA"/>
        </w:rPr>
        <w:t>. A value of zero indicates no model bias</w:t>
      </w:r>
      <w:r w:rsidR="00E731E0">
        <w:rPr>
          <w:lang w:val="en-CA"/>
        </w:rPr>
        <w:t>.</w:t>
      </w:r>
      <w:r w:rsidR="00CD1DEF">
        <w:rPr>
          <w:lang w:val="en-CA"/>
        </w:rPr>
        <w:t xml:space="preserve"> </w:t>
      </w:r>
      <w:r w:rsidR="00D9493B">
        <w:rPr>
          <w:lang w:val="en-CA"/>
        </w:rPr>
        <w:t>Models should return unbiased estimates of abundance drivers that are also precise. Higher values for precision (dark purple) represent wider BCI’s. Lower values (light purple) represent BCI’s with less uncertainty</w:t>
      </w:r>
      <w:r w:rsidR="00CD1DEF">
        <w:rPr>
          <w:lang w:val="en-CA"/>
        </w:rPr>
        <w:t xml:space="preserve">. </w:t>
      </w:r>
    </w:p>
    <w:p w14:paraId="77D63617" w14:textId="7F35D96F" w:rsidR="00742924" w:rsidRPr="00A76FB4" w:rsidRDefault="00742924" w:rsidP="00742924">
      <w:pPr>
        <w:rPr>
          <w:lang w:val="en-CA"/>
        </w:rPr>
      </w:pPr>
      <w:r>
        <w:rPr>
          <w:noProof/>
        </w:rPr>
        <w:lastRenderedPageBreak/>
        <w:drawing>
          <wp:inline distT="0" distB="0" distL="0" distR="0" wp14:anchorId="4FE36757" wp14:editId="2DC70C55">
            <wp:extent cx="5773461" cy="4659464"/>
            <wp:effectExtent l="0" t="0" r="0" b="8255"/>
            <wp:docPr id="70710113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01133" name="Picture 1" descr="A screenshot of a computer screen&#10;&#10;Description automatically generated"/>
                    <pic:cNvPicPr/>
                  </pic:nvPicPr>
                  <pic:blipFill rotWithShape="1">
                    <a:blip r:embed="rId24"/>
                    <a:srcRect l="15252" r="15050"/>
                    <a:stretch/>
                  </pic:blipFill>
                  <pic:spPr bwMode="auto">
                    <a:xfrm>
                      <a:off x="0" y="0"/>
                      <a:ext cx="5780559" cy="4665193"/>
                    </a:xfrm>
                    <a:prstGeom prst="rect">
                      <a:avLst/>
                    </a:prstGeom>
                    <a:ln>
                      <a:noFill/>
                    </a:ln>
                    <a:extLst>
                      <a:ext uri="{53640926-AAD7-44D8-BBD7-CCE9431645EC}">
                        <a14:shadowObscured xmlns:a14="http://schemas.microsoft.com/office/drawing/2010/main"/>
                      </a:ext>
                    </a:extLst>
                  </pic:spPr>
                </pic:pic>
              </a:graphicData>
            </a:graphic>
          </wp:inline>
        </w:drawing>
      </w:r>
    </w:p>
    <w:p w14:paraId="6FE5FBBA" w14:textId="6E904911" w:rsidR="00D9493B" w:rsidRDefault="00742924" w:rsidP="00742924">
      <w:pPr>
        <w:rPr>
          <w:lang w:val="en-CA"/>
        </w:rPr>
      </w:pPr>
      <w:r>
        <w:rPr>
          <w:b/>
          <w:bCs/>
          <w:lang w:val="en-CA"/>
        </w:rPr>
        <w:t xml:space="preserve">Figure </w:t>
      </w:r>
      <w:r w:rsidR="00CE4559">
        <w:rPr>
          <w:b/>
          <w:bCs/>
          <w:lang w:val="en-CA"/>
        </w:rPr>
        <w:t>4</w:t>
      </w:r>
      <w:r>
        <w:rPr>
          <w:b/>
          <w:bCs/>
          <w:lang w:val="en-CA"/>
        </w:rPr>
        <w:t xml:space="preserve">: Bias and precision of abundance models under simulated changes in site number and effects of habitat category on detection. </w:t>
      </w:r>
      <w:r w:rsidR="00D9493B">
        <w:rPr>
          <w:lang w:val="en-CA"/>
        </w:rPr>
        <w:t xml:space="preserve">GLM bias (a) and precision (b); </w:t>
      </w:r>
      <w:proofErr w:type="spellStart"/>
      <w:r w:rsidR="00D9493B">
        <w:rPr>
          <w:lang w:val="en-CA"/>
        </w:rPr>
        <w:t>binmix</w:t>
      </w:r>
      <w:proofErr w:type="spellEnd"/>
      <w:r w:rsidR="00D9493B">
        <w:rPr>
          <w:lang w:val="en-CA"/>
        </w:rPr>
        <w:t xml:space="preserve"> bias (c) and precision (d); and </w:t>
      </w:r>
      <w:proofErr w:type="spellStart"/>
      <w:r w:rsidR="00D9493B">
        <w:rPr>
          <w:lang w:val="en-CA"/>
        </w:rPr>
        <w:t>multimix</w:t>
      </w:r>
      <w:proofErr w:type="spellEnd"/>
      <w:r w:rsidR="00D9493B">
        <w:rPr>
          <w:lang w:val="en-CA"/>
        </w:rPr>
        <w:t xml:space="preserve"> bias (e) and precision (f). Positive bias (red) indicates a tendency to overestimate the effect of habitat restoration on abundance while a negative bias (blue) indicates a tendency to underestimate the effect. A value of zero indicates no model bias. Models should return unbiased estimates of abundance drivers that are also precise. Higher values for precision (dark purple) represent wider BCI’s. Lower values (light purple) represent BCI’s with less uncertainty.</w:t>
      </w:r>
    </w:p>
    <w:p w14:paraId="4F796E4E" w14:textId="77777777" w:rsidR="00D9493B" w:rsidRDefault="00D9493B">
      <w:pPr>
        <w:rPr>
          <w:lang w:val="en-CA"/>
        </w:rPr>
      </w:pPr>
      <w:r>
        <w:rPr>
          <w:lang w:val="en-CA"/>
        </w:rPr>
        <w:br w:type="page"/>
      </w:r>
    </w:p>
    <w:p w14:paraId="7D108792" w14:textId="77777777" w:rsidR="003A277F" w:rsidRDefault="003A277F" w:rsidP="00742924">
      <w:pPr>
        <w:rPr>
          <w:lang w:val="en-CA"/>
        </w:rPr>
      </w:pPr>
    </w:p>
    <w:p w14:paraId="6E266CDA" w14:textId="1617179C" w:rsidR="00896B5B" w:rsidRDefault="00896B5B" w:rsidP="00742924">
      <w:pPr>
        <w:rPr>
          <w:b/>
          <w:bCs/>
          <w:lang w:val="en-CA"/>
        </w:rPr>
      </w:pPr>
      <w:r>
        <w:rPr>
          <w:noProof/>
        </w:rPr>
        <w:drawing>
          <wp:inline distT="0" distB="0" distL="0" distR="0" wp14:anchorId="0EF176A5" wp14:editId="218262ED">
            <wp:extent cx="5780598" cy="1732148"/>
            <wp:effectExtent l="0" t="0" r="0" b="1905"/>
            <wp:docPr id="1195260410" name="Picture 1"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60410" name="Picture 1" descr="A screenshot of a computer screen"/>
                    <pic:cNvPicPr/>
                  </pic:nvPicPr>
                  <pic:blipFill rotWithShape="1">
                    <a:blip r:embed="rId25"/>
                    <a:srcRect t="23548" b="23181"/>
                    <a:stretch/>
                  </pic:blipFill>
                  <pic:spPr bwMode="auto">
                    <a:xfrm>
                      <a:off x="0" y="0"/>
                      <a:ext cx="5794144" cy="1736207"/>
                    </a:xfrm>
                    <a:prstGeom prst="rect">
                      <a:avLst/>
                    </a:prstGeom>
                    <a:ln>
                      <a:noFill/>
                    </a:ln>
                    <a:extLst>
                      <a:ext uri="{53640926-AAD7-44D8-BBD7-CCE9431645EC}">
                        <a14:shadowObscured xmlns:a14="http://schemas.microsoft.com/office/drawing/2010/main"/>
                      </a:ext>
                    </a:extLst>
                  </pic:spPr>
                </pic:pic>
              </a:graphicData>
            </a:graphic>
          </wp:inline>
        </w:drawing>
      </w:r>
    </w:p>
    <w:p w14:paraId="405D1469" w14:textId="69D6BD3B" w:rsidR="003A277F" w:rsidRPr="008C4499" w:rsidRDefault="003A277F" w:rsidP="00742924">
      <w:pPr>
        <w:rPr>
          <w:lang w:val="en-CA"/>
        </w:rPr>
      </w:pPr>
      <w:r>
        <w:rPr>
          <w:b/>
          <w:bCs/>
          <w:lang w:val="en-CA"/>
        </w:rPr>
        <w:t>Figure 5: Robustness to closure violations</w:t>
      </w:r>
      <w:r w:rsidR="009728CF">
        <w:rPr>
          <w:b/>
          <w:bCs/>
          <w:lang w:val="en-CA"/>
        </w:rPr>
        <w:t xml:space="preserve">. </w:t>
      </w:r>
      <w:proofErr w:type="spellStart"/>
      <w:r w:rsidR="009728CF">
        <w:rPr>
          <w:lang w:val="en-CA"/>
        </w:rPr>
        <w:t>Binmix</w:t>
      </w:r>
      <w:proofErr w:type="spellEnd"/>
      <w:r w:rsidR="009728CF">
        <w:rPr>
          <w:lang w:val="en-CA"/>
        </w:rPr>
        <w:t xml:space="preserve"> bias (a) compared to </w:t>
      </w:r>
      <w:proofErr w:type="spellStart"/>
      <w:r w:rsidR="009728CF">
        <w:rPr>
          <w:lang w:val="en-CA"/>
        </w:rPr>
        <w:t>multimix</w:t>
      </w:r>
      <w:proofErr w:type="spellEnd"/>
      <w:r w:rsidR="009728CF">
        <w:rPr>
          <w:lang w:val="en-CA"/>
        </w:rPr>
        <w:t xml:space="preserve"> bias (b), with respect to changing baseline availability odds (theta0) and systematic effects of restoration on availability odds (theta1). Positive bias (red) indicates a tendency to overestimate the effect of habitat restoration on abundance while a negative bias (blue) indicates a tendency to underestimate the effect. A value of zero indicates no model bias. </w:t>
      </w:r>
      <w:r w:rsidR="009728CF" w:rsidRPr="009728CF">
        <w:rPr>
          <w:highlight w:val="yellow"/>
          <w:lang w:val="en-CA"/>
        </w:rPr>
        <w:t>Also add panel with overall abundance estimate and baseline detection rate</w:t>
      </w:r>
      <w:r w:rsidR="009728CF">
        <w:rPr>
          <w:highlight w:val="yellow"/>
          <w:lang w:val="en-CA"/>
        </w:rPr>
        <w:t xml:space="preserve"> to show how </w:t>
      </w:r>
      <w:proofErr w:type="spellStart"/>
      <w:r w:rsidR="009728CF">
        <w:rPr>
          <w:highlight w:val="yellow"/>
          <w:lang w:val="en-CA"/>
        </w:rPr>
        <w:t>multimix</w:t>
      </w:r>
      <w:proofErr w:type="spellEnd"/>
      <w:r w:rsidR="009728CF">
        <w:rPr>
          <w:highlight w:val="yellow"/>
          <w:lang w:val="en-CA"/>
        </w:rPr>
        <w:t xml:space="preserve"> is adapting by combining the odds of detection and availability.</w:t>
      </w:r>
      <w:r w:rsidR="009728CF" w:rsidRPr="009728CF">
        <w:rPr>
          <w:highlight w:val="yellow"/>
          <w:lang w:val="en-CA"/>
        </w:rPr>
        <w:t xml:space="preserve"> </w:t>
      </w:r>
      <w:r w:rsidR="009728CF">
        <w:rPr>
          <w:lang w:val="en-CA"/>
        </w:rPr>
        <w:t xml:space="preserve"> </w:t>
      </w:r>
    </w:p>
    <w:p w14:paraId="6FA06882" w14:textId="77777777" w:rsidR="00742924" w:rsidRPr="008C4499" w:rsidRDefault="00742924" w:rsidP="008C4499">
      <w:pPr>
        <w:rPr>
          <w:lang w:val="en-CA"/>
        </w:rPr>
      </w:pPr>
    </w:p>
    <w:sectPr w:rsidR="00742924" w:rsidRPr="008C4499">
      <w:footerReference w:type="default" r:id="rId2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Sargent, Risa" w:date="2025-01-15T15:48:00Z" w:initials="RS">
    <w:p w14:paraId="3C8B0A19" w14:textId="65F32A83" w:rsidR="002B4396" w:rsidRDefault="002B4396">
      <w:pPr>
        <w:pStyle w:val="CommentText"/>
      </w:pPr>
      <w:r>
        <w:rPr>
          <w:rStyle w:val="CommentReference"/>
        </w:rPr>
        <w:annotationRef/>
      </w:r>
      <w:r>
        <w:t>It’s not uncommon for a study that references another study for methods to give a really brief overview (e.g., Briefly, in that study we…), but not give much else. Not sure what is appropriate here but that’s a commonly used writing device in this scenario that you might want to look into. I’ll see if I can find an example…</w:t>
      </w:r>
    </w:p>
  </w:comment>
  <w:comment w:id="1" w:author="Sargent, Risa" w:date="2025-01-15T15:53:00Z" w:initials="RS">
    <w:p w14:paraId="1FCAAFD9" w14:textId="3F312F0E" w:rsidR="000C5B26" w:rsidRDefault="000C5B26">
      <w:pPr>
        <w:pStyle w:val="CommentText"/>
      </w:pPr>
      <w:r>
        <w:rPr>
          <w:rStyle w:val="CommentReference"/>
        </w:rPr>
        <w:annotationRef/>
      </w:r>
      <w:r>
        <w:t>And kill bees!</w:t>
      </w:r>
    </w:p>
  </w:comment>
  <w:comment w:id="2" w:author="Jens Ulrich" w:date="2025-01-09T17:55:00Z" w:initials="JU">
    <w:p w14:paraId="4DBAB6E4" w14:textId="19C2D067" w:rsidR="00C17CDD" w:rsidRDefault="00C17CDD" w:rsidP="00C17CDD">
      <w:pPr>
        <w:pStyle w:val="CommentText"/>
      </w:pPr>
      <w:r>
        <w:rPr>
          <w:rStyle w:val="CommentReference"/>
        </w:rPr>
        <w:annotationRef/>
      </w:r>
      <w:r>
        <w:rPr>
          <w:lang w:val="en-CA"/>
        </w:rPr>
        <w:t>Make an illustrative figure</w:t>
      </w:r>
    </w:p>
  </w:comment>
  <w:comment w:id="3" w:author="Sargent, Risa" w:date="2025-01-16T14:59:00Z" w:initials="RS">
    <w:p w14:paraId="5C316232" w14:textId="7B538183" w:rsidR="00EF0538" w:rsidRDefault="00EF0538">
      <w:pPr>
        <w:pStyle w:val="CommentText"/>
      </w:pPr>
      <w:r>
        <w:rPr>
          <w:rStyle w:val="CommentReference"/>
        </w:rPr>
        <w:annotationRef/>
      </w:r>
      <w:r>
        <w:t>I wonder if ‘the GLM models’ (throughout) might improve readability?</w:t>
      </w:r>
    </w:p>
  </w:comment>
  <w:comment w:id="4" w:author="Jens Ulrich" w:date="2025-01-27T14:31:00Z" w:initials="JU">
    <w:p w14:paraId="5D8A4C39" w14:textId="77777777" w:rsidR="004B3DE1" w:rsidRDefault="004B3DE1" w:rsidP="004B3DE1">
      <w:pPr>
        <w:pStyle w:val="CommentText"/>
      </w:pPr>
      <w:r>
        <w:rPr>
          <w:rStyle w:val="CommentReference"/>
        </w:rPr>
        <w:annotationRef/>
      </w:r>
      <w:r>
        <w:rPr>
          <w:lang w:val="en-CA"/>
        </w:rPr>
        <w:t>I feel iffy about doing that since the ‘M’ in GLM stands for model</w:t>
      </w:r>
    </w:p>
  </w:comment>
  <w:comment w:id="5" w:author="Jens Ulrich" w:date="2025-01-09T14:40:00Z" w:initials="JU">
    <w:p w14:paraId="31D6B9D5" w14:textId="77777777" w:rsidR="004B3DE1" w:rsidRDefault="006E2A95" w:rsidP="004B3DE1">
      <w:pPr>
        <w:pStyle w:val="CommentText"/>
      </w:pPr>
      <w:r>
        <w:rPr>
          <w:rStyle w:val="CommentReference"/>
        </w:rPr>
        <w:annotationRef/>
      </w:r>
      <w:r w:rsidR="004B3DE1">
        <w:rPr>
          <w:lang w:val="en-CA"/>
        </w:rPr>
        <w:t>I didn’t originally track this in the simulation outputs. I am now tracking estimates of total population size and detection rate in the simulation reruns</w:t>
      </w:r>
    </w:p>
  </w:comment>
  <w:comment w:id="13" w:author="Jens Ulrich" w:date="2025-01-15T10:20:00Z" w:initials="JU">
    <w:p w14:paraId="29E5D218" w14:textId="77777777" w:rsidR="00BD4EF1" w:rsidRDefault="00BD4EF1" w:rsidP="00BD4EF1">
      <w:pPr>
        <w:pStyle w:val="CommentText"/>
      </w:pPr>
      <w:r>
        <w:rPr>
          <w:rStyle w:val="CommentReference"/>
        </w:rPr>
        <w:annotationRef/>
      </w:r>
      <w:r>
        <w:rPr>
          <w:lang w:val="en-CA"/>
        </w:rPr>
        <w:t>Maybe add a little more detail here</w:t>
      </w:r>
    </w:p>
  </w:comment>
  <w:comment w:id="14" w:author="Jens Ulrich" w:date="2025-01-15T10:14:00Z" w:initials="JU">
    <w:p w14:paraId="70B9BA4F" w14:textId="77777777" w:rsidR="00BD4EF1" w:rsidRDefault="00BD4EF1" w:rsidP="00BD4EF1">
      <w:pPr>
        <w:pStyle w:val="CommentText"/>
      </w:pPr>
      <w:r>
        <w:rPr>
          <w:rStyle w:val="CommentReference"/>
        </w:rPr>
        <w:annotationRef/>
      </w:r>
      <w:hyperlink r:id="rId1" w:history="1">
        <w:r w:rsidRPr="00B019A6">
          <w:rPr>
            <w:rStyle w:val="Hyperlink"/>
          </w:rPr>
          <w:t>https://www.sciencedirect.com/science/article/pii/S1470160X21008359</w:t>
        </w:r>
      </w:hyperlink>
    </w:p>
  </w:comment>
  <w:comment w:id="15" w:author="Jens Ulrich" w:date="2025-01-15T10:17:00Z" w:initials="JU">
    <w:p w14:paraId="202D4F81" w14:textId="77777777" w:rsidR="00BD4EF1" w:rsidRDefault="00BD4EF1" w:rsidP="00BD4EF1">
      <w:pPr>
        <w:pStyle w:val="CommentText"/>
      </w:pPr>
      <w:r>
        <w:rPr>
          <w:rStyle w:val="CommentReference"/>
        </w:rPr>
        <w:annotationRef/>
      </w:r>
      <w:hyperlink r:id="rId2" w:history="1">
        <w:r w:rsidRPr="00DF3183">
          <w:rPr>
            <w:rStyle w:val="Hyperlink"/>
          </w:rPr>
          <w:t>https://www.sciencedirect.com/science/article/abs/pii/S0304380018300607</w:t>
        </w:r>
      </w:hyperlink>
    </w:p>
  </w:comment>
  <w:comment w:id="16" w:author="Jens Ulrich" w:date="2025-01-27T15:28:00Z" w:initials="JU">
    <w:p w14:paraId="04FAC2BD" w14:textId="77777777" w:rsidR="00B20743" w:rsidRDefault="00B20743" w:rsidP="00B20743">
      <w:pPr>
        <w:pStyle w:val="CommentText"/>
      </w:pPr>
      <w:r>
        <w:rPr>
          <w:rStyle w:val="CommentReference"/>
        </w:rPr>
        <w:annotationRef/>
      </w:r>
      <w:r>
        <w:rPr>
          <w:lang w:val="en-CA"/>
        </w:rPr>
        <w:t>Add a bit more nuance here</w:t>
      </w:r>
    </w:p>
  </w:comment>
  <w:comment w:id="17" w:author="Jens Ulrich" w:date="2025-01-15T10:14:00Z" w:initials="JU">
    <w:p w14:paraId="054FC36F" w14:textId="4F0DD770" w:rsidR="00BD4EF1" w:rsidRDefault="00BD4EF1" w:rsidP="00BD4EF1">
      <w:pPr>
        <w:pStyle w:val="CommentText"/>
      </w:pPr>
      <w:r>
        <w:rPr>
          <w:rStyle w:val="CommentReference"/>
        </w:rPr>
        <w:annotationRef/>
      </w:r>
      <w:hyperlink r:id="rId3" w:history="1">
        <w:r w:rsidRPr="00B019A6">
          <w:rPr>
            <w:rStyle w:val="Hyperlink"/>
          </w:rPr>
          <w:t>https://www.sciencedirect.com/science/article/pii/S1470160X21008359</w:t>
        </w:r>
      </w:hyperlink>
    </w:p>
  </w:comment>
  <w:comment w:id="18" w:author="Jens Ulrich" w:date="2025-01-15T15:59:00Z" w:initials="JU">
    <w:p w14:paraId="60093C4F" w14:textId="77777777" w:rsidR="00BD4EF1" w:rsidRDefault="00BD4EF1" w:rsidP="00BD4EF1">
      <w:pPr>
        <w:pStyle w:val="CommentText"/>
      </w:pPr>
      <w:r>
        <w:rPr>
          <w:rStyle w:val="CommentReference"/>
        </w:rPr>
        <w:annotationRef/>
      </w:r>
      <w:hyperlink r:id="rId4" w:history="1">
        <w:r w:rsidRPr="00A00330">
          <w:rPr>
            <w:rStyle w:val="Hyperlink"/>
          </w:rPr>
          <w:t>https://resjournals.onlinelibrary.wiley.com/doi/full/10.1111/icad.12260?casa_token=kSpC3Pl3WlQAAAAA%3Al8bTwyU5pbeZcl1_J2P6IHQaQYnAjA3Kadt2Aj_oXhPXtcEhh3VV8T-lEdGbub8ysE6lxoyKyxQhcg</w:t>
        </w:r>
      </w:hyperlink>
    </w:p>
  </w:comment>
  <w:comment w:id="19" w:author="Jens Ulrich" w:date="2025-01-15T16:45:00Z" w:initials="JU">
    <w:p w14:paraId="5D5B8B5F" w14:textId="77777777" w:rsidR="00BD4EF1" w:rsidRDefault="00BD4EF1" w:rsidP="00BD4EF1">
      <w:pPr>
        <w:pStyle w:val="CommentText"/>
      </w:pPr>
      <w:r>
        <w:rPr>
          <w:rStyle w:val="CommentReference"/>
        </w:rPr>
        <w:annotationRef/>
      </w:r>
      <w:hyperlink r:id="rId5" w:history="1">
        <w:r w:rsidRPr="00B527DB">
          <w:rPr>
            <w:rStyle w:val="Hyperlink"/>
            <w:highlight w:val="white"/>
          </w:rPr>
          <w:t>https://resjournals.onlinelibrary.wiley.com/doi/full/10.1111/icad.12017?casa_token=FIo2PGT3RNMAAAAA%3AuzG4WY-A5YX1PEf07l8mrtVkLlwq1lDj6fh3YWYdG-Gm9D9zcYCQSQi-JsskLamySG40d1G3wox-tDMw</w:t>
        </w:r>
      </w:hyperlink>
    </w:p>
  </w:comment>
  <w:comment w:id="20" w:author="Jens Ulrich" w:date="2025-01-15T17:21:00Z" w:initials="JU">
    <w:p w14:paraId="1BFEB233" w14:textId="77777777" w:rsidR="00BD4EF1" w:rsidRDefault="00BD4EF1" w:rsidP="00BD4EF1">
      <w:pPr>
        <w:pStyle w:val="CommentText"/>
      </w:pPr>
      <w:r>
        <w:rPr>
          <w:rStyle w:val="CommentReference"/>
        </w:rPr>
        <w:annotationRef/>
      </w:r>
      <w:r>
        <w:rPr>
          <w:color w:val="222222"/>
          <w:highlight w:val="white"/>
        </w:rPr>
        <w:t>Morton AC (1982) The effects of marking and capture on recapture frequencies of butterflies. Oecologia 53(1):105–110</w:t>
      </w:r>
      <w:r>
        <w:t xml:space="preserve"> </w:t>
      </w:r>
    </w:p>
  </w:comment>
  <w:comment w:id="21" w:author="Jens Ulrich" w:date="2025-01-15T17:21:00Z" w:initials="JU">
    <w:p w14:paraId="15071D94" w14:textId="77777777" w:rsidR="00BD4EF1" w:rsidRDefault="00BD4EF1" w:rsidP="00BD4EF1">
      <w:pPr>
        <w:pStyle w:val="CommentText"/>
      </w:pPr>
      <w:r>
        <w:rPr>
          <w:rStyle w:val="CommentReference"/>
        </w:rPr>
        <w:annotationRef/>
      </w:r>
      <w:r>
        <w:rPr>
          <w:color w:val="222222"/>
          <w:highlight w:val="white"/>
        </w:rPr>
        <w:t>Gall LF (1984) The effect of capturing and marking on subsequent activity in </w:t>
      </w:r>
      <w:r>
        <w:rPr>
          <w:i/>
          <w:iCs/>
          <w:color w:val="222222"/>
          <w:highlight w:val="white"/>
        </w:rPr>
        <w:t>Boloria acrocnema</w:t>
      </w:r>
      <w:r>
        <w:rPr>
          <w:color w:val="222222"/>
          <w:highlight w:val="white"/>
        </w:rPr>
        <w:t> (Lepidoptera: Nymphalidae), with a comparison of different numerical models that estimate population size. Biol Cons 28:139–154</w:t>
      </w:r>
      <w:r>
        <w:t xml:space="preserve"> </w:t>
      </w:r>
    </w:p>
  </w:comment>
  <w:comment w:id="22" w:author="Jens Ulrich" w:date="2025-01-16T15:06:00Z" w:initials="JU">
    <w:p w14:paraId="4D068271" w14:textId="77777777" w:rsidR="00BD4EF1" w:rsidRDefault="00BD4EF1" w:rsidP="00BD4EF1">
      <w:pPr>
        <w:pStyle w:val="CommentText"/>
      </w:pPr>
      <w:r>
        <w:rPr>
          <w:rStyle w:val="CommentReference"/>
        </w:rPr>
        <w:annotationRef/>
      </w:r>
      <w:r>
        <w:rPr>
          <w:lang w:val="en-CA"/>
        </w:rPr>
        <w:t>I don’t think they actually use a hierarchcial design though? Use CDS instead of HDS so maybe that would be a new avenue</w:t>
      </w:r>
    </w:p>
  </w:comment>
  <w:comment w:id="23" w:author="Jens Ulrich" w:date="2025-01-22T17:41:00Z" w:initials="JU">
    <w:p w14:paraId="4995414E" w14:textId="77777777" w:rsidR="001C43EE" w:rsidRDefault="001C43EE" w:rsidP="001C43EE">
      <w:pPr>
        <w:pStyle w:val="CommentText"/>
      </w:pPr>
      <w:r>
        <w:rPr>
          <w:rStyle w:val="CommentReference"/>
        </w:rPr>
        <w:annotationRef/>
      </w:r>
      <w:r>
        <w:rPr>
          <w:lang w:val="en-CA"/>
        </w:rPr>
        <w:t>Put in discussion</w:t>
      </w:r>
    </w:p>
  </w:comment>
  <w:comment w:id="24" w:author="Jens Ulrich" w:date="2024-12-10T10:42:00Z" w:initials="JU">
    <w:p w14:paraId="76F750A9" w14:textId="5D9EDD93" w:rsidR="00B3215B" w:rsidRDefault="00B3215B" w:rsidP="00B3215B">
      <w:pPr>
        <w:pStyle w:val="CommentText"/>
      </w:pPr>
      <w:r>
        <w:rPr>
          <w:rStyle w:val="CommentReference"/>
        </w:rPr>
        <w:annotationRef/>
      </w:r>
      <w:r>
        <w:rPr>
          <w:lang w:val="en-CA"/>
        </w:rPr>
        <w:t>Should make the failed detections in the multimix red so the diverging paths are more clear. Should also center the “habitat 1 and 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C8B0A19" w15:done="0"/>
  <w15:commentEx w15:paraId="1FCAAFD9" w15:done="0"/>
  <w15:commentEx w15:paraId="4DBAB6E4" w15:done="0"/>
  <w15:commentEx w15:paraId="5C316232" w15:done="0"/>
  <w15:commentEx w15:paraId="5D8A4C39" w15:paraIdParent="5C316232" w15:done="0"/>
  <w15:commentEx w15:paraId="31D6B9D5" w15:done="0"/>
  <w15:commentEx w15:paraId="29E5D218" w15:done="0"/>
  <w15:commentEx w15:paraId="70B9BA4F" w15:done="0"/>
  <w15:commentEx w15:paraId="202D4F81" w15:done="0"/>
  <w15:commentEx w15:paraId="04FAC2BD" w15:done="0"/>
  <w15:commentEx w15:paraId="054FC36F" w15:done="0"/>
  <w15:commentEx w15:paraId="60093C4F" w15:done="0"/>
  <w15:commentEx w15:paraId="5D5B8B5F" w15:done="0"/>
  <w15:commentEx w15:paraId="1BFEB233" w15:done="0"/>
  <w15:commentEx w15:paraId="15071D94" w15:paraIdParent="1BFEB233" w15:done="0"/>
  <w15:commentEx w15:paraId="4D068271" w15:done="0"/>
  <w15:commentEx w15:paraId="4995414E" w15:done="0"/>
  <w15:commentEx w15:paraId="76F750A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834BF85" w16cex:dateUtc="2025-01-15T23:48:00Z"/>
  <w16cex:commentExtensible w16cex:durableId="71A7348E" w16cex:dateUtc="2025-01-15T23:53:00Z"/>
  <w16cex:commentExtensible w16cex:durableId="3760F72E" w16cex:dateUtc="2025-01-10T01:55:00Z"/>
  <w16cex:commentExtensible w16cex:durableId="07F81408" w16cex:dateUtc="2025-01-16T22:59:00Z"/>
  <w16cex:commentExtensible w16cex:durableId="2431B931" w16cex:dateUtc="2025-01-27T22:31:00Z"/>
  <w16cex:commentExtensible w16cex:durableId="4DE906B1" w16cex:dateUtc="2025-01-09T22:40:00Z"/>
  <w16cex:commentExtensible w16cex:durableId="2ED5488C" w16cex:dateUtc="2025-01-15T18:20:00Z"/>
  <w16cex:commentExtensible w16cex:durableId="774377CD" w16cex:dateUtc="2025-01-15T18:14:00Z"/>
  <w16cex:commentExtensible w16cex:durableId="3D000071" w16cex:dateUtc="2025-01-15T18:17:00Z"/>
  <w16cex:commentExtensible w16cex:durableId="7CEE10E7" w16cex:dateUtc="2025-01-27T23:28:00Z"/>
  <w16cex:commentExtensible w16cex:durableId="00022D2C" w16cex:dateUtc="2025-01-15T18:14:00Z"/>
  <w16cex:commentExtensible w16cex:durableId="0908EA8A" w16cex:dateUtc="2025-01-15T23:59:00Z"/>
  <w16cex:commentExtensible w16cex:durableId="14E078FB" w16cex:dateUtc="2025-01-16T00:45:00Z"/>
  <w16cex:commentExtensible w16cex:durableId="75A823AD" w16cex:dateUtc="2025-01-16T01:21:00Z"/>
  <w16cex:commentExtensible w16cex:durableId="438B7150" w16cex:dateUtc="2025-01-16T01:21:00Z"/>
  <w16cex:commentExtensible w16cex:durableId="6017B07D" w16cex:dateUtc="2025-01-16T23:06:00Z"/>
  <w16cex:commentExtensible w16cex:durableId="71921857" w16cex:dateUtc="2025-01-23T01:41:00Z"/>
  <w16cex:commentExtensible w16cex:durableId="4194EA3C" w16cex:dateUtc="2024-12-10T18: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C8B0A19" w16cid:durableId="7834BF85"/>
  <w16cid:commentId w16cid:paraId="1FCAAFD9" w16cid:durableId="71A7348E"/>
  <w16cid:commentId w16cid:paraId="4DBAB6E4" w16cid:durableId="3760F72E"/>
  <w16cid:commentId w16cid:paraId="5C316232" w16cid:durableId="07F81408"/>
  <w16cid:commentId w16cid:paraId="5D8A4C39" w16cid:durableId="2431B931"/>
  <w16cid:commentId w16cid:paraId="31D6B9D5" w16cid:durableId="4DE906B1"/>
  <w16cid:commentId w16cid:paraId="29E5D218" w16cid:durableId="2ED5488C"/>
  <w16cid:commentId w16cid:paraId="70B9BA4F" w16cid:durableId="774377CD"/>
  <w16cid:commentId w16cid:paraId="202D4F81" w16cid:durableId="3D000071"/>
  <w16cid:commentId w16cid:paraId="04FAC2BD" w16cid:durableId="7CEE10E7"/>
  <w16cid:commentId w16cid:paraId="054FC36F" w16cid:durableId="00022D2C"/>
  <w16cid:commentId w16cid:paraId="60093C4F" w16cid:durableId="0908EA8A"/>
  <w16cid:commentId w16cid:paraId="5D5B8B5F" w16cid:durableId="14E078FB"/>
  <w16cid:commentId w16cid:paraId="1BFEB233" w16cid:durableId="75A823AD"/>
  <w16cid:commentId w16cid:paraId="15071D94" w16cid:durableId="438B7150"/>
  <w16cid:commentId w16cid:paraId="4D068271" w16cid:durableId="6017B07D"/>
  <w16cid:commentId w16cid:paraId="4995414E" w16cid:durableId="71921857"/>
  <w16cid:commentId w16cid:paraId="76F750A9" w16cid:durableId="4194EA3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D18BB6" w14:textId="77777777" w:rsidR="00F60C51" w:rsidRDefault="00F60C51" w:rsidP="00625570">
      <w:pPr>
        <w:spacing w:after="0" w:line="240" w:lineRule="auto"/>
      </w:pPr>
      <w:r>
        <w:separator/>
      </w:r>
    </w:p>
  </w:endnote>
  <w:endnote w:type="continuationSeparator" w:id="0">
    <w:p w14:paraId="7294D6E1" w14:textId="77777777" w:rsidR="00F60C51" w:rsidRDefault="00F60C51" w:rsidP="00625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erriweather Sans">
    <w:charset w:val="00"/>
    <w:family w:val="auto"/>
    <w:pitch w:val="variable"/>
    <w:sig w:usb0="A00004FF" w:usb1="4000207B" w:usb2="00000000" w:usb3="00000000" w:csb0="00000193" w:csb1="00000000"/>
  </w:font>
  <w:font w:name="Open Sans">
    <w:charset w:val="00"/>
    <w:family w:val="swiss"/>
    <w:pitch w:val="variable"/>
    <w:sig w:usb0="E00002EF" w:usb1="4000205B" w:usb2="00000028" w:usb3="00000000" w:csb0="0000019F" w:csb1="00000000"/>
  </w:font>
  <w:font w:name="Merriweather">
    <w:charset w:val="00"/>
    <w:family w:val="auto"/>
    <w:pitch w:val="variable"/>
    <w:sig w:usb0="20000207" w:usb1="00000002"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16494188"/>
      <w:docPartObj>
        <w:docPartGallery w:val="Page Numbers (Bottom of Page)"/>
        <w:docPartUnique/>
      </w:docPartObj>
    </w:sdtPr>
    <w:sdtEndPr>
      <w:rPr>
        <w:noProof/>
      </w:rPr>
    </w:sdtEndPr>
    <w:sdtContent>
      <w:p w14:paraId="4ECB5D34" w14:textId="6A513106" w:rsidR="00925C4B" w:rsidRDefault="00925C4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FA16F2" w14:textId="77777777" w:rsidR="00925C4B" w:rsidRDefault="00925C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0A02EE" w14:textId="77777777" w:rsidR="00F60C51" w:rsidRDefault="00F60C51" w:rsidP="00625570">
      <w:pPr>
        <w:spacing w:after="0" w:line="240" w:lineRule="auto"/>
      </w:pPr>
      <w:r>
        <w:separator/>
      </w:r>
    </w:p>
  </w:footnote>
  <w:footnote w:type="continuationSeparator" w:id="0">
    <w:p w14:paraId="11AE8142" w14:textId="77777777" w:rsidR="00F60C51" w:rsidRDefault="00F60C51" w:rsidP="006255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36F6A"/>
    <w:multiLevelType w:val="hybridMultilevel"/>
    <w:tmpl w:val="FD262EAC"/>
    <w:lvl w:ilvl="0" w:tplc="AD529BF2">
      <w:start w:val="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8000D3"/>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4CA3142"/>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B617CC7"/>
    <w:multiLevelType w:val="multilevel"/>
    <w:tmpl w:val="571E9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713E43"/>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5482F47"/>
    <w:multiLevelType w:val="hybridMultilevel"/>
    <w:tmpl w:val="FBB04BAE"/>
    <w:lvl w:ilvl="0" w:tplc="8A7C460E">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961962">
    <w:abstractNumId w:val="5"/>
  </w:num>
  <w:num w:numId="2" w16cid:durableId="1293170121">
    <w:abstractNumId w:val="1"/>
  </w:num>
  <w:num w:numId="3" w16cid:durableId="1164707565">
    <w:abstractNumId w:val="4"/>
  </w:num>
  <w:num w:numId="4" w16cid:durableId="1929845072">
    <w:abstractNumId w:val="2"/>
  </w:num>
  <w:num w:numId="5" w16cid:durableId="1465659884">
    <w:abstractNumId w:val="0"/>
  </w:num>
  <w:num w:numId="6" w16cid:durableId="3581338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argent, Risa">
    <w15:presenceInfo w15:providerId="AD" w15:userId="S::risa.sargent@ubc.ca::ad00f8f8-0bac-400d-aecf-85974dd0e203"/>
  </w15:person>
  <w15:person w15:author="Jens Ulrich">
    <w15:presenceInfo w15:providerId="AD" w15:userId="S::jens.johnson@ubc.ca::1d972ffb-7a27-4f01-82ee-6bfead15c4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8B6"/>
    <w:rsid w:val="00003CEA"/>
    <w:rsid w:val="000167FC"/>
    <w:rsid w:val="00025C1A"/>
    <w:rsid w:val="000310AD"/>
    <w:rsid w:val="00036A8C"/>
    <w:rsid w:val="0004132B"/>
    <w:rsid w:val="00044736"/>
    <w:rsid w:val="00045780"/>
    <w:rsid w:val="000465CE"/>
    <w:rsid w:val="00054159"/>
    <w:rsid w:val="00057C24"/>
    <w:rsid w:val="000631A2"/>
    <w:rsid w:val="00064EB5"/>
    <w:rsid w:val="00065B2F"/>
    <w:rsid w:val="00066428"/>
    <w:rsid w:val="00067E80"/>
    <w:rsid w:val="00075B03"/>
    <w:rsid w:val="000772CD"/>
    <w:rsid w:val="000812FE"/>
    <w:rsid w:val="00083264"/>
    <w:rsid w:val="00094B22"/>
    <w:rsid w:val="000973E2"/>
    <w:rsid w:val="000977E0"/>
    <w:rsid w:val="000A671E"/>
    <w:rsid w:val="000B028D"/>
    <w:rsid w:val="000B2CFF"/>
    <w:rsid w:val="000B5691"/>
    <w:rsid w:val="000C1812"/>
    <w:rsid w:val="000C4AB8"/>
    <w:rsid w:val="000C5B26"/>
    <w:rsid w:val="000D0274"/>
    <w:rsid w:val="000D1918"/>
    <w:rsid w:val="000E0E06"/>
    <w:rsid w:val="000E123C"/>
    <w:rsid w:val="000E4E67"/>
    <w:rsid w:val="000E606A"/>
    <w:rsid w:val="000F0A14"/>
    <w:rsid w:val="000F16E1"/>
    <w:rsid w:val="000F4CA3"/>
    <w:rsid w:val="000F5801"/>
    <w:rsid w:val="001124B9"/>
    <w:rsid w:val="00115EA6"/>
    <w:rsid w:val="00120999"/>
    <w:rsid w:val="00120E75"/>
    <w:rsid w:val="00133AA8"/>
    <w:rsid w:val="001345FD"/>
    <w:rsid w:val="00142439"/>
    <w:rsid w:val="00145AD5"/>
    <w:rsid w:val="00147AC8"/>
    <w:rsid w:val="0015135D"/>
    <w:rsid w:val="0015281C"/>
    <w:rsid w:val="001559FC"/>
    <w:rsid w:val="00157A88"/>
    <w:rsid w:val="00162913"/>
    <w:rsid w:val="00163E2E"/>
    <w:rsid w:val="001A091E"/>
    <w:rsid w:val="001A3FB2"/>
    <w:rsid w:val="001A574F"/>
    <w:rsid w:val="001B472C"/>
    <w:rsid w:val="001B4B31"/>
    <w:rsid w:val="001B7FB0"/>
    <w:rsid w:val="001C43EE"/>
    <w:rsid w:val="001D0191"/>
    <w:rsid w:val="001E6CD6"/>
    <w:rsid w:val="001F3B48"/>
    <w:rsid w:val="00215B37"/>
    <w:rsid w:val="00217481"/>
    <w:rsid w:val="00221A04"/>
    <w:rsid w:val="00224972"/>
    <w:rsid w:val="00226C9F"/>
    <w:rsid w:val="00234D33"/>
    <w:rsid w:val="00235E76"/>
    <w:rsid w:val="00250A39"/>
    <w:rsid w:val="00251950"/>
    <w:rsid w:val="00263137"/>
    <w:rsid w:val="00266541"/>
    <w:rsid w:val="00272947"/>
    <w:rsid w:val="002818D3"/>
    <w:rsid w:val="00281ABF"/>
    <w:rsid w:val="00281F45"/>
    <w:rsid w:val="00284BF9"/>
    <w:rsid w:val="0028623F"/>
    <w:rsid w:val="002877E4"/>
    <w:rsid w:val="00290B44"/>
    <w:rsid w:val="0029209D"/>
    <w:rsid w:val="002A58C8"/>
    <w:rsid w:val="002B08B6"/>
    <w:rsid w:val="002B1345"/>
    <w:rsid w:val="002B4396"/>
    <w:rsid w:val="002D3441"/>
    <w:rsid w:val="002D52CB"/>
    <w:rsid w:val="002F5BEA"/>
    <w:rsid w:val="002F7FD1"/>
    <w:rsid w:val="003015F8"/>
    <w:rsid w:val="003057A7"/>
    <w:rsid w:val="00316CCE"/>
    <w:rsid w:val="00321EE8"/>
    <w:rsid w:val="00337C6D"/>
    <w:rsid w:val="003459A4"/>
    <w:rsid w:val="0034779B"/>
    <w:rsid w:val="00347802"/>
    <w:rsid w:val="0035081F"/>
    <w:rsid w:val="00363221"/>
    <w:rsid w:val="00364C29"/>
    <w:rsid w:val="003773C0"/>
    <w:rsid w:val="00387939"/>
    <w:rsid w:val="0039216E"/>
    <w:rsid w:val="00392543"/>
    <w:rsid w:val="003A277F"/>
    <w:rsid w:val="003A51C3"/>
    <w:rsid w:val="003A7866"/>
    <w:rsid w:val="003B5584"/>
    <w:rsid w:val="003B648D"/>
    <w:rsid w:val="003B6500"/>
    <w:rsid w:val="003B6EE5"/>
    <w:rsid w:val="003C4D2B"/>
    <w:rsid w:val="003C4F80"/>
    <w:rsid w:val="003D077E"/>
    <w:rsid w:val="003D0C3A"/>
    <w:rsid w:val="003E77CC"/>
    <w:rsid w:val="003F1672"/>
    <w:rsid w:val="003F2617"/>
    <w:rsid w:val="00413B14"/>
    <w:rsid w:val="004142EE"/>
    <w:rsid w:val="004215F7"/>
    <w:rsid w:val="00427370"/>
    <w:rsid w:val="00433FDA"/>
    <w:rsid w:val="004372E3"/>
    <w:rsid w:val="00437C2E"/>
    <w:rsid w:val="00450CEE"/>
    <w:rsid w:val="0045140F"/>
    <w:rsid w:val="00455F7F"/>
    <w:rsid w:val="0047186F"/>
    <w:rsid w:val="00473683"/>
    <w:rsid w:val="00474548"/>
    <w:rsid w:val="0047506A"/>
    <w:rsid w:val="00475501"/>
    <w:rsid w:val="0048082C"/>
    <w:rsid w:val="004823C9"/>
    <w:rsid w:val="00484639"/>
    <w:rsid w:val="00495E45"/>
    <w:rsid w:val="004A03AB"/>
    <w:rsid w:val="004A4E2F"/>
    <w:rsid w:val="004A7CD1"/>
    <w:rsid w:val="004B283D"/>
    <w:rsid w:val="004B3DE1"/>
    <w:rsid w:val="004B5DB4"/>
    <w:rsid w:val="004B72C9"/>
    <w:rsid w:val="004C5BB9"/>
    <w:rsid w:val="004D2C63"/>
    <w:rsid w:val="004D47E3"/>
    <w:rsid w:val="004E5FB5"/>
    <w:rsid w:val="004F6712"/>
    <w:rsid w:val="00500D2A"/>
    <w:rsid w:val="00504CC9"/>
    <w:rsid w:val="00507F23"/>
    <w:rsid w:val="005105FA"/>
    <w:rsid w:val="00512C8F"/>
    <w:rsid w:val="005158F5"/>
    <w:rsid w:val="005368D3"/>
    <w:rsid w:val="005369C5"/>
    <w:rsid w:val="00544EB6"/>
    <w:rsid w:val="00560A7D"/>
    <w:rsid w:val="00565CF7"/>
    <w:rsid w:val="00570871"/>
    <w:rsid w:val="005802B7"/>
    <w:rsid w:val="005878AE"/>
    <w:rsid w:val="005E29F4"/>
    <w:rsid w:val="005E3E53"/>
    <w:rsid w:val="0060326F"/>
    <w:rsid w:val="00610060"/>
    <w:rsid w:val="00611BF7"/>
    <w:rsid w:val="006211B6"/>
    <w:rsid w:val="00625570"/>
    <w:rsid w:val="0062636E"/>
    <w:rsid w:val="00626AE9"/>
    <w:rsid w:val="00627788"/>
    <w:rsid w:val="00631CB8"/>
    <w:rsid w:val="00636C86"/>
    <w:rsid w:val="006418B5"/>
    <w:rsid w:val="0065017C"/>
    <w:rsid w:val="006510B9"/>
    <w:rsid w:val="00654D4B"/>
    <w:rsid w:val="00666E3D"/>
    <w:rsid w:val="0067158F"/>
    <w:rsid w:val="00676C2E"/>
    <w:rsid w:val="006824C5"/>
    <w:rsid w:val="00685B0A"/>
    <w:rsid w:val="00690DE7"/>
    <w:rsid w:val="00691AED"/>
    <w:rsid w:val="006939E3"/>
    <w:rsid w:val="006A3766"/>
    <w:rsid w:val="006A643D"/>
    <w:rsid w:val="006B1CF3"/>
    <w:rsid w:val="006B52C0"/>
    <w:rsid w:val="006C5518"/>
    <w:rsid w:val="006D54EB"/>
    <w:rsid w:val="006D752E"/>
    <w:rsid w:val="006E2A95"/>
    <w:rsid w:val="006F70FD"/>
    <w:rsid w:val="00703170"/>
    <w:rsid w:val="00707783"/>
    <w:rsid w:val="007106E1"/>
    <w:rsid w:val="00713A33"/>
    <w:rsid w:val="00714219"/>
    <w:rsid w:val="007149AB"/>
    <w:rsid w:val="00740670"/>
    <w:rsid w:val="00742924"/>
    <w:rsid w:val="00744985"/>
    <w:rsid w:val="007464C2"/>
    <w:rsid w:val="007505E7"/>
    <w:rsid w:val="0075441E"/>
    <w:rsid w:val="00754B92"/>
    <w:rsid w:val="00767108"/>
    <w:rsid w:val="007768ED"/>
    <w:rsid w:val="00781EB2"/>
    <w:rsid w:val="007A0239"/>
    <w:rsid w:val="007A23D3"/>
    <w:rsid w:val="007A49EF"/>
    <w:rsid w:val="007A4BD1"/>
    <w:rsid w:val="007B0A94"/>
    <w:rsid w:val="007B31D8"/>
    <w:rsid w:val="007B5330"/>
    <w:rsid w:val="007B5BD0"/>
    <w:rsid w:val="007D22C8"/>
    <w:rsid w:val="007D4C2B"/>
    <w:rsid w:val="007D674C"/>
    <w:rsid w:val="007E58AE"/>
    <w:rsid w:val="007E7CC3"/>
    <w:rsid w:val="007F396D"/>
    <w:rsid w:val="007F4AB9"/>
    <w:rsid w:val="00801731"/>
    <w:rsid w:val="00803A93"/>
    <w:rsid w:val="00804766"/>
    <w:rsid w:val="00807B86"/>
    <w:rsid w:val="008142CB"/>
    <w:rsid w:val="0082270D"/>
    <w:rsid w:val="00843831"/>
    <w:rsid w:val="00845B02"/>
    <w:rsid w:val="00846B1D"/>
    <w:rsid w:val="00854B16"/>
    <w:rsid w:val="00855292"/>
    <w:rsid w:val="00857206"/>
    <w:rsid w:val="00857669"/>
    <w:rsid w:val="00857DFA"/>
    <w:rsid w:val="00876DD5"/>
    <w:rsid w:val="00881198"/>
    <w:rsid w:val="00886EBE"/>
    <w:rsid w:val="00887C3E"/>
    <w:rsid w:val="00890C44"/>
    <w:rsid w:val="00896B5B"/>
    <w:rsid w:val="008A1F12"/>
    <w:rsid w:val="008A4AE3"/>
    <w:rsid w:val="008B77F1"/>
    <w:rsid w:val="008C4499"/>
    <w:rsid w:val="008D15F0"/>
    <w:rsid w:val="008D31CE"/>
    <w:rsid w:val="008D69E9"/>
    <w:rsid w:val="009009D3"/>
    <w:rsid w:val="009047C5"/>
    <w:rsid w:val="00911B9C"/>
    <w:rsid w:val="00915E88"/>
    <w:rsid w:val="00924636"/>
    <w:rsid w:val="00925C4B"/>
    <w:rsid w:val="00927703"/>
    <w:rsid w:val="00944478"/>
    <w:rsid w:val="00951E3A"/>
    <w:rsid w:val="0096384D"/>
    <w:rsid w:val="009728CF"/>
    <w:rsid w:val="00985F89"/>
    <w:rsid w:val="009860A2"/>
    <w:rsid w:val="009A50F5"/>
    <w:rsid w:val="009A7307"/>
    <w:rsid w:val="009B6E07"/>
    <w:rsid w:val="009C27D5"/>
    <w:rsid w:val="009C6DDC"/>
    <w:rsid w:val="009D0352"/>
    <w:rsid w:val="009D15F7"/>
    <w:rsid w:val="009E1106"/>
    <w:rsid w:val="009E3A50"/>
    <w:rsid w:val="009E43CD"/>
    <w:rsid w:val="009E4631"/>
    <w:rsid w:val="009E66CC"/>
    <w:rsid w:val="009E6BFB"/>
    <w:rsid w:val="009F004C"/>
    <w:rsid w:val="009F1A9C"/>
    <w:rsid w:val="00A15D7A"/>
    <w:rsid w:val="00A20EC5"/>
    <w:rsid w:val="00A23D49"/>
    <w:rsid w:val="00A24C47"/>
    <w:rsid w:val="00A3171E"/>
    <w:rsid w:val="00A3622D"/>
    <w:rsid w:val="00A432E4"/>
    <w:rsid w:val="00A51A47"/>
    <w:rsid w:val="00A544A1"/>
    <w:rsid w:val="00A61642"/>
    <w:rsid w:val="00A61E63"/>
    <w:rsid w:val="00A62EC2"/>
    <w:rsid w:val="00A64303"/>
    <w:rsid w:val="00A76FB4"/>
    <w:rsid w:val="00A76FDE"/>
    <w:rsid w:val="00AA29BC"/>
    <w:rsid w:val="00AA6216"/>
    <w:rsid w:val="00AB4AA4"/>
    <w:rsid w:val="00AC0AD0"/>
    <w:rsid w:val="00AC580E"/>
    <w:rsid w:val="00AD43F8"/>
    <w:rsid w:val="00AD4847"/>
    <w:rsid w:val="00AE30B4"/>
    <w:rsid w:val="00B01CE3"/>
    <w:rsid w:val="00B05A68"/>
    <w:rsid w:val="00B14C1A"/>
    <w:rsid w:val="00B15106"/>
    <w:rsid w:val="00B20743"/>
    <w:rsid w:val="00B20B5B"/>
    <w:rsid w:val="00B221CB"/>
    <w:rsid w:val="00B30FA7"/>
    <w:rsid w:val="00B3215B"/>
    <w:rsid w:val="00B32486"/>
    <w:rsid w:val="00B33FC4"/>
    <w:rsid w:val="00B41B1E"/>
    <w:rsid w:val="00B43DF1"/>
    <w:rsid w:val="00B4676A"/>
    <w:rsid w:val="00B47E68"/>
    <w:rsid w:val="00B512B6"/>
    <w:rsid w:val="00B53C04"/>
    <w:rsid w:val="00B54D39"/>
    <w:rsid w:val="00B605E4"/>
    <w:rsid w:val="00B6106E"/>
    <w:rsid w:val="00B63137"/>
    <w:rsid w:val="00B759A3"/>
    <w:rsid w:val="00B77D8E"/>
    <w:rsid w:val="00B8022E"/>
    <w:rsid w:val="00B8316B"/>
    <w:rsid w:val="00B9052B"/>
    <w:rsid w:val="00B91F9A"/>
    <w:rsid w:val="00B943FE"/>
    <w:rsid w:val="00B94DCB"/>
    <w:rsid w:val="00B97A2C"/>
    <w:rsid w:val="00BA38EB"/>
    <w:rsid w:val="00BD017F"/>
    <w:rsid w:val="00BD1D22"/>
    <w:rsid w:val="00BD2722"/>
    <w:rsid w:val="00BD4EF1"/>
    <w:rsid w:val="00BE083F"/>
    <w:rsid w:val="00BE2A11"/>
    <w:rsid w:val="00BE4A8E"/>
    <w:rsid w:val="00BE58EE"/>
    <w:rsid w:val="00BE5A95"/>
    <w:rsid w:val="00BF1DB1"/>
    <w:rsid w:val="00BF7474"/>
    <w:rsid w:val="00C045C1"/>
    <w:rsid w:val="00C06FD8"/>
    <w:rsid w:val="00C10D86"/>
    <w:rsid w:val="00C17CDD"/>
    <w:rsid w:val="00C2422B"/>
    <w:rsid w:val="00C37A6C"/>
    <w:rsid w:val="00C434DE"/>
    <w:rsid w:val="00C508B4"/>
    <w:rsid w:val="00C52BC8"/>
    <w:rsid w:val="00C54EB5"/>
    <w:rsid w:val="00C67C1B"/>
    <w:rsid w:val="00C70CFD"/>
    <w:rsid w:val="00C71307"/>
    <w:rsid w:val="00C71FA2"/>
    <w:rsid w:val="00C745EA"/>
    <w:rsid w:val="00C75387"/>
    <w:rsid w:val="00C778AD"/>
    <w:rsid w:val="00C81BAC"/>
    <w:rsid w:val="00C81DB0"/>
    <w:rsid w:val="00C9001F"/>
    <w:rsid w:val="00C95246"/>
    <w:rsid w:val="00CA6A20"/>
    <w:rsid w:val="00CB3C06"/>
    <w:rsid w:val="00CD0949"/>
    <w:rsid w:val="00CD1A5A"/>
    <w:rsid w:val="00CD1DEF"/>
    <w:rsid w:val="00CD1F12"/>
    <w:rsid w:val="00CD207B"/>
    <w:rsid w:val="00CD3692"/>
    <w:rsid w:val="00CD661E"/>
    <w:rsid w:val="00CE0B53"/>
    <w:rsid w:val="00CE4559"/>
    <w:rsid w:val="00CE56D5"/>
    <w:rsid w:val="00CE7043"/>
    <w:rsid w:val="00CE769B"/>
    <w:rsid w:val="00CF107D"/>
    <w:rsid w:val="00D0162F"/>
    <w:rsid w:val="00D17430"/>
    <w:rsid w:val="00D176F0"/>
    <w:rsid w:val="00D33BCB"/>
    <w:rsid w:val="00D33DAF"/>
    <w:rsid w:val="00D504C7"/>
    <w:rsid w:val="00D50519"/>
    <w:rsid w:val="00D53E22"/>
    <w:rsid w:val="00D54DFE"/>
    <w:rsid w:val="00D617D0"/>
    <w:rsid w:val="00D6726E"/>
    <w:rsid w:val="00D7089D"/>
    <w:rsid w:val="00D71B30"/>
    <w:rsid w:val="00D74154"/>
    <w:rsid w:val="00D76832"/>
    <w:rsid w:val="00D76998"/>
    <w:rsid w:val="00D82908"/>
    <w:rsid w:val="00D8323A"/>
    <w:rsid w:val="00D84AB9"/>
    <w:rsid w:val="00D9493B"/>
    <w:rsid w:val="00D94CD1"/>
    <w:rsid w:val="00D95316"/>
    <w:rsid w:val="00D959E7"/>
    <w:rsid w:val="00DA12F4"/>
    <w:rsid w:val="00DA5FC7"/>
    <w:rsid w:val="00DB696B"/>
    <w:rsid w:val="00DC1FC4"/>
    <w:rsid w:val="00DC70C7"/>
    <w:rsid w:val="00DE22CE"/>
    <w:rsid w:val="00DF056A"/>
    <w:rsid w:val="00DF13D4"/>
    <w:rsid w:val="00DF3690"/>
    <w:rsid w:val="00DF3AA7"/>
    <w:rsid w:val="00E0324C"/>
    <w:rsid w:val="00E05A7D"/>
    <w:rsid w:val="00E10900"/>
    <w:rsid w:val="00E13988"/>
    <w:rsid w:val="00E254A5"/>
    <w:rsid w:val="00E306B0"/>
    <w:rsid w:val="00E32BD0"/>
    <w:rsid w:val="00E3505D"/>
    <w:rsid w:val="00E37768"/>
    <w:rsid w:val="00E50CAB"/>
    <w:rsid w:val="00E61CDA"/>
    <w:rsid w:val="00E731E0"/>
    <w:rsid w:val="00E73C71"/>
    <w:rsid w:val="00E758D4"/>
    <w:rsid w:val="00E75E4A"/>
    <w:rsid w:val="00E76D91"/>
    <w:rsid w:val="00E80A69"/>
    <w:rsid w:val="00E82AC6"/>
    <w:rsid w:val="00E83945"/>
    <w:rsid w:val="00E857CD"/>
    <w:rsid w:val="00E91760"/>
    <w:rsid w:val="00E9379D"/>
    <w:rsid w:val="00E9563B"/>
    <w:rsid w:val="00E97454"/>
    <w:rsid w:val="00EA4537"/>
    <w:rsid w:val="00EB0575"/>
    <w:rsid w:val="00EB194D"/>
    <w:rsid w:val="00EC0CB7"/>
    <w:rsid w:val="00EC23FF"/>
    <w:rsid w:val="00EE14E4"/>
    <w:rsid w:val="00EE319C"/>
    <w:rsid w:val="00EE3774"/>
    <w:rsid w:val="00EE3ED7"/>
    <w:rsid w:val="00EE5BA8"/>
    <w:rsid w:val="00EF0538"/>
    <w:rsid w:val="00EF13F8"/>
    <w:rsid w:val="00EF4F1C"/>
    <w:rsid w:val="00EF57B8"/>
    <w:rsid w:val="00EF6948"/>
    <w:rsid w:val="00F20D29"/>
    <w:rsid w:val="00F26296"/>
    <w:rsid w:val="00F279AA"/>
    <w:rsid w:val="00F31897"/>
    <w:rsid w:val="00F4166E"/>
    <w:rsid w:val="00F46D1C"/>
    <w:rsid w:val="00F50386"/>
    <w:rsid w:val="00F51152"/>
    <w:rsid w:val="00F52316"/>
    <w:rsid w:val="00F60C51"/>
    <w:rsid w:val="00F6479C"/>
    <w:rsid w:val="00F75270"/>
    <w:rsid w:val="00F75794"/>
    <w:rsid w:val="00F75D3B"/>
    <w:rsid w:val="00F77580"/>
    <w:rsid w:val="00F84015"/>
    <w:rsid w:val="00FA54F9"/>
    <w:rsid w:val="00FB64D8"/>
    <w:rsid w:val="00FC0952"/>
    <w:rsid w:val="00FC1161"/>
    <w:rsid w:val="00FC1279"/>
    <w:rsid w:val="00FD009F"/>
    <w:rsid w:val="00FD7BEA"/>
    <w:rsid w:val="00FE22C3"/>
    <w:rsid w:val="00FE2315"/>
    <w:rsid w:val="00FE48DF"/>
    <w:rsid w:val="00FF3942"/>
    <w:rsid w:val="00FF5624"/>
    <w:rsid w:val="00FF6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90C2C"/>
  <w15:docId w15:val="{58CE64FC-8FE8-4BEC-A280-44065BA78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8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08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08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08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08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08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8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8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8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8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08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08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8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8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8B6"/>
    <w:rPr>
      <w:rFonts w:eastAsiaTheme="majorEastAsia" w:cstheme="majorBidi"/>
      <w:color w:val="272727" w:themeColor="text1" w:themeTint="D8"/>
    </w:rPr>
  </w:style>
  <w:style w:type="paragraph" w:styleId="Title">
    <w:name w:val="Title"/>
    <w:basedOn w:val="Normal"/>
    <w:next w:val="Normal"/>
    <w:link w:val="TitleChar"/>
    <w:uiPriority w:val="10"/>
    <w:qFormat/>
    <w:rsid w:val="002B0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8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8B6"/>
    <w:pPr>
      <w:spacing w:before="160"/>
      <w:jc w:val="center"/>
    </w:pPr>
    <w:rPr>
      <w:i/>
      <w:iCs/>
      <w:color w:val="404040" w:themeColor="text1" w:themeTint="BF"/>
    </w:rPr>
  </w:style>
  <w:style w:type="character" w:customStyle="1" w:styleId="QuoteChar">
    <w:name w:val="Quote Char"/>
    <w:basedOn w:val="DefaultParagraphFont"/>
    <w:link w:val="Quote"/>
    <w:uiPriority w:val="29"/>
    <w:rsid w:val="002B08B6"/>
    <w:rPr>
      <w:i/>
      <w:iCs/>
      <w:color w:val="404040" w:themeColor="text1" w:themeTint="BF"/>
    </w:rPr>
  </w:style>
  <w:style w:type="paragraph" w:styleId="ListParagraph">
    <w:name w:val="List Paragraph"/>
    <w:basedOn w:val="Normal"/>
    <w:uiPriority w:val="34"/>
    <w:qFormat/>
    <w:rsid w:val="002B08B6"/>
    <w:pPr>
      <w:ind w:left="720"/>
      <w:contextualSpacing/>
    </w:pPr>
  </w:style>
  <w:style w:type="character" w:styleId="IntenseEmphasis">
    <w:name w:val="Intense Emphasis"/>
    <w:basedOn w:val="DefaultParagraphFont"/>
    <w:uiPriority w:val="21"/>
    <w:qFormat/>
    <w:rsid w:val="002B08B6"/>
    <w:rPr>
      <w:i/>
      <w:iCs/>
      <w:color w:val="0F4761" w:themeColor="accent1" w:themeShade="BF"/>
    </w:rPr>
  </w:style>
  <w:style w:type="paragraph" w:styleId="IntenseQuote">
    <w:name w:val="Intense Quote"/>
    <w:basedOn w:val="Normal"/>
    <w:next w:val="Normal"/>
    <w:link w:val="IntenseQuoteChar"/>
    <w:uiPriority w:val="30"/>
    <w:qFormat/>
    <w:rsid w:val="002B0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8B6"/>
    <w:rPr>
      <w:i/>
      <w:iCs/>
      <w:color w:val="0F4761" w:themeColor="accent1" w:themeShade="BF"/>
    </w:rPr>
  </w:style>
  <w:style w:type="character" w:styleId="IntenseReference">
    <w:name w:val="Intense Reference"/>
    <w:basedOn w:val="DefaultParagraphFont"/>
    <w:uiPriority w:val="32"/>
    <w:qFormat/>
    <w:rsid w:val="002B08B6"/>
    <w:rPr>
      <w:b/>
      <w:bCs/>
      <w:smallCaps/>
      <w:color w:val="0F4761" w:themeColor="accent1" w:themeShade="BF"/>
      <w:spacing w:val="5"/>
    </w:rPr>
  </w:style>
  <w:style w:type="character" w:styleId="CommentReference">
    <w:name w:val="annotation reference"/>
    <w:basedOn w:val="DefaultParagraphFont"/>
    <w:uiPriority w:val="99"/>
    <w:semiHidden/>
    <w:unhideWhenUsed/>
    <w:rsid w:val="00437C2E"/>
    <w:rPr>
      <w:sz w:val="16"/>
      <w:szCs w:val="16"/>
    </w:rPr>
  </w:style>
  <w:style w:type="paragraph" w:styleId="CommentText">
    <w:name w:val="annotation text"/>
    <w:basedOn w:val="Normal"/>
    <w:link w:val="CommentTextChar"/>
    <w:uiPriority w:val="99"/>
    <w:unhideWhenUsed/>
    <w:rsid w:val="00437C2E"/>
    <w:pPr>
      <w:spacing w:line="240" w:lineRule="auto"/>
    </w:pPr>
    <w:rPr>
      <w:sz w:val="20"/>
      <w:szCs w:val="20"/>
    </w:rPr>
  </w:style>
  <w:style w:type="character" w:customStyle="1" w:styleId="CommentTextChar">
    <w:name w:val="Comment Text Char"/>
    <w:basedOn w:val="DefaultParagraphFont"/>
    <w:link w:val="CommentText"/>
    <w:uiPriority w:val="99"/>
    <w:rsid w:val="00437C2E"/>
    <w:rPr>
      <w:sz w:val="20"/>
      <w:szCs w:val="20"/>
    </w:rPr>
  </w:style>
  <w:style w:type="paragraph" w:styleId="CommentSubject">
    <w:name w:val="annotation subject"/>
    <w:basedOn w:val="CommentText"/>
    <w:next w:val="CommentText"/>
    <w:link w:val="CommentSubjectChar"/>
    <w:uiPriority w:val="99"/>
    <w:semiHidden/>
    <w:unhideWhenUsed/>
    <w:rsid w:val="00437C2E"/>
    <w:rPr>
      <w:b/>
      <w:bCs/>
    </w:rPr>
  </w:style>
  <w:style w:type="character" w:customStyle="1" w:styleId="CommentSubjectChar">
    <w:name w:val="Comment Subject Char"/>
    <w:basedOn w:val="CommentTextChar"/>
    <w:link w:val="CommentSubject"/>
    <w:uiPriority w:val="99"/>
    <w:semiHidden/>
    <w:rsid w:val="00437C2E"/>
    <w:rPr>
      <w:b/>
      <w:bCs/>
      <w:sz w:val="20"/>
      <w:szCs w:val="20"/>
    </w:rPr>
  </w:style>
  <w:style w:type="paragraph" w:styleId="Header">
    <w:name w:val="header"/>
    <w:basedOn w:val="Normal"/>
    <w:link w:val="HeaderChar"/>
    <w:uiPriority w:val="99"/>
    <w:unhideWhenUsed/>
    <w:rsid w:val="006255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5570"/>
  </w:style>
  <w:style w:type="paragraph" w:styleId="Footer">
    <w:name w:val="footer"/>
    <w:basedOn w:val="Normal"/>
    <w:link w:val="FooterChar"/>
    <w:uiPriority w:val="99"/>
    <w:unhideWhenUsed/>
    <w:rsid w:val="006255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5570"/>
  </w:style>
  <w:style w:type="character" w:styleId="PlaceholderText">
    <w:name w:val="Placeholder Text"/>
    <w:basedOn w:val="DefaultParagraphFont"/>
    <w:uiPriority w:val="99"/>
    <w:semiHidden/>
    <w:rsid w:val="00F75D3B"/>
    <w:rPr>
      <w:color w:val="666666"/>
    </w:rPr>
  </w:style>
  <w:style w:type="paragraph" w:styleId="Revision">
    <w:name w:val="Revision"/>
    <w:hidden/>
    <w:uiPriority w:val="99"/>
    <w:semiHidden/>
    <w:rsid w:val="00FC1279"/>
    <w:pPr>
      <w:spacing w:after="0" w:line="240" w:lineRule="auto"/>
    </w:pPr>
  </w:style>
  <w:style w:type="character" w:styleId="Hyperlink">
    <w:name w:val="Hyperlink"/>
    <w:basedOn w:val="DefaultParagraphFont"/>
    <w:uiPriority w:val="99"/>
    <w:unhideWhenUsed/>
    <w:rsid w:val="00BD4EF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26643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www.sciencedirect.com/science/article/pii/S1470160X21008359" TargetMode="External"/><Relationship Id="rId2" Type="http://schemas.openxmlformats.org/officeDocument/2006/relationships/hyperlink" Target="https://www.sciencedirect.com/science/article/abs/pii/S0304380018300607" TargetMode="External"/><Relationship Id="rId1" Type="http://schemas.openxmlformats.org/officeDocument/2006/relationships/hyperlink" Target="https://www.sciencedirect.com/science/article/pii/S1470160X21008359" TargetMode="External"/><Relationship Id="rId5" Type="http://schemas.openxmlformats.org/officeDocument/2006/relationships/hyperlink" Target="https://resjournals.onlinelibrary.wiley.com/doi/full/10.1111/icad.12017?casa_token=FIo2PGT3RNMAAAAA%3AuzG4WY-A5YX1PEf07l8mrtVkLlwq1lDj6fh3YWYdG-Gm9D9zcYCQSQi-JsskLamySG40d1G3wox-tDMw" TargetMode="External"/><Relationship Id="rId4" Type="http://schemas.openxmlformats.org/officeDocument/2006/relationships/hyperlink" Target="https://resjournals.onlinelibrary.wiley.com/doi/full/10.1111/icad.12260?casa_token=kSpC3Pl3WlQAAAAA%3Al8bTwyU5pbeZcl1_J2P6IHQaQYnAjA3Kadt2Aj_oXhPXtcEhh3VV8T-lEdGbub8ysE6lxoyKyxQhcg"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onlinelibrary.wiley.com/doi/abs/10.1111/ibi.12802?casa_token=b8yo90a0-HgAAAAA:oh4-MmdO3c-cQIw6OKbHzFj2e1MeQNdevPqOb6uR735nb15vdU0WPERgXkIeVQAPc2bp2Ap84iFy1A" TargetMode="External"/><Relationship Id="rId18" Type="http://schemas.openxmlformats.org/officeDocument/2006/relationships/hyperlink" Target="https://link.springer.com/article/10.1007/s10531-024-02837-6"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endnotes" Target="endnotes.xml"/><Relationship Id="rId12" Type="http://schemas.openxmlformats.org/officeDocument/2006/relationships/hyperlink" Target="https://doi.org/10.3390/insects9040170" TargetMode="External"/><Relationship Id="rId17" Type="http://schemas.openxmlformats.org/officeDocument/2006/relationships/hyperlink" Target="https://link.springer.com/article/10.1007/s10531-024-02837-6" TargetMode="External"/><Relationship Id="rId25"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resjournals.onlinelibrary.wiley.com/doi/full/10.1111/j.1365-2311.2007.00956.x?casa_token=IofWTyfNLcwAAAAA%3ACy-RLqtWxqofVyN8cPKaqzu4J7Ajbr7lOK-0KbG0xbPJWG9i5LxB1ycbPEf8_Wa7Wnh0Rcz9xHil87qm" TargetMode="External"/><Relationship Id="rId20" Type="http://schemas.openxmlformats.org/officeDocument/2006/relationships/hyperlink" Target="https://link.springer.com/article/10.1007/s10531-024-02837-6"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resjournals.onlinelibrary.wiley.com/doi/full/10.1111/icad.12017?casa_token=FIo2PGT3RNMAAAAA%3AuzG4WY-A5YX1PEf07l8mrtVkLlwq1lDj6fh3YWYdG-Gm9D9zcYCQSQi-JsskLamySG40d1G3wox-tDMw" TargetMode="External"/><Relationship Id="rId23" Type="http://schemas.openxmlformats.org/officeDocument/2006/relationships/image" Target="media/image3.png"/><Relationship Id="rId28" Type="http://schemas.microsoft.com/office/2011/relationships/people" Target="people.xml"/><Relationship Id="rId10" Type="http://schemas.microsoft.com/office/2016/09/relationships/commentsIds" Target="commentsIds.xml"/><Relationship Id="rId19" Type="http://schemas.openxmlformats.org/officeDocument/2006/relationships/hyperlink" Target="https://link.springer.com/article/10.1007/s10531-024-02837-6"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link.springer.com/article/10.1007/s10531-024-02837-6" TargetMode="External"/><Relationship Id="rId22" Type="http://schemas.openxmlformats.org/officeDocument/2006/relationships/image" Target="media/image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CB8F844-3761-486E-930F-533448878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15559</TotalTime>
  <Pages>36</Pages>
  <Words>28478</Words>
  <Characters>162329</Characters>
  <Application>Microsoft Office Word</Application>
  <DocSecurity>0</DocSecurity>
  <Lines>1352</Lines>
  <Paragraphs>380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Ulrich, Jens</dc:creator>
  <cp:keywords/>
  <dc:description/>
  <cp:lastModifiedBy>Jens Ulrich</cp:lastModifiedBy>
  <cp:revision>85</cp:revision>
  <dcterms:created xsi:type="dcterms:W3CDTF">2025-01-14T23:01:00Z</dcterms:created>
  <dcterms:modified xsi:type="dcterms:W3CDTF">2025-01-28T00:21:00Z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ee96d718-2072-390f-aa30-7eb3cbe61517</vt:lpwstr>
  </property>
  <property fmtid="{D5CDD505-2E9C-101B-9397-08002B2CF9AE}" pid="24" name="Mendeley Citation Style_1">
    <vt:lpwstr>http://www.zotero.org/styles/chicago-author-date</vt:lpwstr>
  </property>
</Properties>
</file>