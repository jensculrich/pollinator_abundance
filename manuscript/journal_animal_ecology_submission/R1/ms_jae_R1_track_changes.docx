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E567B" w14:textId="7F97F33E" w:rsidR="00EF6948" w:rsidRDefault="00EF6948" w:rsidP="00B9052B">
      <w:pPr>
        <w:spacing w:line="480" w:lineRule="auto"/>
        <w:rPr>
          <w:b/>
          <w:bCs/>
          <w:lang w:val="en-CA"/>
        </w:rPr>
      </w:pPr>
      <w:r>
        <w:rPr>
          <w:b/>
          <w:bCs/>
          <w:lang w:val="en-CA"/>
        </w:rPr>
        <w:t>Abstract</w:t>
      </w:r>
    </w:p>
    <w:p w14:paraId="39C3BE02" w14:textId="0ED8C183" w:rsidR="000E2F2C" w:rsidRDefault="00987958" w:rsidP="00766580">
      <w:pPr>
        <w:spacing w:line="480" w:lineRule="auto"/>
        <w:rPr>
          <w:lang w:val="en-CA"/>
        </w:rPr>
      </w:pPr>
      <w:r>
        <w:rPr>
          <w:lang w:val="en-CA"/>
        </w:rPr>
        <w:t>B</w:t>
      </w:r>
      <w:r w:rsidR="00AA6216">
        <w:rPr>
          <w:lang w:val="en-CA"/>
        </w:rPr>
        <w:t xml:space="preserve">iodiversity conservation hinges on </w:t>
      </w:r>
      <w:r w:rsidR="000E2F2C">
        <w:rPr>
          <w:lang w:val="en-CA"/>
        </w:rPr>
        <w:t xml:space="preserve">a clear </w:t>
      </w:r>
      <w:r w:rsidR="00AA6216">
        <w:rPr>
          <w:lang w:val="en-CA"/>
        </w:rPr>
        <w:t>understanding</w:t>
      </w:r>
      <w:r w:rsidR="000E2F2C">
        <w:rPr>
          <w:lang w:val="en-CA"/>
        </w:rPr>
        <w:t xml:space="preserve"> of</w:t>
      </w:r>
      <w:r w:rsidR="00AA6216">
        <w:rPr>
          <w:lang w:val="en-CA"/>
        </w:rPr>
        <w:t xml:space="preserve"> </w:t>
      </w:r>
      <w:r w:rsidR="00266541">
        <w:rPr>
          <w:lang w:val="en-CA"/>
        </w:rPr>
        <w:t>the</w:t>
      </w:r>
      <w:r>
        <w:rPr>
          <w:lang w:val="en-CA"/>
        </w:rPr>
        <w:t xml:space="preserve"> ecological</w:t>
      </w:r>
      <w:r w:rsidR="00266541">
        <w:rPr>
          <w:lang w:val="en-CA"/>
        </w:rPr>
        <w:t xml:space="preserve"> drivers of </w:t>
      </w:r>
      <w:r w:rsidR="004A79EE">
        <w:rPr>
          <w:lang w:val="en-CA"/>
        </w:rPr>
        <w:t xml:space="preserve">species </w:t>
      </w:r>
      <w:r w:rsidR="00266541">
        <w:rPr>
          <w:lang w:val="en-CA"/>
        </w:rPr>
        <w:t>abundance.</w:t>
      </w:r>
      <w:r w:rsidR="00CD1A5A">
        <w:rPr>
          <w:lang w:val="en-CA"/>
        </w:rPr>
        <w:t xml:space="preserve"> </w:t>
      </w:r>
      <w:r>
        <w:rPr>
          <w:lang w:val="en-CA"/>
        </w:rPr>
        <w:t xml:space="preserve">In </w:t>
      </w:r>
      <w:r w:rsidR="00BF068A">
        <w:rPr>
          <w:lang w:val="en-CA"/>
        </w:rPr>
        <w:t xml:space="preserve">ecological </w:t>
      </w:r>
      <w:r>
        <w:rPr>
          <w:lang w:val="en-CA"/>
        </w:rPr>
        <w:t xml:space="preserve">studies of insect </w:t>
      </w:r>
      <w:r w:rsidR="00F92D5A">
        <w:rPr>
          <w:lang w:val="en-CA"/>
        </w:rPr>
        <w:t>abundance</w:t>
      </w:r>
      <w:r>
        <w:rPr>
          <w:lang w:val="en-CA"/>
        </w:rPr>
        <w:t>,</w:t>
      </w:r>
      <w:r w:rsidR="00C67C1B">
        <w:rPr>
          <w:lang w:val="en-CA"/>
        </w:rPr>
        <w:t xml:space="preserve"> researchers </w:t>
      </w:r>
      <w:r w:rsidR="004F7FBB">
        <w:rPr>
          <w:lang w:val="en-CA"/>
        </w:rPr>
        <w:t>often</w:t>
      </w:r>
      <w:r w:rsidR="00C67C1B">
        <w:rPr>
          <w:lang w:val="en-CA"/>
        </w:rPr>
        <w:t xml:space="preserve"> </w:t>
      </w:r>
      <w:r w:rsidR="00A149D8">
        <w:rPr>
          <w:lang w:val="en-CA"/>
        </w:rPr>
        <w:t>estimate effects of hypothesized</w:t>
      </w:r>
      <w:r>
        <w:rPr>
          <w:lang w:val="en-CA"/>
        </w:rPr>
        <w:t xml:space="preserve"> drivers by </w:t>
      </w:r>
      <w:r w:rsidR="00A149D8">
        <w:rPr>
          <w:lang w:val="en-CA"/>
        </w:rPr>
        <w:t xml:space="preserve">applying generalized linear models </w:t>
      </w:r>
      <w:ins w:id="0" w:author="Jens Christian Ulrich" w:date="2025-09-10T15:19:00Z" w16du:dateUtc="2025-09-10T19:19:00Z">
        <w:r w:rsidR="007466C2">
          <w:rPr>
            <w:lang w:val="en-CA"/>
          </w:rPr>
          <w:t xml:space="preserve">and generalized linear </w:t>
        </w:r>
        <w:proofErr w:type="gramStart"/>
        <w:r w:rsidR="007466C2">
          <w:rPr>
            <w:lang w:val="en-CA"/>
          </w:rPr>
          <w:t>mixed-models</w:t>
        </w:r>
        <w:proofErr w:type="gramEnd"/>
        <w:r w:rsidR="007466C2">
          <w:rPr>
            <w:lang w:val="en-CA"/>
          </w:rPr>
          <w:t xml:space="preserve"> </w:t>
        </w:r>
      </w:ins>
      <w:r w:rsidR="00A149D8">
        <w:rPr>
          <w:lang w:val="en-CA"/>
        </w:rPr>
        <w:t>(GLM</w:t>
      </w:r>
      <w:ins w:id="1" w:author="Jens Christian Ulrich" w:date="2025-09-10T15:19:00Z" w16du:dateUtc="2025-09-10T19:19:00Z">
        <w:r w:rsidR="007466C2">
          <w:rPr>
            <w:lang w:val="en-CA"/>
          </w:rPr>
          <w:t>s/GLMMs</w:t>
        </w:r>
      </w:ins>
      <w:del w:id="2" w:author="Jens Christian Ulrich" w:date="2025-09-10T15:19:00Z" w16du:dateUtc="2025-09-10T19:19:00Z">
        <w:r w:rsidR="00A149D8" w:rsidDel="007466C2">
          <w:rPr>
            <w:lang w:val="en-CA"/>
          </w:rPr>
          <w:delText>s</w:delText>
        </w:r>
      </w:del>
      <w:r w:rsidR="00A149D8">
        <w:rPr>
          <w:lang w:val="en-CA"/>
        </w:rPr>
        <w:t xml:space="preserve">) to </w:t>
      </w:r>
      <w:r w:rsidR="00C67C1B">
        <w:rPr>
          <w:lang w:val="en-CA"/>
        </w:rPr>
        <w:t>count data</w:t>
      </w:r>
      <w:r w:rsidR="007B5BD0">
        <w:rPr>
          <w:lang w:val="en-CA"/>
        </w:rPr>
        <w:t>. However,</w:t>
      </w:r>
      <w:r w:rsidR="00CD1A5A">
        <w:rPr>
          <w:lang w:val="en-CA"/>
        </w:rPr>
        <w:t xml:space="preserve"> </w:t>
      </w:r>
      <w:r>
        <w:rPr>
          <w:lang w:val="en-CA"/>
        </w:rPr>
        <w:t xml:space="preserve">a significant issue with </w:t>
      </w:r>
      <w:r w:rsidR="00C67C1B">
        <w:rPr>
          <w:lang w:val="en-CA"/>
        </w:rPr>
        <w:t xml:space="preserve">conventional </w:t>
      </w:r>
      <w:r w:rsidR="007B5BD0">
        <w:rPr>
          <w:lang w:val="en-CA"/>
        </w:rPr>
        <w:t>GLMs</w:t>
      </w:r>
      <w:ins w:id="3" w:author="Jens Christian Ulrich" w:date="2025-09-10T15:19:00Z" w16du:dateUtc="2025-09-10T19:19:00Z">
        <w:r w:rsidR="003B731A">
          <w:rPr>
            <w:lang w:val="en-CA"/>
          </w:rPr>
          <w:t>/GLMMs</w:t>
        </w:r>
      </w:ins>
      <w:r>
        <w:rPr>
          <w:lang w:val="en-CA"/>
        </w:rPr>
        <w:t xml:space="preserve"> is that they</w:t>
      </w:r>
      <w:r w:rsidR="007B5BD0">
        <w:rPr>
          <w:lang w:val="en-CA"/>
        </w:rPr>
        <w:t xml:space="preserve"> </w:t>
      </w:r>
      <w:r>
        <w:rPr>
          <w:lang w:val="en-CA"/>
        </w:rPr>
        <w:t>cannot</w:t>
      </w:r>
      <w:r w:rsidR="007B5BD0">
        <w:rPr>
          <w:lang w:val="en-CA"/>
        </w:rPr>
        <w:t xml:space="preserve"> account </w:t>
      </w:r>
      <w:r w:rsidR="009D15F7">
        <w:rPr>
          <w:lang w:val="en-CA"/>
        </w:rPr>
        <w:t xml:space="preserve">for </w:t>
      </w:r>
      <w:r w:rsidR="000B5691">
        <w:rPr>
          <w:lang w:val="en-CA"/>
        </w:rPr>
        <w:t>failure to detect some individuals that are present</w:t>
      </w:r>
      <w:r w:rsidR="00AA6216">
        <w:rPr>
          <w:lang w:val="en-CA"/>
        </w:rPr>
        <w:t xml:space="preserve"> </w:t>
      </w:r>
      <w:r w:rsidR="00231DF0">
        <w:rPr>
          <w:lang w:val="en-CA"/>
        </w:rPr>
        <w:t>(‘</w:t>
      </w:r>
      <w:r w:rsidR="00132FF3">
        <w:rPr>
          <w:lang w:val="en-CA"/>
        </w:rPr>
        <w:t xml:space="preserve">imperfect </w:t>
      </w:r>
      <w:r w:rsidR="00231DF0">
        <w:rPr>
          <w:lang w:val="en-CA"/>
        </w:rPr>
        <w:t>detection</w:t>
      </w:r>
      <w:r w:rsidR="00132FF3">
        <w:rPr>
          <w:lang w:val="en-CA"/>
        </w:rPr>
        <w:t>’</w:t>
      </w:r>
      <w:r w:rsidR="00231DF0">
        <w:rPr>
          <w:lang w:val="en-CA"/>
        </w:rPr>
        <w:t>)</w:t>
      </w:r>
      <w:r w:rsidR="004A0437">
        <w:rPr>
          <w:lang w:val="en-CA"/>
        </w:rPr>
        <w:t xml:space="preserve">, which can bias model estimates. </w:t>
      </w:r>
      <w:r w:rsidR="00EE5E78">
        <w:rPr>
          <w:lang w:val="en-CA"/>
        </w:rPr>
        <w:t xml:space="preserve">To account for this, some </w:t>
      </w:r>
      <w:r w:rsidR="00512C8F">
        <w:rPr>
          <w:lang w:val="en-CA"/>
        </w:rPr>
        <w:t xml:space="preserve">researchers </w:t>
      </w:r>
      <w:r w:rsidR="004A0437">
        <w:rPr>
          <w:lang w:val="en-CA"/>
        </w:rPr>
        <w:t xml:space="preserve">have </w:t>
      </w:r>
      <w:r w:rsidR="00C71307">
        <w:rPr>
          <w:lang w:val="en-CA"/>
        </w:rPr>
        <w:t>adopt</w:t>
      </w:r>
      <w:r w:rsidR="004A0437">
        <w:rPr>
          <w:lang w:val="en-CA"/>
        </w:rPr>
        <w:t>ed</w:t>
      </w:r>
      <w:r w:rsidR="00512C8F">
        <w:rPr>
          <w:lang w:val="en-CA"/>
        </w:rPr>
        <w:t xml:space="preserve"> </w:t>
      </w:r>
      <w:r w:rsidR="004A0437">
        <w:rPr>
          <w:lang w:val="en-CA"/>
        </w:rPr>
        <w:t xml:space="preserve">hierarchical modelling </w:t>
      </w:r>
      <w:r w:rsidR="00C71307">
        <w:rPr>
          <w:lang w:val="en-CA"/>
        </w:rPr>
        <w:t>approaches</w:t>
      </w:r>
      <w:r w:rsidR="004A0437">
        <w:rPr>
          <w:lang w:val="en-CA"/>
        </w:rPr>
        <w:t xml:space="preserve">, </w:t>
      </w:r>
      <w:r w:rsidR="00B54D39">
        <w:rPr>
          <w:lang w:val="en-CA"/>
        </w:rPr>
        <w:t>includ</w:t>
      </w:r>
      <w:r w:rsidR="004A0437">
        <w:rPr>
          <w:lang w:val="en-CA"/>
        </w:rPr>
        <w:t>ing</w:t>
      </w:r>
      <w:r w:rsidR="00B54D39">
        <w:rPr>
          <w:lang w:val="en-CA"/>
        </w:rPr>
        <w:t xml:space="preserve"> </w:t>
      </w:r>
      <w:r w:rsidR="00512C8F">
        <w:rPr>
          <w:lang w:val="en-CA"/>
        </w:rPr>
        <w:t xml:space="preserve">multinomial N-mixture </w:t>
      </w:r>
      <w:r w:rsidR="00D76998">
        <w:rPr>
          <w:lang w:val="en-CA"/>
        </w:rPr>
        <w:t>(</w:t>
      </w:r>
      <w:proofErr w:type="spellStart"/>
      <w:r w:rsidR="00D76998">
        <w:rPr>
          <w:lang w:val="en-CA"/>
        </w:rPr>
        <w:t>multimix</w:t>
      </w:r>
      <w:proofErr w:type="spellEnd"/>
      <w:r w:rsidR="00D76998">
        <w:rPr>
          <w:lang w:val="en-CA"/>
        </w:rPr>
        <w:t xml:space="preserve">) </w:t>
      </w:r>
      <w:r w:rsidR="00512C8F">
        <w:rPr>
          <w:lang w:val="en-CA"/>
        </w:rPr>
        <w:t xml:space="preserve">models </w:t>
      </w:r>
      <w:r w:rsidR="004A0437">
        <w:rPr>
          <w:lang w:val="en-CA"/>
        </w:rPr>
        <w:t>for</w:t>
      </w:r>
      <w:r w:rsidR="00512C8F">
        <w:rPr>
          <w:lang w:val="en-CA"/>
        </w:rPr>
        <w:t xml:space="preserve"> mark-recapture data</w:t>
      </w:r>
      <w:r w:rsidR="00A16908">
        <w:rPr>
          <w:lang w:val="en-CA"/>
        </w:rPr>
        <w:t xml:space="preserve"> and b</w:t>
      </w:r>
      <w:r w:rsidR="003B6EE5">
        <w:rPr>
          <w:lang w:val="en-CA"/>
        </w:rPr>
        <w:t xml:space="preserve">inomial N-mixture </w:t>
      </w:r>
      <w:r w:rsidR="00D76998">
        <w:rPr>
          <w:lang w:val="en-CA"/>
        </w:rPr>
        <w:t>(</w:t>
      </w:r>
      <w:proofErr w:type="spellStart"/>
      <w:r w:rsidR="00D76998">
        <w:rPr>
          <w:lang w:val="en-CA"/>
        </w:rPr>
        <w:t>binmix</w:t>
      </w:r>
      <w:proofErr w:type="spellEnd"/>
      <w:r w:rsidR="00D76998">
        <w:rPr>
          <w:lang w:val="en-CA"/>
        </w:rPr>
        <w:t xml:space="preserve">) </w:t>
      </w:r>
      <w:r w:rsidR="003B6EE5">
        <w:rPr>
          <w:lang w:val="en-CA"/>
        </w:rPr>
        <w:t xml:space="preserve">models </w:t>
      </w:r>
      <w:r w:rsidR="004A0437">
        <w:rPr>
          <w:lang w:val="en-CA"/>
        </w:rPr>
        <w:t>for</w:t>
      </w:r>
      <w:r w:rsidR="00BF068A">
        <w:rPr>
          <w:lang w:val="en-CA"/>
        </w:rPr>
        <w:t xml:space="preserve"> </w:t>
      </w:r>
      <w:r w:rsidR="00A16908">
        <w:rPr>
          <w:lang w:val="en-CA"/>
        </w:rPr>
        <w:t>repeat</w:t>
      </w:r>
      <w:r w:rsidR="000E2F2C">
        <w:rPr>
          <w:lang w:val="en-CA"/>
        </w:rPr>
        <w:t>ed</w:t>
      </w:r>
      <w:r w:rsidR="00A16908">
        <w:rPr>
          <w:lang w:val="en-CA"/>
        </w:rPr>
        <w:t xml:space="preserve"> count</w:t>
      </w:r>
      <w:r w:rsidR="00231DF0">
        <w:rPr>
          <w:lang w:val="en-CA"/>
        </w:rPr>
        <w:t xml:space="preserve"> data</w:t>
      </w:r>
      <w:r w:rsidR="00A16908">
        <w:rPr>
          <w:lang w:val="en-CA"/>
        </w:rPr>
        <w:t xml:space="preserve">. </w:t>
      </w:r>
      <w:r w:rsidR="009D15F7">
        <w:rPr>
          <w:lang w:val="en-CA"/>
        </w:rPr>
        <w:t>Currently</w:t>
      </w:r>
      <w:r w:rsidR="00C67C1B">
        <w:rPr>
          <w:lang w:val="en-CA"/>
        </w:rPr>
        <w:t xml:space="preserve">, </w:t>
      </w:r>
      <w:r w:rsidR="00EF57B8">
        <w:rPr>
          <w:lang w:val="en-CA"/>
        </w:rPr>
        <w:t>we lack</w:t>
      </w:r>
      <w:r w:rsidR="00C67C1B">
        <w:rPr>
          <w:lang w:val="en-CA"/>
        </w:rPr>
        <w:t xml:space="preserve"> side-by-side comparison</w:t>
      </w:r>
      <w:r w:rsidR="009D15F7">
        <w:rPr>
          <w:lang w:val="en-CA"/>
        </w:rPr>
        <w:t>s</w:t>
      </w:r>
      <w:r w:rsidR="00C67C1B">
        <w:rPr>
          <w:lang w:val="en-CA"/>
        </w:rPr>
        <w:t xml:space="preserve"> </w:t>
      </w:r>
      <w:r w:rsidR="00DD2B73">
        <w:rPr>
          <w:lang w:val="en-CA"/>
        </w:rPr>
        <w:t xml:space="preserve">to </w:t>
      </w:r>
      <w:r w:rsidR="00C75387">
        <w:rPr>
          <w:lang w:val="en-CA"/>
        </w:rPr>
        <w:t xml:space="preserve">determine </w:t>
      </w:r>
      <w:r w:rsidR="004A0437">
        <w:rPr>
          <w:lang w:val="en-CA"/>
        </w:rPr>
        <w:t>the ecological and study design conditions that</w:t>
      </w:r>
      <w:r w:rsidR="00EA1A17">
        <w:rPr>
          <w:lang w:val="en-CA"/>
        </w:rPr>
        <w:t xml:space="preserve"> </w:t>
      </w:r>
      <w:r w:rsidR="004A0437">
        <w:rPr>
          <w:lang w:val="en-CA"/>
        </w:rPr>
        <w:t>require the use of these</w:t>
      </w:r>
      <w:r w:rsidR="00C75387">
        <w:rPr>
          <w:lang w:val="en-CA"/>
        </w:rPr>
        <w:t xml:space="preserve"> </w:t>
      </w:r>
      <w:r w:rsidR="00A16908">
        <w:rPr>
          <w:lang w:val="en-CA"/>
        </w:rPr>
        <w:t xml:space="preserve">more </w:t>
      </w:r>
      <w:r w:rsidR="00DD2B73">
        <w:rPr>
          <w:lang w:val="en-CA"/>
        </w:rPr>
        <w:t xml:space="preserve">cumbersome </w:t>
      </w:r>
      <w:r w:rsidR="00D53E22">
        <w:rPr>
          <w:lang w:val="en-CA"/>
        </w:rPr>
        <w:t>approaches</w:t>
      </w:r>
      <w:r w:rsidR="00C139ED">
        <w:rPr>
          <w:lang w:val="en-CA"/>
        </w:rPr>
        <w:t xml:space="preserve"> to achieve accurate estimates</w:t>
      </w:r>
      <w:r w:rsidR="009D15F7">
        <w:rPr>
          <w:lang w:val="en-CA"/>
        </w:rPr>
        <w:t>.</w:t>
      </w:r>
      <w:r w:rsidR="00A16908">
        <w:rPr>
          <w:lang w:val="en-CA"/>
        </w:rPr>
        <w:t xml:space="preserve"> </w:t>
      </w:r>
      <w:r w:rsidR="00C139ED">
        <w:rPr>
          <w:lang w:val="en-CA"/>
        </w:rPr>
        <w:t>W</w:t>
      </w:r>
      <w:r w:rsidR="00A16908">
        <w:rPr>
          <w:lang w:val="en-CA"/>
        </w:rPr>
        <w:t xml:space="preserve">e collected abundance data </w:t>
      </w:r>
      <w:r w:rsidR="00BF068A">
        <w:rPr>
          <w:lang w:val="en-CA"/>
        </w:rPr>
        <w:t xml:space="preserve">on </w:t>
      </w:r>
      <w:r w:rsidR="000E2F2C">
        <w:rPr>
          <w:lang w:val="en-CA"/>
        </w:rPr>
        <w:t>wild bees in</w:t>
      </w:r>
      <w:r w:rsidR="00EA1A17">
        <w:rPr>
          <w:lang w:val="en-CA"/>
        </w:rPr>
        <w:t xml:space="preserve"> a </w:t>
      </w:r>
      <w:r w:rsidR="00BF068A">
        <w:rPr>
          <w:lang w:val="en-CA"/>
        </w:rPr>
        <w:t>study</w:t>
      </w:r>
      <w:r w:rsidR="00EA1A17">
        <w:rPr>
          <w:lang w:val="en-CA"/>
        </w:rPr>
        <w:t xml:space="preserve"> designed to compare</w:t>
      </w:r>
      <w:r w:rsidR="000E2F2C">
        <w:rPr>
          <w:lang w:val="en-CA"/>
        </w:rPr>
        <w:t xml:space="preserve"> </w:t>
      </w:r>
      <w:r w:rsidR="00F92D5A">
        <w:rPr>
          <w:lang w:val="en-CA"/>
        </w:rPr>
        <w:t xml:space="preserve">unrestored </w:t>
      </w:r>
      <w:r w:rsidR="004258B1">
        <w:rPr>
          <w:lang w:val="en-CA"/>
        </w:rPr>
        <w:t xml:space="preserve">to restored </w:t>
      </w:r>
      <w:r w:rsidR="00C139ED">
        <w:rPr>
          <w:lang w:val="en-CA"/>
        </w:rPr>
        <w:t xml:space="preserve">urban </w:t>
      </w:r>
      <w:r w:rsidR="004258B1">
        <w:rPr>
          <w:lang w:val="en-CA"/>
        </w:rPr>
        <w:t xml:space="preserve">parks, which had more flowers and taller vegetation. </w:t>
      </w:r>
      <w:r w:rsidR="005E1F29">
        <w:rPr>
          <w:lang w:val="en-CA"/>
        </w:rPr>
        <w:t>We</w:t>
      </w:r>
      <w:r w:rsidR="000E2F2C">
        <w:rPr>
          <w:lang w:val="en-CA"/>
        </w:rPr>
        <w:t xml:space="preserve"> applied all three model</w:t>
      </w:r>
      <w:r w:rsidR="005E1F29">
        <w:rPr>
          <w:lang w:val="en-CA"/>
        </w:rPr>
        <w:t>ling</w:t>
      </w:r>
      <w:r w:rsidR="000E2F2C">
        <w:rPr>
          <w:lang w:val="en-CA"/>
        </w:rPr>
        <w:t xml:space="preserve"> approaches</w:t>
      </w:r>
      <w:r w:rsidR="005E1F29">
        <w:rPr>
          <w:lang w:val="en-CA"/>
        </w:rPr>
        <w:t xml:space="preserve"> to these data</w:t>
      </w:r>
      <w:r w:rsidR="000E2F2C">
        <w:rPr>
          <w:lang w:val="en-CA"/>
        </w:rPr>
        <w:t xml:space="preserve">, using </w:t>
      </w:r>
      <w:r w:rsidR="00BF068A">
        <w:rPr>
          <w:lang w:val="en-CA"/>
        </w:rPr>
        <w:t xml:space="preserve">either </w:t>
      </w:r>
      <w:r w:rsidR="000E2F2C">
        <w:rPr>
          <w:lang w:val="en-CA"/>
        </w:rPr>
        <w:t>mark-recapture data (</w:t>
      </w:r>
      <w:proofErr w:type="spellStart"/>
      <w:r w:rsidR="000E2F2C">
        <w:rPr>
          <w:lang w:val="en-CA"/>
        </w:rPr>
        <w:t>multimix</w:t>
      </w:r>
      <w:proofErr w:type="spellEnd"/>
      <w:r w:rsidR="000E2F2C">
        <w:rPr>
          <w:lang w:val="en-CA"/>
        </w:rPr>
        <w:t xml:space="preserve"> approach) or ignoring whether individuals were marked and treating the data as</w:t>
      </w:r>
      <w:r w:rsidR="00BF068A">
        <w:rPr>
          <w:lang w:val="en-CA"/>
        </w:rPr>
        <w:t xml:space="preserve"> traditional</w:t>
      </w:r>
      <w:r w:rsidR="000E2F2C">
        <w:rPr>
          <w:lang w:val="en-CA"/>
        </w:rPr>
        <w:t xml:space="preserve"> counts (</w:t>
      </w:r>
      <w:proofErr w:type="spellStart"/>
      <w:r w:rsidR="000E2F2C">
        <w:rPr>
          <w:lang w:val="en-CA"/>
        </w:rPr>
        <w:t>binmix</w:t>
      </w:r>
      <w:proofErr w:type="spellEnd"/>
      <w:r w:rsidR="000E2F2C">
        <w:rPr>
          <w:lang w:val="en-CA"/>
        </w:rPr>
        <w:t xml:space="preserve"> and </w:t>
      </w:r>
      <w:ins w:id="4" w:author="Jens Christian Ulrich" w:date="2025-09-10T15:20:00Z" w16du:dateUtc="2025-09-10T19:20:00Z">
        <w:r w:rsidR="003B731A">
          <w:rPr>
            <w:lang w:val="en-CA"/>
          </w:rPr>
          <w:t>GLMM</w:t>
        </w:r>
        <w:r w:rsidR="003B731A">
          <w:rPr>
            <w:lang w:val="en-CA"/>
          </w:rPr>
          <w:t xml:space="preserve"> </w:t>
        </w:r>
      </w:ins>
      <w:del w:id="5" w:author="Jens Christian Ulrich" w:date="2025-09-10T15:20:00Z" w16du:dateUtc="2025-09-10T19:20:00Z">
        <w:r w:rsidR="000E2F2C" w:rsidDel="003B731A">
          <w:rPr>
            <w:lang w:val="en-CA"/>
          </w:rPr>
          <w:delText xml:space="preserve">GLM </w:delText>
        </w:r>
      </w:del>
      <w:r w:rsidR="000E2F2C">
        <w:rPr>
          <w:lang w:val="en-CA"/>
        </w:rPr>
        <w:t>approaches).</w:t>
      </w:r>
      <w:r w:rsidR="009D15F7">
        <w:rPr>
          <w:lang w:val="en-CA"/>
        </w:rPr>
        <w:t xml:space="preserve"> </w:t>
      </w:r>
      <w:r w:rsidR="00A16908">
        <w:rPr>
          <w:lang w:val="en-CA"/>
        </w:rPr>
        <w:t>Our model</w:t>
      </w:r>
      <w:r w:rsidR="000E2F2C">
        <w:rPr>
          <w:lang w:val="en-CA"/>
        </w:rPr>
        <w:t>s</w:t>
      </w:r>
      <w:r w:rsidR="00A16908">
        <w:rPr>
          <w:lang w:val="en-CA"/>
        </w:rPr>
        <w:t xml:space="preserve"> </w:t>
      </w:r>
      <w:r w:rsidR="00EA1A17">
        <w:rPr>
          <w:lang w:val="en-CA"/>
        </w:rPr>
        <w:t>indicate</w:t>
      </w:r>
      <w:r w:rsidR="00854BDA">
        <w:rPr>
          <w:lang w:val="en-CA"/>
        </w:rPr>
        <w:t>d</w:t>
      </w:r>
      <w:r>
        <w:rPr>
          <w:lang w:val="en-CA"/>
        </w:rPr>
        <w:t xml:space="preserve"> </w:t>
      </w:r>
      <w:r w:rsidR="003015F8">
        <w:rPr>
          <w:lang w:val="en-CA"/>
        </w:rPr>
        <w:t>that</w:t>
      </w:r>
      <w:r w:rsidR="00E63BC0">
        <w:rPr>
          <w:lang w:val="en-CA"/>
        </w:rPr>
        <w:t xml:space="preserve"> capture rates for</w:t>
      </w:r>
      <w:r w:rsidR="003015F8">
        <w:rPr>
          <w:lang w:val="en-CA"/>
        </w:rPr>
        <w:t xml:space="preserve"> individual bees</w:t>
      </w:r>
      <w:r w:rsidR="00BF068A">
        <w:rPr>
          <w:lang w:val="en-CA"/>
        </w:rPr>
        <w:t xml:space="preserve"> </w:t>
      </w:r>
      <w:r w:rsidR="00132FF3">
        <w:rPr>
          <w:lang w:val="en-CA"/>
        </w:rPr>
        <w:t xml:space="preserve">were </w:t>
      </w:r>
      <w:r w:rsidR="00E63BC0">
        <w:rPr>
          <w:lang w:val="en-CA"/>
        </w:rPr>
        <w:t xml:space="preserve">below </w:t>
      </w:r>
      <w:r w:rsidR="00C70CFD">
        <w:rPr>
          <w:lang w:val="en-CA"/>
        </w:rPr>
        <w:t>~</w:t>
      </w:r>
      <w:r w:rsidR="003015F8">
        <w:rPr>
          <w:lang w:val="en-CA"/>
        </w:rPr>
        <w:t>5%</w:t>
      </w:r>
      <w:r w:rsidR="00A16908">
        <w:rPr>
          <w:lang w:val="en-CA"/>
        </w:rPr>
        <w:t xml:space="preserve">. </w:t>
      </w:r>
      <w:r w:rsidR="00BF068A">
        <w:rPr>
          <w:lang w:val="en-CA"/>
        </w:rPr>
        <w:t xml:space="preserve">The </w:t>
      </w:r>
      <w:proofErr w:type="spellStart"/>
      <w:r w:rsidR="00854BDA">
        <w:rPr>
          <w:lang w:val="en-CA"/>
        </w:rPr>
        <w:t>multimix</w:t>
      </w:r>
      <w:proofErr w:type="spellEnd"/>
      <w:r w:rsidR="00854BDA">
        <w:rPr>
          <w:lang w:val="en-CA"/>
        </w:rPr>
        <w:t xml:space="preserve"> mark-recapture model </w:t>
      </w:r>
      <w:r w:rsidR="00C139ED">
        <w:rPr>
          <w:lang w:val="en-CA"/>
        </w:rPr>
        <w:t xml:space="preserve">found </w:t>
      </w:r>
      <w:r w:rsidR="00132FF3">
        <w:rPr>
          <w:lang w:val="en-CA"/>
        </w:rPr>
        <w:t>that bees were</w:t>
      </w:r>
      <w:r w:rsidR="004258B1">
        <w:rPr>
          <w:lang w:val="en-CA"/>
        </w:rPr>
        <w:t xml:space="preserve"> ~1.6 fold</w:t>
      </w:r>
      <w:r w:rsidR="00474CA8">
        <w:rPr>
          <w:lang w:val="en-CA"/>
        </w:rPr>
        <w:t xml:space="preserve"> </w:t>
      </w:r>
      <w:r w:rsidR="00132FF3">
        <w:rPr>
          <w:lang w:val="en-CA"/>
        </w:rPr>
        <w:t>more likely to be</w:t>
      </w:r>
      <w:r w:rsidR="004258B1">
        <w:rPr>
          <w:lang w:val="en-CA"/>
        </w:rPr>
        <w:t xml:space="preserve"> detect</w:t>
      </w:r>
      <w:r w:rsidR="00132FF3">
        <w:rPr>
          <w:lang w:val="en-CA"/>
        </w:rPr>
        <w:t>ed</w:t>
      </w:r>
      <w:r w:rsidR="004258B1">
        <w:rPr>
          <w:lang w:val="en-CA"/>
        </w:rPr>
        <w:t xml:space="preserve"> in</w:t>
      </w:r>
      <w:r w:rsidR="00474CA8">
        <w:rPr>
          <w:lang w:val="en-CA"/>
        </w:rPr>
        <w:t xml:space="preserve"> </w:t>
      </w:r>
      <w:r w:rsidR="00A16908">
        <w:rPr>
          <w:lang w:val="en-CA"/>
        </w:rPr>
        <w:t>restored</w:t>
      </w:r>
      <w:r w:rsidR="00E63BC0" w:rsidRPr="00E63BC0">
        <w:rPr>
          <w:lang w:val="en-CA"/>
        </w:rPr>
        <w:t xml:space="preserve"> </w:t>
      </w:r>
      <w:r w:rsidR="00F8644B">
        <w:rPr>
          <w:lang w:val="en-CA"/>
        </w:rPr>
        <w:t>habitats</w:t>
      </w:r>
      <w:r w:rsidR="00A3171E">
        <w:rPr>
          <w:lang w:val="en-CA"/>
        </w:rPr>
        <w:t xml:space="preserve">. </w:t>
      </w:r>
      <w:r w:rsidR="00BF068A">
        <w:rPr>
          <w:lang w:val="en-CA"/>
        </w:rPr>
        <w:t xml:space="preserve">The </w:t>
      </w:r>
      <w:r w:rsidR="00930D0E">
        <w:rPr>
          <w:lang w:val="en-CA"/>
        </w:rPr>
        <w:t>GLM</w:t>
      </w:r>
      <w:ins w:id="6" w:author="Jens Christian Ulrich" w:date="2025-09-10T15:20:00Z" w16du:dateUtc="2025-09-10T19:20:00Z">
        <w:r w:rsidR="003B731A">
          <w:rPr>
            <w:lang w:val="en-CA"/>
          </w:rPr>
          <w:t>M</w:t>
        </w:r>
      </w:ins>
      <w:r w:rsidR="00BF068A">
        <w:rPr>
          <w:lang w:val="en-CA"/>
        </w:rPr>
        <w:t xml:space="preserve"> approach,</w:t>
      </w:r>
      <w:r w:rsidR="00854BDA">
        <w:rPr>
          <w:lang w:val="en-CA"/>
        </w:rPr>
        <w:t xml:space="preserve"> which </w:t>
      </w:r>
      <w:r w:rsidR="00C139ED">
        <w:rPr>
          <w:lang w:val="en-CA"/>
        </w:rPr>
        <w:t xml:space="preserve">did </w:t>
      </w:r>
      <w:r w:rsidR="00930D0E">
        <w:rPr>
          <w:lang w:val="en-CA"/>
        </w:rPr>
        <w:t xml:space="preserve">not account for detection </w:t>
      </w:r>
      <w:r w:rsidR="002E490B">
        <w:rPr>
          <w:lang w:val="en-CA"/>
        </w:rPr>
        <w:t>bias</w:t>
      </w:r>
      <w:r w:rsidR="00854BDA">
        <w:rPr>
          <w:lang w:val="en-CA"/>
        </w:rPr>
        <w:t>,</w:t>
      </w:r>
      <w:r w:rsidR="002E490B">
        <w:rPr>
          <w:lang w:val="en-CA"/>
        </w:rPr>
        <w:t xml:space="preserve"> </w:t>
      </w:r>
      <w:r w:rsidR="00930D0E">
        <w:rPr>
          <w:lang w:val="en-CA"/>
        </w:rPr>
        <w:t xml:space="preserve">overestimated the effects of restoration on bee abundance. </w:t>
      </w:r>
      <w:r w:rsidR="000E2F2C">
        <w:rPr>
          <w:lang w:val="en-CA"/>
        </w:rPr>
        <w:t>Our result</w:t>
      </w:r>
      <w:r w:rsidR="0085183A">
        <w:rPr>
          <w:lang w:val="en-CA"/>
        </w:rPr>
        <w:t>s</w:t>
      </w:r>
      <w:r w:rsidR="000E2F2C">
        <w:rPr>
          <w:lang w:val="en-CA"/>
        </w:rPr>
        <w:t xml:space="preserve"> emphasize that </w:t>
      </w:r>
      <w:r w:rsidR="005B1442">
        <w:rPr>
          <w:lang w:val="en-CA"/>
        </w:rPr>
        <w:t>environment</w:t>
      </w:r>
      <w:r w:rsidR="002E490B">
        <w:rPr>
          <w:lang w:val="en-CA"/>
        </w:rPr>
        <w:t>al factors</w:t>
      </w:r>
      <w:r w:rsidR="005B1442">
        <w:rPr>
          <w:lang w:val="en-CA"/>
        </w:rPr>
        <w:t xml:space="preserve"> can influence our ability to </w:t>
      </w:r>
      <w:r w:rsidR="002E490B">
        <w:rPr>
          <w:lang w:val="en-CA"/>
        </w:rPr>
        <w:t xml:space="preserve">detect </w:t>
      </w:r>
      <w:r w:rsidR="005B1442">
        <w:rPr>
          <w:lang w:val="en-CA"/>
        </w:rPr>
        <w:t>insects</w:t>
      </w:r>
      <w:r w:rsidR="002E490B">
        <w:rPr>
          <w:lang w:val="en-CA"/>
        </w:rPr>
        <w:t xml:space="preserve"> in field studies</w:t>
      </w:r>
      <w:r w:rsidR="00BF068A">
        <w:rPr>
          <w:lang w:val="en-CA"/>
        </w:rPr>
        <w:t>, and that these factors may be confounded with the experimental design</w:t>
      </w:r>
      <w:r w:rsidR="005B1442">
        <w:rPr>
          <w:lang w:val="en-CA"/>
        </w:rPr>
        <w:t xml:space="preserve">. </w:t>
      </w:r>
      <w:r w:rsidR="000E2F2C">
        <w:rPr>
          <w:lang w:val="en-CA"/>
        </w:rPr>
        <w:t>Using simulation</w:t>
      </w:r>
      <w:r w:rsidR="002E490B">
        <w:rPr>
          <w:lang w:val="en-CA"/>
        </w:rPr>
        <w:t>,</w:t>
      </w:r>
      <w:r w:rsidR="000E2F2C">
        <w:rPr>
          <w:lang w:val="en-CA"/>
        </w:rPr>
        <w:t xml:space="preserve"> we found that </w:t>
      </w:r>
      <w:proofErr w:type="spellStart"/>
      <w:r w:rsidR="000E2F2C">
        <w:rPr>
          <w:lang w:val="en-CA"/>
        </w:rPr>
        <w:t>multimix</w:t>
      </w:r>
      <w:proofErr w:type="spellEnd"/>
      <w:r w:rsidR="000E2F2C">
        <w:rPr>
          <w:lang w:val="en-CA"/>
        </w:rPr>
        <w:t xml:space="preserve"> mark-recapture models </w:t>
      </w:r>
      <w:r w:rsidR="00E63BC0">
        <w:rPr>
          <w:lang w:val="en-CA"/>
        </w:rPr>
        <w:t xml:space="preserve">had </w:t>
      </w:r>
      <w:r w:rsidR="00886FFF">
        <w:rPr>
          <w:lang w:val="en-CA"/>
        </w:rPr>
        <w:t xml:space="preserve">the </w:t>
      </w:r>
      <w:r w:rsidR="00E63BC0">
        <w:rPr>
          <w:lang w:val="en-CA"/>
        </w:rPr>
        <w:t>highest accuracy and precision for estimating an abundance driver</w:t>
      </w:r>
      <w:r w:rsidR="00186F50">
        <w:rPr>
          <w:lang w:val="en-CA"/>
        </w:rPr>
        <w:t>, including when individuals have the potential to move in/out of sampling areas</w:t>
      </w:r>
      <w:r w:rsidR="0065516F">
        <w:rPr>
          <w:lang w:val="en-CA"/>
        </w:rPr>
        <w:t>;</w:t>
      </w:r>
      <w:r w:rsidR="000E2F2C">
        <w:rPr>
          <w:lang w:val="en-CA"/>
        </w:rPr>
        <w:t xml:space="preserve"> however, we also found that increasing</w:t>
      </w:r>
      <w:r w:rsidR="002E490B">
        <w:rPr>
          <w:lang w:val="en-CA"/>
        </w:rPr>
        <w:t xml:space="preserve"> </w:t>
      </w:r>
      <w:r w:rsidR="000E2F2C">
        <w:rPr>
          <w:lang w:val="en-CA"/>
        </w:rPr>
        <w:t>baseline detection rate</w:t>
      </w:r>
      <w:r w:rsidR="00E63BC0">
        <w:rPr>
          <w:lang w:val="en-CA"/>
        </w:rPr>
        <w:t>s</w:t>
      </w:r>
      <w:r w:rsidR="000E2F2C">
        <w:rPr>
          <w:lang w:val="en-CA"/>
        </w:rPr>
        <w:t xml:space="preserve"> minimized the impacts of detection </w:t>
      </w:r>
      <w:r w:rsidR="002E490B">
        <w:rPr>
          <w:lang w:val="en-CA"/>
        </w:rPr>
        <w:t xml:space="preserve">bias </w:t>
      </w:r>
      <w:r w:rsidR="000E2F2C">
        <w:rPr>
          <w:lang w:val="en-CA"/>
        </w:rPr>
        <w:t>on GL</w:t>
      </w:r>
      <w:ins w:id="7" w:author="Jens Christian Ulrich" w:date="2025-09-10T15:20:00Z" w16du:dateUtc="2025-09-10T19:20:00Z">
        <w:r w:rsidR="003B731A">
          <w:rPr>
            <w:lang w:val="en-CA"/>
          </w:rPr>
          <w:t>M</w:t>
        </w:r>
      </w:ins>
      <w:r w:rsidR="000E2F2C">
        <w:rPr>
          <w:lang w:val="en-CA"/>
        </w:rPr>
        <w:t xml:space="preserve">M </w:t>
      </w:r>
      <w:r w:rsidR="002E490B">
        <w:rPr>
          <w:lang w:val="en-CA"/>
        </w:rPr>
        <w:t>estimates</w:t>
      </w:r>
      <w:r w:rsidR="000E2F2C">
        <w:rPr>
          <w:lang w:val="en-CA"/>
        </w:rPr>
        <w:t xml:space="preserve">. </w:t>
      </w:r>
      <w:r w:rsidR="002E490B">
        <w:rPr>
          <w:lang w:val="en-CA"/>
        </w:rPr>
        <w:t>We recommend that s</w:t>
      </w:r>
      <w:r w:rsidR="000E2F2C">
        <w:rPr>
          <w:lang w:val="en-CA"/>
        </w:rPr>
        <w:t xml:space="preserve">tudies </w:t>
      </w:r>
      <w:r w:rsidR="00930D0E">
        <w:rPr>
          <w:lang w:val="en-CA"/>
        </w:rPr>
        <w:t>planning to apply GL</w:t>
      </w:r>
      <w:ins w:id="8" w:author="Jens Christian Ulrich" w:date="2025-09-10T15:20:00Z" w16du:dateUtc="2025-09-10T19:20:00Z">
        <w:r w:rsidR="003B731A">
          <w:rPr>
            <w:lang w:val="en-CA"/>
          </w:rPr>
          <w:t>M</w:t>
        </w:r>
      </w:ins>
      <w:r w:rsidR="00930D0E">
        <w:rPr>
          <w:lang w:val="en-CA"/>
        </w:rPr>
        <w:t xml:space="preserve">Ms to count </w:t>
      </w:r>
      <w:r w:rsidR="00930D0E">
        <w:rPr>
          <w:lang w:val="en-CA"/>
        </w:rPr>
        <w:lastRenderedPageBreak/>
        <w:t xml:space="preserve">data </w:t>
      </w:r>
      <w:r w:rsidR="002E490B">
        <w:rPr>
          <w:lang w:val="en-CA"/>
        </w:rPr>
        <w:t>prioritize methods that maximize</w:t>
      </w:r>
      <w:r w:rsidR="00596D97">
        <w:rPr>
          <w:lang w:val="en-CA"/>
        </w:rPr>
        <w:t xml:space="preserve"> </w:t>
      </w:r>
      <w:r w:rsidR="000E2F2C">
        <w:rPr>
          <w:lang w:val="en-CA"/>
        </w:rPr>
        <w:t xml:space="preserve">detection over other aspects of study design such as </w:t>
      </w:r>
      <w:r w:rsidR="002E490B">
        <w:rPr>
          <w:lang w:val="en-CA"/>
        </w:rPr>
        <w:t xml:space="preserve">the </w:t>
      </w:r>
      <w:r w:rsidR="000E2F2C">
        <w:rPr>
          <w:lang w:val="en-CA"/>
        </w:rPr>
        <w:t>number of</w:t>
      </w:r>
      <w:r w:rsidR="00596D97">
        <w:rPr>
          <w:lang w:val="en-CA"/>
        </w:rPr>
        <w:t xml:space="preserve"> </w:t>
      </w:r>
      <w:r w:rsidR="000E2F2C">
        <w:rPr>
          <w:lang w:val="en-CA"/>
        </w:rPr>
        <w:t>sites.</w:t>
      </w:r>
      <w:r w:rsidR="003065A4" w:rsidRPr="003065A4">
        <w:rPr>
          <w:lang w:val="en-CA"/>
        </w:rPr>
        <w:t xml:space="preserve"> </w:t>
      </w:r>
      <w:r w:rsidR="003065A4">
        <w:rPr>
          <w:lang w:val="en-CA"/>
        </w:rPr>
        <w:t xml:space="preserve">Together, </w:t>
      </w:r>
      <w:r w:rsidR="003B2ADA">
        <w:rPr>
          <w:lang w:val="en-CA"/>
        </w:rPr>
        <w:t xml:space="preserve">our </w:t>
      </w:r>
      <w:r w:rsidR="003065A4">
        <w:rPr>
          <w:lang w:val="en-CA"/>
        </w:rPr>
        <w:t xml:space="preserve">results provide needed guidance on how to design </w:t>
      </w:r>
      <w:r w:rsidR="00930D0E">
        <w:rPr>
          <w:lang w:val="en-CA"/>
        </w:rPr>
        <w:t xml:space="preserve">and implement </w:t>
      </w:r>
      <w:r w:rsidR="003065A4">
        <w:rPr>
          <w:lang w:val="en-CA"/>
        </w:rPr>
        <w:t>studies that</w:t>
      </w:r>
      <w:r w:rsidR="00F92D5A">
        <w:rPr>
          <w:lang w:val="en-CA"/>
        </w:rPr>
        <w:t xml:space="preserve"> accurately</w:t>
      </w:r>
      <w:r w:rsidR="003065A4">
        <w:rPr>
          <w:lang w:val="en-CA"/>
        </w:rPr>
        <w:t xml:space="preserve"> quantify the ecological drivers of insect abundance.  </w:t>
      </w:r>
    </w:p>
    <w:p w14:paraId="7CBBBFB6" w14:textId="7E1F3140" w:rsidR="009148A7" w:rsidRDefault="009148A7" w:rsidP="00766580">
      <w:pPr>
        <w:spacing w:line="480" w:lineRule="auto"/>
        <w:rPr>
          <w:lang w:val="en-CA"/>
        </w:rPr>
      </w:pPr>
      <w:r w:rsidRPr="009148A7">
        <w:rPr>
          <w:b/>
          <w:bCs/>
          <w:lang w:val="en-CA"/>
        </w:rPr>
        <w:t>Keywords</w:t>
      </w:r>
      <w:r>
        <w:rPr>
          <w:b/>
          <w:bCs/>
          <w:lang w:val="en-CA"/>
        </w:rPr>
        <w:t xml:space="preserve"> </w:t>
      </w:r>
    </w:p>
    <w:p w14:paraId="7F257C24" w14:textId="1615038D" w:rsidR="009148A7" w:rsidRDefault="009148A7" w:rsidP="00766580">
      <w:pPr>
        <w:spacing w:line="480" w:lineRule="auto"/>
        <w:rPr>
          <w:lang w:val="en-CA"/>
        </w:rPr>
      </w:pPr>
      <w:r>
        <w:rPr>
          <w:lang w:val="en-CA"/>
        </w:rPr>
        <w:t xml:space="preserve">Mark-recapture, </w:t>
      </w:r>
      <w:r w:rsidR="00F91280">
        <w:rPr>
          <w:lang w:val="en-CA"/>
        </w:rPr>
        <w:t xml:space="preserve">multinomial </w:t>
      </w:r>
      <w:r>
        <w:rPr>
          <w:lang w:val="en-CA"/>
        </w:rPr>
        <w:t xml:space="preserve">N-mixture models, </w:t>
      </w:r>
      <w:r w:rsidR="00F91280">
        <w:rPr>
          <w:lang w:val="en-CA"/>
        </w:rPr>
        <w:t xml:space="preserve">binomial N-mixture models, </w:t>
      </w:r>
      <w:r>
        <w:rPr>
          <w:lang w:val="en-CA"/>
        </w:rPr>
        <w:t>GLMs</w:t>
      </w:r>
      <w:ins w:id="9" w:author="Jens Christian Ulrich" w:date="2025-09-10T15:20:00Z" w16du:dateUtc="2025-09-10T19:20:00Z">
        <w:r w:rsidR="003B731A">
          <w:rPr>
            <w:lang w:val="en-CA"/>
          </w:rPr>
          <w:t>/GLMMs</w:t>
        </w:r>
      </w:ins>
      <w:r>
        <w:rPr>
          <w:lang w:val="en-CA"/>
        </w:rPr>
        <w:t xml:space="preserve">, abundance estimation, </w:t>
      </w:r>
      <w:del w:id="10" w:author="Jens Christian Ulrich" w:date="2025-09-10T16:19:00Z" w16du:dateUtc="2025-09-10T20:19:00Z">
        <w:r w:rsidR="00EE78FB" w:rsidDel="00B452D1">
          <w:rPr>
            <w:lang w:val="en-CA"/>
          </w:rPr>
          <w:delText>insect</w:delText>
        </w:r>
        <w:r w:rsidDel="00B452D1">
          <w:rPr>
            <w:lang w:val="en-CA"/>
          </w:rPr>
          <w:delText xml:space="preserve"> </w:delText>
        </w:r>
      </w:del>
      <w:r>
        <w:rPr>
          <w:lang w:val="en-CA"/>
        </w:rPr>
        <w:t xml:space="preserve">detection, </w:t>
      </w:r>
      <w:r w:rsidR="000467FD">
        <w:rPr>
          <w:lang w:val="en-CA"/>
        </w:rPr>
        <w:t>insect</w:t>
      </w:r>
      <w:r w:rsidR="00EE78FB">
        <w:rPr>
          <w:lang w:val="en-CA"/>
        </w:rPr>
        <w:t xml:space="preserve"> sampling</w:t>
      </w:r>
      <w:r>
        <w:rPr>
          <w:lang w:val="en-CA"/>
        </w:rPr>
        <w:t>, habitat restoration</w:t>
      </w:r>
    </w:p>
    <w:p w14:paraId="78DCE78B" w14:textId="24B5D0E5" w:rsidR="008C4499" w:rsidRPr="008C4499" w:rsidRDefault="00EF6948" w:rsidP="00B9052B">
      <w:pPr>
        <w:spacing w:line="480" w:lineRule="auto"/>
        <w:rPr>
          <w:b/>
          <w:bCs/>
          <w:lang w:val="en-CA"/>
        </w:rPr>
      </w:pPr>
      <w:r>
        <w:rPr>
          <w:b/>
          <w:bCs/>
          <w:lang w:val="en-CA"/>
        </w:rPr>
        <w:t xml:space="preserve">1. </w:t>
      </w:r>
      <w:r w:rsidR="008C4499" w:rsidRPr="008C4499">
        <w:rPr>
          <w:b/>
          <w:bCs/>
          <w:lang w:val="en-CA"/>
        </w:rPr>
        <w:t>Introduction</w:t>
      </w:r>
    </w:p>
    <w:p w14:paraId="52878E0A" w14:textId="0BCF6954" w:rsidR="00AA6216" w:rsidRDefault="002E5BD8" w:rsidP="00A6188A">
      <w:pPr>
        <w:spacing w:line="480" w:lineRule="auto"/>
        <w:ind w:firstLine="720"/>
        <w:rPr>
          <w:lang w:val="en-CA"/>
        </w:rPr>
      </w:pPr>
      <w:r>
        <w:rPr>
          <w:lang w:val="en-CA"/>
        </w:rPr>
        <w:t xml:space="preserve">Insects provide </w:t>
      </w:r>
      <w:r w:rsidR="00B3475B">
        <w:rPr>
          <w:lang w:val="en-CA"/>
        </w:rPr>
        <w:t xml:space="preserve">critical </w:t>
      </w:r>
      <w:r w:rsidR="00A6188A">
        <w:rPr>
          <w:lang w:val="en-CA"/>
        </w:rPr>
        <w:t>ecosystem services</w:t>
      </w:r>
      <w:r w:rsidR="00481C9E">
        <w:rPr>
          <w:lang w:val="en-CA"/>
        </w:rPr>
        <w:t xml:space="preserve"> including pollination, decomposition</w:t>
      </w:r>
      <w:r w:rsidR="00B47E01">
        <w:rPr>
          <w:lang w:val="en-CA"/>
        </w:rPr>
        <w:t>,</w:t>
      </w:r>
      <w:r w:rsidR="00481C9E">
        <w:rPr>
          <w:lang w:val="en-CA"/>
        </w:rPr>
        <w:t xml:space="preserve"> and biological control</w:t>
      </w:r>
      <w:r w:rsidR="00A6188A">
        <w:rPr>
          <w:lang w:val="en-CA"/>
        </w:rPr>
        <w:t xml:space="preserve"> </w:t>
      </w:r>
      <w:r w:rsidR="00A6188A">
        <w:rPr>
          <w:lang w:val="en-CA"/>
        </w:rPr>
        <w:fldChar w:fldCharType="begin" w:fldLock="1"/>
      </w:r>
      <w:r w:rsidR="00AC4FC7">
        <w:rPr>
          <w:lang w:val="en-CA"/>
        </w:rPr>
        <w:instrText>ADDIN CSL_CITATION {"citationItems":[{"id":"ITEM-1","itemData":{"DOI":"10.1016/J.BAAE.2017.09.011","ISSN":"1439-1791","abstract":"Natural ecosystems provide a variety of services on which humans, and other organisms, depend for survival and well-being. These ecosystem services can be categorized as provisioning (production of food, fiber, water and other resources), cultural (non-material benefits, such as recreation, spiritual and other aesthetic values), supporting (primary production, pollination, decomposition and soil formation necessary for resource production) and regulating (biological control and other feedback mechanisms that maintain relatively consistent delivery of services). Ecosystems also have been viewed as producing “disservices” such as pests, litter, biological hazards such as diseases, animal attacks, allergenic and poisonous organisms, and geophysical hazards such as floods and storms. Many of these disservices are induced by management practices such as deforestation and concentration of agricultural crops. Insects affect ecosystem services in a variety of ways, positively and negatively. The papers in this special issue are focused on managing insects and ecosystems, and their interactions, in ways that ensure sustainability of ecosystem services and that minimize induction of disservices.","author":[{"dropping-particle":"","family":"Schowalter","given":"T. D.","non-dropping-particle":"","parse-names":false,"suffix":""},{"dropping-particle":"","family":"Noriega","given":"J. A.","non-dropping-particle":"","parse-names":false,"suffix":""},{"dropping-particle":"","family":"Tscharntke","given":"T.","non-dropping-particle":"","parse-names":false,"suffix":""}],"container-title":"Basic and Applied Ecology","id":"ITEM-1","issued":{"date-parts":[["2018","2","1"]]},"page":"1-7","publisher":"Urban &amp; Fischer","title":"Insect effects on ecosystem services—Introduction","type":"article-journal","volume":"26"},"uris":["http://www.mendeley.com/documents/?uuid=e8df9613-383d-39ac-bc73-a449b2a535b0"]}],"mendeley":{"formattedCitation":"(Schowalter et al., 2018)","plainTextFormattedCitation":"(Schowalter et al., 2018)","previouslyFormattedCitation":"(Schowalter et al., 2018)"},"properties":{"noteIndex":0},"schema":"https://github.com/citation-style-language/schema/raw/master/csl-citation.json"}</w:instrText>
      </w:r>
      <w:r w:rsidR="00A6188A">
        <w:rPr>
          <w:lang w:val="en-CA"/>
        </w:rPr>
        <w:fldChar w:fldCharType="separate"/>
      </w:r>
      <w:r w:rsidR="00AC4FC7" w:rsidRPr="00AC4FC7">
        <w:rPr>
          <w:noProof/>
          <w:lang w:val="en-CA"/>
        </w:rPr>
        <w:t>(Schowalter et al., 2018)</w:t>
      </w:r>
      <w:r w:rsidR="00A6188A">
        <w:rPr>
          <w:lang w:val="en-CA"/>
        </w:rPr>
        <w:fldChar w:fldCharType="end"/>
      </w:r>
      <w:r w:rsidR="00A6188A">
        <w:rPr>
          <w:lang w:val="en-CA"/>
        </w:rPr>
        <w:t>. At the same time,</w:t>
      </w:r>
      <w:r>
        <w:rPr>
          <w:lang w:val="en-CA"/>
        </w:rPr>
        <w:t xml:space="preserve"> </w:t>
      </w:r>
      <w:r w:rsidR="00A6188A">
        <w:rPr>
          <w:lang w:val="en-CA"/>
        </w:rPr>
        <w:t xml:space="preserve">many insects </w:t>
      </w:r>
      <w:r>
        <w:rPr>
          <w:lang w:val="en-CA"/>
        </w:rPr>
        <w:t>are facing widespread declines</w:t>
      </w:r>
      <w:r w:rsidR="00596D97">
        <w:rPr>
          <w:lang w:val="en-CA"/>
        </w:rPr>
        <w:t xml:space="preserve"> </w:t>
      </w:r>
      <w:r w:rsidR="00596D97">
        <w:rPr>
          <w:lang w:val="en-CA"/>
        </w:rPr>
        <w:fldChar w:fldCharType="begin" w:fldLock="1"/>
      </w:r>
      <w:r w:rsidR="00E336BD">
        <w:rPr>
          <w:lang w:val="en-CA"/>
        </w:rPr>
        <w:instrText>ADDIN CSL_CITATION {"citationItems":[{"id":"ITEM-1","itemData":{"DOI":"10.1016/j.biocon.2019.01.020","author":[{"dropping-particle":"","family":"Sánchez-Bayo","given":"F.","non-dropping-particle":"","parse-names":false,"suffix":""},{"dropping-particle":"","family":"Wyckhuys","given":"K.","non-dropping-particle":"","parse-names":false,"suffix":""}],"container-title":"Biological Conservation","id":"ITEM-1","issue":"September 2018","issued":{"date-parts":[["2019"]]},"page":"8-27","title":"Worldwide decline of the entomofauna: A review of its drivers","type":"article-journal","volume":"232"},"uris":["http://www.mendeley.com/documents/?uuid=12ce556d-6e13-41fb-b70d-b852574de3f0"]}],"mendeley":{"formattedCitation":"(Sánchez-Bayo &amp; Wyckhuys, 2019)","plainTextFormattedCitation":"(Sánchez-Bayo &amp; Wyckhuys, 2019)","previouslyFormattedCitation":"(Sánchez-Bayo &amp; Wyckhuys, 2019)"},"properties":{"noteIndex":0},"schema":"https://github.com/citation-style-language/schema/raw/master/csl-citation.json"}</w:instrText>
      </w:r>
      <w:r w:rsidR="00596D97">
        <w:rPr>
          <w:lang w:val="en-CA"/>
        </w:rPr>
        <w:fldChar w:fldCharType="separate"/>
      </w:r>
      <w:r w:rsidR="00AC4FC7" w:rsidRPr="00AC4FC7">
        <w:rPr>
          <w:noProof/>
          <w:lang w:val="en-CA"/>
        </w:rPr>
        <w:t>(Sánchez-Bayo &amp; Wyckhuys, 2019)</w:t>
      </w:r>
      <w:r w:rsidR="00596D97">
        <w:rPr>
          <w:lang w:val="en-CA"/>
        </w:rPr>
        <w:fldChar w:fldCharType="end"/>
      </w:r>
      <w:r>
        <w:rPr>
          <w:lang w:val="en-CA"/>
        </w:rPr>
        <w:t xml:space="preserve">. </w:t>
      </w:r>
      <w:r w:rsidR="00B3475B">
        <w:rPr>
          <w:lang w:val="en-CA"/>
        </w:rPr>
        <w:t>In order to design evidence</w:t>
      </w:r>
      <w:r>
        <w:rPr>
          <w:lang w:val="en-CA"/>
        </w:rPr>
        <w:t>-based strategies for mitigating or reversing insect declines</w:t>
      </w:r>
      <w:r w:rsidR="00B3475B">
        <w:rPr>
          <w:lang w:val="en-CA"/>
        </w:rPr>
        <w:t>, we</w:t>
      </w:r>
      <w:r>
        <w:rPr>
          <w:lang w:val="en-CA"/>
        </w:rPr>
        <w:t xml:space="preserve"> require a clear understanding of the environmental pressures that </w:t>
      </w:r>
      <w:r w:rsidR="00B3475B">
        <w:rPr>
          <w:lang w:val="en-CA"/>
        </w:rPr>
        <w:t xml:space="preserve">underlie </w:t>
      </w:r>
      <w:r w:rsidR="004A79EE">
        <w:rPr>
          <w:lang w:val="en-CA"/>
        </w:rPr>
        <w:t>species</w:t>
      </w:r>
      <w:r>
        <w:rPr>
          <w:lang w:val="en-CA"/>
        </w:rPr>
        <w:t xml:space="preserve"> abundance patterns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sidR="004A79EE">
        <w:rPr>
          <w:lang w:val="en-CA"/>
        </w:rPr>
        <w:t xml:space="preserve">. </w:t>
      </w:r>
      <w:r w:rsidR="00A6188A">
        <w:rPr>
          <w:lang w:val="en-CA"/>
        </w:rPr>
        <w:t>Q</w:t>
      </w:r>
      <w:r w:rsidR="000C4AB8">
        <w:rPr>
          <w:lang w:val="en-CA"/>
        </w:rPr>
        <w:t>uantifying</w:t>
      </w:r>
      <w:r w:rsidR="00C508B4">
        <w:rPr>
          <w:lang w:val="en-CA"/>
        </w:rPr>
        <w:t xml:space="preserve"> the</w:t>
      </w:r>
      <w:r w:rsidR="00080D25">
        <w:rPr>
          <w:lang w:val="en-CA"/>
        </w:rPr>
        <w:t xml:space="preserve"> ecological</w:t>
      </w:r>
      <w:r w:rsidR="00C508B4">
        <w:rPr>
          <w:lang w:val="en-CA"/>
        </w:rPr>
        <w:t xml:space="preserve"> drivers of</w:t>
      </w:r>
      <w:r w:rsidR="00347802">
        <w:rPr>
          <w:lang w:val="en-CA"/>
        </w:rPr>
        <w:t xml:space="preserve"> </w:t>
      </w:r>
      <w:r w:rsidR="00D33DAF">
        <w:rPr>
          <w:lang w:val="en-CA"/>
        </w:rPr>
        <w:t xml:space="preserve">species </w:t>
      </w:r>
      <w:r w:rsidR="00347802">
        <w:rPr>
          <w:lang w:val="en-CA"/>
        </w:rPr>
        <w:t xml:space="preserve">abundance </w:t>
      </w:r>
      <w:r w:rsidR="00C508B4">
        <w:rPr>
          <w:lang w:val="en-CA"/>
        </w:rPr>
        <w:t>allows us to</w:t>
      </w:r>
      <w:r w:rsidR="007A23D3">
        <w:rPr>
          <w:lang w:val="en-CA"/>
        </w:rPr>
        <w:t xml:space="preserve"> assess population trends, </w:t>
      </w:r>
      <w:r w:rsidR="00347802">
        <w:rPr>
          <w:lang w:val="en-CA"/>
        </w:rPr>
        <w:t>identify population threats</w:t>
      </w:r>
      <w:r w:rsidR="007A23D3">
        <w:rPr>
          <w:lang w:val="en-CA"/>
        </w:rPr>
        <w:t xml:space="preserve">, </w:t>
      </w:r>
      <w:r w:rsidR="00080D25">
        <w:rPr>
          <w:lang w:val="en-CA"/>
        </w:rPr>
        <w:t>and/</w:t>
      </w:r>
      <w:r w:rsidR="00347802">
        <w:rPr>
          <w:lang w:val="en-CA"/>
        </w:rPr>
        <w:t xml:space="preserve">or </w:t>
      </w:r>
      <w:r w:rsidR="00C508B4">
        <w:rPr>
          <w:lang w:val="en-CA"/>
        </w:rPr>
        <w:t>evaluate</w:t>
      </w:r>
      <w:r w:rsidR="00347802">
        <w:rPr>
          <w:lang w:val="en-CA"/>
        </w:rPr>
        <w:t xml:space="preserve"> the </w:t>
      </w:r>
      <w:r w:rsidR="00C508B4">
        <w:rPr>
          <w:lang w:val="en-CA"/>
        </w:rPr>
        <w:t>success</w:t>
      </w:r>
      <w:r w:rsidR="00347802">
        <w:rPr>
          <w:lang w:val="en-CA"/>
        </w:rPr>
        <w:t xml:space="preserve"> of</w:t>
      </w:r>
      <w:r w:rsidR="000D0274">
        <w:rPr>
          <w:lang w:val="en-CA"/>
        </w:rPr>
        <w:t xml:space="preserve"> </w:t>
      </w:r>
      <w:r w:rsidR="00347802">
        <w:rPr>
          <w:lang w:val="en-CA"/>
        </w:rPr>
        <w:t>management intervention</w:t>
      </w:r>
      <w:r w:rsidR="009D15F7">
        <w:rPr>
          <w:lang w:val="en-CA"/>
        </w:rPr>
        <w:t>s</w:t>
      </w:r>
      <w:r w:rsidR="0048082C">
        <w:rPr>
          <w:lang w:val="en-CA"/>
        </w:rPr>
        <w:t xml:space="preserve"> </w:t>
      </w:r>
      <w:r w:rsidR="0048082C">
        <w:rPr>
          <w:lang w:val="en-CA"/>
        </w:rPr>
        <w:fldChar w:fldCharType="begin" w:fldLock="1"/>
      </w:r>
      <w:r w:rsidR="00AC4FC7">
        <w:rPr>
          <w:lang w:val="en-CA"/>
        </w:rPr>
        <w:instrText>ADDIN CSL_CITATION {"citationItems":[{"id":"ITEM-1","itemData":{"DOI":"10.1046/J.1523-1739.2003.02141.X","ISSN":"1523-1739","abstract":"The U. S. Endangered Species Act (ESA) requires that recovery plans establish \"objective, measurable\" criteria on which to base listing decisions. Recovery plans are more effective if these criteria are clearly linked to the biology of species of interest. We reviewed recovery plans for 27 listed insect species. Recovery criteria for threatened and endangered insects were poorly linked to species biology. We used population viability analysis to develop quantitative recovery criteria for insects whose population sizes can be estimated, and applied this framework in the context of a recently listed butterfly, the Fender's blue (Icaricia icarioides fenderi). We used a simple diffusion-approximation approach developed to estimate extinction risk from count-based census data. The method assumes that future trends can be predicted based on current conditions and that observer error is minimal. Of 12 sites we surveyed for at least 8 years, only one population had a high likelihood of persistence. Given observed variation in population growth rate (σ 2 = 0.79) and an initial population size of 300 butterflies, a minimum average growth rate (λ) of 1.83 would be needed for there to be a 95% probability that a population would survive 100 years. As the number of independent sites increased, the minimum λ required to have a 95% probability that at least a population at one site would survive 100 years declined. For downlisting, we recommend that three independent sites be maintained or restored in each region of the Fender's blue, with minimum average growth rates of at least λ = 1.55 over 10 years. Given that 41 insect species are listed under the ESA, development of quantitative recovery criteria would be useful and feasible for at-risk insect species whose population sizes can be estimated.","author":[{"dropping-particle":"","family":"Schultz","given":"C.","non-dropping-particle":"","parse-names":false,"suffix":""},{"dropping-particle":"","family":"Hammond","given":"P.","non-dropping-particle":"","parse-names":false,"suffix":""}],"container-title":"Conservation Biology","id":"ITEM-1","issue":"5","issued":{"date-parts":[["2003","10","1"]]},"page":"1372-1385","publisher":"John Wiley &amp; Sons, Ltd","title":"Using Population Viability Analysis to Develop Recovery Criteria for Endangered Insects: Case Study of the Fender's Blue Butterfly","type":"article-journal","volume":"17"},"uris":["http://www.mendeley.com/documents/?uuid=0bddb0fa-cdb7-331f-a4b0-45209d011696"]},{"id":"ITEM-2","itemData":{"DOI":"10.1111/J.1061-2971.2004.00262.X","ISSN":"1526-100X","abstract":"Few ecosystem restoration studies evaluate whether arthropods are important components of ecosystem recovery. We tested the hypothesis that ponderosa pine restoration treatments would increase adult butterfly species richness and abundance as a direct result of increased understory diversity and abundance. To examine mechanisms that potentially affect adult butterfly distribution, we quantified host plant frequency, nectar plant abundance, and insolation (light intensity) in restoration treatment and control forests. This study is unique, because this is the first invertebrate monitoring in ponderosa pine forest restoration treatments in the U.S. Southwest and also because these treatments are the first replicated ponderosa pine restoration treatments at a landscape scale. Three patterns emerged: (1) butterfly species richness and abundance were 2 and 3 times greater, respectively, in restoration treatment units than in paired control forests 1 year after treatment, and 1.5 and 3.5 times greater, respectively, 2 years after treatment, ordination of control and treatment sampling units using butterfly assemblages showed significant separation of control and restoration treatment units after restoration treatment; (2) host plant and nectar plant species richness showed little difference between treated and control forests even 2 years after treatment; and (3) insolation (light intensity) was significantly greater in treated forests after restoration. We suggest that changes in the butterfly assemblage may occur due to light intensity effects before plant community changes occur or can be detected. Butterfly assemblage differences will have additional cascading effects on the ecosystem as prey for higher trophic levels and through plant interactions including herbivory and pollination. © 2004 Society for Ecological Restoration International.","author":[{"dropping-particle":"","family":"Waltz","given":"A.","non-dropping-particle":"","parse-names":false,"suffix":""},{"dropping-particle":"","family":"Covington","given":"W.","non-dropping-particle":"","parse-names":false,"suffix":""}],"container-title":"Restoration Ecology","id":"ITEM-2","issue":"1","issued":{"date-parts":[["2004","3","1"]]},"page":"85-96","publisher":"John Wiley &amp; Sons, Ltd","title":"Ecological Restoration Treatments Increase Butterfly Richness and Abundance: Mechanisms of Response","type":"article-journal","volume":"12"},"uris":["http://www.mendeley.com/documents/?uuid=86547663-64dc-3d58-a4e7-1c07b40d50df"]},{"id":"ITEM-3","itemData":{"DOI":"10.1111/1365-2664.12257","ISSN":"13652664","abstract":"Summary: Pollination services from wild insects contribute to crop productivity around the world, but are at risk of decline in agricultural landscapes. Using highbush blueberry as a model system, we tested whether wildflower plantings established adjacent to crop fields would increase the abundance of wild pollinators during crop bloom and enhance pollination and yield. Plantings were seeded in 2009 with a mix of 15 perennial wildflower species that provided season-long bloom and increased plant density and floral area during the subsequent 3 years. Honeybees visiting blueberry flowers had similar abundance in enhanced and control fields in all 4 years of this study, whereas wild bee and syrphid abundance increased annually in the fields adjacent to wildflower plantings. Crop pollination parameters including percentage fruit set, berry weight and mature seeds per berry were significantly greater in fields adjacent to wildflower plantings 3 and 4 years after seeding, leading to higher crop yields and with the associated revenue exceeding the cost of wildflower establishment and maintenance. Synthesis and applications. We suggest that provision of forage habitat for bees adjacent to pollinator-dependent crops can conserve wild pollinators in otherwise resource-poor agricultural landscapes. Over time, these plantings can support higher crop yields and bring a return on the initial investment in wildflower seed and planting establishment, also insuring against loss of managed pollinators. Further understanding of the importance of planting size, location and landscape context will be required to effectively implement this practice to support crop pollination. © 2014 British Ecological Society.","author":[{"dropping-particle":"","family":"Blaauw","given":"B.","non-dropping-particle":"","parse-names":false,"suffix":""},{"dropping-particle":"","family":"Isaacs","given":"R.","non-dropping-particle":"","parse-names":false,"suffix":""}],"container-title":"Journal of Applied Ecology","id":"ITEM-3","issue":"4","issued":{"date-parts":[["2014"]]},"page":"890-898","title":"Flower plantings increase wild bee abundance and the pollination services provided to a pollination-dependent crop","type":"article-journal","volume":"51"},"uris":["http://www.mendeley.com/documents/?uuid=715aee90-7554-46df-8f2e-fe9c21b9e9a7"]}],"mendeley":{"formattedCitation":"(Blaauw &amp; Isaacs, 2014; Schultz &amp; Hammond, 2003; Waltz &amp; Covington, 2004)","plainTextFormattedCitation":"(Blaauw &amp; Isaacs, 2014; Schultz &amp; Hammond, 2003; Waltz &amp; Covington, 2004)","previouslyFormattedCitation":"(Blaauw &amp; Isaacs, 2014; Schultz &amp; Hammond, 2003; Waltz &amp; Covington, 2004)"},"properties":{"noteIndex":0},"schema":"https://github.com/citation-style-language/schema/raw/master/csl-citation.json"}</w:instrText>
      </w:r>
      <w:r w:rsidR="0048082C">
        <w:rPr>
          <w:lang w:val="en-CA"/>
        </w:rPr>
        <w:fldChar w:fldCharType="separate"/>
      </w:r>
      <w:r w:rsidR="00AC4FC7" w:rsidRPr="00AC4FC7">
        <w:rPr>
          <w:noProof/>
          <w:lang w:val="en-CA"/>
        </w:rPr>
        <w:t>(Blaauw &amp; Isaacs, 2014; Schultz &amp; Hammond, 2003; Waltz &amp; Covington, 2004)</w:t>
      </w:r>
      <w:r w:rsidR="0048082C">
        <w:rPr>
          <w:lang w:val="en-CA"/>
        </w:rPr>
        <w:fldChar w:fldCharType="end"/>
      </w:r>
      <w:r w:rsidR="0060326F">
        <w:rPr>
          <w:lang w:val="en-CA"/>
        </w:rPr>
        <w:t>.</w:t>
      </w:r>
      <w:r w:rsidR="004B283D">
        <w:rPr>
          <w:lang w:val="en-CA"/>
        </w:rPr>
        <w:t xml:space="preserve"> </w:t>
      </w:r>
    </w:p>
    <w:p w14:paraId="76CB12CD" w14:textId="7D98586E" w:rsidR="007F396D" w:rsidRDefault="00B3475B" w:rsidP="000C4AB8">
      <w:pPr>
        <w:spacing w:line="480" w:lineRule="auto"/>
        <w:ind w:firstLine="720"/>
        <w:rPr>
          <w:lang w:val="en-CA"/>
        </w:rPr>
      </w:pPr>
      <w:r>
        <w:rPr>
          <w:lang w:val="en-CA"/>
        </w:rPr>
        <w:t>A</w:t>
      </w:r>
      <w:r w:rsidR="00B41B1E">
        <w:rPr>
          <w:lang w:val="en-CA"/>
        </w:rPr>
        <w:t xml:space="preserve">ccurately </w:t>
      </w:r>
      <w:r w:rsidR="005158F5">
        <w:rPr>
          <w:lang w:val="en-CA"/>
        </w:rPr>
        <w:t>estimating</w:t>
      </w:r>
      <w:r w:rsidR="00857DFA">
        <w:rPr>
          <w:lang w:val="en-CA"/>
        </w:rPr>
        <w:t xml:space="preserve"> </w:t>
      </w:r>
      <w:r w:rsidR="00080D25">
        <w:rPr>
          <w:lang w:val="en-CA"/>
        </w:rPr>
        <w:t xml:space="preserve">the </w:t>
      </w:r>
      <w:r w:rsidR="00857DFA">
        <w:rPr>
          <w:lang w:val="en-CA"/>
        </w:rPr>
        <w:t>driver</w:t>
      </w:r>
      <w:r w:rsidR="006051C9">
        <w:rPr>
          <w:lang w:val="en-CA"/>
        </w:rPr>
        <w:t>s</w:t>
      </w:r>
      <w:r w:rsidR="00080D25">
        <w:rPr>
          <w:lang w:val="en-CA"/>
        </w:rPr>
        <w:t xml:space="preserve"> of abundance</w:t>
      </w:r>
      <w:r w:rsidR="00857DFA">
        <w:rPr>
          <w:lang w:val="en-CA"/>
        </w:rPr>
        <w:t xml:space="preserve"> is challenging because abundance</w:t>
      </w:r>
      <w:r w:rsidR="0027394A">
        <w:rPr>
          <w:lang w:val="en-CA"/>
        </w:rPr>
        <w:t xml:space="preserve"> </w:t>
      </w:r>
      <w:r w:rsidR="00A20EC5">
        <w:rPr>
          <w:lang w:val="en-CA"/>
        </w:rPr>
        <w:t>itself</w:t>
      </w:r>
      <w:r w:rsidR="00CD1F12">
        <w:rPr>
          <w:lang w:val="en-CA"/>
        </w:rPr>
        <w:t xml:space="preserve"> </w:t>
      </w:r>
      <w:r w:rsidR="00857DFA">
        <w:rPr>
          <w:lang w:val="en-CA"/>
        </w:rPr>
        <w:t>is difficult to measure</w:t>
      </w:r>
      <w:r w:rsidR="00C04A47">
        <w:rPr>
          <w:lang w:val="en-CA"/>
        </w:rPr>
        <w:t xml:space="preserve"> in natural environments</w:t>
      </w:r>
      <w:r w:rsidR="00857DFA">
        <w:rPr>
          <w:lang w:val="en-CA"/>
        </w:rPr>
        <w:t>. For i</w:t>
      </w:r>
      <w:r w:rsidR="00D33BCB">
        <w:rPr>
          <w:lang w:val="en-CA"/>
        </w:rPr>
        <w:t>nsect</w:t>
      </w:r>
      <w:r w:rsidR="00857DFA">
        <w:rPr>
          <w:lang w:val="en-CA"/>
        </w:rPr>
        <w:t>s, abundance</w:t>
      </w:r>
      <w:r w:rsidR="00D33BCB">
        <w:rPr>
          <w:lang w:val="en-CA"/>
        </w:rPr>
        <w:t xml:space="preserve"> </w:t>
      </w:r>
      <w:r w:rsidR="005158F5">
        <w:rPr>
          <w:lang w:val="en-CA"/>
        </w:rPr>
        <w:t>data</w:t>
      </w:r>
      <w:r w:rsidR="001B7FB0">
        <w:rPr>
          <w:lang w:val="en-CA"/>
        </w:rPr>
        <w:t xml:space="preserve"> </w:t>
      </w:r>
      <w:r w:rsidR="00A61E63">
        <w:rPr>
          <w:lang w:val="en-CA"/>
        </w:rPr>
        <w:t xml:space="preserve">are often </w:t>
      </w:r>
      <w:r w:rsidR="005158F5">
        <w:rPr>
          <w:lang w:val="en-CA"/>
        </w:rPr>
        <w:t>collected</w:t>
      </w:r>
      <w:r w:rsidR="00A61E63">
        <w:rPr>
          <w:lang w:val="en-CA"/>
        </w:rPr>
        <w:t xml:space="preserve"> </w:t>
      </w:r>
      <w:r w:rsidR="005158F5">
        <w:rPr>
          <w:lang w:val="en-CA"/>
        </w:rPr>
        <w:t xml:space="preserve">as counts from </w:t>
      </w:r>
      <w:r w:rsidR="00D33BCB">
        <w:rPr>
          <w:lang w:val="en-CA"/>
        </w:rPr>
        <w:t>net</w:t>
      </w:r>
      <w:r w:rsidR="005158F5">
        <w:rPr>
          <w:lang w:val="en-CA"/>
        </w:rPr>
        <w:t>s</w:t>
      </w:r>
      <w:r w:rsidR="001B7FB0">
        <w:rPr>
          <w:lang w:val="en-CA"/>
        </w:rPr>
        <w:t xml:space="preserve">, </w:t>
      </w:r>
      <w:r w:rsidR="00D33BCB">
        <w:rPr>
          <w:lang w:val="en-CA"/>
        </w:rPr>
        <w:t>trap</w:t>
      </w:r>
      <w:r w:rsidR="005158F5">
        <w:rPr>
          <w:lang w:val="en-CA"/>
        </w:rPr>
        <w:t>s</w:t>
      </w:r>
      <w:r w:rsidR="00857DFA">
        <w:rPr>
          <w:lang w:val="en-CA"/>
        </w:rPr>
        <w:t xml:space="preserve"> </w:t>
      </w:r>
      <w:r w:rsidR="00D33BCB">
        <w:rPr>
          <w:lang w:val="en-CA"/>
        </w:rPr>
        <w:t>or visual assessments</w:t>
      </w:r>
      <w:r w:rsidR="008768BD">
        <w:rPr>
          <w:lang w:val="en-CA"/>
        </w:rPr>
        <w:t xml:space="preserve"> </w:t>
      </w:r>
      <w:r w:rsidR="008768BD">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768BD">
        <w:rPr>
          <w:lang w:val="en-CA"/>
        </w:rPr>
        <w:fldChar w:fldCharType="separate"/>
      </w:r>
      <w:r w:rsidR="00AC4FC7" w:rsidRPr="00AC4FC7">
        <w:rPr>
          <w:noProof/>
          <w:lang w:val="en-CA"/>
        </w:rPr>
        <w:t>(Mccravy, 2018)</w:t>
      </w:r>
      <w:r w:rsidR="008768BD">
        <w:rPr>
          <w:lang w:val="en-CA"/>
        </w:rPr>
        <w:fldChar w:fldCharType="end"/>
      </w:r>
      <w:r w:rsidR="00D33BCB">
        <w:rPr>
          <w:lang w:val="en-CA"/>
        </w:rPr>
        <w:t>.</w:t>
      </w:r>
      <w:r w:rsidR="00251950">
        <w:rPr>
          <w:lang w:val="en-CA"/>
        </w:rPr>
        <w:t xml:space="preserve"> </w:t>
      </w:r>
      <w:r w:rsidR="00481C9E">
        <w:rPr>
          <w:lang w:val="en-CA"/>
        </w:rPr>
        <w:t>Because many insect species are small, elusive, and/or mobile</w:t>
      </w:r>
      <w:r w:rsidR="00513F21">
        <w:rPr>
          <w:lang w:val="en-CA"/>
        </w:rPr>
        <w:t>,</w:t>
      </w:r>
      <w:r w:rsidR="00481C9E">
        <w:rPr>
          <w:lang w:val="en-CA"/>
        </w:rPr>
        <w:t xml:space="preserve"> these counts undoubtedly overlook some </w:t>
      </w:r>
      <w:r w:rsidR="00B372FD">
        <w:rPr>
          <w:lang w:val="en-CA"/>
        </w:rPr>
        <w:t xml:space="preserve">number of </w:t>
      </w:r>
      <w:r w:rsidR="00481C9E">
        <w:rPr>
          <w:lang w:val="en-CA"/>
        </w:rPr>
        <w:t>individual</w:t>
      </w:r>
      <w:r w:rsidR="00513F21">
        <w:rPr>
          <w:lang w:val="en-CA"/>
        </w:rPr>
        <w:t>s</w:t>
      </w:r>
      <w:r w:rsidR="00481C9E">
        <w:rPr>
          <w:lang w:val="en-CA"/>
        </w:rPr>
        <w:t xml:space="preserve"> </w:t>
      </w:r>
      <w:r w:rsidR="00857DFA">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America","id":"ITEM-2","issue":"5","issued":{"date-parts":[["2020"]]},"page":"337-342","title":"The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 Taron &amp; Ries, 2015)","plainTextFormattedCitation":"(Portman et al., 2020; Taron &amp; Ries, 2015)","previouslyFormattedCitation":"(Portman et al., 2020; Taron &amp; Ries, 2015)"},"properties":{"noteIndex":0},"schema":"https://github.com/citation-style-language/schema/raw/master/csl-citation.json"}</w:instrText>
      </w:r>
      <w:r w:rsidR="00857DFA">
        <w:rPr>
          <w:lang w:val="en-CA"/>
        </w:rPr>
        <w:fldChar w:fldCharType="separate"/>
      </w:r>
      <w:r w:rsidR="00AC4FC7" w:rsidRPr="00AC4FC7">
        <w:rPr>
          <w:noProof/>
          <w:lang w:val="en-CA"/>
        </w:rPr>
        <w:t>(Portman et al., 2020; Taron &amp; Ries, 2015)</w:t>
      </w:r>
      <w:r w:rsidR="00857DFA">
        <w:rPr>
          <w:lang w:val="en-CA"/>
        </w:rPr>
        <w:fldChar w:fldCharType="end"/>
      </w:r>
      <w:r w:rsidR="00D33BCB">
        <w:rPr>
          <w:lang w:val="en-CA"/>
        </w:rPr>
        <w:t xml:space="preserve">. </w:t>
      </w:r>
      <w:r w:rsidR="000C4AB8">
        <w:rPr>
          <w:lang w:val="en-CA"/>
        </w:rPr>
        <w:t>T</w:t>
      </w:r>
      <w:r w:rsidR="001B7FB0">
        <w:rPr>
          <w:lang w:val="en-CA"/>
        </w:rPr>
        <w:t xml:space="preserve">o </w:t>
      </w:r>
      <w:r w:rsidR="00D33DAF">
        <w:rPr>
          <w:lang w:val="en-CA"/>
        </w:rPr>
        <w:t>quantify</w:t>
      </w:r>
      <w:r w:rsidR="001B7FB0">
        <w:rPr>
          <w:lang w:val="en-CA"/>
        </w:rPr>
        <w:t xml:space="preserve"> </w:t>
      </w:r>
      <w:r w:rsidR="00C04A47">
        <w:rPr>
          <w:lang w:val="en-CA"/>
        </w:rPr>
        <w:t xml:space="preserve">the ecological </w:t>
      </w:r>
      <w:r w:rsidR="00944478">
        <w:rPr>
          <w:lang w:val="en-CA"/>
        </w:rPr>
        <w:t>drivers of</w:t>
      </w:r>
      <w:r w:rsidR="00D33DAF">
        <w:rPr>
          <w:lang w:val="en-CA"/>
        </w:rPr>
        <w:t xml:space="preserve"> abundance</w:t>
      </w:r>
      <w:r w:rsidR="001B7FB0">
        <w:rPr>
          <w:lang w:val="en-CA"/>
        </w:rPr>
        <w:t xml:space="preserve">, researchers typically apply </w:t>
      </w:r>
      <w:r w:rsidR="00944478">
        <w:rPr>
          <w:lang w:val="en-CA"/>
        </w:rPr>
        <w:t>generalized linear models</w:t>
      </w:r>
      <w:ins w:id="11" w:author="Jens Christian Ulrich" w:date="2025-09-10T15:20:00Z" w16du:dateUtc="2025-09-10T19:20:00Z">
        <w:r w:rsidR="003B731A">
          <w:rPr>
            <w:lang w:val="en-CA"/>
          </w:rPr>
          <w:t xml:space="preserve"> and generalized linear mixed models</w:t>
        </w:r>
      </w:ins>
      <w:r w:rsidR="00944478">
        <w:rPr>
          <w:lang w:val="en-CA"/>
        </w:rPr>
        <w:t xml:space="preserve"> </w:t>
      </w:r>
      <w:r w:rsidR="001B7FB0">
        <w:rPr>
          <w:lang w:val="en-CA"/>
        </w:rPr>
        <w:t>(GLMs</w:t>
      </w:r>
      <w:ins w:id="12" w:author="Jens Christian Ulrich" w:date="2025-09-10T15:20:00Z" w16du:dateUtc="2025-09-10T19:20:00Z">
        <w:r w:rsidR="003B731A">
          <w:rPr>
            <w:lang w:val="en-CA"/>
          </w:rPr>
          <w:t>/GLMMs</w:t>
        </w:r>
      </w:ins>
      <w:r w:rsidR="001B7FB0">
        <w:rPr>
          <w:lang w:val="en-CA"/>
        </w:rPr>
        <w:t>)</w:t>
      </w:r>
      <w:r w:rsidR="00D176F0">
        <w:rPr>
          <w:lang w:val="en-CA"/>
        </w:rPr>
        <w:t xml:space="preserve"> </w:t>
      </w:r>
      <w:r w:rsidR="001B7FB0">
        <w:rPr>
          <w:lang w:val="en-CA"/>
        </w:rPr>
        <w:t>to these imperfect</w:t>
      </w:r>
      <w:r w:rsidR="00044736">
        <w:rPr>
          <w:lang w:val="en-CA"/>
        </w:rPr>
        <w:t xml:space="preserve"> </w:t>
      </w:r>
      <w:r w:rsidR="001B7FB0">
        <w:rPr>
          <w:lang w:val="en-CA"/>
        </w:rPr>
        <w:t>counts</w:t>
      </w:r>
      <w:r w:rsidR="007F396D">
        <w:rPr>
          <w:lang w:val="en-CA"/>
        </w:rPr>
        <w:t xml:space="preserve"> </w:t>
      </w:r>
      <w:r w:rsidR="007F396D">
        <w:rPr>
          <w:lang w:val="en-CA"/>
        </w:rPr>
        <w:fldChar w:fldCharType="begin" w:fldLock="1"/>
      </w:r>
      <w:r w:rsidR="00AC4FC7">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7F396D">
        <w:rPr>
          <w:lang w:val="en-CA"/>
        </w:rPr>
        <w:fldChar w:fldCharType="separate"/>
      </w:r>
      <w:r w:rsidR="00AC4FC7" w:rsidRPr="00AC4FC7">
        <w:rPr>
          <w:noProof/>
          <w:lang w:val="en-CA"/>
        </w:rPr>
        <w:t>(Bolker et al., 2009)</w:t>
      </w:r>
      <w:r w:rsidR="007F396D">
        <w:rPr>
          <w:lang w:val="en-CA"/>
        </w:rPr>
        <w:fldChar w:fldCharType="end"/>
      </w:r>
      <w:r w:rsidR="00D176F0">
        <w:rPr>
          <w:lang w:val="en-CA"/>
        </w:rPr>
        <w:t xml:space="preserve">. </w:t>
      </w:r>
      <w:r w:rsidR="001B7FB0">
        <w:rPr>
          <w:lang w:val="en-CA"/>
        </w:rPr>
        <w:t xml:space="preserve">Crucially, </w:t>
      </w:r>
      <w:ins w:id="13" w:author="Jens Christian Ulrich" w:date="2025-09-10T15:20:00Z" w16du:dateUtc="2025-09-10T19:20:00Z">
        <w:r w:rsidR="003B731A">
          <w:rPr>
            <w:lang w:val="en-CA"/>
          </w:rPr>
          <w:t>GLMs/GLMMs</w:t>
        </w:r>
        <w:r w:rsidR="003B731A" w:rsidDel="003B731A">
          <w:rPr>
            <w:lang w:val="en-CA"/>
          </w:rPr>
          <w:t xml:space="preserve"> </w:t>
        </w:r>
      </w:ins>
      <w:del w:id="14" w:author="Jens Christian Ulrich" w:date="2025-09-10T15:20:00Z" w16du:dateUtc="2025-09-10T19:20:00Z">
        <w:r w:rsidR="001B7FB0" w:rsidDel="003B731A">
          <w:rPr>
            <w:lang w:val="en-CA"/>
          </w:rPr>
          <w:delText xml:space="preserve">GLMs </w:delText>
        </w:r>
      </w:del>
      <w:r w:rsidR="001B7FB0">
        <w:rPr>
          <w:lang w:val="en-CA"/>
        </w:rPr>
        <w:t xml:space="preserve">rely on the assumption that the relationship between </w:t>
      </w:r>
      <w:r w:rsidR="007F396D">
        <w:rPr>
          <w:lang w:val="en-CA"/>
        </w:rPr>
        <w:t>imperfect</w:t>
      </w:r>
      <w:r w:rsidR="00044736">
        <w:rPr>
          <w:lang w:val="en-CA"/>
        </w:rPr>
        <w:t>ly detected</w:t>
      </w:r>
      <w:r w:rsidR="001B7FB0">
        <w:rPr>
          <w:lang w:val="en-CA"/>
        </w:rPr>
        <w:t xml:space="preserve"> counts and </w:t>
      </w:r>
      <w:r w:rsidR="005158F5">
        <w:rPr>
          <w:lang w:val="en-CA"/>
        </w:rPr>
        <w:t xml:space="preserve">the </w:t>
      </w:r>
      <w:r w:rsidR="001B7FB0">
        <w:rPr>
          <w:lang w:val="en-CA"/>
        </w:rPr>
        <w:t>true abundance</w:t>
      </w:r>
      <w:r w:rsidR="005158F5">
        <w:rPr>
          <w:lang w:val="en-CA"/>
        </w:rPr>
        <w:t xml:space="preserve"> of </w:t>
      </w:r>
      <w:r w:rsidR="005158F5">
        <w:rPr>
          <w:lang w:val="en-CA"/>
        </w:rPr>
        <w:lastRenderedPageBreak/>
        <w:t>insects</w:t>
      </w:r>
      <w:r w:rsidR="001B7FB0">
        <w:rPr>
          <w:lang w:val="en-CA"/>
        </w:rPr>
        <w:t xml:space="preserve"> is constant across space, time, and species. </w:t>
      </w:r>
      <w:r w:rsidR="007F396D">
        <w:rPr>
          <w:lang w:val="en-CA"/>
        </w:rPr>
        <w:t xml:space="preserve">Systematic variation in </w:t>
      </w:r>
      <w:r w:rsidR="00B41B1E">
        <w:rPr>
          <w:lang w:val="en-CA"/>
        </w:rPr>
        <w:t xml:space="preserve">the ability to </w:t>
      </w:r>
      <w:r w:rsidR="007F396D">
        <w:rPr>
          <w:lang w:val="en-CA"/>
        </w:rPr>
        <w:t xml:space="preserve">detect </w:t>
      </w:r>
      <w:r w:rsidR="00B41B1E">
        <w:rPr>
          <w:lang w:val="en-CA"/>
        </w:rPr>
        <w:t>individuals</w:t>
      </w:r>
      <w:r w:rsidR="007F396D">
        <w:rPr>
          <w:lang w:val="en-CA"/>
        </w:rPr>
        <w:t xml:space="preserve"> </w:t>
      </w:r>
      <w:r w:rsidR="002818D3">
        <w:rPr>
          <w:lang w:val="en-CA"/>
        </w:rPr>
        <w:t xml:space="preserve">causes variation in this relationship and, </w:t>
      </w:r>
      <w:r w:rsidR="005158F5">
        <w:rPr>
          <w:lang w:val="en-CA"/>
        </w:rPr>
        <w:t>consequently</w:t>
      </w:r>
      <w:r w:rsidR="002818D3">
        <w:rPr>
          <w:lang w:val="en-CA"/>
        </w:rPr>
        <w:t xml:space="preserve">, can </w:t>
      </w:r>
      <w:r w:rsidR="007F396D">
        <w:rPr>
          <w:lang w:val="en-CA"/>
        </w:rPr>
        <w:t xml:space="preserve">bias </w:t>
      </w:r>
      <w:ins w:id="15" w:author="Jens Christian Ulrich" w:date="2025-09-10T15:21:00Z" w16du:dateUtc="2025-09-10T19:21:00Z">
        <w:r w:rsidR="003B731A">
          <w:rPr>
            <w:lang w:val="en-CA"/>
          </w:rPr>
          <w:t>GLM/GLMM</w:t>
        </w:r>
        <w:r w:rsidR="003B731A" w:rsidDel="003B731A">
          <w:rPr>
            <w:lang w:val="en-CA"/>
          </w:rPr>
          <w:t xml:space="preserve"> </w:t>
        </w:r>
      </w:ins>
      <w:del w:id="16" w:author="Jens Christian Ulrich" w:date="2025-09-10T15:21:00Z" w16du:dateUtc="2025-09-10T19:21:00Z">
        <w:r w:rsidR="00D176F0" w:rsidDel="003B731A">
          <w:rPr>
            <w:lang w:val="en-CA"/>
          </w:rPr>
          <w:delText xml:space="preserve">GLM </w:delText>
        </w:r>
      </w:del>
      <w:r w:rsidR="00D176F0">
        <w:rPr>
          <w:lang w:val="en-CA"/>
        </w:rPr>
        <w:t xml:space="preserve">estimates of abundance drivers </w:t>
      </w:r>
      <w:r w:rsidR="004B72C9">
        <w:rPr>
          <w:lang w:val="en-CA"/>
        </w:rPr>
        <w:t xml:space="preserve">(Figure 1) </w:t>
      </w:r>
      <w:r w:rsidR="00A432E4">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A432E4">
        <w:rPr>
          <w:lang w:val="en-CA"/>
        </w:rPr>
        <w:fldChar w:fldCharType="separate"/>
      </w:r>
      <w:r w:rsidR="00AC4FC7" w:rsidRPr="00AC4FC7">
        <w:rPr>
          <w:noProof/>
          <w:lang w:val="en-CA"/>
        </w:rPr>
        <w:t>(Williams et al., 2002)</w:t>
      </w:r>
      <w:r w:rsidR="00A432E4">
        <w:rPr>
          <w:lang w:val="en-CA"/>
        </w:rPr>
        <w:fldChar w:fldCharType="end"/>
      </w:r>
      <w:r w:rsidR="00D176F0">
        <w:rPr>
          <w:lang w:val="en-CA"/>
        </w:rPr>
        <w:t>.</w:t>
      </w:r>
      <w:r w:rsidR="001B7FB0">
        <w:rPr>
          <w:lang w:val="en-CA"/>
        </w:rPr>
        <w:t xml:space="preserve"> </w:t>
      </w:r>
      <w:r w:rsidR="00D33DAF">
        <w:rPr>
          <w:lang w:val="en-CA"/>
        </w:rPr>
        <w:t xml:space="preserve">For example, </w:t>
      </w:r>
      <w:r w:rsidR="00080D25">
        <w:rPr>
          <w:lang w:val="en-CA"/>
        </w:rPr>
        <w:t xml:space="preserve">a </w:t>
      </w:r>
      <w:r w:rsidR="00D33DAF">
        <w:rPr>
          <w:lang w:val="en-CA"/>
        </w:rPr>
        <w:t xml:space="preserve">concentration of food resources </w:t>
      </w:r>
      <w:r w:rsidR="00221A04">
        <w:rPr>
          <w:lang w:val="en-CA"/>
        </w:rPr>
        <w:t>and</w:t>
      </w:r>
      <w:r w:rsidR="005158F5">
        <w:rPr>
          <w:lang w:val="en-CA"/>
        </w:rPr>
        <w:t>/or</w:t>
      </w:r>
      <w:r w:rsidR="00D33DAF">
        <w:rPr>
          <w:lang w:val="en-CA"/>
        </w:rPr>
        <w:t xml:space="preserve"> </w:t>
      </w:r>
      <w:r w:rsidR="005158F5">
        <w:rPr>
          <w:lang w:val="en-CA"/>
        </w:rPr>
        <w:t>habitat</w:t>
      </w:r>
      <w:r w:rsidR="00D33DAF">
        <w:rPr>
          <w:lang w:val="en-CA"/>
        </w:rPr>
        <w:t xml:space="preserve"> complexity</w:t>
      </w:r>
      <w:r w:rsidR="00044736">
        <w:rPr>
          <w:lang w:val="en-CA"/>
        </w:rPr>
        <w:t xml:space="preserve"> </w:t>
      </w:r>
      <w:r w:rsidR="00844649">
        <w:rPr>
          <w:lang w:val="en-CA"/>
        </w:rPr>
        <w:t xml:space="preserve">could </w:t>
      </w:r>
      <w:r w:rsidR="00D33DAF">
        <w:rPr>
          <w:lang w:val="en-CA"/>
        </w:rPr>
        <w:t xml:space="preserve">impact the </w:t>
      </w:r>
      <w:r w:rsidR="00A61E63">
        <w:rPr>
          <w:lang w:val="en-CA"/>
        </w:rPr>
        <w:t xml:space="preserve">ability to </w:t>
      </w:r>
      <w:r w:rsidR="00481C9E">
        <w:rPr>
          <w:lang w:val="en-CA"/>
        </w:rPr>
        <w:t xml:space="preserve">capture </w:t>
      </w:r>
      <w:r w:rsidR="00A61E63">
        <w:rPr>
          <w:lang w:val="en-CA"/>
        </w:rPr>
        <w:t xml:space="preserve">insects with </w:t>
      </w:r>
      <w:r w:rsidR="007F396D">
        <w:rPr>
          <w:lang w:val="en-CA"/>
        </w:rPr>
        <w:t>net</w:t>
      </w:r>
      <w:r w:rsidR="00A61E63">
        <w:rPr>
          <w:lang w:val="en-CA"/>
        </w:rPr>
        <w:t>s</w:t>
      </w:r>
      <w:r w:rsidR="007F396D">
        <w:rPr>
          <w:lang w:val="en-CA"/>
        </w:rPr>
        <w:t xml:space="preserve"> </w:t>
      </w:r>
      <w:r w:rsidR="00221A04">
        <w:rPr>
          <w:lang w:val="en-CA"/>
        </w:rPr>
        <w:t>or</w:t>
      </w:r>
      <w:r w:rsidR="007F396D">
        <w:rPr>
          <w:lang w:val="en-CA"/>
        </w:rPr>
        <w:t xml:space="preserve"> </w:t>
      </w:r>
      <w:r w:rsidR="00D33DAF">
        <w:rPr>
          <w:lang w:val="en-CA"/>
        </w:rPr>
        <w:t>trap</w:t>
      </w:r>
      <w:r w:rsidR="00A61E63">
        <w:rPr>
          <w:lang w:val="en-CA"/>
        </w:rPr>
        <w:t>s</w:t>
      </w:r>
      <w:r w:rsidR="00D33DAF">
        <w:rPr>
          <w:lang w:val="en-CA"/>
        </w:rPr>
        <w:t xml:space="preserve"> </w:t>
      </w:r>
      <w:r w:rsidR="00D33DAF">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D33DAF">
        <w:rPr>
          <w:lang w:val="en-CA"/>
        </w:rPr>
        <w:fldChar w:fldCharType="separate"/>
      </w:r>
      <w:r w:rsidR="00AC4FC7" w:rsidRPr="00AC4FC7">
        <w:rPr>
          <w:noProof/>
          <w:lang w:val="en-CA"/>
        </w:rPr>
        <w:t>(Portman et al., 2020)</w:t>
      </w:r>
      <w:r w:rsidR="00D33DAF">
        <w:rPr>
          <w:lang w:val="en-CA"/>
        </w:rPr>
        <w:fldChar w:fldCharType="end"/>
      </w:r>
      <w:r w:rsidR="001C7760">
        <w:rPr>
          <w:lang w:val="en-CA"/>
        </w:rPr>
        <w:t xml:space="preserve">. </w:t>
      </w:r>
      <w:r w:rsidR="00B42DEE">
        <w:rPr>
          <w:lang w:val="en-CA"/>
        </w:rPr>
        <w:t>In a study of wild bees</w:t>
      </w:r>
      <w:ins w:id="17" w:author="Jens Ulrich" w:date="2025-08-15T16:07:00Z" w16du:dateUtc="2025-08-15T23:07:00Z">
        <w:r w:rsidR="009C5815">
          <w:rPr>
            <w:lang w:val="en-CA"/>
          </w:rPr>
          <w:t xml:space="preserve"> and flies</w:t>
        </w:r>
      </w:ins>
      <w:r w:rsidR="00B42DEE">
        <w:rPr>
          <w:lang w:val="en-CA"/>
        </w:rPr>
        <w:t xml:space="preserve">, </w:t>
      </w:r>
      <w:del w:id="18" w:author="Ulrich, Jens" w:date="2025-06-26T15:46:00Z" w16du:dateUtc="2025-06-26T22:46:00Z">
        <w:r w:rsidR="00B372FD" w:rsidDel="00AE4664">
          <w:rPr>
            <w:lang w:val="en-CA"/>
          </w:rPr>
          <w:delText>we</w:delText>
        </w:r>
        <w:r w:rsidR="00B42DEE" w:rsidDel="00AE4664">
          <w:rPr>
            <w:lang w:val="en-CA"/>
          </w:rPr>
          <w:delText xml:space="preserve"> found that </w:delText>
        </w:r>
      </w:del>
      <w:r w:rsidR="00B42DEE">
        <w:rPr>
          <w:lang w:val="en-CA"/>
        </w:rPr>
        <w:t xml:space="preserve">a higher </w:t>
      </w:r>
      <w:r w:rsidR="008F47B0">
        <w:rPr>
          <w:lang w:val="en-CA"/>
        </w:rPr>
        <w:t>density of</w:t>
      </w:r>
      <w:r w:rsidR="00A330D1">
        <w:rPr>
          <w:lang w:val="en-CA"/>
        </w:rPr>
        <w:t xml:space="preserve"> flower resources on the day of a field survey</w:t>
      </w:r>
      <w:r w:rsidR="008F47B0">
        <w:rPr>
          <w:lang w:val="en-CA"/>
        </w:rPr>
        <w:t xml:space="preserve"> improve</w:t>
      </w:r>
      <w:r w:rsidR="00B42DEE">
        <w:rPr>
          <w:lang w:val="en-CA"/>
        </w:rPr>
        <w:t xml:space="preserve">d the </w:t>
      </w:r>
      <w:r w:rsidR="008F47B0">
        <w:rPr>
          <w:lang w:val="en-CA"/>
        </w:rPr>
        <w:t xml:space="preserve">ability to detect insect species that </w:t>
      </w:r>
      <w:r w:rsidR="00B42DEE">
        <w:rPr>
          <w:lang w:val="en-CA"/>
        </w:rPr>
        <w:t xml:space="preserve">were </w:t>
      </w:r>
      <w:r w:rsidR="008F47B0">
        <w:rPr>
          <w:lang w:val="en-CA"/>
        </w:rPr>
        <w:t xml:space="preserve">present </w:t>
      </w:r>
      <w:r w:rsidR="008F47B0">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8F47B0">
        <w:rPr>
          <w:lang w:val="en-CA"/>
        </w:rPr>
        <w:fldChar w:fldCharType="separate"/>
      </w:r>
      <w:r w:rsidR="00AC4FC7" w:rsidRPr="00AC4FC7">
        <w:rPr>
          <w:noProof/>
          <w:lang w:val="en-CA"/>
        </w:rPr>
        <w:t>(Ulrich &amp; Sargent, 2025)</w:t>
      </w:r>
      <w:r w:rsidR="008F47B0">
        <w:rPr>
          <w:lang w:val="en-CA"/>
        </w:rPr>
        <w:fldChar w:fldCharType="end"/>
      </w:r>
      <w:r w:rsidR="00A330D1">
        <w:rPr>
          <w:lang w:val="en-CA"/>
        </w:rPr>
        <w:t xml:space="preserve">. </w:t>
      </w:r>
      <w:r w:rsidR="00481C9E">
        <w:rPr>
          <w:lang w:val="en-CA"/>
        </w:rPr>
        <w:t>T</w:t>
      </w:r>
      <w:r w:rsidR="005158F5">
        <w:rPr>
          <w:lang w:val="en-CA"/>
        </w:rPr>
        <w:t>h</w:t>
      </w:r>
      <w:r w:rsidR="00412BFC">
        <w:rPr>
          <w:lang w:val="en-CA"/>
        </w:rPr>
        <w:t>ese</w:t>
      </w:r>
      <w:r w:rsidR="004B72C9">
        <w:rPr>
          <w:lang w:val="en-CA"/>
        </w:rPr>
        <w:t xml:space="preserve"> </w:t>
      </w:r>
      <w:r w:rsidR="00481C9E">
        <w:rPr>
          <w:lang w:val="en-CA"/>
        </w:rPr>
        <w:t>effects</w:t>
      </w:r>
      <w:r w:rsidR="00B42DEE">
        <w:rPr>
          <w:lang w:val="en-CA"/>
        </w:rPr>
        <w:t xml:space="preserve"> of the environment</w:t>
      </w:r>
      <w:r w:rsidR="00481C9E">
        <w:rPr>
          <w:lang w:val="en-CA"/>
        </w:rPr>
        <w:t xml:space="preserve"> </w:t>
      </w:r>
      <w:r w:rsidR="000C4AB8">
        <w:rPr>
          <w:lang w:val="en-CA"/>
        </w:rPr>
        <w:t xml:space="preserve">on detection </w:t>
      </w:r>
      <w:r w:rsidR="00080D25">
        <w:rPr>
          <w:lang w:val="en-CA"/>
        </w:rPr>
        <w:t xml:space="preserve">could </w:t>
      </w:r>
      <w:r w:rsidR="000C4AB8">
        <w:rPr>
          <w:lang w:val="en-CA"/>
        </w:rPr>
        <w:t xml:space="preserve">confound </w:t>
      </w:r>
      <w:ins w:id="19" w:author="Jens Christian Ulrich" w:date="2025-09-10T15:21:00Z" w16du:dateUtc="2025-09-10T19:21:00Z">
        <w:r w:rsidR="003B731A">
          <w:rPr>
            <w:lang w:val="en-CA"/>
          </w:rPr>
          <w:t>GLM/GLMM</w:t>
        </w:r>
        <w:r w:rsidR="003B731A" w:rsidDel="003B731A">
          <w:rPr>
            <w:lang w:val="en-CA"/>
          </w:rPr>
          <w:t xml:space="preserve"> </w:t>
        </w:r>
      </w:ins>
      <w:del w:id="20" w:author="Jens Christian Ulrich" w:date="2025-09-10T15:21:00Z" w16du:dateUtc="2025-09-10T19:21:00Z">
        <w:r w:rsidR="00481C9E" w:rsidDel="003B731A">
          <w:rPr>
            <w:lang w:val="en-CA"/>
          </w:rPr>
          <w:delText xml:space="preserve">GLM </w:delText>
        </w:r>
      </w:del>
      <w:r w:rsidR="00481C9E">
        <w:rPr>
          <w:lang w:val="en-CA"/>
        </w:rPr>
        <w:t>estimates</w:t>
      </w:r>
      <w:r w:rsidR="00A330D1">
        <w:rPr>
          <w:lang w:val="en-CA"/>
        </w:rPr>
        <w:t xml:space="preserve"> for abundance</w:t>
      </w:r>
      <w:r w:rsidR="000C4AB8">
        <w:rPr>
          <w:lang w:val="en-CA"/>
        </w:rPr>
        <w:t xml:space="preserve"> </w:t>
      </w:r>
      <w:r w:rsidR="007F396D" w:rsidRPr="000F0A14">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7F396D" w:rsidRPr="000F0A14">
        <w:rPr>
          <w:lang w:val="en-CA"/>
        </w:rPr>
        <w:fldChar w:fldCharType="separate"/>
      </w:r>
      <w:r w:rsidR="004142EE" w:rsidRPr="004142EE">
        <w:rPr>
          <w:noProof/>
          <w:lang w:val="en-CA"/>
        </w:rPr>
        <w:t xml:space="preserve">(Kery </w:t>
      </w:r>
      <w:r w:rsidR="00AC4FC7">
        <w:rPr>
          <w:noProof/>
          <w:lang w:val="en-CA"/>
        </w:rPr>
        <w:t>&amp;</w:t>
      </w:r>
      <w:r w:rsidR="004142EE" w:rsidRPr="004142EE">
        <w:rPr>
          <w:noProof/>
          <w:lang w:val="en-CA"/>
        </w:rPr>
        <w:t xml:space="preserve"> Royle 2020)</w:t>
      </w:r>
      <w:r w:rsidR="007F396D" w:rsidRPr="000F0A14">
        <w:rPr>
          <w:lang w:val="en-CA"/>
        </w:rPr>
        <w:fldChar w:fldCharType="end"/>
      </w:r>
      <w:r w:rsidR="007F396D">
        <w:rPr>
          <w:lang w:val="en-CA"/>
        </w:rPr>
        <w:t>.</w:t>
      </w:r>
    </w:p>
    <w:p w14:paraId="0C003747" w14:textId="03095F80" w:rsidR="009148A7" w:rsidRDefault="00B47E68" w:rsidP="00C745EA">
      <w:pPr>
        <w:spacing w:line="480" w:lineRule="auto"/>
        <w:ind w:firstLine="720"/>
        <w:rPr>
          <w:lang w:val="en-CA"/>
        </w:rPr>
      </w:pPr>
      <w:r>
        <w:rPr>
          <w:lang w:val="en-CA"/>
        </w:rPr>
        <w:t xml:space="preserve">Mark-recapture </w:t>
      </w:r>
      <w:r w:rsidR="00C04A47">
        <w:rPr>
          <w:lang w:val="en-CA"/>
        </w:rPr>
        <w:t xml:space="preserve">is </w:t>
      </w:r>
      <w:r>
        <w:rPr>
          <w:lang w:val="en-CA"/>
        </w:rPr>
        <w:t xml:space="preserve">an alternative </w:t>
      </w:r>
      <w:r w:rsidR="004D47E3">
        <w:rPr>
          <w:lang w:val="en-CA"/>
        </w:rPr>
        <w:t xml:space="preserve">approach </w:t>
      </w:r>
      <w:r>
        <w:rPr>
          <w:lang w:val="en-CA"/>
        </w:rPr>
        <w:t xml:space="preserve">that </w:t>
      </w:r>
      <w:r w:rsidR="004D47E3">
        <w:rPr>
          <w:lang w:val="en-CA"/>
        </w:rPr>
        <w:t xml:space="preserve">estimates and </w:t>
      </w:r>
      <w:r>
        <w:rPr>
          <w:lang w:val="en-CA"/>
        </w:rPr>
        <w:t xml:space="preserve">accounts for imperfect detection. </w:t>
      </w:r>
      <w:r w:rsidR="006051C9">
        <w:rPr>
          <w:lang w:val="en-CA"/>
        </w:rPr>
        <w:t xml:space="preserve">Essentially, researchers </w:t>
      </w:r>
      <w:r w:rsidR="006051C9" w:rsidRPr="006051C9">
        <w:rPr>
          <w:lang w:val="en-CA"/>
        </w:rPr>
        <w:t>capture as many insects</w:t>
      </w:r>
      <w:r w:rsidR="00B42DEE">
        <w:rPr>
          <w:lang w:val="en-CA"/>
        </w:rPr>
        <w:t xml:space="preserve"> as possible </w:t>
      </w:r>
      <w:r w:rsidR="006051C9" w:rsidRPr="006051C9">
        <w:rPr>
          <w:lang w:val="en-CA"/>
        </w:rPr>
        <w:t xml:space="preserve">within a prescribed location and </w:t>
      </w:r>
      <w:proofErr w:type="gramStart"/>
      <w:r w:rsidR="00474CA8">
        <w:rPr>
          <w:lang w:val="en-CA"/>
        </w:rPr>
        <w:t xml:space="preserve">time </w:t>
      </w:r>
      <w:r w:rsidR="00474CA8" w:rsidRPr="006051C9">
        <w:rPr>
          <w:lang w:val="en-CA"/>
        </w:rPr>
        <w:t>period</w:t>
      </w:r>
      <w:proofErr w:type="gramEnd"/>
      <w:r w:rsidR="00092CA5">
        <w:rPr>
          <w:lang w:val="en-CA"/>
        </w:rPr>
        <w:t>. Researchers</w:t>
      </w:r>
      <w:r w:rsidR="00B42DEE">
        <w:rPr>
          <w:lang w:val="en-CA"/>
        </w:rPr>
        <w:t xml:space="preserve"> </w:t>
      </w:r>
      <w:r w:rsidR="006051C9" w:rsidRPr="006051C9">
        <w:rPr>
          <w:lang w:val="en-CA"/>
        </w:rPr>
        <w:t xml:space="preserve">mark </w:t>
      </w:r>
      <w:r w:rsidR="00092CA5">
        <w:rPr>
          <w:lang w:val="en-CA"/>
        </w:rPr>
        <w:t xml:space="preserve">captured individuals </w:t>
      </w:r>
      <w:r w:rsidR="006051C9" w:rsidRPr="006051C9">
        <w:rPr>
          <w:lang w:val="en-CA"/>
        </w:rPr>
        <w:t xml:space="preserve">with </w:t>
      </w:r>
      <w:r w:rsidR="00092CA5">
        <w:rPr>
          <w:lang w:val="en-CA"/>
        </w:rPr>
        <w:t xml:space="preserve">identifiable </w:t>
      </w:r>
      <w:r w:rsidR="006051C9" w:rsidRPr="006051C9">
        <w:rPr>
          <w:lang w:val="en-CA"/>
        </w:rPr>
        <w:t>labels</w:t>
      </w:r>
      <w:r w:rsidR="00092CA5">
        <w:rPr>
          <w:lang w:val="en-CA"/>
        </w:rPr>
        <w:t xml:space="preserve"> or markers and release them</w:t>
      </w:r>
      <w:r w:rsidR="006051C9" w:rsidRPr="006051C9">
        <w:rPr>
          <w:lang w:val="en-CA"/>
        </w:rPr>
        <w:t>.</w:t>
      </w:r>
      <w:r w:rsidR="009148A7">
        <w:rPr>
          <w:lang w:val="en-CA"/>
        </w:rPr>
        <w:t xml:space="preserve"> </w:t>
      </w:r>
      <w:r w:rsidR="007452EF">
        <w:rPr>
          <w:lang w:val="en-CA"/>
        </w:rPr>
        <w:t>R</w:t>
      </w:r>
      <w:r w:rsidR="009148A7">
        <w:rPr>
          <w:lang w:val="en-CA"/>
        </w:rPr>
        <w:t>esearchers</w:t>
      </w:r>
      <w:r w:rsidR="006051C9" w:rsidRPr="006051C9">
        <w:rPr>
          <w:lang w:val="en-CA"/>
        </w:rPr>
        <w:t xml:space="preserve"> </w:t>
      </w:r>
      <w:r w:rsidR="007452EF">
        <w:rPr>
          <w:lang w:val="en-CA"/>
        </w:rPr>
        <w:t xml:space="preserve">later </w:t>
      </w:r>
      <w:r w:rsidR="006051C9" w:rsidRPr="006051C9">
        <w:rPr>
          <w:lang w:val="en-CA"/>
        </w:rPr>
        <w:t xml:space="preserve">return </w:t>
      </w:r>
      <w:r w:rsidR="009148A7">
        <w:rPr>
          <w:lang w:val="en-CA"/>
        </w:rPr>
        <w:t>and re</w:t>
      </w:r>
      <w:r w:rsidR="004E6F3C">
        <w:rPr>
          <w:lang w:val="en-CA"/>
        </w:rPr>
        <w:t>sample</w:t>
      </w:r>
      <w:r w:rsidR="009148A7">
        <w:rPr>
          <w:lang w:val="en-CA"/>
        </w:rPr>
        <w:t xml:space="preserve"> the population, recording the number of </w:t>
      </w:r>
      <w:r w:rsidR="009148A7" w:rsidRPr="006051C9">
        <w:rPr>
          <w:lang w:val="en-CA"/>
        </w:rPr>
        <w:t>newly captured</w:t>
      </w:r>
      <w:r w:rsidR="009148A7">
        <w:rPr>
          <w:lang w:val="en-CA"/>
        </w:rPr>
        <w:t xml:space="preserve"> and </w:t>
      </w:r>
      <w:r w:rsidR="006051C9" w:rsidRPr="006051C9">
        <w:rPr>
          <w:lang w:val="en-CA"/>
        </w:rPr>
        <w:t>recapture</w:t>
      </w:r>
      <w:r w:rsidR="004E6F3C">
        <w:rPr>
          <w:lang w:val="en-CA"/>
        </w:rPr>
        <w:t>d</w:t>
      </w:r>
      <w:r w:rsidR="006051C9" w:rsidRPr="006051C9">
        <w:rPr>
          <w:lang w:val="en-CA"/>
        </w:rPr>
        <w:t xml:space="preserve"> </w:t>
      </w:r>
      <w:r w:rsidR="009148A7">
        <w:rPr>
          <w:lang w:val="en-CA"/>
        </w:rPr>
        <w:t>(previously marked)</w:t>
      </w:r>
      <w:r w:rsidR="006051C9" w:rsidRPr="006051C9">
        <w:rPr>
          <w:lang w:val="en-CA"/>
        </w:rPr>
        <w:t xml:space="preserve"> </w:t>
      </w:r>
      <w:r w:rsidR="009148A7">
        <w:rPr>
          <w:lang w:val="en-CA"/>
        </w:rPr>
        <w:t>individuals</w:t>
      </w:r>
      <w:r w:rsidR="006051C9">
        <w:rPr>
          <w:lang w:val="en-CA"/>
        </w:rPr>
        <w:t>.</w:t>
      </w:r>
      <w:r w:rsidR="00092CA5">
        <w:rPr>
          <w:lang w:val="en-CA"/>
        </w:rPr>
        <w:t xml:space="preserve"> </w:t>
      </w:r>
      <w:r w:rsidR="009148A7">
        <w:rPr>
          <w:lang w:val="en-CA"/>
        </w:rPr>
        <w:t xml:space="preserve">Information about the </w:t>
      </w:r>
      <w:ins w:id="21" w:author="Jens Christian Ulrich" w:date="2025-09-10T15:32:00Z" w16du:dateUtc="2025-09-10T19:32:00Z">
        <w:r w:rsidR="00D00E6D">
          <w:rPr>
            <w:lang w:val="en-CA"/>
          </w:rPr>
          <w:t>probability</w:t>
        </w:r>
        <w:r w:rsidR="00D00E6D">
          <w:rPr>
            <w:lang w:val="en-CA"/>
          </w:rPr>
          <w:t xml:space="preserve"> </w:t>
        </w:r>
      </w:ins>
      <w:del w:id="22" w:author="Jens Christian Ulrich" w:date="2025-09-10T15:32:00Z" w16du:dateUtc="2025-09-10T19:32:00Z">
        <w:r w:rsidR="009148A7" w:rsidDel="00D00E6D">
          <w:rPr>
            <w:lang w:val="en-CA"/>
          </w:rPr>
          <w:delText xml:space="preserve">odds </w:delText>
        </w:r>
      </w:del>
      <w:r w:rsidR="009148A7">
        <w:rPr>
          <w:lang w:val="en-CA"/>
        </w:rPr>
        <w:t xml:space="preserve">of </w:t>
      </w:r>
      <w:r w:rsidR="008A04CB">
        <w:rPr>
          <w:lang w:val="en-CA"/>
        </w:rPr>
        <w:t xml:space="preserve">recapturing </w:t>
      </w:r>
      <w:r w:rsidR="009148A7">
        <w:rPr>
          <w:lang w:val="en-CA"/>
        </w:rPr>
        <w:t xml:space="preserve">marked individuals across successive sampling events allows researchers to quantify </w:t>
      </w:r>
      <w:r w:rsidR="00117A1B">
        <w:rPr>
          <w:lang w:val="en-CA"/>
        </w:rPr>
        <w:t xml:space="preserve">the </w:t>
      </w:r>
      <w:r w:rsidR="009148A7">
        <w:rPr>
          <w:lang w:val="en-CA"/>
        </w:rPr>
        <w:t>detection rate (Figure 1)</w:t>
      </w:r>
      <w:r w:rsidR="009148A7" w:rsidRPr="00A432E4">
        <w:rPr>
          <w:lang w:val="en-CA"/>
        </w:rPr>
        <w:t xml:space="preserve"> </w:t>
      </w:r>
      <w:r w:rsidR="009148A7">
        <w:rPr>
          <w:lang w:val="en-CA"/>
        </w:rPr>
        <w:fldChar w:fldCharType="begin" w:fldLock="1"/>
      </w:r>
      <w:r w:rsidR="00AC4FC7">
        <w:rPr>
          <w:lang w:val="en-CA"/>
        </w:rPr>
        <w:instrText>ADDIN CSL_CITATION {"citationItems":[{"id":"ITEM-1","itemData":{"author":[{"dropping-particle":"","family":"Williams","given":"B. K.","non-dropping-particle":"","parse-names":false,"suffix":""},{"dropping-particle":"","family":"Nichols","given":"J. D.","non-dropping-particle":"","parse-names":false,"suffix":""},{"dropping-particle":"","family":"Conroy","given":"M. J.","non-dropping-particle":"","parse-names":false,"suffix":""}],"id":"ITEM-1","issued":{"date-parts":[["2002"]]},"publisher":"Academic Press","title":"Analysis and management of animal populations","type":"book"},"uris":["http://www.mendeley.com/documents/?uuid=2e528d19-f6e5-43ee-b6ba-9cac6b1d899d"]}],"mendeley":{"formattedCitation":"(Williams et al., 2002)","plainTextFormattedCitation":"(Williams et al., 2002)","previouslyFormattedCitation":"(Williams et al., 2002)"},"properties":{"noteIndex":0},"schema":"https://github.com/citation-style-language/schema/raw/master/csl-citation.json"}</w:instrText>
      </w:r>
      <w:r w:rsidR="009148A7">
        <w:rPr>
          <w:lang w:val="en-CA"/>
        </w:rPr>
        <w:fldChar w:fldCharType="separate"/>
      </w:r>
      <w:r w:rsidR="00AC4FC7" w:rsidRPr="00AC4FC7">
        <w:rPr>
          <w:noProof/>
          <w:lang w:val="en-CA"/>
        </w:rPr>
        <w:t>(Williams et al., 2002)</w:t>
      </w:r>
      <w:r w:rsidR="009148A7">
        <w:rPr>
          <w:lang w:val="en-CA"/>
        </w:rPr>
        <w:fldChar w:fldCharType="end"/>
      </w:r>
      <w:r w:rsidR="009148A7">
        <w:rPr>
          <w:lang w:val="en-CA"/>
        </w:rPr>
        <w:t xml:space="preserve">. </w:t>
      </w:r>
      <w:r w:rsidR="00123956">
        <w:rPr>
          <w:lang w:val="en-CA"/>
        </w:rPr>
        <w:t>For decades, r</w:t>
      </w:r>
      <w:r w:rsidR="00481C9E">
        <w:rPr>
          <w:lang w:val="en-CA"/>
        </w:rPr>
        <w:t xml:space="preserve">esearchers have </w:t>
      </w:r>
      <w:r w:rsidR="00123956">
        <w:rPr>
          <w:lang w:val="en-CA"/>
        </w:rPr>
        <w:t>estimated abundance using</w:t>
      </w:r>
      <w:r w:rsidR="00481C9E">
        <w:rPr>
          <w:lang w:val="en-CA"/>
        </w:rPr>
        <w:t xml:space="preserve"> m</w:t>
      </w:r>
      <w:r>
        <w:rPr>
          <w:lang w:val="en-CA"/>
        </w:rPr>
        <w:t xml:space="preserve">ark-recapture </w:t>
      </w:r>
      <w:r>
        <w:rPr>
          <w:lang w:val="en-CA"/>
        </w:rPr>
        <w:fldChar w:fldCharType="begin" w:fldLock="1"/>
      </w:r>
      <w:r w:rsidR="007452EF">
        <w:rPr>
          <w:lang w:val="en-CA"/>
        </w:rPr>
        <w:instrText>ADDIN CSL_CITATION {"citationItems":[{"id":"ITEM-1","itemData":{"author":[{"dropping-particle":"","family":"Lincoln","given":"F. C.","non-dropping-particle":"","parse-names":false,"suffix":""}],"container-title":"US Department of Agriculture","id":"ITEM-1","issued":{"date-parts":[["1930"]]},"publisher-place":"Washington DC","title":"Calculating waterfowl abundance on the basis of banding returns","type":"article-journal","volume":"No. 118"},"uris":["http://www.mendeley.com/documents/?uuid=9585001d-7782-4d33-8e17-94e17f890ab0"]}],"mendeley":{"formattedCitation":"(Lincoln, 1930)","plainTextFormattedCitation":"(Lincoln, 1930)","previouslyFormattedCitation":"(Lincoln, 1930)"},"properties":{"noteIndex":0},"schema":"https://github.com/citation-style-language/schema/raw/master/csl-citation.json"}</w:instrText>
      </w:r>
      <w:r>
        <w:rPr>
          <w:lang w:val="en-CA"/>
        </w:rPr>
        <w:fldChar w:fldCharType="separate"/>
      </w:r>
      <w:r w:rsidR="00AC4FC7" w:rsidRPr="00AC4FC7">
        <w:rPr>
          <w:noProof/>
          <w:lang w:val="en-CA"/>
        </w:rPr>
        <w:t>(Lincoln, 1930)</w:t>
      </w:r>
      <w:r>
        <w:rPr>
          <w:lang w:val="en-CA"/>
        </w:rPr>
        <w:fldChar w:fldCharType="end"/>
      </w:r>
      <w:r>
        <w:rPr>
          <w:lang w:val="en-CA"/>
        </w:rPr>
        <w:t>, including for insects such as butterflies and bees</w:t>
      </w:r>
      <w:r w:rsidR="00D74154">
        <w:rPr>
          <w:lang w:val="en-CA"/>
        </w:rPr>
        <w:t xml:space="preserve"> </w:t>
      </w:r>
      <w:r w:rsidR="00D74154">
        <w:rPr>
          <w:lang w:val="en-CA"/>
        </w:rPr>
        <w:fldChar w:fldCharType="begin" w:fldLock="1"/>
      </w:r>
      <w:r w:rsidR="00AC4FC7">
        <w:rPr>
          <w:lang w:val="en-CA"/>
        </w:rPr>
        <w:instrText>ADDIN CSL_CITATION {"citationItems":[{"id":"ITEM-1","itemData":{"DOI":"10.1111/J.1523-1739.2008.00932.X","ISSN":"08888892","PMID":"18477025","abstract":"Determining population viability of rare insects depends on precise, unbiased estimates of population size and other demographic parameters. We used data on the endangered St. Francis' satyr butterfly (Neonympha mitchellii francisci) to evaluate 2 approaches (mark-recapture and transect counts) for population analysis of rare butterflies. Mark-recapture analysis provided by far the greatest amount of demographic information, including estimates (and standard errors) of population size, detection, survival, and recruitment probabilities. Mark-recapture analysis can also be used to estimate dispersal and temporal variation in rates, although we did not do this here. Models of seasonal flight phenologies derived from transect counts (Insect Count Analyzer) provided an index of population size and estimates of survival and statistical uncertainty. Pollard-Yates population indices derived from transect counts did not provide estimates of demographic parameters. This index may be highly biased if detection and survival probabilities vary spatially and temporally. In terms of statistical performance, mark-recapture and Pollard-Yates indices were least variable. Mark-recapture estimates were less likely to fail than Insect Count Analyzer, but mark-recapture estimates became less precise as sampling intensity decreased. In general, count-based approaches are less costly and less likely to cause harm to rare insects than mark-recapture. The optimal monitoring approach must reconcile these trade-offs. Thus, mark-recapture should be favored when demographic estimates are needed, when financial resources enable frequent sampling, and when marking does not harm the insect populations. The optimal sampling strategy may use 2 sampling methods together in 1 overall sampling plan: limited mark-recapture sampling to estimate survival and detection probabilities and frequent but less expensive transect counts. © 2008 Society for Conservation Biology.","author":[{"dropping-particle":"","family":"Haddad","given":"N.","non-dropping-particle":"","parse-names":false,"suffix":""},{"dropping-particle":"","family":"Hudgens","given":"B.","non-dropping-particle":"","parse-names":false,"suffix":""},{"dropping-particle":"","family":"Damiani","given":"C.","non-dropping-particle":"","parse-names":false,"suffix":""},{"dropping-particle":"","family":"Gross","given":"K.","non-dropping-particle":"","parse-names":false,"suffix":""},{"dropping-particle":"","family":"Kuefler","given":"D.","non-dropping-particle":"","parse-names":false,"suffix":""},{"dropping-particle":"","family":"Pollock","given":"K.","non-dropping-particle":"","parse-names":false,"suffix":""}],"container-title":"Conservation Biology","id":"ITEM-1","issue":"4","issued":{"date-parts":[["2008","8"]]},"page":"929-940","title":"Determining optimal population monitoring for rare butterflies","type":"article-journal","volume":"22"},"uris":["http://www.mendeley.com/documents/?uuid=98cafc03-90ee-3d1c-97b5-64422b5f4e06"]},{"id":"ITEM-2","itemData":{"DOI":"10.1007/s13592-022-00919-4","ISBN":"0123456789","abstract":"Wild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-2","issue":"1","issued":{"date-parts":[["2022"]]},"page":"10","title":"Estimating bee abundance: can mark-recapture methods validate common sampling protocols?","type":"article-journal","volume":"53"},"uris":["http://www.mendeley.com/documents/?uuid=dc7623db-e320-3c70-896f-622c8108e5be"]}],"mendeley":{"formattedCitation":"(Briggs et al., 2022; Haddad et al., 2008)","plainTextFormattedCitation":"(Briggs et al., 2022; Haddad et al., 2008)","previouslyFormattedCitation":"(Briggs et al., 2022; Haddad et al., 2008)"},"properties":{"noteIndex":0},"schema":"https://github.com/citation-style-language/schema/raw/master/csl-citation.json"}</w:instrText>
      </w:r>
      <w:r w:rsidR="00D74154">
        <w:rPr>
          <w:lang w:val="en-CA"/>
        </w:rPr>
        <w:fldChar w:fldCharType="separate"/>
      </w:r>
      <w:r w:rsidR="00AC4FC7" w:rsidRPr="00AC4FC7">
        <w:rPr>
          <w:noProof/>
          <w:lang w:val="en-CA"/>
        </w:rPr>
        <w:t>(Briggs et al., 2022; Haddad et al., 2008)</w:t>
      </w:r>
      <w:r w:rsidR="00D74154">
        <w:rPr>
          <w:lang w:val="en-CA"/>
        </w:rPr>
        <w:fldChar w:fldCharType="end"/>
      </w:r>
      <w:r w:rsidR="00EC23FF">
        <w:rPr>
          <w:lang w:val="en-CA"/>
        </w:rPr>
        <w:t>.</w:t>
      </w:r>
      <w:r>
        <w:rPr>
          <w:lang w:val="en-CA"/>
        </w:rPr>
        <w:t xml:space="preserve"> </w:t>
      </w:r>
    </w:p>
    <w:p w14:paraId="3BEAD433" w14:textId="21E80317" w:rsidR="00427370" w:rsidDel="00B45E02" w:rsidRDefault="001559FC" w:rsidP="00C745EA">
      <w:pPr>
        <w:spacing w:line="480" w:lineRule="auto"/>
        <w:ind w:firstLine="720"/>
        <w:rPr>
          <w:del w:id="23" w:author="Jens Ulrich" w:date="2025-08-15T14:26:00Z" w16du:dateUtc="2025-08-15T21:26:00Z"/>
          <w:lang w:val="en-CA"/>
        </w:rPr>
      </w:pPr>
      <w:r>
        <w:rPr>
          <w:lang w:val="en-CA"/>
        </w:rPr>
        <w:t>Building on classic mark-recapture</w:t>
      </w:r>
      <w:r w:rsidR="003773C0">
        <w:rPr>
          <w:lang w:val="en-CA"/>
        </w:rPr>
        <w:t xml:space="preserve"> </w:t>
      </w:r>
      <w:r w:rsidR="00E97454">
        <w:rPr>
          <w:lang w:val="en-CA"/>
        </w:rPr>
        <w:t>approaches</w:t>
      </w:r>
      <w:r w:rsidR="00D54C63">
        <w:rPr>
          <w:lang w:val="en-CA"/>
        </w:rPr>
        <w:t xml:space="preserve"> for estimating abundance</w:t>
      </w:r>
      <w:r>
        <w:rPr>
          <w:lang w:val="en-CA"/>
        </w:rPr>
        <w:t xml:space="preserve">, </w:t>
      </w:r>
      <w:r w:rsidR="00B41B1E">
        <w:rPr>
          <w:lang w:val="en-CA"/>
        </w:rPr>
        <w:t xml:space="preserve">hierarchical </w:t>
      </w:r>
      <w:r w:rsidR="003773C0">
        <w:rPr>
          <w:lang w:val="en-CA"/>
        </w:rPr>
        <w:t xml:space="preserve">multinomial N-mixture </w:t>
      </w:r>
      <w:r w:rsidR="00D74154">
        <w:rPr>
          <w:lang w:val="en-CA"/>
        </w:rPr>
        <w:t xml:space="preserve">models </w:t>
      </w:r>
      <w:r w:rsidR="003773C0">
        <w:rPr>
          <w:lang w:val="en-CA"/>
        </w:rPr>
        <w:t>(hereafter, “</w:t>
      </w:r>
      <w:proofErr w:type="spellStart"/>
      <w:r w:rsidR="003773C0">
        <w:rPr>
          <w:lang w:val="en-CA"/>
        </w:rPr>
        <w:t>multimix</w:t>
      </w:r>
      <w:proofErr w:type="spellEnd"/>
      <w:r w:rsidR="00690360">
        <w:rPr>
          <w:lang w:val="en-CA"/>
        </w:rPr>
        <w:t>”</w:t>
      </w:r>
      <w:r w:rsidR="00D74154">
        <w:rPr>
          <w:lang w:val="en-CA"/>
        </w:rPr>
        <w:t xml:space="preserve"> models</w:t>
      </w:r>
      <w:r w:rsidR="003773C0">
        <w:rPr>
          <w:lang w:val="en-CA"/>
        </w:rPr>
        <w:t>)</w:t>
      </w:r>
      <w:r w:rsidR="00B41B1E">
        <w:rPr>
          <w:lang w:val="en-CA"/>
        </w:rPr>
        <w:t xml:space="preserve"> </w:t>
      </w:r>
      <w:r w:rsidR="00D74154">
        <w:rPr>
          <w:lang w:val="en-CA"/>
        </w:rPr>
        <w:t>allow researchers to pool mark-recapture data across multiple sites</w:t>
      </w:r>
      <w:r w:rsidR="00665DB9">
        <w:rPr>
          <w:lang w:val="en-CA"/>
        </w:rPr>
        <w:t>, treating site-specific detection histories as the outcome of a stochastic process that is informed by the data obtained from all sites</w:t>
      </w:r>
      <w:r w:rsidR="00D54C63">
        <w:rPr>
          <w:lang w:val="en-CA"/>
        </w:rPr>
        <w:t xml:space="preserve"> </w:t>
      </w:r>
      <w:r w:rsidR="000A4FC1">
        <w:rPr>
          <w:lang w:val="en-CA"/>
        </w:rPr>
        <w:fldChar w:fldCharType="begin" w:fldLock="1"/>
      </w:r>
      <w:r w:rsidR="00E336BD">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0A4FC1">
        <w:rPr>
          <w:lang w:val="en-CA"/>
        </w:rPr>
        <w:fldChar w:fldCharType="separate"/>
      </w:r>
      <w:r w:rsidR="000A4FC1" w:rsidRPr="004142EE">
        <w:rPr>
          <w:noProof/>
          <w:lang w:val="en-CA"/>
        </w:rPr>
        <w:t xml:space="preserve">(Kery </w:t>
      </w:r>
      <w:r w:rsidR="0015559F">
        <w:rPr>
          <w:noProof/>
          <w:lang w:val="en-CA"/>
        </w:rPr>
        <w:t>&amp;</w:t>
      </w:r>
      <w:r w:rsidR="000A4FC1" w:rsidRPr="004142EE">
        <w:rPr>
          <w:noProof/>
          <w:lang w:val="en-CA"/>
        </w:rPr>
        <w:t xml:space="preserve"> Royle 2010)</w:t>
      </w:r>
      <w:r w:rsidR="000A4FC1">
        <w:rPr>
          <w:lang w:val="en-CA"/>
        </w:rPr>
        <w:fldChar w:fldCharType="end"/>
      </w:r>
      <w:r w:rsidR="00D74154">
        <w:rPr>
          <w:lang w:val="en-CA"/>
        </w:rPr>
        <w:t>.</w:t>
      </w:r>
      <w:r w:rsidR="00D54C63">
        <w:rPr>
          <w:lang w:val="en-CA"/>
        </w:rPr>
        <w:t xml:space="preserve"> </w:t>
      </w:r>
      <w:ins w:id="24" w:author="Jens Ulrich" w:date="2025-08-15T16:09:00Z" w16du:dateUtc="2025-08-15T23:09:00Z">
        <w:r w:rsidR="009C5815">
          <w:rPr>
            <w:lang w:val="en-CA"/>
          </w:rPr>
          <w:t xml:space="preserve">Importantly, </w:t>
        </w:r>
      </w:ins>
      <w:ins w:id="25" w:author="Jens Ulrich" w:date="2025-08-15T16:15:00Z" w16du:dateUtc="2025-08-15T23:15:00Z">
        <w:r w:rsidR="009C5815">
          <w:rPr>
            <w:lang w:val="en-CA"/>
          </w:rPr>
          <w:t>t</w:t>
        </w:r>
      </w:ins>
      <w:del w:id="26" w:author="Jens Ulrich" w:date="2025-08-15T16:09:00Z" w16du:dateUtc="2025-08-15T23:09:00Z">
        <w:r w:rsidR="00665DB9" w:rsidDel="009C5815">
          <w:rPr>
            <w:lang w:val="en-CA"/>
          </w:rPr>
          <w:delText>T</w:delText>
        </w:r>
      </w:del>
      <w:r w:rsidR="00D54C63">
        <w:rPr>
          <w:lang w:val="en-CA"/>
        </w:rPr>
        <w:t xml:space="preserve">his approach </w:t>
      </w:r>
      <w:del w:id="27" w:author="Jens Ulrich" w:date="2025-08-15T16:09:00Z" w16du:dateUtc="2025-08-15T23:09:00Z">
        <w:r w:rsidR="00D54C63" w:rsidDel="009C5815">
          <w:rPr>
            <w:lang w:val="en-CA"/>
          </w:rPr>
          <w:delText xml:space="preserve">also </w:delText>
        </w:r>
      </w:del>
      <w:r w:rsidR="00D54C63">
        <w:rPr>
          <w:lang w:val="en-CA"/>
        </w:rPr>
        <w:t xml:space="preserve">allows researchers to </w:t>
      </w:r>
      <w:r w:rsidR="00665DB9">
        <w:rPr>
          <w:lang w:val="en-CA"/>
        </w:rPr>
        <w:t>estimate</w:t>
      </w:r>
      <w:r w:rsidR="00D54C63">
        <w:rPr>
          <w:lang w:val="en-CA"/>
        </w:rPr>
        <w:t xml:space="preserve"> detection and abundance for sites with low or no recaptures. </w:t>
      </w:r>
      <w:r w:rsidR="00D74154">
        <w:rPr>
          <w:lang w:val="en-CA"/>
        </w:rPr>
        <w:t xml:space="preserve">Compared to classic mark-recapture, </w:t>
      </w:r>
      <w:r w:rsidR="00D54C63">
        <w:rPr>
          <w:lang w:val="en-CA"/>
        </w:rPr>
        <w:t>sharing information about recapture rates across sites</w:t>
      </w:r>
      <w:r w:rsidR="00665DB9">
        <w:rPr>
          <w:lang w:val="en-CA"/>
        </w:rPr>
        <w:t xml:space="preserve"> </w:t>
      </w:r>
      <w:r w:rsidR="00D54C63">
        <w:rPr>
          <w:lang w:val="en-CA"/>
        </w:rPr>
        <w:t xml:space="preserve">also </w:t>
      </w:r>
      <w:r w:rsidR="00665DB9">
        <w:rPr>
          <w:lang w:val="en-CA"/>
        </w:rPr>
        <w:t>increase</w:t>
      </w:r>
      <w:r w:rsidR="00123956">
        <w:rPr>
          <w:lang w:val="en-CA"/>
        </w:rPr>
        <w:t>s</w:t>
      </w:r>
      <w:r w:rsidR="00D54C63">
        <w:rPr>
          <w:lang w:val="en-CA"/>
        </w:rPr>
        <w:t xml:space="preserve"> </w:t>
      </w:r>
      <w:r w:rsidR="00D74154">
        <w:rPr>
          <w:lang w:val="en-CA"/>
        </w:rPr>
        <w:t>estimat</w:t>
      </w:r>
      <w:r w:rsidR="00D54C63">
        <w:rPr>
          <w:lang w:val="en-CA"/>
        </w:rPr>
        <w:t>e</w:t>
      </w:r>
      <w:r w:rsidR="00665DB9">
        <w:rPr>
          <w:lang w:val="en-CA"/>
        </w:rPr>
        <w:t xml:space="preserve"> precision.</w:t>
      </w:r>
      <w:r w:rsidR="00D74154">
        <w:rPr>
          <w:lang w:val="en-CA"/>
        </w:rPr>
        <w:t xml:space="preserve"> </w:t>
      </w:r>
      <w:r w:rsidR="00D54C63">
        <w:rPr>
          <w:lang w:val="en-CA"/>
        </w:rPr>
        <w:t>In addition, this approach allows researchers</w:t>
      </w:r>
      <w:r w:rsidR="004D47E3">
        <w:rPr>
          <w:lang w:val="en-CA"/>
        </w:rPr>
        <w:t xml:space="preserve"> </w:t>
      </w:r>
      <w:r w:rsidR="00D54C63">
        <w:rPr>
          <w:lang w:val="en-CA"/>
        </w:rPr>
        <w:lastRenderedPageBreak/>
        <w:t>to directly estimate</w:t>
      </w:r>
      <w:r w:rsidR="00D74154">
        <w:rPr>
          <w:lang w:val="en-CA"/>
        </w:rPr>
        <w:t xml:space="preserve"> </w:t>
      </w:r>
      <w:ins w:id="28" w:author="Ulrich, Jens" w:date="2025-06-30T15:55:00Z" w16du:dateUtc="2025-06-30T22:55:00Z">
        <w:r w:rsidR="00220039">
          <w:rPr>
            <w:lang w:val="en-CA"/>
          </w:rPr>
          <w:t xml:space="preserve">potential </w:t>
        </w:r>
      </w:ins>
      <w:r w:rsidR="00D54C63">
        <w:rPr>
          <w:lang w:val="en-CA"/>
        </w:rPr>
        <w:t>predictors of</w:t>
      </w:r>
      <w:r w:rsidR="00D74154">
        <w:rPr>
          <w:lang w:val="en-CA"/>
        </w:rPr>
        <w:t xml:space="preserve"> abundance </w:t>
      </w:r>
      <w:r w:rsidR="004D47E3">
        <w:rPr>
          <w:lang w:val="en-CA"/>
        </w:rPr>
        <w:t xml:space="preserve">and detection </w:t>
      </w:r>
      <w:r w:rsidR="00D74154">
        <w:rPr>
          <w:lang w:val="en-CA"/>
        </w:rPr>
        <w:t>such as site habitat quality</w:t>
      </w:r>
      <w:r w:rsidR="00D54C63">
        <w:rPr>
          <w:lang w:val="en-CA"/>
        </w:rPr>
        <w:t>. Further, these models can be extended to estimate detection and abundance for communities of species simultaneously, rather than for single species independently</w:t>
      </w:r>
      <w:r w:rsidR="00123956">
        <w:rPr>
          <w:lang w:val="en-CA"/>
        </w:rPr>
        <w:t xml:space="preserve"> </w:t>
      </w:r>
      <w:r w:rsidR="00123956">
        <w:rPr>
          <w:lang w:val="en-CA"/>
        </w:rPr>
        <w:fldChar w:fldCharType="begin" w:fldLock="1"/>
      </w:r>
      <w:r w:rsidR="0015559F">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&amp; Royle 2010)","plainTextFormattedCitation":"(Kery &amp; Royle, 2010)","previouslyFormattedCitation":"(Kery &amp; Royle, 2010)"},"properties":{"noteIndex":0},"schema":"https://github.com/citation-style-language/schema/raw/master/csl-citation.json"}</w:instrText>
      </w:r>
      <w:r w:rsidR="00123956">
        <w:rPr>
          <w:lang w:val="en-CA"/>
        </w:rPr>
        <w:fldChar w:fldCharType="separate"/>
      </w:r>
      <w:r w:rsidR="00123956" w:rsidRPr="004142EE">
        <w:rPr>
          <w:noProof/>
          <w:lang w:val="en-CA"/>
        </w:rPr>
        <w:t xml:space="preserve">(Kery </w:t>
      </w:r>
      <w:r w:rsidR="00D84B75">
        <w:rPr>
          <w:noProof/>
          <w:lang w:val="en-CA"/>
        </w:rPr>
        <w:t>&amp;</w:t>
      </w:r>
      <w:r w:rsidR="00123956" w:rsidRPr="004142EE">
        <w:rPr>
          <w:noProof/>
          <w:lang w:val="en-CA"/>
        </w:rPr>
        <w:t xml:space="preserve"> Royle 2010)</w:t>
      </w:r>
      <w:r w:rsidR="00123956">
        <w:rPr>
          <w:lang w:val="en-CA"/>
        </w:rPr>
        <w:fldChar w:fldCharType="end"/>
      </w:r>
      <w:r w:rsidR="000C4AB8">
        <w:rPr>
          <w:lang w:val="en-CA"/>
        </w:rPr>
        <w:t xml:space="preserve">. </w:t>
      </w:r>
    </w:p>
    <w:p w14:paraId="6180EDCD" w14:textId="1561C348" w:rsidR="00C745EA" w:rsidRDefault="00A20EC5" w:rsidP="00B45E02">
      <w:pPr>
        <w:spacing w:line="480" w:lineRule="auto"/>
        <w:ind w:firstLine="720"/>
        <w:rPr>
          <w:lang w:val="en-CA"/>
        </w:rPr>
      </w:pPr>
      <w:r>
        <w:rPr>
          <w:lang w:val="en-CA"/>
        </w:rPr>
        <w:t xml:space="preserve">While mark-recapture methods are </w:t>
      </w:r>
      <w:r w:rsidR="00EC23FF">
        <w:rPr>
          <w:lang w:val="en-CA"/>
        </w:rPr>
        <w:t xml:space="preserve">considered the most rigorous </w:t>
      </w:r>
      <w:r w:rsidR="004B72C9">
        <w:rPr>
          <w:lang w:val="en-CA"/>
        </w:rPr>
        <w:t>way to</w:t>
      </w:r>
      <w:r w:rsidR="00EC23FF">
        <w:rPr>
          <w:lang w:val="en-CA"/>
        </w:rPr>
        <w:t xml:space="preserve"> estimat</w:t>
      </w:r>
      <w:r w:rsidR="004B72C9">
        <w:rPr>
          <w:lang w:val="en-CA"/>
        </w:rPr>
        <w:t>e drivers of</w:t>
      </w:r>
      <w:r w:rsidR="00EC23FF">
        <w:rPr>
          <w:lang w:val="en-CA"/>
        </w:rPr>
        <w:t xml:space="preserve"> </w:t>
      </w:r>
      <w:r w:rsidR="000C4AB8">
        <w:rPr>
          <w:lang w:val="en-CA"/>
        </w:rPr>
        <w:t xml:space="preserve">insect </w:t>
      </w:r>
      <w:r w:rsidR="00EC23FF">
        <w:rPr>
          <w:lang w:val="en-CA"/>
        </w:rPr>
        <w:t>abundance</w:t>
      </w:r>
      <w:r>
        <w:rPr>
          <w:lang w:val="en-CA"/>
        </w:rPr>
        <w:t xml:space="preserve">, they </w:t>
      </w:r>
      <w:r w:rsidR="004D47E3">
        <w:rPr>
          <w:lang w:val="en-CA"/>
        </w:rPr>
        <w:t>also have</w:t>
      </w:r>
      <w:r w:rsidR="000E0E7F">
        <w:rPr>
          <w:lang w:val="en-CA"/>
        </w:rPr>
        <w:t xml:space="preserve"> significant</w:t>
      </w:r>
      <w:r>
        <w:rPr>
          <w:lang w:val="en-CA"/>
        </w:rPr>
        <w:t xml:space="preserve"> limitations</w:t>
      </w:r>
      <w:r w:rsidR="004D47E3">
        <w:rPr>
          <w:lang w:val="en-CA"/>
        </w:rPr>
        <w:t xml:space="preserve">. </w:t>
      </w:r>
      <w:r w:rsidR="00981DC2">
        <w:rPr>
          <w:lang w:val="en-CA"/>
        </w:rPr>
        <w:t>C</w:t>
      </w:r>
      <w:r w:rsidR="00123956">
        <w:rPr>
          <w:lang w:val="en-CA"/>
        </w:rPr>
        <w:t xml:space="preserve">ollecting </w:t>
      </w:r>
      <w:r w:rsidR="004D47E3">
        <w:rPr>
          <w:lang w:val="en-CA"/>
        </w:rPr>
        <w:t xml:space="preserve">mark-recapture data can be difficult and time consuming </w:t>
      </w:r>
      <w:r w:rsidR="004D47E3">
        <w:rPr>
          <w:lang w:val="en-CA"/>
        </w:rPr>
        <w:fldChar w:fldCharType="begin" w:fldLock="1"/>
      </w:r>
      <w:r w:rsidR="00A169CF">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conservation","type":"chapter"},"uris":["http://www.mendeley.com/documents/?uuid=c96301b4-b363-4e66-8bf7-e853213bd9c2"]}],"mendeley":{"formattedCitation":"(Taron &amp; Ries, 2015)","plainTextFormattedCitation":"(Taron &amp; Ries, 2015)","previouslyFormattedCitation":"(Taron &amp; Ries, 2015)"},"properties":{"noteIndex":0},"schema":"https://github.com/citation-style-language/schema/raw/master/csl-citation.json"}</w:instrText>
      </w:r>
      <w:r w:rsidR="004D47E3">
        <w:rPr>
          <w:lang w:val="en-CA"/>
        </w:rPr>
        <w:fldChar w:fldCharType="separate"/>
      </w:r>
      <w:r w:rsidR="00981DC2" w:rsidRPr="00981DC2">
        <w:rPr>
          <w:noProof/>
          <w:lang w:val="en-CA"/>
        </w:rPr>
        <w:t>(Taron &amp; Ries, 2015)</w:t>
      </w:r>
      <w:r w:rsidR="004D47E3">
        <w:rPr>
          <w:lang w:val="en-CA"/>
        </w:rPr>
        <w:fldChar w:fldCharType="end"/>
      </w:r>
      <w:r w:rsidR="004D47E3">
        <w:rPr>
          <w:lang w:val="en-CA"/>
        </w:rPr>
        <w:t>. Additionally, placing marks could harm insects</w:t>
      </w:r>
      <w:r w:rsidR="00226C9F">
        <w:rPr>
          <w:lang w:val="en-CA"/>
        </w:rPr>
        <w:t xml:space="preserve"> </w:t>
      </w:r>
      <w:r w:rsidR="00A432E4">
        <w:rPr>
          <w:lang w:val="en-CA"/>
        </w:rPr>
        <w:fldChar w:fldCharType="begin" w:fldLock="1"/>
      </w:r>
      <w:r w:rsidR="00AC4FC7">
        <w:rPr>
          <w:lang w:val="en-CA"/>
        </w:rPr>
        <w:instrText>ADDIN CSL_CITATION {"citationItems":[{"id":"ITEM-1","itemData":{"DOI":"10.1007/BF00377143","ISSN":"00298549","abstract":"As a preliminary to a population study using markrelease-recapture techniques, specimens of the Satyrid buttfly Melanargia galathea (L.) were subjected to a number of marking and capture techniques. Although the adults are thought to display both aposematic and cryptic coloration, the use of marks of different sizes and colours had no significant effect on recapture frequencies. However, repeated disturbance due to capture was found to significantly reduce recapture frequency. The influence of the different techniques on recapture frequencies could not be detected reliably by excessively low recapture rates, or by comparisons to Poisson distributions. It is suggested that these comparisons are of limited value as measures of the suitability of a marking or handling scheme. Subsequent work showed that capture affected recapture rates of several other species. Moreover, these effects could not be readily predicted from knowledge of the biology of these species. The implications of these findings are discussed. © 1982 Springer-Verlag.","author":[{"dropping-particle":"","family":"Morton","given":"A. C.","non-dropping-particle":"","parse-names":false,"suffix":""}],"container-title":"Oecologia","id":"ITEM-1","issue":"1","issued":{"date-parts":[["1982","4"]]},"page":"105-110","publisher":"Springer-Verlag","title":"The effects of marking and capture on recapture frequencies of butterflies","type":"article-journal","volume":"53"},"uris":["http://www.mendeley.com/documents/?uuid=112a99b5-af65-38e8-b567-5f530c37d655"]}],"mendeley":{"formattedCitation":"(Morton, 1982)","plainTextFormattedCitation":"(Morton, 1982)","previouslyFormattedCitation":"(Morton, 1982)"},"properties":{"noteIndex":0},"schema":"https://github.com/citation-style-language/schema/raw/master/csl-citation.json"}</w:instrText>
      </w:r>
      <w:r w:rsidR="00A432E4">
        <w:rPr>
          <w:lang w:val="en-CA"/>
        </w:rPr>
        <w:fldChar w:fldCharType="separate"/>
      </w:r>
      <w:r w:rsidR="00AC4FC7" w:rsidRPr="00AC4FC7">
        <w:rPr>
          <w:noProof/>
          <w:lang w:val="en-CA"/>
        </w:rPr>
        <w:t>(Morton, 1982)</w:t>
      </w:r>
      <w:r w:rsidR="00A432E4">
        <w:rPr>
          <w:lang w:val="en-CA"/>
        </w:rPr>
        <w:fldChar w:fldCharType="end"/>
      </w:r>
      <w:r w:rsidR="004D47E3">
        <w:rPr>
          <w:lang w:val="en-CA"/>
        </w:rPr>
        <w:t>.</w:t>
      </w:r>
      <w:r w:rsidR="004D47E3" w:rsidRPr="004D47E3">
        <w:rPr>
          <w:lang w:val="en-CA"/>
        </w:rPr>
        <w:t xml:space="preserve"> </w:t>
      </w:r>
      <w:r w:rsidR="00C745EA">
        <w:rPr>
          <w:lang w:val="en-CA"/>
        </w:rPr>
        <w:t xml:space="preserve">Further, </w:t>
      </w:r>
      <w:proofErr w:type="spellStart"/>
      <w:r w:rsidR="00481C9E">
        <w:rPr>
          <w:lang w:val="en-CA"/>
        </w:rPr>
        <w:t>multimix</w:t>
      </w:r>
      <w:proofErr w:type="spellEnd"/>
      <w:r w:rsidR="00481C9E">
        <w:rPr>
          <w:lang w:val="en-CA"/>
        </w:rPr>
        <w:t xml:space="preserve"> models </w:t>
      </w:r>
      <w:r w:rsidR="00474CA8">
        <w:rPr>
          <w:lang w:val="en-CA"/>
        </w:rPr>
        <w:t xml:space="preserve">for mark-recapture </w:t>
      </w:r>
      <w:r w:rsidR="00481C9E">
        <w:rPr>
          <w:lang w:val="en-CA"/>
        </w:rPr>
        <w:t xml:space="preserve">can require </w:t>
      </w:r>
      <w:r w:rsidR="00226E41">
        <w:rPr>
          <w:lang w:val="en-CA"/>
        </w:rPr>
        <w:t xml:space="preserve">substantial </w:t>
      </w:r>
      <w:r w:rsidR="00481C9E">
        <w:rPr>
          <w:lang w:val="en-CA"/>
        </w:rPr>
        <w:t>cod</w:t>
      </w:r>
      <w:r w:rsidR="00226E41">
        <w:rPr>
          <w:lang w:val="en-CA"/>
        </w:rPr>
        <w:t xml:space="preserve">ing experience </w:t>
      </w:r>
      <w:r w:rsidR="00481C9E">
        <w:rPr>
          <w:lang w:val="en-CA"/>
        </w:rPr>
        <w:t>and computational resources</w:t>
      </w:r>
      <w:r w:rsidR="00C745EA">
        <w:rPr>
          <w:lang w:val="en-CA"/>
        </w:rPr>
        <w:t xml:space="preserve"> </w:t>
      </w:r>
      <w:r w:rsidR="00C745EA">
        <w:rPr>
          <w:lang w:val="en-CA"/>
        </w:rPr>
        <w:fldChar w:fldCharType="begin" w:fldLock="1"/>
      </w:r>
      <w:r w:rsidR="00F22019">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C745EA">
        <w:rPr>
          <w:lang w:val="en-CA"/>
        </w:rPr>
        <w:fldChar w:fldCharType="separate"/>
      </w:r>
      <w:r w:rsidR="004142EE" w:rsidRPr="004142EE">
        <w:rPr>
          <w:noProof/>
          <w:lang w:val="en-CA"/>
        </w:rPr>
        <w:t xml:space="preserve">(Kery </w:t>
      </w:r>
      <w:r w:rsidR="00F22019">
        <w:rPr>
          <w:noProof/>
          <w:lang w:val="en-CA"/>
        </w:rPr>
        <w:t>&amp;</w:t>
      </w:r>
      <w:r w:rsidR="004142EE" w:rsidRPr="004142EE">
        <w:rPr>
          <w:noProof/>
          <w:lang w:val="en-CA"/>
        </w:rPr>
        <w:t xml:space="preserve"> Royle 2020)</w:t>
      </w:r>
      <w:r w:rsidR="00C745EA">
        <w:rPr>
          <w:lang w:val="en-CA"/>
        </w:rPr>
        <w:fldChar w:fldCharType="end"/>
      </w:r>
      <w:r w:rsidR="00C745EA">
        <w:rPr>
          <w:lang w:val="en-CA"/>
        </w:rPr>
        <w:t>.</w:t>
      </w:r>
      <w:r w:rsidR="00A61E63">
        <w:rPr>
          <w:lang w:val="en-CA"/>
        </w:rPr>
        <w:t xml:space="preserve"> Therefore, it is important to </w:t>
      </w:r>
      <w:r w:rsidR="00FF0FBC">
        <w:rPr>
          <w:lang w:val="en-CA"/>
        </w:rPr>
        <w:t>clari</w:t>
      </w:r>
      <w:r w:rsidR="009148A7">
        <w:rPr>
          <w:lang w:val="en-CA"/>
        </w:rPr>
        <w:t>fy</w:t>
      </w:r>
      <w:r w:rsidR="00FF0FBC">
        <w:rPr>
          <w:lang w:val="en-CA"/>
        </w:rPr>
        <w:t xml:space="preserve"> </w:t>
      </w:r>
      <w:r w:rsidR="009148A7">
        <w:rPr>
          <w:lang w:val="en-CA"/>
        </w:rPr>
        <w:t xml:space="preserve">the ecological and study design conditions that </w:t>
      </w:r>
      <w:r w:rsidR="00123956">
        <w:rPr>
          <w:lang w:val="en-CA"/>
        </w:rPr>
        <w:t>require the use of</w:t>
      </w:r>
      <w:r w:rsidR="004B72C9">
        <w:rPr>
          <w:lang w:val="en-CA"/>
        </w:rPr>
        <w:t xml:space="preserve"> this</w:t>
      </w:r>
      <w:r w:rsidR="00A61E63">
        <w:rPr>
          <w:lang w:val="en-CA"/>
        </w:rPr>
        <w:t xml:space="preserve"> </w:t>
      </w:r>
      <w:r w:rsidR="00123956">
        <w:rPr>
          <w:lang w:val="en-CA"/>
        </w:rPr>
        <w:t>more cumbersome</w:t>
      </w:r>
      <w:r w:rsidR="00A61E63">
        <w:rPr>
          <w:lang w:val="en-CA"/>
        </w:rPr>
        <w:t xml:space="preserve"> method. </w:t>
      </w:r>
    </w:p>
    <w:p w14:paraId="73199678" w14:textId="7DCBE9F6" w:rsidR="00427370" w:rsidRDefault="00C745EA" w:rsidP="006D752E">
      <w:pPr>
        <w:spacing w:line="480" w:lineRule="auto"/>
        <w:ind w:firstLine="720"/>
        <w:rPr>
          <w:lang w:val="en-CA"/>
        </w:rPr>
      </w:pPr>
      <w:r>
        <w:rPr>
          <w:lang w:val="en-CA"/>
        </w:rPr>
        <w:t>Binomial N-mixture models (“</w:t>
      </w:r>
      <w:proofErr w:type="spellStart"/>
      <w:r>
        <w:rPr>
          <w:lang w:val="en-CA"/>
        </w:rPr>
        <w:t>binmix</w:t>
      </w:r>
      <w:proofErr w:type="spellEnd"/>
      <w:r w:rsidR="00690360">
        <w:rPr>
          <w:lang w:val="en-CA"/>
        </w:rPr>
        <w:t>”</w:t>
      </w:r>
      <w:r>
        <w:rPr>
          <w:lang w:val="en-CA"/>
        </w:rPr>
        <w:t xml:space="preserve"> models) </w:t>
      </w:r>
      <w:r w:rsidR="00123956">
        <w:rPr>
          <w:lang w:val="en-CA"/>
        </w:rPr>
        <w:t>are</w:t>
      </w:r>
      <w:r>
        <w:rPr>
          <w:lang w:val="en-CA"/>
        </w:rPr>
        <w:t xml:space="preserve"> </w:t>
      </w:r>
      <w:r w:rsidR="000A4FC1">
        <w:rPr>
          <w:lang w:val="en-CA"/>
        </w:rPr>
        <w:t xml:space="preserve">a </w:t>
      </w:r>
      <w:r w:rsidR="00F24F51">
        <w:rPr>
          <w:lang w:val="en-CA"/>
        </w:rPr>
        <w:t>third</w:t>
      </w:r>
      <w:r w:rsidR="000A4FC1">
        <w:rPr>
          <w:lang w:val="en-CA"/>
        </w:rPr>
        <w:t xml:space="preserve"> approach </w:t>
      </w:r>
      <w:r w:rsidR="00123956">
        <w:rPr>
          <w:lang w:val="en-CA"/>
        </w:rPr>
        <w:t>for estimating drivers of abundance</w:t>
      </w:r>
      <w:r>
        <w:rPr>
          <w:lang w:val="en-CA"/>
        </w:rPr>
        <w:t>.</w:t>
      </w:r>
      <w:r w:rsidR="00123956">
        <w:rPr>
          <w:lang w:val="en-CA"/>
        </w:rPr>
        <w:t xml:space="preserve"> </w:t>
      </w:r>
      <w:proofErr w:type="spellStart"/>
      <w:r w:rsidR="00123956">
        <w:rPr>
          <w:lang w:val="en-CA"/>
        </w:rPr>
        <w:t>B</w:t>
      </w:r>
      <w:r>
        <w:rPr>
          <w:lang w:val="en-CA"/>
        </w:rPr>
        <w:t>inmix</w:t>
      </w:r>
      <w:proofErr w:type="spellEnd"/>
      <w:r>
        <w:rPr>
          <w:lang w:val="en-CA"/>
        </w:rPr>
        <w:t xml:space="preserve"> models </w:t>
      </w:r>
      <w:r w:rsidR="00123956">
        <w:rPr>
          <w:lang w:val="en-CA"/>
        </w:rPr>
        <w:t>are attractive</w:t>
      </w:r>
      <w:r w:rsidR="00690360">
        <w:rPr>
          <w:lang w:val="en-CA"/>
        </w:rPr>
        <w:t xml:space="preserve"> </w:t>
      </w:r>
      <w:r>
        <w:rPr>
          <w:lang w:val="en-CA"/>
        </w:rPr>
        <w:t xml:space="preserve">because they can </w:t>
      </w:r>
      <w:r w:rsidR="00D22F0E">
        <w:rPr>
          <w:lang w:val="en-CA"/>
        </w:rPr>
        <w:t xml:space="preserve">account for imperfect detection while </w:t>
      </w:r>
      <w:r>
        <w:rPr>
          <w:lang w:val="en-CA"/>
        </w:rPr>
        <w:t>be</w:t>
      </w:r>
      <w:r w:rsidR="00D22F0E">
        <w:rPr>
          <w:lang w:val="en-CA"/>
        </w:rPr>
        <w:t>ing</w:t>
      </w:r>
      <w:r>
        <w:rPr>
          <w:lang w:val="en-CA"/>
        </w:rPr>
        <w:t xml:space="preserve"> applied to the </w:t>
      </w:r>
      <w:r w:rsidR="008E3C0E">
        <w:rPr>
          <w:lang w:val="en-CA"/>
        </w:rPr>
        <w:t xml:space="preserve">same </w:t>
      </w:r>
      <w:r>
        <w:rPr>
          <w:lang w:val="en-CA"/>
        </w:rPr>
        <w:t xml:space="preserve">count data used for </w:t>
      </w:r>
      <w:ins w:id="29" w:author="Jens Christian Ulrich" w:date="2025-09-10T15:21:00Z" w16du:dateUtc="2025-09-10T19:21:00Z">
        <w:r w:rsidR="003B731A">
          <w:rPr>
            <w:lang w:val="en-CA"/>
          </w:rPr>
          <w:t>GLM</w:t>
        </w:r>
        <w:r w:rsidR="003B731A">
          <w:rPr>
            <w:lang w:val="en-CA"/>
          </w:rPr>
          <w:t>s</w:t>
        </w:r>
        <w:r w:rsidR="003B731A">
          <w:rPr>
            <w:lang w:val="en-CA"/>
          </w:rPr>
          <w:t>/GLMM</w:t>
        </w:r>
        <w:r w:rsidR="003B731A">
          <w:rPr>
            <w:lang w:val="en-CA"/>
          </w:rPr>
          <w:t>s</w:t>
        </w:r>
        <w:r w:rsidR="003B731A" w:rsidDel="003B731A">
          <w:rPr>
            <w:lang w:val="en-CA"/>
          </w:rPr>
          <w:t xml:space="preserve"> </w:t>
        </w:r>
      </w:ins>
      <w:del w:id="30" w:author="Jens Christian Ulrich" w:date="2025-09-10T15:21:00Z" w16du:dateUtc="2025-09-10T19:21:00Z">
        <w:r w:rsidDel="003B731A">
          <w:rPr>
            <w:lang w:val="en-CA"/>
          </w:rPr>
          <w:delText>GLMs</w:delText>
        </w:r>
        <w:r w:rsidR="00092CA5" w:rsidDel="003B731A">
          <w:rPr>
            <w:lang w:val="en-CA"/>
          </w:rPr>
          <w:delText xml:space="preserve"> </w:delText>
        </w:r>
      </w:del>
      <w:r w:rsidR="00EE319C">
        <w:rPr>
          <w:lang w:val="en-CA"/>
        </w:rPr>
        <w:fldChar w:fldCharType="begin" w:fldLock="1"/>
      </w:r>
      <w:r w:rsidR="00F22019">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counts","type":"article-journal","volume":"60"},"uris":["http://www.mendeley.com/documents/?uuid=7733a4e8-89c1-4fff-9707-f21e202457d6"]},{"id":"ITEM-2","itemData":{"DOI":"10.1002/WICS.1625","ISSN":"1939-0068","abstract":"N-mixture models were born in 2004 of the necessity to model animal population size from point counts with imperfect detection of individuals, where capture-recapture methods are infeasible. Initially developed for applications where population size was assumed constant, N-mixture models were extended in 2011 to include population dynamics, allowing application to populations whose size fluctuates during the study. A further extension in 2014 accommodates populations with multiple “states” such as age class or sex. More recent extensions model spatial movement of animals among habitat patches or the spatial spread of infectious disease in a human population. The core idea underlying this class of models is a hierarchical structure, where the observation model is defined conditional on the model for true abundance. This hierarchy allows researchers to incorporate information about observation and abundance processes, while permitting distinct inferences about elements affecting detection and those affecting abundance. Another benefit of the hierarchical approach is the ability to accommodate many existing sampling protocols such as removal sampling and distance sampling. One drawback to N-mixture models is that since they estimate both abundance and detection from replicated but unmarked counts, model parameters may not be clearly identifiable. A second drawback is that when observed counts are large, calculating the N-mixture likelihood is computationally infeasible. This difficulty motivated an approximate likelihood based on the normal approximation to the binomial. The normal approximation provides a diagnostic of parameter estimability based on the closed-form expression of the Fisher information matrix for a multivariate normal likelihood. This article is categorized under: Data: Types and Structure &gt; Image and Spatial Data Statistical Learning and Exploratory Methods of the Data Sciences &gt; Modeling Methods.","author":[{"dropping-particle":"","family":"Madsen","given":"L.","non-dropping-particle":"","parse-names":false,"suffix":""},{"dropping-particle":"","family":"Royle","given":"J. A.","non-dropping-particle":"","parse-names":false,"suffix":""}],"container-title":"Wiley Interdisciplinary Reviews: Computational Statistics","id":"ITEM-2","issue":"6","issued":{"date-parts":[["2023","11","1"]]},"page":"e1625","publisher":"John Wiley &amp; Sons, Ltd","title":"A review of N-mixture models","type":"article-journal","volume":"15"},"uris":["http://www.mendeley.com/documents/?uuid=b82c9be2-4b83-3843-9c13-9b3877f1a8bb"]}],"mendeley":{"formattedCitation":"(Madsen &amp; Royle, 2023; Royle, 2004)","manualFormatting":"(Royle 2004; Madsen &amp; Royle 2023)","plainTextFormattedCitation":"(Madsen &amp; Royle, 2023; Royle, 2004)","previouslyFormattedCitation":"(Madsen &amp; Royle, 2023; Royle, 2004)"},"properties":{"noteIndex":0},"schema":"https://github.com/citation-style-language/schema/raw/master/csl-citation.json"}</w:instrText>
      </w:r>
      <w:r w:rsidR="00EE319C">
        <w:rPr>
          <w:lang w:val="en-CA"/>
        </w:rPr>
        <w:fldChar w:fldCharType="separate"/>
      </w:r>
      <w:r w:rsidR="00A432E4" w:rsidRPr="00A432E4">
        <w:rPr>
          <w:noProof/>
          <w:lang w:val="en-CA"/>
        </w:rPr>
        <w:t xml:space="preserve">(Royle 2004; Madsen </w:t>
      </w:r>
      <w:r w:rsidR="00F22019">
        <w:rPr>
          <w:noProof/>
          <w:lang w:val="en-CA"/>
        </w:rPr>
        <w:t>&amp;</w:t>
      </w:r>
      <w:r w:rsidR="00A432E4" w:rsidRPr="00A432E4">
        <w:rPr>
          <w:noProof/>
          <w:lang w:val="en-CA"/>
        </w:rPr>
        <w:t xml:space="preserve"> Royle 2023)</w:t>
      </w:r>
      <w:r w:rsidR="00EE319C">
        <w:rPr>
          <w:lang w:val="en-CA"/>
        </w:rPr>
        <w:fldChar w:fldCharType="end"/>
      </w:r>
      <w:r w:rsidR="00690360">
        <w:rPr>
          <w:lang w:val="en-CA"/>
        </w:rPr>
        <w:t xml:space="preserve">. </w:t>
      </w:r>
      <w:proofErr w:type="spellStart"/>
      <w:r>
        <w:rPr>
          <w:lang w:val="en-CA"/>
        </w:rPr>
        <w:t>Binmix</w:t>
      </w:r>
      <w:proofErr w:type="spellEnd"/>
      <w:r>
        <w:rPr>
          <w:lang w:val="en-CA"/>
        </w:rPr>
        <w:t xml:space="preserve"> models </w:t>
      </w:r>
      <w:r w:rsidR="000C4AB8">
        <w:rPr>
          <w:lang w:val="en-CA"/>
        </w:rPr>
        <w:t>account for imperfect detection by</w:t>
      </w:r>
      <w:r w:rsidR="001C43EE">
        <w:rPr>
          <w:lang w:val="en-CA"/>
        </w:rPr>
        <w:t xml:space="preserve"> </w:t>
      </w:r>
      <w:r>
        <w:rPr>
          <w:lang w:val="en-CA"/>
        </w:rPr>
        <w:t>leverag</w:t>
      </w:r>
      <w:r w:rsidR="001C43EE">
        <w:rPr>
          <w:lang w:val="en-CA"/>
        </w:rPr>
        <w:t>ing</w:t>
      </w:r>
      <w:r>
        <w:rPr>
          <w:lang w:val="en-CA"/>
        </w:rPr>
        <w:t xml:space="preserve"> information </w:t>
      </w:r>
      <w:r w:rsidR="009009D3">
        <w:rPr>
          <w:lang w:val="en-CA"/>
        </w:rPr>
        <w:t>about</w:t>
      </w:r>
      <w:r w:rsidR="00020649">
        <w:rPr>
          <w:lang w:val="en-CA"/>
        </w:rPr>
        <w:t xml:space="preserve"> the</w:t>
      </w:r>
      <w:r>
        <w:rPr>
          <w:lang w:val="en-CA"/>
        </w:rPr>
        <w:t xml:space="preserve"> </w:t>
      </w:r>
      <w:r w:rsidR="004B72C9">
        <w:rPr>
          <w:lang w:val="en-CA"/>
        </w:rPr>
        <w:t>variation</w:t>
      </w:r>
      <w:r>
        <w:rPr>
          <w:lang w:val="en-CA"/>
        </w:rPr>
        <w:t xml:space="preserve"> </w:t>
      </w:r>
      <w:r w:rsidR="004B72C9">
        <w:rPr>
          <w:lang w:val="en-CA"/>
        </w:rPr>
        <w:t xml:space="preserve">in the </w:t>
      </w:r>
      <w:r w:rsidR="00225408">
        <w:rPr>
          <w:lang w:val="en-CA"/>
        </w:rPr>
        <w:t xml:space="preserve">size of </w:t>
      </w:r>
      <w:r w:rsidR="004B72C9">
        <w:rPr>
          <w:lang w:val="en-CA"/>
        </w:rPr>
        <w:t>count</w:t>
      </w:r>
      <w:r w:rsidR="00225408">
        <w:rPr>
          <w:lang w:val="en-CA"/>
        </w:rPr>
        <w:t>s</w:t>
      </w:r>
      <w:r w:rsidR="00D60A60">
        <w:rPr>
          <w:lang w:val="en-CA"/>
        </w:rPr>
        <w:t xml:space="preserve"> </w:t>
      </w:r>
      <w:r w:rsidR="004B72C9">
        <w:rPr>
          <w:lang w:val="en-CA"/>
        </w:rPr>
        <w:t>collected</w:t>
      </w:r>
      <w:r>
        <w:rPr>
          <w:lang w:val="en-CA"/>
        </w:rPr>
        <w:t xml:space="preserve"> across repeat</w:t>
      </w:r>
      <w:r w:rsidR="00225408">
        <w:rPr>
          <w:lang w:val="en-CA"/>
        </w:rPr>
        <w:t>ed</w:t>
      </w:r>
      <w:r>
        <w:rPr>
          <w:lang w:val="en-CA"/>
        </w:rPr>
        <w:t xml:space="preserve"> surveys</w:t>
      </w:r>
      <w:r w:rsidR="00092CA5">
        <w:rPr>
          <w:lang w:val="en-CA"/>
        </w:rPr>
        <w:t xml:space="preserve"> </w:t>
      </w:r>
      <w:r>
        <w:rPr>
          <w:lang w:val="en-CA"/>
        </w:rPr>
        <w:t>(Figure 1)</w:t>
      </w:r>
      <w:r w:rsidR="00EE319C">
        <w:rPr>
          <w:lang w:val="en-CA"/>
        </w:rPr>
        <w:t xml:space="preserve"> </w:t>
      </w:r>
      <w:r w:rsidR="00EE319C">
        <w:rPr>
          <w:lang w:val="en-CA"/>
        </w:rPr>
        <w:fldChar w:fldCharType="begin" w:fldLock="1"/>
      </w:r>
      <w:r w:rsidR="00AC4FC7">
        <w:rPr>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EE319C">
        <w:rPr>
          <w:lang w:val="en-CA"/>
        </w:rPr>
        <w:fldChar w:fldCharType="separate"/>
      </w:r>
      <w:r w:rsidR="00EE319C" w:rsidRPr="00EE319C">
        <w:rPr>
          <w:noProof/>
          <w:lang w:val="en-CA"/>
        </w:rPr>
        <w:t>(Royle 2004)</w:t>
      </w:r>
      <w:r w:rsidR="00EE319C">
        <w:rPr>
          <w:lang w:val="en-CA"/>
        </w:rPr>
        <w:fldChar w:fldCharType="end"/>
      </w:r>
      <w:r>
        <w:rPr>
          <w:lang w:val="en-CA"/>
        </w:rPr>
        <w:t>.</w:t>
      </w:r>
      <w:r w:rsidR="009009D3">
        <w:rPr>
          <w:lang w:val="en-CA"/>
        </w:rPr>
        <w:t xml:space="preserve"> </w:t>
      </w:r>
      <w:proofErr w:type="spellStart"/>
      <w:r w:rsidR="004B72C9">
        <w:rPr>
          <w:lang w:val="en-CA"/>
        </w:rPr>
        <w:t>B</w:t>
      </w:r>
      <w:r w:rsidR="009009D3">
        <w:rPr>
          <w:lang w:val="en-CA"/>
        </w:rPr>
        <w:t>inmix</w:t>
      </w:r>
      <w:proofErr w:type="spellEnd"/>
      <w:r w:rsidR="009009D3">
        <w:rPr>
          <w:lang w:val="en-CA"/>
        </w:rPr>
        <w:t xml:space="preserve"> </w:t>
      </w:r>
      <w:r w:rsidR="00133AA8">
        <w:rPr>
          <w:lang w:val="en-CA"/>
        </w:rPr>
        <w:t>models</w:t>
      </w:r>
      <w:r w:rsidR="009009D3">
        <w:rPr>
          <w:lang w:val="en-CA"/>
        </w:rPr>
        <w:t xml:space="preserve"> are </w:t>
      </w:r>
      <w:r w:rsidR="00133AA8">
        <w:rPr>
          <w:lang w:val="en-CA"/>
        </w:rPr>
        <w:t>increasingly</w:t>
      </w:r>
      <w:r w:rsidR="009009D3">
        <w:rPr>
          <w:lang w:val="en-CA"/>
        </w:rPr>
        <w:t xml:space="preserve"> </w:t>
      </w:r>
      <w:r w:rsidR="00133AA8">
        <w:rPr>
          <w:lang w:val="en-CA"/>
        </w:rPr>
        <w:t>utilized</w:t>
      </w:r>
      <w:r w:rsidR="004B72C9">
        <w:rPr>
          <w:lang w:val="en-CA"/>
        </w:rPr>
        <w:t xml:space="preserve"> for insect abundance studies</w:t>
      </w:r>
      <w:r w:rsidR="007E58AE">
        <w:rPr>
          <w:lang w:val="en-CA"/>
        </w:rPr>
        <w:t xml:space="preserve"> </w:t>
      </w:r>
      <w:r w:rsidR="007E58AE">
        <w:rPr>
          <w:lang w:val="en-CA"/>
        </w:rPr>
        <w:fldChar w:fldCharType="begin" w:fldLock="1"/>
      </w:r>
      <w:r w:rsidR="00AC4FC7">
        <w:rPr>
          <w:lang w:val="en-CA"/>
        </w:rPr>
        <w:instrText>ADDIN CSL_CITATION {"citationItems":[{"id":"ITEM-1","itemData":{"DOI":"10.1007/978-3-031-43098-5_10","ISBN":"9783031430985","author":[{"dropping-particle":"","family":"Mimnagh","given":"N.","non-dropping-particle":"","parse-names":false,"suffix":""},{"dropping-particle":"","family":"Parnell","given":"A.","non-dropping-particle":"","parse-names":false,"suffix":""},{"dropping-particle":"","family":"Prado","given":"E.","non-dropping-particle":"","parse-names":false,"suffix":""}],"container-title":"Modelling Insect Populations in Agricultural Landscapes","id":"ITEM-1","issued":{"date-parts":[["2023"]]},"page":"185-210","publisher":"Springer International Publishing","title":"Bayesian N-Mixture Models Applied to Estimating Insect Abundance","type":"chapter"},"uris":["http://www.mendeley.com/documents/?uuid=6560b516-cd69-4c57-85e1-d600b257ba53"]}],"mendeley":{"formattedCitation":"(Mimnagh et al., 2023)","plainTextFormattedCitation":"(Mimnagh et al., 2023)","previouslyFormattedCitation":"(Mimnagh et al., 2023)"},"properties":{"noteIndex":0},"schema":"https://github.com/citation-style-language/schema/raw/master/csl-citation.json"}</w:instrText>
      </w:r>
      <w:r w:rsidR="007E58AE">
        <w:rPr>
          <w:lang w:val="en-CA"/>
        </w:rPr>
        <w:fldChar w:fldCharType="separate"/>
      </w:r>
      <w:r w:rsidR="00AC4FC7" w:rsidRPr="00AC4FC7">
        <w:rPr>
          <w:noProof/>
          <w:lang w:val="en-CA"/>
        </w:rPr>
        <w:t>(Mimnagh et al., 2023)</w:t>
      </w:r>
      <w:r w:rsidR="007E58AE">
        <w:rPr>
          <w:lang w:val="en-CA"/>
        </w:rPr>
        <w:fldChar w:fldCharType="end"/>
      </w:r>
      <w:r w:rsidR="009009D3">
        <w:rPr>
          <w:lang w:val="en-CA"/>
        </w:rPr>
        <w:t xml:space="preserve">. </w:t>
      </w:r>
      <w:r w:rsidR="00AF2A16">
        <w:rPr>
          <w:lang w:val="en-CA"/>
        </w:rPr>
        <w:t>For example</w:t>
      </w:r>
      <w:r w:rsidR="009009D3">
        <w:rPr>
          <w:lang w:val="en-CA"/>
        </w:rPr>
        <w:t xml:space="preserve">, </w:t>
      </w:r>
      <w:r w:rsidR="00412BFC">
        <w:rPr>
          <w:lang w:val="en-CA"/>
        </w:rPr>
        <w:t>researchers</w:t>
      </w:r>
      <w:r w:rsidR="00690360">
        <w:rPr>
          <w:lang w:val="en-CA"/>
        </w:rPr>
        <w:t xml:space="preserve"> </w:t>
      </w:r>
      <w:r w:rsidR="00AF2A16">
        <w:rPr>
          <w:lang w:val="en-CA"/>
        </w:rPr>
        <w:t>recently</w:t>
      </w:r>
      <w:r w:rsidR="009009D3">
        <w:rPr>
          <w:lang w:val="en-CA"/>
        </w:rPr>
        <w:t xml:space="preserve"> used</w:t>
      </w:r>
      <w:r w:rsidR="00690360">
        <w:rPr>
          <w:lang w:val="en-CA"/>
        </w:rPr>
        <w:t xml:space="preserve"> them</w:t>
      </w:r>
      <w:r w:rsidR="009009D3">
        <w:rPr>
          <w:lang w:val="en-CA"/>
        </w:rPr>
        <w:t xml:space="preserve"> to </w:t>
      </w:r>
      <w:r w:rsidR="00690360">
        <w:rPr>
          <w:lang w:val="en-CA"/>
        </w:rPr>
        <w:t>determine</w:t>
      </w:r>
      <w:r w:rsidR="009009D3">
        <w:rPr>
          <w:lang w:val="en-CA"/>
        </w:rPr>
        <w:t xml:space="preserve"> the effects of urban land use on mosquito abundance, the impacts of flower resource density on wild bee abundance, </w:t>
      </w:r>
      <w:del w:id="31" w:author="Ulrich, Jens" w:date="2025-06-30T15:57:00Z" w16du:dateUtc="2025-06-30T22:57:00Z">
        <w:r w:rsidR="009009D3" w:rsidDel="00BC4FBE">
          <w:rPr>
            <w:lang w:val="en-CA"/>
          </w:rPr>
          <w:delText xml:space="preserve">and </w:delText>
        </w:r>
      </w:del>
      <w:r w:rsidR="009009D3">
        <w:rPr>
          <w:lang w:val="en-CA"/>
        </w:rPr>
        <w:t xml:space="preserve">the effects of seasonality </w:t>
      </w:r>
      <w:r w:rsidR="004B72C9">
        <w:rPr>
          <w:lang w:val="en-CA"/>
        </w:rPr>
        <w:t>on</w:t>
      </w:r>
      <w:r w:rsidR="009009D3">
        <w:rPr>
          <w:lang w:val="en-CA"/>
        </w:rPr>
        <w:t xml:space="preserve"> </w:t>
      </w:r>
      <w:r w:rsidR="00E97454">
        <w:rPr>
          <w:lang w:val="en-CA"/>
        </w:rPr>
        <w:t>butterfly</w:t>
      </w:r>
      <w:r w:rsidR="009009D3">
        <w:rPr>
          <w:lang w:val="en-CA"/>
        </w:rPr>
        <w:t xml:space="preserve"> abundance</w:t>
      </w:r>
      <w:ins w:id="32" w:author="Ulrich, Jens" w:date="2025-06-30T15:57:00Z" w16du:dateUtc="2025-06-30T22:57:00Z">
        <w:r w:rsidR="00BC4FBE">
          <w:rPr>
            <w:lang w:val="en-CA"/>
          </w:rPr>
          <w:t xml:space="preserve">, and to compare sampling methods for </w:t>
        </w:r>
        <w:del w:id="33" w:author="Jens Ulrich" w:date="2025-08-15T16:17:00Z" w16du:dateUtc="2025-08-15T23:17:00Z">
          <w:r w:rsidR="00BC4FBE" w:rsidDel="009C5815">
            <w:rPr>
              <w:lang w:val="en-CA"/>
            </w:rPr>
            <w:delText>Orthopt</w:delText>
          </w:r>
        </w:del>
      </w:ins>
      <w:ins w:id="34" w:author="Ulrich, Jens" w:date="2025-06-30T15:58:00Z" w16du:dateUtc="2025-06-30T22:58:00Z">
        <w:del w:id="35" w:author="Jens Ulrich" w:date="2025-08-15T16:17:00Z" w16du:dateUtc="2025-08-15T23:17:00Z">
          <w:r w:rsidR="00BC4FBE" w:rsidDel="009C5815">
            <w:rPr>
              <w:lang w:val="en-CA"/>
            </w:rPr>
            <w:delText>erans</w:delText>
          </w:r>
        </w:del>
      </w:ins>
      <w:ins w:id="36" w:author="Jens Ulrich" w:date="2025-08-15T16:17:00Z" w16du:dateUtc="2025-08-15T23:17:00Z">
        <w:r w:rsidR="009C5815">
          <w:rPr>
            <w:lang w:val="en-CA"/>
          </w:rPr>
          <w:t>grasshoppers and crickets</w:t>
        </w:r>
      </w:ins>
      <w:r w:rsidR="009009D3">
        <w:rPr>
          <w:lang w:val="en-CA"/>
        </w:rPr>
        <w:t xml:space="preserve"> </w:t>
      </w:r>
      <w:r w:rsidR="00B91F9A">
        <w:rPr>
          <w:lang w:val="en-CA"/>
        </w:rPr>
        <w:fldChar w:fldCharType="begin" w:fldLock="1"/>
      </w:r>
      <w:r w:rsidR="00AD55AE">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data","type":"article-journal","volume":"56"},"uris":["http://www.mendeley.com/documents/?uuid=eb1f844a-25b8-397a-a28f-443e931e5072"]},{"id":"ITEM-2","itemData":{"DOI":"10.1007/s11252-019-00909-y","abstract":"Wild bees provide pollination services and are currently declining at the global scale. A potential cause for this decline is competitive interactions with domestic honey bees. Urban beekeeping, a fairly new activity, is rapidly gaining popularity. In contrast with agricultural and natural areas, the extent of competition between honey bees and wild bees in urban areas is unclear. The objectives of this study were to quantify the impact of honey bees, urbanization, and the availability of floral resources on wild bee communities. We hypothesized that honey bees exert negative impacts on wild bees, that floral resources favor wild bee communities and mitigate the negative impacts of competition with honey bees, and that the influence of heat islands, used as a proxy for urbanization, varies between wild bees with their functional traits (nesting behavior). We tested these hypotheses with a data set of 19,077 wild bee specimens collected using colored pan-traps at 25 urban sites in 2012 and 2013. We investigated community and population patterns after accounting for imperfect detection probability. We found no evidence of competition between wild and domesticated bees. Our analyses indicate mixed effects of urban heat islands across species and positive effects of floral resources. We conclude that cities can allow the coexistence of urban beekeeping and wild bees under moderate hive densities. However, it will remain crucial to further investigate the competitive interactions between wild and honey bees to determine the threshold of hive densities beyond which competition could occur.","author":[{"dropping-particle":"","family":"Mccune","given":"F.","non-dropping-particle":"","parse-names":false,"suffix":""},{"dropping-particle":"","family":"Normandin","given":"É.","non-dropping-particle":"","parse-names":false,"suffix":""},{"dropping-particle":"","family":"Mazerolle","given":"M.","non-dropping-particle":"","parse-names":false,"suffix":""},{"dropping-particle":"","family":"Fournier","given":"V.","non-dropping-particle":"","parse-names":false,"suffix":""}],"container-title":"Urban Ecosystems","id":"ITEM-2","issued":{"date-parts":[["2020"]]},"page":"39-54","title":"Response of wild bee communities to beekeeping, urbanization, and flower availability","type":"article-journal","volume":"23"},"uris":["http://www.mendeley.com/documents/?uuid=ef5d74b0-2863-3e95-bc88-b265769d4143"]},{"id":"ITEM-3","itemData":{"DOI":"10.1002/ECS2.3101","ISSN":"2150-8925","abstract":"Estimating distribution and abundance of species depends on the probability at which individuals are detected. Butterflies are of conservation interest worldwide, but data collected with Pollard walks—the standard for national monitoring schemes—are often analyzed assuming that changes in detectability are negligible within recommended sampling criteria. The implications of this practice remain poorly understood. Here, we evaluated the effects of sampling conditions on butterfly counts from Pollard walks using the Arctic fritillary, a common but cryptic butterfly in boreal forests of Alberta, Canada. We used an open population binomial N-mixture model to disentangle the effects of habitat suitability and phenology on abundance of Arctic fritillaries, and its detectability by sampling different conditions of temperature, wind, cloud cover, and hour of the day. Detectability varied by one order of magnitude within the criteria recommended for Pollard walks (P varying between 0.04 and 0.45), and simulations show how sampling in suboptimal conditions increases substantially the risk of false-absence records (e.g., false-absences are twice as likely than true-presences when sampling 10 Arctic fritillaries at P = 0.04). Our results suggest that the risk of false-absences is highest for species that are poorly detectable, low in abundance, and with short flight periods. Analysis with open population binomial N-mixture models could improve estimates of abundance and distribution for rare species of conservation interest, while providing a powerful method for assessing butterfly phenology, abundance, and behavior using counts from Pollard walks, but require more intensive sampling than conventional monitoring schemes.","author":[{"dropping-particle":"","family":"Riva","given":"F.","non-dropping-particle":"","parse-names":false,"suffix":""},{"dropping-particle":"","family":"Gentile","given":"G.","non-dropping-particle":"","parse-names":false,"suffix":""},{"dropping-particle":"","family":"Bonelli","given":"S.","non-dropping-particle":"","parse-names":false,"suffix":""},{"dropping-particle":"","family":"Acorn","given":"J.","non-dropping-particle":"","parse-names":false,"suffix":""},{"dropping-particle":"","family":"Denes","given":"F.","non-dropping-particle":"","parse-names":false,"suffix":""},{"dropping-particle":"","family":"Crosby","given":"A.","non-dropping-particle":"","parse-names":false,"suffix":""},{"dropping-particle":"","family":"Nielsen","given":"S.","non-dropping-particle":"","parse-names":false,"suffix":""}],"container-title":"Ecosphere","id":"ITEM-3","issue":"4","issued":{"date-parts":[["2020","4","1"]]},"page":"e03101","publisher":"John Wiley &amp; Sons, Ltd","title":"Of detectability and camouflage: evaluating Pollard Walk rules using a common, cryptic butterfly","type":"article-journal","volume":"11"},"uris":["http://www.mendeley.com/documents/?uuid=71589bde-bc6a-3542-ad05-d4e63ef0d343"]},{"id":"ITEM-4","itemData":{"DOI":"10.1016/J.GECCO.2025.E03435","ISSN":"2351-9894","author":[{"dropping-particle":"","family":"Nodari","given":"Alberto Mattia","non-dropping-particle":"","parse-names":false,"suffix":""},{"dropping-particle":"","family":"Bonifacino","given":"Marco","non-dropping-particle":"","parse-names":false,"suffix":""},{"dropping-particle":"","family":"Eustacchio","given":"Elena","non-dropping-particle":"","parse-names":false,"suffix":""},{"dropping-particle":"","family":"Bonelli","given":"Marco","non-dropping-particle":"","parse-names":false,"suffix":""},{"dropping-particle":"","family":"Falaschi","given":"Mattia","non-dropping-particle":"","parse-names":false,"suffix":""}],"container-title":"Global Ecology and Conservation","id":"ITEM-4","issued":{"date-parts":[["2025","4","1"]]},"page":"e03435","publisher":"Elsevier","title":"Comparing sampling methods to monitor population abundance while accounting for imperfect detection: An application of N-mixture models on Orthoptera","type":"article-journal","volume":"58"},"uris":["http://www.mendeley.com/documents/?uuid=951be6be-3879-3eb5-8095-9258f13edf70"]}],"mendeley":{"formattedCitation":"(Manica et al., 2019; Mccune et al., 2020; Nodari et al., 2025; Riva et al., 2020)","plainTextFormattedCitation":"(Manica et al., 2019; Mccune et al., 2020; Nodari et al., 2025; Riva et al., 2020)","previouslyFormattedCitation":"(Manica et al., 2019; Mccune et al., 2020; Nodari et al., 2025; Riva et al., 2020)"},"properties":{"noteIndex":0},"schema":"https://github.com/citation-style-language/schema/raw/master/csl-citation.json"}</w:instrText>
      </w:r>
      <w:r w:rsidR="00B91F9A">
        <w:rPr>
          <w:lang w:val="en-CA"/>
        </w:rPr>
        <w:fldChar w:fldCharType="separate"/>
      </w:r>
      <w:r w:rsidR="00BC4FBE" w:rsidRPr="00BC4FBE">
        <w:rPr>
          <w:noProof/>
          <w:lang w:val="en-CA"/>
        </w:rPr>
        <w:t>(Manica et al., 2019; Mccune et al., 2020; Nodari et al., 2025; Riva et al., 2020)</w:t>
      </w:r>
      <w:r w:rsidR="00B91F9A">
        <w:rPr>
          <w:lang w:val="en-CA"/>
        </w:rPr>
        <w:fldChar w:fldCharType="end"/>
      </w:r>
      <w:r w:rsidR="00B91F9A">
        <w:rPr>
          <w:lang w:val="en-CA"/>
        </w:rPr>
        <w:t>.</w:t>
      </w:r>
      <w:r w:rsidR="006D752E">
        <w:rPr>
          <w:lang w:val="en-CA"/>
        </w:rPr>
        <w:t xml:space="preserve"> </w:t>
      </w:r>
    </w:p>
    <w:p w14:paraId="7B759B33" w14:textId="0C37140C" w:rsidR="00752B5B" w:rsidRDefault="006D752E" w:rsidP="00752B5B">
      <w:pPr>
        <w:spacing w:line="480" w:lineRule="auto"/>
        <w:ind w:firstLine="720"/>
        <w:rPr>
          <w:ins w:id="37" w:author="Jens Ulrich" w:date="2025-08-19T12:18:00Z" w16du:dateUtc="2025-08-19T19:18:00Z"/>
          <w:lang w:val="en-CA"/>
        </w:rPr>
      </w:pPr>
      <w:r>
        <w:rPr>
          <w:lang w:val="en-CA"/>
        </w:rPr>
        <w:t xml:space="preserve">While </w:t>
      </w:r>
      <w:proofErr w:type="spellStart"/>
      <w:r>
        <w:rPr>
          <w:lang w:val="en-CA"/>
        </w:rPr>
        <w:t>b</w:t>
      </w:r>
      <w:r w:rsidR="00162913" w:rsidRPr="00AD43F8">
        <w:rPr>
          <w:lang w:val="en-CA"/>
        </w:rPr>
        <w:t>inmix</w:t>
      </w:r>
      <w:proofErr w:type="spellEnd"/>
      <w:r w:rsidR="00162913" w:rsidRPr="00AD43F8">
        <w:rPr>
          <w:lang w:val="en-CA"/>
        </w:rPr>
        <w:t xml:space="preserve"> </w:t>
      </w:r>
      <w:r w:rsidR="004B72C9">
        <w:rPr>
          <w:lang w:val="en-CA"/>
        </w:rPr>
        <w:t>approaches provide</w:t>
      </w:r>
      <w:r w:rsidR="00157A88">
        <w:rPr>
          <w:lang w:val="en-CA"/>
        </w:rPr>
        <w:t xml:space="preserve"> a</w:t>
      </w:r>
      <w:r w:rsidR="004B72C9">
        <w:rPr>
          <w:lang w:val="en-CA"/>
        </w:rPr>
        <w:t>n</w:t>
      </w:r>
      <w:r w:rsidR="00157A88">
        <w:rPr>
          <w:lang w:val="en-CA"/>
        </w:rPr>
        <w:t xml:space="preserve"> </w:t>
      </w:r>
      <w:r w:rsidR="004B72C9">
        <w:rPr>
          <w:lang w:val="en-CA"/>
        </w:rPr>
        <w:t>easier way to account</w:t>
      </w:r>
      <w:r w:rsidR="001C43EE" w:rsidRPr="00AD43F8">
        <w:rPr>
          <w:lang w:val="en-CA"/>
        </w:rPr>
        <w:t xml:space="preserve"> for detection </w:t>
      </w:r>
      <w:r w:rsidR="00DC70C7" w:rsidRPr="00AD43F8">
        <w:rPr>
          <w:lang w:val="en-CA"/>
        </w:rPr>
        <w:t>bias</w:t>
      </w:r>
      <w:r>
        <w:rPr>
          <w:lang w:val="en-CA"/>
        </w:rPr>
        <w:t>es,</w:t>
      </w:r>
      <w:r w:rsidR="000F4CA3" w:rsidRPr="00AD43F8">
        <w:rPr>
          <w:lang w:val="en-CA"/>
        </w:rPr>
        <w:t xml:space="preserve"> </w:t>
      </w:r>
      <w:r w:rsidR="00AC1753">
        <w:rPr>
          <w:lang w:val="en-CA"/>
        </w:rPr>
        <w:t>they are not without controversy</w:t>
      </w:r>
      <w:r w:rsidR="00A169CF">
        <w:rPr>
          <w:lang w:val="en-CA"/>
        </w:rPr>
        <w:t xml:space="preserve"> </w:t>
      </w:r>
      <w:r w:rsidR="00A169CF">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models","type":"article-journal","volume":"99"},"uris":["http://www.mendeley.com/documents/?uuid=4cd1d257-f364-4ce4-9f79-9e9bcde9ce0a"]},{"id":"ITEM-2","itemData":{"DOI":"10.1016/J.ECOLMODEL.2018.02.007","ISSN":"0304-3800","abstract":"Monitoring animal populations is central to wildlife and fisheries management, and the use of N-mixture models toward these efforts has markedly increased in recent years. Nevertheless, relatively little work has evaluated estimator performance when basic assumptions are violated. Moreover, diagnostics to identify when bias in parameter estimates from N-mixture models is likely is largely unexplored. We simulated count data sets using 837 combinations of detection probability, number of sample units, number of survey occasions, and type and extent of heterogeneity in abundance or detectability. We fit Poisson N-mixture models to these data, quantified the bias associated with each combination, and evaluated if the parametric bootstrap goodness-of-fit (GOF) test can be used to indicate bias in parameter estimates. We also explored if assumption violations can be diagnosed prior to fitting N-mixture models. In doing so, we propose a new model diagnostic, which we term the quasi-coefficient of variation (QCV). N-mixture models performed well when assumptions were met and detection probabilities were moderate (i.e., ≥0.3), and the performance of the estimator improved with increasing survey occasions and sample units. However, the magnitude of bias in estimated mean abundance with even slight amounts of unmodeled heterogeneity was substantial. The parametric bootstrap GOF test did not perform well as a diagnostic for bias in parameter estimates when detectability and sample sizes were low. The results indicate the QCV is useful to diagnose potential bias and that potential bias associated with unidirectional trends in abundance or detectability can be diagnosed using Poisson regression. This study represents the most thorough assessment to date of assumption violations and diagnostics when fitting N-mixture models using the most commonly implemented error distribution. Unbiased estimates of population state variables are needed to properly inform management decision making. Therefore, we also discuss alternative approaches to yield unbiased estimates of population state variables using similar data types, and we stress that there is no substitute for an effective sample design that is grounded upon well-defined management objectives.","author":[{"dropping-particle":"","family":"Duarte","given":"A.","non-dropping-particle":"","parse-names":false,"suffix":""},{"dropping-particle":"","family":"Adams","given":"M.","non-dropping-particle":"","parse-names":false,"suffix":""},{"dropping-particle":"","family":"Peterson","given":"J.","non-dropping-particle":"","parse-names":false,"suffix":""}],"container-title":"Ecological Modelling","id":"ITEM-2","issued":{"date-parts":[["2018","4","24"]]},"page":"51-59","publisher":"Elsevier","title":"Fitting N-mixture models to count data with unmodeled heterogeneity: Bias, diagnostics, and alternative approaches","type":"article-journal","volume":"374"},"uris":["http://www.mendeley.com/documents/?uuid=68bdbd2e-4eb4-30c8-af7e-8676231121d5"]}],"mendeley":{"formattedCitation":"(Duarte et al., 2018; W. A. Link et al., 2018)","manualFormatting":"(Link et al., 2018)","plainTextFormattedCitation":"(Duarte et al., 2018; W. A. Link et al., 2018)","previouslyFormattedCitation":"(Duarte et al., 2018; W. A. Link et al., 2018)"},"properties":{"noteIndex":0},"schema":"https://github.com/citation-style-language/schema/raw/master/csl-citation.json"}</w:instrText>
      </w:r>
      <w:r w:rsidR="00A169CF">
        <w:rPr>
          <w:lang w:val="en-CA"/>
        </w:rPr>
        <w:fldChar w:fldCharType="separate"/>
      </w:r>
      <w:r w:rsidR="00A169CF" w:rsidRPr="00A169CF">
        <w:rPr>
          <w:noProof/>
          <w:lang w:val="en-CA"/>
        </w:rPr>
        <w:t>(Link et al., 2018)</w:t>
      </w:r>
      <w:r w:rsidR="00A169CF">
        <w:rPr>
          <w:lang w:val="en-CA"/>
        </w:rPr>
        <w:fldChar w:fldCharType="end"/>
      </w:r>
      <w:r w:rsidR="00133AA8">
        <w:rPr>
          <w:lang w:val="en-CA"/>
        </w:rPr>
        <w:t xml:space="preserve">. </w:t>
      </w:r>
      <w:r w:rsidR="00DA046D">
        <w:rPr>
          <w:lang w:val="en-CA"/>
        </w:rPr>
        <w:t xml:space="preserve">Both </w:t>
      </w:r>
      <w:proofErr w:type="spellStart"/>
      <w:r w:rsidR="004B72C9">
        <w:rPr>
          <w:lang w:val="en-CA"/>
        </w:rPr>
        <w:t>b</w:t>
      </w:r>
      <w:r w:rsidR="00133AA8">
        <w:rPr>
          <w:lang w:val="en-CA"/>
        </w:rPr>
        <w:t>inmix</w:t>
      </w:r>
      <w:proofErr w:type="spellEnd"/>
      <w:r w:rsidR="00133AA8">
        <w:rPr>
          <w:lang w:val="en-CA"/>
        </w:rPr>
        <w:t xml:space="preserve"> </w:t>
      </w:r>
      <w:r w:rsidR="00DA046D">
        <w:rPr>
          <w:lang w:val="en-CA"/>
        </w:rPr>
        <w:t xml:space="preserve">and </w:t>
      </w:r>
      <w:proofErr w:type="spellStart"/>
      <w:r w:rsidR="00DA046D">
        <w:rPr>
          <w:lang w:val="en-CA"/>
        </w:rPr>
        <w:t>multimix</w:t>
      </w:r>
      <w:proofErr w:type="spellEnd"/>
      <w:r w:rsidR="00DA046D">
        <w:rPr>
          <w:lang w:val="en-CA"/>
        </w:rPr>
        <w:t xml:space="preserve"> mark-recapture </w:t>
      </w:r>
      <w:r w:rsidR="00133AA8">
        <w:rPr>
          <w:lang w:val="en-CA"/>
        </w:rPr>
        <w:t>models</w:t>
      </w:r>
      <w:r w:rsidR="004F0218">
        <w:rPr>
          <w:lang w:val="en-CA"/>
        </w:rPr>
        <w:t xml:space="preserve"> </w:t>
      </w:r>
      <w:r w:rsidR="00133AA8">
        <w:rPr>
          <w:lang w:val="en-CA"/>
        </w:rPr>
        <w:t>assume that populations are “closed”</w:t>
      </w:r>
      <w:r w:rsidR="00F46D1C">
        <w:rPr>
          <w:lang w:val="en-CA"/>
        </w:rPr>
        <w:t>, i.e., that population</w:t>
      </w:r>
      <w:r w:rsidR="005B183B">
        <w:rPr>
          <w:lang w:val="en-CA"/>
        </w:rPr>
        <w:t xml:space="preserve"> size</w:t>
      </w:r>
      <w:r w:rsidR="00F46D1C">
        <w:rPr>
          <w:lang w:val="en-CA"/>
        </w:rPr>
        <w:t xml:space="preserve"> </w:t>
      </w:r>
      <w:r w:rsidR="005B183B">
        <w:rPr>
          <w:lang w:val="en-CA"/>
        </w:rPr>
        <w:t>is stable</w:t>
      </w:r>
      <w:r w:rsidR="00F46D1C">
        <w:rPr>
          <w:lang w:val="en-CA"/>
        </w:rPr>
        <w:t xml:space="preserve"> across repeat</w:t>
      </w:r>
      <w:ins w:id="38" w:author="Ulrich, Jens" w:date="2025-06-30T16:25:00Z" w16du:dateUtc="2025-06-30T23:25:00Z">
        <w:r w:rsidR="00BD4812">
          <w:rPr>
            <w:lang w:val="en-CA"/>
          </w:rPr>
          <w:t>ed</w:t>
        </w:r>
      </w:ins>
      <w:r w:rsidR="00F46D1C">
        <w:rPr>
          <w:lang w:val="en-CA"/>
        </w:rPr>
        <w:t xml:space="preserve"> survey events</w:t>
      </w:r>
      <w:r w:rsidR="004F0218">
        <w:rPr>
          <w:lang w:val="en-CA"/>
        </w:rPr>
        <w:t xml:space="preserve">. </w:t>
      </w:r>
      <w:r w:rsidR="00E84CC1">
        <w:rPr>
          <w:lang w:val="en-CA"/>
        </w:rPr>
        <w:t>M</w:t>
      </w:r>
      <w:r w:rsidR="00186F50">
        <w:rPr>
          <w:lang w:val="en-CA"/>
        </w:rPr>
        <w:t>ovement</w:t>
      </w:r>
      <w:r w:rsidR="00E84CC1">
        <w:rPr>
          <w:lang w:val="en-CA"/>
        </w:rPr>
        <w:t xml:space="preserve"> of individuals</w:t>
      </w:r>
      <w:r w:rsidR="00186F50">
        <w:rPr>
          <w:lang w:val="en-CA"/>
        </w:rPr>
        <w:t xml:space="preserve"> </w:t>
      </w:r>
      <w:r w:rsidR="00E84CC1">
        <w:rPr>
          <w:lang w:val="en-CA"/>
        </w:rPr>
        <w:t>in and out of</w:t>
      </w:r>
      <w:r w:rsidR="00186F50">
        <w:rPr>
          <w:lang w:val="en-CA"/>
        </w:rPr>
        <w:t xml:space="preserve"> </w:t>
      </w:r>
      <w:r w:rsidR="00133AA8">
        <w:rPr>
          <w:lang w:val="en-CA"/>
        </w:rPr>
        <w:t>s</w:t>
      </w:r>
      <w:r w:rsidR="00186F50">
        <w:rPr>
          <w:lang w:val="en-CA"/>
        </w:rPr>
        <w:t>ampling areas</w:t>
      </w:r>
      <w:r w:rsidR="00133AA8">
        <w:rPr>
          <w:lang w:val="en-CA"/>
        </w:rPr>
        <w:t xml:space="preserve"> </w:t>
      </w:r>
      <w:ins w:id="39" w:author="Jens Ulrich" w:date="2025-08-19T12:17:00Z" w16du:dateUtc="2025-08-19T19:17:00Z">
        <w:r w:rsidR="00752B5B">
          <w:rPr>
            <w:lang w:val="en-CA"/>
          </w:rPr>
          <w:t xml:space="preserve">or </w:t>
        </w:r>
      </w:ins>
      <w:ins w:id="40" w:author="Jens Ulrich" w:date="2025-08-19T12:18:00Z" w16du:dateUtc="2025-08-19T19:18:00Z">
        <w:r w:rsidR="00752B5B">
          <w:rPr>
            <w:lang w:val="en-CA"/>
          </w:rPr>
          <w:t xml:space="preserve">substantial </w:t>
        </w:r>
      </w:ins>
      <w:ins w:id="41" w:author="Jens Ulrich" w:date="2025-08-19T12:17:00Z" w16du:dateUtc="2025-08-19T19:17:00Z">
        <w:r w:rsidR="00752B5B">
          <w:rPr>
            <w:lang w:val="en-CA"/>
          </w:rPr>
          <w:t>birth</w:t>
        </w:r>
      </w:ins>
      <w:ins w:id="42" w:author="Jens Ulrich" w:date="2025-08-19T12:18:00Z" w16du:dateUtc="2025-08-19T19:18:00Z">
        <w:r w:rsidR="00752B5B">
          <w:rPr>
            <w:lang w:val="en-CA"/>
          </w:rPr>
          <w:t>s</w:t>
        </w:r>
      </w:ins>
      <w:ins w:id="43" w:author="Jens Ulrich" w:date="2025-08-19T12:17:00Z" w16du:dateUtc="2025-08-19T19:17:00Z">
        <w:r w:rsidR="00752B5B">
          <w:rPr>
            <w:lang w:val="en-CA"/>
          </w:rPr>
          <w:t>/death</w:t>
        </w:r>
      </w:ins>
      <w:ins w:id="44" w:author="Jens Ulrich" w:date="2025-08-19T12:18:00Z" w16du:dateUtc="2025-08-19T19:18:00Z">
        <w:r w:rsidR="00752B5B">
          <w:rPr>
            <w:lang w:val="en-CA"/>
          </w:rPr>
          <w:t xml:space="preserve">s </w:t>
        </w:r>
      </w:ins>
      <w:r w:rsidR="00E84CC1">
        <w:rPr>
          <w:lang w:val="en-CA"/>
        </w:rPr>
        <w:t>across</w:t>
      </w:r>
      <w:r w:rsidR="004F0218">
        <w:rPr>
          <w:lang w:val="en-CA"/>
        </w:rPr>
        <w:t xml:space="preserve"> repeated surveys </w:t>
      </w:r>
      <w:r w:rsidR="00E84CC1">
        <w:rPr>
          <w:lang w:val="en-CA"/>
        </w:rPr>
        <w:t xml:space="preserve">would </w:t>
      </w:r>
      <w:r w:rsidR="00133AA8">
        <w:rPr>
          <w:lang w:val="en-CA"/>
        </w:rPr>
        <w:t>violate</w:t>
      </w:r>
      <w:r w:rsidR="004F0218">
        <w:rPr>
          <w:lang w:val="en-CA"/>
        </w:rPr>
        <w:t xml:space="preserve"> the</w:t>
      </w:r>
      <w:r w:rsidR="00133AA8">
        <w:rPr>
          <w:lang w:val="en-CA"/>
        </w:rPr>
        <w:t xml:space="preserve"> assumption</w:t>
      </w:r>
      <w:r w:rsidR="00F46D1C">
        <w:rPr>
          <w:lang w:val="en-CA"/>
        </w:rPr>
        <w:t xml:space="preserve"> of </w:t>
      </w:r>
      <w:r w:rsidR="004F0218">
        <w:rPr>
          <w:lang w:val="en-CA"/>
        </w:rPr>
        <w:t xml:space="preserve">population </w:t>
      </w:r>
      <w:r w:rsidR="00F46D1C">
        <w:rPr>
          <w:lang w:val="en-CA"/>
        </w:rPr>
        <w:t>closure</w:t>
      </w:r>
      <w:r w:rsidR="00B91F9A">
        <w:rPr>
          <w:lang w:val="en-CA"/>
        </w:rPr>
        <w:t xml:space="preserve"> </w:t>
      </w:r>
      <w:r w:rsidR="00B91F9A">
        <w:rPr>
          <w:lang w:val="en-CA"/>
        </w:rPr>
        <w:fldChar w:fldCharType="begin" w:fldLock="1"/>
      </w:r>
      <w:r w:rsidR="00401AAF">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B91F9A">
        <w:rPr>
          <w:lang w:val="en-CA"/>
        </w:rPr>
        <w:fldChar w:fldCharType="separate"/>
      </w:r>
      <w:r w:rsidR="00401AAF" w:rsidRPr="00401AAF">
        <w:rPr>
          <w:noProof/>
          <w:lang w:val="en-CA"/>
        </w:rPr>
        <w:t>(Kery &amp; Royle, 2020)</w:t>
      </w:r>
      <w:r w:rsidR="00B91F9A">
        <w:rPr>
          <w:lang w:val="en-CA"/>
        </w:rPr>
        <w:fldChar w:fldCharType="end"/>
      </w:r>
      <w:r w:rsidR="001C43EE" w:rsidRPr="00AD43F8">
        <w:rPr>
          <w:lang w:val="en-CA"/>
        </w:rPr>
        <w:t>.</w:t>
      </w:r>
      <w:r w:rsidR="004F0218">
        <w:rPr>
          <w:lang w:val="en-CA"/>
        </w:rPr>
        <w:t xml:space="preserve"> Given </w:t>
      </w:r>
      <w:r w:rsidR="00DE2702">
        <w:rPr>
          <w:lang w:val="en-CA"/>
        </w:rPr>
        <w:lastRenderedPageBreak/>
        <w:t xml:space="preserve">the </w:t>
      </w:r>
      <w:r w:rsidR="004F0218">
        <w:rPr>
          <w:lang w:val="en-CA"/>
        </w:rPr>
        <w:t>potential for closure violations</w:t>
      </w:r>
      <w:r w:rsidR="00401AAF">
        <w:rPr>
          <w:lang w:val="en-CA"/>
        </w:rPr>
        <w:t xml:space="preserve"> for many ecological systems</w:t>
      </w:r>
      <w:r w:rsidR="004F0218">
        <w:rPr>
          <w:lang w:val="en-CA"/>
        </w:rPr>
        <w:t xml:space="preserve">, some researchers interpret estimates </w:t>
      </w:r>
      <w:r w:rsidR="00DE2702">
        <w:rPr>
          <w:lang w:val="en-CA"/>
        </w:rPr>
        <w:t xml:space="preserve">of </w:t>
      </w:r>
      <w:r w:rsidR="004F0218">
        <w:rPr>
          <w:lang w:val="en-CA"/>
        </w:rPr>
        <w:t xml:space="preserve">abundance as estimates of the number of individuals that spend some portion of time within the sampling area during the window of repeated </w:t>
      </w:r>
      <w:del w:id="45" w:author="Ulrich, Jens" w:date="2025-06-30T16:26:00Z" w16du:dateUtc="2025-06-30T23:26:00Z">
        <w:r w:rsidR="004F0218" w:rsidDel="00BD4812">
          <w:rPr>
            <w:lang w:val="en-CA"/>
          </w:rPr>
          <w:delText>sampling events</w:delText>
        </w:r>
      </w:del>
      <w:ins w:id="46" w:author="Ulrich, Jens" w:date="2025-06-30T16:26:00Z" w16du:dateUtc="2025-06-30T23:26:00Z">
        <w:r w:rsidR="00BD4812">
          <w:rPr>
            <w:lang w:val="en-CA"/>
          </w:rPr>
          <w:t>surveys</w:t>
        </w:r>
      </w:ins>
      <w:r w:rsidR="00D06AEE">
        <w:rPr>
          <w:lang w:val="en-CA"/>
        </w:rPr>
        <w:t xml:space="preserve">, i.e., </w:t>
      </w:r>
      <w:r w:rsidR="0016493D">
        <w:rPr>
          <w:lang w:val="en-CA"/>
        </w:rPr>
        <w:t>a “superpopulation”</w:t>
      </w:r>
      <w:r w:rsidR="00E84CC1">
        <w:rPr>
          <w:lang w:val="en-CA"/>
        </w:rPr>
        <w:t xml:space="preserve"> </w:t>
      </w:r>
      <w:r w:rsidR="0072201B">
        <w:rPr>
          <w:lang w:val="en-CA"/>
        </w:rPr>
        <w:fldChar w:fldCharType="begin" w:fldLock="1"/>
      </w:r>
      <w:r w:rsidR="00AC4FC7">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2020)","plainTextFormattedCitation":"(Kery &amp; Royle, 2020)","previouslyFormattedCitation":"(Kery &amp; Royle, 2020)"},"properties":{"noteIndex":0},"schema":"https://github.com/citation-style-language/schema/raw/master/csl-citation.json"}</w:instrText>
      </w:r>
      <w:r w:rsidR="0072201B">
        <w:rPr>
          <w:lang w:val="en-CA"/>
        </w:rPr>
        <w:fldChar w:fldCharType="separate"/>
      </w:r>
      <w:r w:rsidR="00AC4FC7" w:rsidRPr="00AC4FC7">
        <w:rPr>
          <w:noProof/>
          <w:lang w:val="en-CA"/>
        </w:rPr>
        <w:t>(Kery &amp; Royle, 2020)</w:t>
      </w:r>
      <w:r w:rsidR="0072201B">
        <w:rPr>
          <w:lang w:val="en-CA"/>
        </w:rPr>
        <w:fldChar w:fldCharType="end"/>
      </w:r>
      <w:r w:rsidR="0027394A">
        <w:rPr>
          <w:lang w:val="en-CA"/>
        </w:rPr>
        <w:t xml:space="preserve">. However, </w:t>
      </w:r>
      <w:ins w:id="47" w:author="Jens Ulrich" w:date="2025-08-15T16:18:00Z" w16du:dateUtc="2025-08-15T23:18:00Z">
        <w:r w:rsidR="00CE554A">
          <w:rPr>
            <w:lang w:val="en-CA"/>
          </w:rPr>
          <w:t xml:space="preserve">simulation studies show that </w:t>
        </w:r>
      </w:ins>
      <w:r w:rsidR="00D06AEE">
        <w:rPr>
          <w:lang w:val="en-CA"/>
        </w:rPr>
        <w:t>even small</w:t>
      </w:r>
      <w:r w:rsidR="00427370">
        <w:rPr>
          <w:lang w:val="en-CA"/>
        </w:rPr>
        <w:t xml:space="preserve"> </w:t>
      </w:r>
      <w:r w:rsidR="00001346">
        <w:rPr>
          <w:lang w:val="en-CA"/>
        </w:rPr>
        <w:t>variation</w:t>
      </w:r>
      <w:r w:rsidR="00DE2702">
        <w:rPr>
          <w:lang w:val="en-CA"/>
        </w:rPr>
        <w:t>s</w:t>
      </w:r>
      <w:r w:rsidR="00D06AEE">
        <w:rPr>
          <w:lang w:val="en-CA"/>
        </w:rPr>
        <w:t xml:space="preserve"> </w:t>
      </w:r>
      <w:r w:rsidR="0072201B">
        <w:rPr>
          <w:lang w:val="en-CA"/>
        </w:rPr>
        <w:t>in</w:t>
      </w:r>
      <w:r w:rsidR="00D06AEE">
        <w:rPr>
          <w:lang w:val="en-CA"/>
        </w:rPr>
        <w:t xml:space="preserve"> </w:t>
      </w:r>
      <w:r w:rsidR="0016493D">
        <w:rPr>
          <w:lang w:val="en-CA"/>
        </w:rPr>
        <w:t>the number of individuals</w:t>
      </w:r>
      <w:r w:rsidR="00D06AEE">
        <w:rPr>
          <w:lang w:val="en-CA"/>
        </w:rPr>
        <w:t xml:space="preserve"> contained within a sampling area </w:t>
      </w:r>
      <w:r w:rsidR="0072201B">
        <w:rPr>
          <w:lang w:val="en-CA"/>
        </w:rPr>
        <w:t xml:space="preserve">across </w:t>
      </w:r>
      <w:r w:rsidR="00D06AEE">
        <w:rPr>
          <w:lang w:val="en-CA"/>
        </w:rPr>
        <w:t xml:space="preserve">repeated </w:t>
      </w:r>
      <w:del w:id="48" w:author="Ulrich, Jens" w:date="2025-06-30T16:26:00Z" w16du:dateUtc="2025-06-30T23:26:00Z">
        <w:r w:rsidR="00D06AEE" w:rsidDel="00BD4812">
          <w:rPr>
            <w:lang w:val="en-CA"/>
          </w:rPr>
          <w:delText>sampling event</w:delText>
        </w:r>
        <w:r w:rsidR="0016493D" w:rsidDel="00BD4812">
          <w:rPr>
            <w:lang w:val="en-CA"/>
          </w:rPr>
          <w:delText>s</w:delText>
        </w:r>
      </w:del>
      <w:ins w:id="49" w:author="Ulrich, Jens" w:date="2025-06-30T16:26:00Z" w16du:dateUtc="2025-06-30T23:26:00Z">
        <w:r w:rsidR="00BD4812">
          <w:rPr>
            <w:lang w:val="en-CA"/>
          </w:rPr>
          <w:t>surveys</w:t>
        </w:r>
      </w:ins>
      <w:r w:rsidR="0016493D">
        <w:rPr>
          <w:lang w:val="en-CA"/>
        </w:rPr>
        <w:t>,</w:t>
      </w:r>
      <w:del w:id="50" w:author="Jens Ulrich" w:date="2025-08-19T12:18:00Z" w16du:dateUtc="2025-08-19T19:18:00Z">
        <w:r w:rsidR="0016493D" w:rsidDel="00752B5B">
          <w:rPr>
            <w:lang w:val="en-CA"/>
          </w:rPr>
          <w:delText xml:space="preserve"> </w:delText>
        </w:r>
        <w:r w:rsidR="00DE2702" w:rsidDel="00752B5B">
          <w:rPr>
            <w:lang w:val="en-CA"/>
          </w:rPr>
          <w:delText xml:space="preserve">such as would be </w:delText>
        </w:r>
        <w:r w:rsidR="0016493D" w:rsidDel="00752B5B">
          <w:rPr>
            <w:lang w:val="en-CA"/>
          </w:rPr>
          <w:delText>caused by movement</w:delText>
        </w:r>
        <w:r w:rsidR="00E84CC1" w:rsidDel="00752B5B">
          <w:rPr>
            <w:lang w:val="en-CA"/>
          </w:rPr>
          <w:delText xml:space="preserve"> in and out of sampling areas</w:delText>
        </w:r>
        <w:r w:rsidR="0016493D" w:rsidDel="00752B5B">
          <w:rPr>
            <w:lang w:val="en-CA"/>
          </w:rPr>
          <w:delText>,</w:delText>
        </w:r>
      </w:del>
      <w:r w:rsidR="00D06AEE">
        <w:rPr>
          <w:lang w:val="en-CA"/>
        </w:rPr>
        <w:t xml:space="preserve"> can severely bias </w:t>
      </w:r>
      <w:proofErr w:type="spellStart"/>
      <w:r w:rsidR="00427370">
        <w:rPr>
          <w:lang w:val="en-CA"/>
        </w:rPr>
        <w:t>binmix</w:t>
      </w:r>
      <w:proofErr w:type="spellEnd"/>
      <w:r w:rsidR="00427370">
        <w:rPr>
          <w:lang w:val="en-CA"/>
        </w:rPr>
        <w:t xml:space="preserve"> estimates </w:t>
      </w:r>
      <w:r w:rsidR="00001346">
        <w:rPr>
          <w:lang w:val="en-CA"/>
        </w:rPr>
        <w:t xml:space="preserve">of </w:t>
      </w:r>
      <w:r w:rsidR="0016493D">
        <w:rPr>
          <w:lang w:val="en-CA"/>
        </w:rPr>
        <w:t xml:space="preserve">the size of the superpopulation </w:t>
      </w:r>
      <w:r w:rsidR="00B91F9A">
        <w:rPr>
          <w:lang w:val="en-CA"/>
        </w:rPr>
        <w:fldChar w:fldCharType="begin" w:fldLock="1"/>
      </w:r>
      <w:r w:rsidR="00981DC2">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instrText>
      </w:r>
      <w:r w:rsidR="00B91F9A">
        <w:rPr>
          <w:lang w:val="en-CA"/>
        </w:rPr>
        <w:fldChar w:fldCharType="separate"/>
      </w:r>
      <w:r w:rsidR="00401AAF" w:rsidRPr="00401AAF">
        <w:rPr>
          <w:noProof/>
          <w:lang w:val="en-CA"/>
        </w:rPr>
        <w:t>(Link et al., 2018)</w:t>
      </w:r>
      <w:r w:rsidR="00B91F9A">
        <w:rPr>
          <w:lang w:val="en-CA"/>
        </w:rPr>
        <w:fldChar w:fldCharType="end"/>
      </w:r>
      <w:ins w:id="51" w:author="Jens Ulrich" w:date="2025-08-19T12:16:00Z" w16du:dateUtc="2025-08-19T19:16:00Z">
        <w:r w:rsidR="00752B5B">
          <w:rPr>
            <w:lang w:val="en-CA"/>
          </w:rPr>
          <w:t xml:space="preserve">. Currently, there is limited information on how </w:t>
        </w:r>
        <w:proofErr w:type="spellStart"/>
        <w:r w:rsidR="00752B5B">
          <w:rPr>
            <w:lang w:val="en-CA"/>
          </w:rPr>
          <w:t>binmix</w:t>
        </w:r>
        <w:proofErr w:type="spellEnd"/>
        <w:r w:rsidR="00752B5B">
          <w:rPr>
            <w:lang w:val="en-CA"/>
          </w:rPr>
          <w:t xml:space="preserve"> models versus </w:t>
        </w:r>
        <w:proofErr w:type="spellStart"/>
        <w:r w:rsidR="00752B5B">
          <w:rPr>
            <w:lang w:val="en-CA"/>
          </w:rPr>
          <w:t>multimix</w:t>
        </w:r>
        <w:proofErr w:type="spellEnd"/>
        <w:r w:rsidR="00752B5B">
          <w:rPr>
            <w:lang w:val="en-CA"/>
          </w:rPr>
          <w:t xml:space="preserve"> models are impacted by </w:t>
        </w:r>
      </w:ins>
      <w:ins w:id="52" w:author="Jens Ulrich" w:date="2025-08-19T12:19:00Z" w16du:dateUtc="2025-08-19T19:19:00Z">
        <w:r w:rsidR="00752B5B">
          <w:rPr>
            <w:lang w:val="en-CA"/>
          </w:rPr>
          <w:t>violations of population closure assumptions, such as would be caused by movement or mortality.</w:t>
        </w:r>
      </w:ins>
      <w:del w:id="53" w:author="Jens Ulrich" w:date="2025-08-19T12:19:00Z" w16du:dateUtc="2025-08-19T19:19:00Z">
        <w:r w:rsidR="00AD43F8" w:rsidDel="00752B5B">
          <w:rPr>
            <w:lang w:val="en-CA"/>
          </w:rPr>
          <w:delText>.</w:delText>
        </w:r>
      </w:del>
    </w:p>
    <w:p w14:paraId="58564F42" w14:textId="7EEE40A2" w:rsidR="00AD43F8" w:rsidRDefault="00752B5B" w:rsidP="00B97F30">
      <w:pPr>
        <w:spacing w:line="480" w:lineRule="auto"/>
        <w:ind w:firstLine="720"/>
        <w:rPr>
          <w:lang w:val="en-CA"/>
        </w:rPr>
      </w:pPr>
      <w:ins w:id="54" w:author="Jens Ulrich" w:date="2025-08-19T12:20:00Z" w16du:dateUtc="2025-08-19T19:20:00Z">
        <w:r>
          <w:rPr>
            <w:lang w:val="en-CA"/>
          </w:rPr>
          <w:t xml:space="preserve">Sensitivity of </w:t>
        </w:r>
        <w:proofErr w:type="spellStart"/>
        <w:r>
          <w:rPr>
            <w:lang w:val="en-CA"/>
          </w:rPr>
          <w:t>binmix</w:t>
        </w:r>
        <w:proofErr w:type="spellEnd"/>
        <w:r>
          <w:rPr>
            <w:lang w:val="en-CA"/>
          </w:rPr>
          <w:t xml:space="preserve"> models to modelling choices raises further concern about their </w:t>
        </w:r>
      </w:ins>
      <w:ins w:id="55" w:author="Jens Ulrich" w:date="2025-08-19T12:21:00Z" w16du:dateUtc="2025-08-19T19:21:00Z">
        <w:r>
          <w:rPr>
            <w:lang w:val="en-CA"/>
          </w:rPr>
          <w:t xml:space="preserve">usage. </w:t>
        </w:r>
      </w:ins>
      <w:del w:id="56" w:author="Jens Ulrich" w:date="2025-08-19T12:18:00Z" w16du:dateUtc="2025-08-19T19:18:00Z">
        <w:r w:rsidR="0016493D" w:rsidDel="00752B5B">
          <w:rPr>
            <w:lang w:val="en-CA"/>
          </w:rPr>
          <w:delText xml:space="preserve"> </w:delText>
        </w:r>
      </w:del>
      <w:ins w:id="57" w:author="Jens Ulrich" w:date="2025-08-15T16:18:00Z" w16du:dateUtc="2025-08-15T23:18:00Z">
        <w:r w:rsidR="00CE554A">
          <w:rPr>
            <w:lang w:val="en-CA"/>
          </w:rPr>
          <w:t xml:space="preserve">Model </w:t>
        </w:r>
        <w:r w:rsidR="00CE554A" w:rsidRPr="004340E6">
          <w:rPr>
            <w:lang w:val="en-CA"/>
          </w:rPr>
          <w:t>misspecificatio</w:t>
        </w:r>
      </w:ins>
      <w:ins w:id="58" w:author="Jens Ulrich" w:date="2025-08-15T16:19:00Z" w16du:dateUtc="2025-08-15T23:19:00Z">
        <w:r w:rsidR="00CE554A" w:rsidRPr="004340E6">
          <w:rPr>
            <w:lang w:val="en-CA"/>
          </w:rPr>
          <w:t>n, for example, not accounting for overdispersion in abundance or heterogeneity in individual detection rates can impact estimation</w:t>
        </w:r>
      </w:ins>
      <w:ins w:id="59" w:author="Jens Christian Ulrich" w:date="2025-09-10T16:38:00Z" w16du:dateUtc="2025-09-10T20:38:00Z">
        <w:r w:rsidR="004340E6" w:rsidRPr="004340E6">
          <w:rPr>
            <w:lang w:val="en-CA"/>
          </w:rPr>
          <w:t xml:space="preserve"> </w:t>
        </w:r>
      </w:ins>
      <w:ins w:id="60" w:author="Jens Christian Ulrich" w:date="2025-09-10T16:39:00Z" w16du:dateUtc="2025-09-10T20:39:00Z">
        <w:r w:rsidR="004340E6" w:rsidRPr="004340E6">
          <w:rPr>
            <w:lang w:val="en-CA"/>
          </w:rPr>
          <w:fldChar w:fldCharType="begin" w:fldLock="1"/>
        </w:r>
      </w:ins>
      <w:r w:rsidR="004340E6">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models","type":"article-journal","volume":"99"},"uris":["http://www.mendeley.com/documents/?uuid=c8a72555-266d-36e7-9959-f0234ab701c1"]},{"id":"ITEM-2","itemData":{"DOI":"10.1111/2041-210X.13062","ISSN":"2041-210X","abstract":"Binomial N-mixture models are commonly applied to analyse population survey data. By estimating detection probabilities, N-mixture models aim at extracting information about abundances in terms of absolute and not just relative numbers. This separation of detection probability and abundance relies on parametric assumptions about the distribution of individuals among sites and of detections of individuals among repeat visits to sites. Current methods for checking assumptions are limited, and their computational complexity has hindered evaluations of their performance. We use simulations and a case study to assess the sensitivity of binomial N-mixture models to overdispersion in abundance and in detection, develop computationally efficient graphical goodness of fit checks to detect it, and evaluate the ability of the checks to identify overdispersion. The simulations show that if the parametric assumptions are not exact the bias in estimated abundances can be severe: underestimation if there is overdispersion in abundance relative to the fitted model and overestimation if there is overdispersion in detection. Our goodness-of-fit checks performed well in detecting lack of fit when the abundance distribution was overdispersed, but struggled to detect lack of fit when detections were overdispersed. We show that the inability to detect lack of fit due to overdispersed detection is caused by a fundamental similarity between N-mixture models with beta-binomial detections and N-mixture models with negative binomial abundances. The strong biases that can occur in the binomial N-mixture model when the distribution of individuals among sites, or the detection model, is mis-specified implies that checking goodness of fit is essential for sound inference about abundance. To check the assumptions we provide computationally efficient goodness of fit checks that are available in an R-package nmixgof. However, even when a binomial N-mixture model appears to fit the data well, estimates are not robust in the presence of overdispersion. We show that problems can occur even when estimated detection probabilities are high, and that previously reported problems with negative binomial models cannot always be diagnosed by checking the sensitivity of abundance estimates to numerical cutoff values used in likelihood computations.","author":[{"dropping-particle":"","family":"Knape","given":"J.","non-dropping-particle":"","parse-names":false,"suffix":""},{"dropping-particle":"","family":"Arlt","given":"D.","non-dropping-particle":"","parse-names":false,"suffix":""},{"dropping-particle":"","family":"Barraquand","given":"F.","non-dropping-particle":"","parse-names":false,"suffix":""},{"dropping-particle":"","family":"Berg","given":"Å.","non-dropping-particle":"","parse-names":false,"suffix":""},{"dropping-particle":"","family":"Chevalier","given":"M.","non-dropping-particle":"","parse-names":false,"suffix":""},{"dropping-particle":"","family":"Pärt","given":"T.","non-dropping-particle":"","parse-names":false,"suffix":""},{"dropping-particle":"","family":"Ruete","given":"A.","non-dropping-particle":"","parse-names":false,"suffix":""},{"dropping-particle":"","family":"Żmihorski","given":"M.","non-dropping-particle":"","parse-names":false,"suffix":""}],"container-title":"Methods in Ecology and Evolution","id":"ITEM-2","issue":"10","issued":{"date-parts":[["2018","10","1"]]},"page":"2102-2114","publisher":"John Wiley &amp; Sons, Ltd","title":"Sensitivity of binomial N-mixture models to overdispersion: The importance of assessing model fit","type":"article-journal","volume":"9"},"uris":["http://www.mendeley.com/documents/?uuid=e1bcae63-7272-3891-b067-8d86e3a1999c"]}],"mendeley":{"formattedCitation":"(Knape et al., 2018; W. Link et al., 2018)","manualFormatting":"(Knape et al., 2018; Link et al., 2018)","plainTextFormattedCitation":"(Knape et al., 2018; W. Link et al., 2018)","previouslyFormattedCitation":"(Knape et al., 2018; W. Link et al., 2018)"},"properties":{"noteIndex":0},"schema":"https://github.com/citation-style-language/schema/raw/master/csl-citation.json"}</w:instrText>
      </w:r>
      <w:r w:rsidR="004340E6" w:rsidRPr="004340E6">
        <w:rPr>
          <w:lang w:val="en-CA"/>
        </w:rPr>
        <w:fldChar w:fldCharType="separate"/>
      </w:r>
      <w:r w:rsidR="004340E6" w:rsidRPr="004340E6">
        <w:rPr>
          <w:noProof/>
          <w:lang w:val="en-CA"/>
        </w:rPr>
        <w:t xml:space="preserve">(Knape et al., 2018; </w:t>
      </w:r>
      <w:del w:id="61" w:author="Jens Christian Ulrich" w:date="2025-09-10T16:40:00Z" w16du:dateUtc="2025-09-10T20:40:00Z">
        <w:r w:rsidR="004340E6" w:rsidRPr="004340E6" w:rsidDel="004340E6">
          <w:rPr>
            <w:noProof/>
            <w:lang w:val="en-CA"/>
          </w:rPr>
          <w:delText xml:space="preserve">W. </w:delText>
        </w:r>
      </w:del>
      <w:r w:rsidR="004340E6" w:rsidRPr="004340E6">
        <w:rPr>
          <w:noProof/>
          <w:lang w:val="en-CA"/>
        </w:rPr>
        <w:t>Link et al., 2018)</w:t>
      </w:r>
      <w:ins w:id="62" w:author="Jens Christian Ulrich" w:date="2025-09-10T16:39:00Z" w16du:dateUtc="2025-09-10T20:39:00Z">
        <w:r w:rsidR="004340E6" w:rsidRPr="004340E6">
          <w:rPr>
            <w:lang w:val="en-CA"/>
          </w:rPr>
          <w:fldChar w:fldCharType="end"/>
        </w:r>
      </w:ins>
      <w:ins w:id="63" w:author="Jens Ulrich" w:date="2025-08-15T16:19:00Z" w16du:dateUtc="2025-08-15T23:19:00Z">
        <w:del w:id="64" w:author="Jens Christian Ulrich" w:date="2025-09-10T16:38:00Z" w16du:dateUtc="2025-09-10T20:38:00Z">
          <w:r w:rsidR="00CE554A" w:rsidRPr="004340E6" w:rsidDel="004340E6">
            <w:rPr>
              <w:lang w:val="en-CA"/>
            </w:rPr>
            <w:delText xml:space="preserve"> </w:delText>
          </w:r>
        </w:del>
      </w:ins>
      <w:ins w:id="65" w:author="Jens Ulrich" w:date="2025-08-15T16:20:00Z" w16du:dateUtc="2025-08-15T23:20:00Z">
        <w:del w:id="66" w:author="Jens Christian Ulrich" w:date="2025-09-10T16:37:00Z" w16du:dateUtc="2025-09-10T20:37:00Z">
          <w:r w:rsidR="00CE554A" w:rsidRPr="004340E6" w:rsidDel="004340E6">
            <w:rPr>
              <w:lang w:val="en-CA"/>
            </w:rPr>
            <w:delText>(Link et al. and Knape et al.)</w:delText>
          </w:r>
        </w:del>
        <w:r w:rsidR="00CE554A" w:rsidRPr="004340E6">
          <w:rPr>
            <w:lang w:val="en-CA"/>
          </w:rPr>
          <w:t xml:space="preserve">. </w:t>
        </w:r>
      </w:ins>
      <w:ins w:id="67" w:author="Jens Christian Ulrich" w:date="2025-09-10T16:40:00Z" w16du:dateUtc="2025-09-10T20:40:00Z">
        <w:r w:rsidR="004340E6" w:rsidRPr="004340E6">
          <w:rPr>
            <w:lang w:val="en-CA"/>
          </w:rPr>
          <w:fldChar w:fldCharType="begin" w:fldLock="1"/>
        </w:r>
      </w:ins>
      <w:r w:rsidR="004340E6">
        <w:rPr>
          <w:lang w:val="en-CA"/>
        </w:rPr>
        <w:instrText>ADDIN CSL_CITATION {"citationItems":[{"id":"ITEM-1","itemData":{"DOI":"10.1002/ECS2.2791","ISSN":"2150-8925","abstract":"Population monitoring is important for investigating a variety of ecological questions, and N</w:instrText>
      </w:r>
      <w:r w:rsidR="004340E6">
        <w:rPr>
          <w:rFonts w:ascii="Cambria Math" w:hAnsi="Cambria Math" w:cs="Cambria Math"/>
          <w:lang w:val="en-CA"/>
        </w:rPr>
        <w:instrText>‐</w:instrText>
      </w:r>
      <w:r w:rsidR="004340E6">
        <w:rPr>
          <w:lang w:val="en-CA"/>
        </w:rPr>
        <w:instrText>mixture models are increasingly used to model population size ( N ) and trends (</w:instrText>
      </w:r>
      <w:r w:rsidR="004340E6">
        <w:rPr>
          <w:rFonts w:ascii="Aptos" w:hAnsi="Aptos" w:cs="Aptos"/>
          <w:lang w:val="en-CA"/>
        </w:rPr>
        <w:instrText>λ</w:instrText>
      </w:r>
      <w:r w:rsidR="004340E6">
        <w:rPr>
          <w:lang w:val="en-CA"/>
        </w:rPr>
        <w:instrText>) while estimating detectability ( p ) from repeated counts within primary periods (when populations are closed to changes). Extending these models to dynamic processes with serial dependence across primary periods may relax the closure assumption, but simulations to evaluate models and inform effort (e.g., number of repeated counts) typically assume p is constant or random across sites and years. Thus, it is unknown how these models perform under scenarios where trends in p confound inferences on N and λ, and conclusions regarding effort may be overoptimistic. Here, we used global positioning system data from greater sage</w:instrText>
      </w:r>
      <w:r w:rsidR="004340E6">
        <w:rPr>
          <w:rFonts w:ascii="Cambria Math" w:hAnsi="Cambria Math" w:cs="Cambria Math"/>
          <w:lang w:val="en-CA"/>
        </w:rPr>
        <w:instrText>‐</w:instrText>
      </w:r>
      <w:r w:rsidR="004340E6">
        <w:rPr>
          <w:lang w:val="en-CA"/>
        </w:rPr>
        <w:instrText>grouse ( Centrocercus urophasianus ) to inform simulations of the detection process for lek counts of this species, and we created scenarios with and without linear annual trends in p . We then compared estimates of N and λ from hierarchical population models either fit with single maximum counts or with detectability estimated from repeated counts (dynamic N</w:instrText>
      </w:r>
      <w:r w:rsidR="004340E6">
        <w:rPr>
          <w:rFonts w:ascii="Cambria Math" w:hAnsi="Cambria Math" w:cs="Cambria Math"/>
          <w:lang w:val="en-CA"/>
        </w:rPr>
        <w:instrText>‐</w:instrText>
      </w:r>
      <w:r w:rsidR="004340E6">
        <w:rPr>
          <w:lang w:val="en-CA"/>
        </w:rPr>
        <w:instrText>mixture models). We also explored using auxiliary data to correct counts for variation in detectability. Uncorrected count models consistently underestimated N by &gt;50%, whereas N</w:instrText>
      </w:r>
      <w:r w:rsidR="004340E6">
        <w:rPr>
          <w:rFonts w:ascii="Cambria Math" w:hAnsi="Cambria Math" w:cs="Cambria Math"/>
          <w:lang w:val="en-CA"/>
        </w:rPr>
        <w:instrText>‐</w:instrText>
      </w:r>
      <w:r w:rsidR="004340E6">
        <w:rPr>
          <w:lang w:val="en-CA"/>
        </w:rPr>
        <w:instrText>mixture models without auxiliary data underestimated N to a lesser degree due to unmodeled heterogeneity in p such as age. Nevertheless, estimates of λ from both types of models were unbiased and similar for scenarios without trends in p . When p declined systematically across years, uncorrected count models underestimated λ, whereas N</w:instrText>
      </w:r>
      <w:r w:rsidR="004340E6">
        <w:rPr>
          <w:rFonts w:ascii="Cambria Math" w:hAnsi="Cambria Math" w:cs="Cambria Math"/>
          <w:lang w:val="en-CA"/>
        </w:rPr>
        <w:instrText>‐</w:instrText>
      </w:r>
      <w:r w:rsidR="004340E6">
        <w:rPr>
          <w:lang w:val="en-CA"/>
        </w:rPr>
        <w:instrText xml:space="preserve">mixture models estimated </w:instrText>
      </w:r>
      <w:r w:rsidR="004340E6">
        <w:rPr>
          <w:rFonts w:ascii="Aptos" w:hAnsi="Aptos" w:cs="Aptos"/>
          <w:lang w:val="en-CA"/>
        </w:rPr>
        <w:instrText>λ</w:instrText>
      </w:r>
      <w:r w:rsidR="004340E6">
        <w:rPr>
          <w:lang w:val="en-CA"/>
        </w:rPr>
        <w:instrText xml:space="preserve"> with little bias when all sites were counted repeatedly. Auxiliary data also reduced bias in parameter estimates. Evaluating population models using scenarios with systematic variation in p may better reveal potential biases and inform effort than simulations that assume p is constant or random. Dynamic N</w:instrText>
      </w:r>
      <w:r w:rsidR="004340E6">
        <w:rPr>
          <w:rFonts w:ascii="Cambria Math" w:hAnsi="Cambria Math" w:cs="Cambria Math"/>
          <w:lang w:val="en-CA"/>
        </w:rPr>
        <w:instrText>‐</w:instrText>
      </w:r>
      <w:r w:rsidR="004340E6">
        <w:rPr>
          <w:lang w:val="en-CA"/>
        </w:rPr>
        <w:instrText>mixture models can distinguish between trends in p and N , but also require repeated counts within primary periods for accurate estimates. Auxiliary data may be useful when researchers lack repeated counts, wish to monitor more sites less intensively, or require unbiased estimates of N .","author":[{"dropping-particle":"","family":"Monroe","given":"A.","non-dropping-particle":"","parse-names":false,"suffix":""},{"dropping-particle":"","family":"Wann","given":"G.","non-dropping-particle":"","parse-names":false,"suffix":""},{"dropping-particle":"","family":"Aldridge","given":"C.","non-dropping-particle":"","parse-names":false,"suffix":""},{"dropping-particle":"","family":"Coates","given":"P.","non-dropping-particle":"","parse-names":false,"suffix":""}],"container-title":"Ecosphere","id":"ITEM-1","issue":"7","issued":{"date-parts":[["2019","7","1"]]},"page":"e02791","publisher":"John Wiley &amp; Sons, Ltd","title":"The importance of simulation assumptions when evaluating detectability in population models","type":"article-journal","volume":"10"},"uris":["http://www.mendeley.com/documents/?uuid=d716731f-5992-3d3a-8ff2-196597fede17"]}],"mendeley":{"formattedCitation":"(Monroe et al., 2019)","manualFormatting":"Monroe et al. (2019)","plainTextFormattedCitation":"(Monroe et al., 2019)","previouslyFormattedCitation":"(Monroe et al., 2019)"},"properties":{"noteIndex":0},"schema":"https://github.com/citation-style-language/schema/raw/master/csl-citation.json"}</w:instrText>
      </w:r>
      <w:r w:rsidR="004340E6" w:rsidRPr="004340E6">
        <w:rPr>
          <w:lang w:val="en-CA"/>
        </w:rPr>
        <w:fldChar w:fldCharType="separate"/>
      </w:r>
      <w:del w:id="68" w:author="Jens Christian Ulrich" w:date="2025-09-10T16:40:00Z" w16du:dateUtc="2025-09-10T20:40:00Z">
        <w:r w:rsidR="004340E6" w:rsidRPr="004340E6" w:rsidDel="004340E6">
          <w:rPr>
            <w:noProof/>
            <w:lang w:val="en-CA"/>
          </w:rPr>
          <w:delText>(</w:delText>
        </w:r>
      </w:del>
      <w:r w:rsidR="004340E6" w:rsidRPr="004340E6">
        <w:rPr>
          <w:noProof/>
          <w:lang w:val="en-CA"/>
        </w:rPr>
        <w:t>Monroe et al.</w:t>
      </w:r>
      <w:del w:id="69" w:author="Jens Christian Ulrich" w:date="2025-09-10T16:40:00Z" w16du:dateUtc="2025-09-10T20:40:00Z">
        <w:r w:rsidR="004340E6" w:rsidRPr="004340E6" w:rsidDel="004340E6">
          <w:rPr>
            <w:noProof/>
            <w:lang w:val="en-CA"/>
          </w:rPr>
          <w:delText>,</w:delText>
        </w:r>
      </w:del>
      <w:r w:rsidR="004340E6" w:rsidRPr="004340E6">
        <w:rPr>
          <w:noProof/>
          <w:lang w:val="en-CA"/>
        </w:rPr>
        <w:t xml:space="preserve"> </w:t>
      </w:r>
      <w:ins w:id="70" w:author="Jens Christian Ulrich" w:date="2025-09-10T16:40:00Z" w16du:dateUtc="2025-09-10T20:40:00Z">
        <w:r w:rsidR="004340E6" w:rsidRPr="004340E6">
          <w:rPr>
            <w:noProof/>
            <w:lang w:val="en-CA"/>
          </w:rPr>
          <w:t>(</w:t>
        </w:r>
      </w:ins>
      <w:r w:rsidR="004340E6" w:rsidRPr="004340E6">
        <w:rPr>
          <w:noProof/>
          <w:lang w:val="en-CA"/>
        </w:rPr>
        <w:t>2019)</w:t>
      </w:r>
      <w:ins w:id="71" w:author="Jens Christian Ulrich" w:date="2025-09-10T16:40:00Z" w16du:dateUtc="2025-09-10T20:40:00Z">
        <w:r w:rsidR="004340E6" w:rsidRPr="004340E6">
          <w:rPr>
            <w:lang w:val="en-CA"/>
          </w:rPr>
          <w:fldChar w:fldCharType="end"/>
        </w:r>
      </w:ins>
      <w:ins w:id="72" w:author="Jens Ulrich" w:date="2025-08-15T16:36:00Z" w16du:dateUtc="2025-08-15T23:36:00Z">
        <w:del w:id="73" w:author="Jens Christian Ulrich" w:date="2025-09-10T16:40:00Z" w16du:dateUtc="2025-09-10T20:40:00Z">
          <w:r w:rsidR="00C80625" w:rsidRPr="004340E6" w:rsidDel="004340E6">
            <w:rPr>
              <w:lang w:val="en-CA"/>
            </w:rPr>
            <w:delText>Monroe et al.</w:delText>
          </w:r>
        </w:del>
      </w:ins>
      <w:ins w:id="74" w:author="Jens Ulrich" w:date="2025-08-19T12:14:00Z" w16du:dateUtc="2025-08-19T19:14:00Z">
        <w:del w:id="75" w:author="Jens Christian Ulrich" w:date="2025-09-10T16:40:00Z" w16du:dateUtc="2025-09-10T20:40:00Z">
          <w:r w:rsidRPr="004340E6" w:rsidDel="004340E6">
            <w:rPr>
              <w:lang w:val="en-CA"/>
              <w:rPrChange w:id="76" w:author="Jens Christian Ulrich" w:date="2025-09-10T16:41:00Z" w16du:dateUtc="2025-09-10T20:41:00Z">
                <w:rPr>
                  <w:highlight w:val="yellow"/>
                  <w:lang w:val="en-CA"/>
                </w:rPr>
              </w:rPrChange>
            </w:rPr>
            <w:delText xml:space="preserve"> ()</w:delText>
          </w:r>
        </w:del>
      </w:ins>
      <w:ins w:id="77" w:author="Jens Ulrich" w:date="2025-08-15T16:36:00Z" w16du:dateUtc="2025-08-15T23:36:00Z">
        <w:r w:rsidR="00C80625" w:rsidRPr="004340E6">
          <w:rPr>
            <w:lang w:val="en-CA"/>
          </w:rPr>
          <w:t xml:space="preserve">, also showed </w:t>
        </w:r>
      </w:ins>
      <w:ins w:id="78" w:author="Jens Ulrich" w:date="2025-08-15T16:37:00Z" w16du:dateUtc="2025-08-15T23:37:00Z">
        <w:r w:rsidR="00C80625" w:rsidRPr="004340E6">
          <w:rPr>
            <w:lang w:val="en-CA"/>
          </w:rPr>
          <w:t xml:space="preserve">that trend estimates in population size </w:t>
        </w:r>
      </w:ins>
      <w:ins w:id="79" w:author="Jens Ulrich" w:date="2025-08-19T12:14:00Z" w16du:dateUtc="2025-08-19T19:14:00Z">
        <w:r w:rsidRPr="004340E6">
          <w:rPr>
            <w:lang w:val="en-CA"/>
            <w:rPrChange w:id="80" w:author="Jens Christian Ulrich" w:date="2025-09-10T16:41:00Z" w16du:dateUtc="2025-09-10T20:41:00Z">
              <w:rPr>
                <w:highlight w:val="yellow"/>
                <w:lang w:val="en-CA"/>
              </w:rPr>
            </w:rPrChange>
          </w:rPr>
          <w:t>are</w:t>
        </w:r>
      </w:ins>
      <w:ins w:id="81" w:author="Jens Ulrich" w:date="2025-08-15T16:37:00Z" w16du:dateUtc="2025-08-15T23:37:00Z">
        <w:r w:rsidR="00C80625" w:rsidRPr="004340E6">
          <w:rPr>
            <w:lang w:val="en-CA"/>
            <w:rPrChange w:id="82" w:author="Jens Christian Ulrich" w:date="2025-09-10T16:41:00Z" w16du:dateUtc="2025-09-10T20:41:00Z">
              <w:rPr>
                <w:highlight w:val="yellow"/>
                <w:lang w:val="en-CA"/>
              </w:rPr>
            </w:rPrChange>
          </w:rPr>
          <w:t xml:space="preserve"> biased </w:t>
        </w:r>
        <w:r w:rsidR="00C80625" w:rsidRPr="004340E6">
          <w:rPr>
            <w:lang w:val="en-CA"/>
          </w:rPr>
          <w:t>when covariate effects are confounded</w:t>
        </w:r>
        <w:r w:rsidR="00C80625">
          <w:rPr>
            <w:lang w:val="en-CA"/>
          </w:rPr>
          <w:t xml:space="preserve"> with </w:t>
        </w:r>
      </w:ins>
      <w:ins w:id="83" w:author="Jens Ulrich" w:date="2025-08-15T16:38:00Z" w16du:dateUtc="2025-08-15T23:38:00Z">
        <w:r w:rsidR="00C80625">
          <w:rPr>
            <w:lang w:val="en-CA"/>
          </w:rPr>
          <w:t xml:space="preserve">changes in detection rate. Nonetheless, some studies have shown that </w:t>
        </w:r>
        <w:proofErr w:type="spellStart"/>
        <w:r w:rsidR="00C80625">
          <w:rPr>
            <w:lang w:val="en-CA"/>
          </w:rPr>
          <w:t>binmix</w:t>
        </w:r>
        <w:proofErr w:type="spellEnd"/>
        <w:r w:rsidR="00C80625">
          <w:rPr>
            <w:lang w:val="en-CA"/>
          </w:rPr>
          <w:t xml:space="preserve"> </w:t>
        </w:r>
      </w:ins>
      <w:ins w:id="84" w:author="Jens Ulrich" w:date="2025-08-15T16:39:00Z" w16du:dateUtc="2025-08-15T23:39:00Z">
        <w:r w:rsidR="00C80625">
          <w:rPr>
            <w:lang w:val="en-CA"/>
          </w:rPr>
          <w:t xml:space="preserve">models can provide good comparisons of relative abundance across </w:t>
        </w:r>
        <w:r w:rsidR="00C80625" w:rsidRPr="004340E6">
          <w:rPr>
            <w:lang w:val="en-CA"/>
          </w:rPr>
          <w:t>sites</w:t>
        </w:r>
        <w:del w:id="85" w:author="Jens Christian Ulrich" w:date="2025-09-10T16:41:00Z" w16du:dateUtc="2025-09-10T20:41:00Z">
          <w:r w:rsidR="00C80625" w:rsidRPr="004340E6" w:rsidDel="004340E6">
            <w:rPr>
              <w:lang w:val="en-CA"/>
            </w:rPr>
            <w:delText xml:space="preserve"> …</w:delText>
          </w:r>
        </w:del>
      </w:ins>
      <w:ins w:id="86" w:author="Jens Ulrich" w:date="2025-08-15T16:40:00Z" w16du:dateUtc="2025-08-15T23:40:00Z">
        <w:r w:rsidR="00C80625" w:rsidRPr="004340E6">
          <w:rPr>
            <w:lang w:val="en-CA"/>
          </w:rPr>
          <w:t xml:space="preserve"> under certain conditions, for example, when violations such as overdispersion or lack of closure </w:t>
        </w:r>
      </w:ins>
      <w:ins w:id="87" w:author="Jens Ulrich" w:date="2025-08-15T16:41:00Z" w16du:dateUtc="2025-08-15T23:41:00Z">
        <w:r w:rsidR="00C80625" w:rsidRPr="004340E6">
          <w:rPr>
            <w:lang w:val="en-CA"/>
          </w:rPr>
          <w:t>do not covary with ecological predictors of abundance</w:t>
        </w:r>
        <w:r w:rsidR="00C80625">
          <w:rPr>
            <w:lang w:val="en-CA"/>
          </w:rPr>
          <w:t xml:space="preserve"> </w:t>
        </w:r>
      </w:ins>
      <w:ins w:id="88" w:author="Jens Ulrich" w:date="2025-08-15T16:39:00Z" w16du:dateUtc="2025-08-15T23:39:00Z">
        <w:r w:rsidR="00C80625" w:rsidRPr="00DA046D">
          <w:rPr>
            <w:lang w:val="en-CA"/>
          </w:rPr>
          <w:fldChar w:fldCharType="begin" w:fldLock="1"/>
        </w:r>
      </w:ins>
      <w:r w:rsidR="004340E6">
        <w:rPr>
          <w:lang w:val="en-CA"/>
        </w:rPr>
        <w: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violations","type":"article-journal","volume":"131"},"uris":["http://www.mendeley.com/documents/?uuid=501d0873-2939-360e-8ddf-ea2a31d544b8"]},{"id":"ITEM-2","itemData":{"DOI":"10.1038/s41598-022-16368-z","ISSN":"2045-2322","PMID":"35853908","abstract":"To analyze species count data when detection is imperfect, ecologists need models to estimate relative abundance in the presence of unknown sources of heterogeneity. Two candidate models are generalized linear mixed models (GLMMs) and hierarchical N-mixture models. GLMMs are computationally robust but do not explicitly separate detection from abundance patterns. N-mixture models separately estimate detection and abundance via a latent state but are sensitive to violations in assumptions and subject to practical estimation issues. When one can assume that detection is not systematically confounded with ecological patterns of interest, these two models can be viewed as sharing a heuristic framework for relative abundance estimation. Model selection can then&amp;nbsp;determine which predicts observed counts best, for example by AIC. We compared four N-mixture model variants and two GLMM variants for predicting bird counts in local subsets of a citizen science dataset, eBird, based on model selection and goodness-of-fit measures. We found that both GLMMs and N-mixture models—especially N-mixtures with beta-binomial detection submodels—were supported in a moderate number of datasets, suggesting that both tools are useful and that relative fit is context-dependent. We provide faster software implementations of N-mixture likelihood calculations and a reparameterization to interpret unstable estimates for N-mixture models.","author":[{"dropping-particle":"","family":"Goldstein","given":"Benjamin R.","non-dropping-particle":"","parse-names":false,"suffix":""},{"dropping-particle":"","family":"Valpine","given":"Perry","non-dropping-particle":"de","parse-names":false,"suffix":""}],"container-title":"Scientific Reports","id":"ITEM-2","issue":"1","issued":{"date-parts":[["2022","7","19"]]},"page":"1-12","publisher":"Nature Publishing Group","title":"Comparing N-mixture models and GLMMs for relative abundance estimation in a citizen science dataset","type":"article-journal","volume":"12"},"uris":["http://www.mendeley.com/documents/?uuid=af3dd6b0-7019-3606-a842-2bca8897d043"]}],"mendeley":{"formattedCitation":"(Fogarty &amp; Fleishman, 2021; Goldstein &amp; de Valpine, 2022)","plainTextFormattedCitation":"(Fogarty &amp; Fleishman, 2021; Goldstein &amp; de Valpine, 2022)","previouslyFormattedCitation":"(Fogarty &amp; Fleishman, 2021; Goldstein &amp; de Valpine, 2022)"},"properties":{"noteIndex":0},"schema":"https://github.com/citation-style-language/schema/raw/master/csl-citation.json"}</w:instrText>
      </w:r>
      <w:ins w:id="89" w:author="Jens Ulrich" w:date="2025-08-15T16:39:00Z" w16du:dateUtc="2025-08-15T23:39:00Z">
        <w:r w:rsidR="00C80625" w:rsidRPr="00DA046D">
          <w:rPr>
            <w:lang w:val="en-CA"/>
          </w:rPr>
          <w:fldChar w:fldCharType="separate"/>
        </w:r>
      </w:ins>
      <w:r w:rsidR="004340E6" w:rsidRPr="004340E6">
        <w:rPr>
          <w:noProof/>
          <w:lang w:val="en-CA"/>
        </w:rPr>
        <w:t>(Fogarty &amp; Fleishman, 2021; Goldstein &amp; de Valpine, 2022)</w:t>
      </w:r>
      <w:ins w:id="90" w:author="Jens Ulrich" w:date="2025-08-15T16:39:00Z" w16du:dateUtc="2025-08-15T23:39:00Z">
        <w:r w:rsidR="00C80625" w:rsidRPr="00DA046D">
          <w:rPr>
            <w:lang w:val="en-CA"/>
          </w:rPr>
          <w:fldChar w:fldCharType="end"/>
        </w:r>
        <w:del w:id="91" w:author="Jens Christian Ulrich" w:date="2025-09-10T16:42:00Z" w16du:dateUtc="2025-09-10T20:42:00Z">
          <w:r w:rsidR="00C80625" w:rsidDel="004340E6">
            <w:rPr>
              <w:lang w:val="en-CA"/>
            </w:rPr>
            <w:delText xml:space="preserve"> and also </w:delText>
          </w:r>
          <w:r w:rsidR="00C80625" w:rsidRPr="00C80625" w:rsidDel="004340E6">
            <w:rPr>
              <w:highlight w:val="yellow"/>
              <w:lang w:val="en-CA"/>
              <w:rPrChange w:id="92" w:author="Jens Ulrich" w:date="2025-08-15T16:39:00Z" w16du:dateUtc="2025-08-15T23:39:00Z">
                <w:rPr>
                  <w:lang w:val="en-CA"/>
                </w:rPr>
              </w:rPrChange>
            </w:rPr>
            <w:delText>Goldstein</w:delText>
          </w:r>
        </w:del>
        <w:r w:rsidR="00C80625">
          <w:rPr>
            <w:lang w:val="en-CA"/>
          </w:rPr>
          <w:t xml:space="preserve">. </w:t>
        </w:r>
      </w:ins>
      <w:r w:rsidR="00B97F30">
        <w:rPr>
          <w:lang w:val="en-CA"/>
        </w:rPr>
        <w:t xml:space="preserve">Because of </w:t>
      </w:r>
      <w:del w:id="93" w:author="Jens Ulrich" w:date="2025-08-19T12:15:00Z" w16du:dateUtc="2025-08-19T19:15:00Z">
        <w:r w:rsidR="00B97F30" w:rsidDel="00752B5B">
          <w:rPr>
            <w:lang w:val="en-CA"/>
          </w:rPr>
          <w:delText xml:space="preserve">these </w:delText>
        </w:r>
      </w:del>
      <w:ins w:id="94" w:author="Jens Ulrich" w:date="2025-08-19T12:15:00Z" w16du:dateUtc="2025-08-19T19:15:00Z">
        <w:r>
          <w:rPr>
            <w:lang w:val="en-CA"/>
          </w:rPr>
          <w:t xml:space="preserve">the </w:t>
        </w:r>
      </w:ins>
      <w:ins w:id="95" w:author="Jens Christian Ulrich" w:date="2025-09-10T16:42:00Z" w16du:dateUtc="2025-09-10T20:42:00Z">
        <w:r w:rsidR="004340E6">
          <w:rPr>
            <w:lang w:val="en-CA"/>
          </w:rPr>
          <w:t xml:space="preserve">potential </w:t>
        </w:r>
      </w:ins>
      <w:ins w:id="96" w:author="Jens Ulrich" w:date="2025-08-19T12:16:00Z" w16du:dateUtc="2025-08-19T19:16:00Z">
        <w:r>
          <w:rPr>
            <w:lang w:val="en-CA"/>
          </w:rPr>
          <w:t xml:space="preserve">sensitivity of </w:t>
        </w:r>
        <w:proofErr w:type="spellStart"/>
        <w:r>
          <w:rPr>
            <w:lang w:val="en-CA"/>
          </w:rPr>
          <w:t>binmix</w:t>
        </w:r>
        <w:proofErr w:type="spellEnd"/>
        <w:r>
          <w:rPr>
            <w:lang w:val="en-CA"/>
          </w:rPr>
          <w:t xml:space="preserve"> models to</w:t>
        </w:r>
      </w:ins>
      <w:ins w:id="97" w:author="Jens Christian Ulrich" w:date="2025-09-10T16:42:00Z" w16du:dateUtc="2025-09-10T20:42:00Z">
        <w:r w:rsidR="004340E6">
          <w:rPr>
            <w:lang w:val="en-CA"/>
          </w:rPr>
          <w:t xml:space="preserve"> modelling assumptions</w:t>
        </w:r>
      </w:ins>
      <w:ins w:id="98" w:author="Jens Ulrich" w:date="2025-08-19T12:16:00Z" w16du:dateUtc="2025-08-19T19:16:00Z">
        <w:del w:id="99" w:author="Jens Christian Ulrich" w:date="2025-09-10T16:42:00Z" w16du:dateUtc="2025-09-10T20:42:00Z">
          <w:r w:rsidDel="004340E6">
            <w:rPr>
              <w:lang w:val="en-CA"/>
            </w:rPr>
            <w:delText xml:space="preserve"> </w:delText>
          </w:r>
        </w:del>
      </w:ins>
      <w:del w:id="100" w:author="Jens Ulrich" w:date="2025-08-19T12:15:00Z" w16du:dateUtc="2025-08-19T19:15:00Z">
        <w:r w:rsidR="00B97F30" w:rsidDel="00752B5B">
          <w:rPr>
            <w:lang w:val="en-CA"/>
          </w:rPr>
          <w:delText>issues</w:delText>
        </w:r>
      </w:del>
      <w:r w:rsidR="00B97F30">
        <w:rPr>
          <w:lang w:val="en-CA"/>
        </w:rPr>
        <w:t xml:space="preserve">, </w:t>
      </w:r>
      <w:ins w:id="101" w:author="Jens Ulrich" w:date="2025-08-19T12:15:00Z" w16du:dateUtc="2025-08-19T19:15:00Z">
        <w:r>
          <w:rPr>
            <w:lang w:val="en-CA"/>
          </w:rPr>
          <w:t xml:space="preserve">several studies </w:t>
        </w:r>
      </w:ins>
      <w:del w:id="102" w:author="Jens Ulrich" w:date="2025-08-19T12:15:00Z" w16du:dateUtc="2025-08-19T19:15:00Z">
        <w:r w:rsidR="00B97F30" w:rsidDel="00752B5B">
          <w:rPr>
            <w:lang w:val="en-CA"/>
          </w:rPr>
          <w:fldChar w:fldCharType="begin" w:fldLock="1"/>
        </w:r>
        <w:r w:rsidR="00401AAF" w:rsidRPr="004340E6" w:rsidDel="00752B5B">
          <w:rPr>
            <w:lang w:val="en-CA"/>
          </w:rPr>
          <w:del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delInstrText>
        </w:r>
        <w:r w:rsidR="00B97F30" w:rsidDel="00752B5B">
          <w:rPr>
            <w:lang w:val="en-CA"/>
          </w:rPr>
          <w:fldChar w:fldCharType="separate"/>
        </w:r>
        <w:r w:rsidR="00B97F30" w:rsidRPr="00B97F30" w:rsidDel="00752B5B">
          <w:rPr>
            <w:noProof/>
            <w:lang w:val="en-CA"/>
          </w:rPr>
          <w:delText xml:space="preserve">Link et al. </w:delText>
        </w:r>
        <w:r w:rsidR="00B97F30" w:rsidDel="00752B5B">
          <w:rPr>
            <w:noProof/>
            <w:lang w:val="en-CA"/>
          </w:rPr>
          <w:delText>(</w:delText>
        </w:r>
        <w:r w:rsidR="00B97F30" w:rsidRPr="00B97F30" w:rsidDel="00752B5B">
          <w:rPr>
            <w:noProof/>
            <w:lang w:val="en-CA"/>
          </w:rPr>
          <w:delText>2018)</w:delText>
        </w:r>
        <w:r w:rsidR="00B97F30" w:rsidDel="00752B5B">
          <w:rPr>
            <w:lang w:val="en-CA"/>
          </w:rPr>
          <w:fldChar w:fldCharType="end"/>
        </w:r>
        <w:r w:rsidR="00B97F30" w:rsidDel="00752B5B">
          <w:rPr>
            <w:lang w:val="en-CA"/>
          </w:rPr>
          <w:delText xml:space="preserve"> </w:delText>
        </w:r>
      </w:del>
      <w:r w:rsidR="00DA046D">
        <w:rPr>
          <w:lang w:val="en-CA"/>
        </w:rPr>
        <w:t>recommend</w:t>
      </w:r>
      <w:r w:rsidR="00B97F30">
        <w:rPr>
          <w:lang w:val="en-CA"/>
        </w:rPr>
        <w:t xml:space="preserve"> </w:t>
      </w:r>
      <w:r w:rsidR="00E84CC1">
        <w:rPr>
          <w:lang w:val="en-CA"/>
        </w:rPr>
        <w:t xml:space="preserve">using </w:t>
      </w:r>
      <w:r w:rsidR="00B97F30">
        <w:rPr>
          <w:lang w:val="en-CA"/>
        </w:rPr>
        <w:t>mark-recapture methods</w:t>
      </w:r>
      <w:r w:rsidR="00D2424E">
        <w:rPr>
          <w:lang w:val="en-CA"/>
        </w:rPr>
        <w:t xml:space="preserve"> </w:t>
      </w:r>
      <w:r w:rsidR="00E84CC1">
        <w:rPr>
          <w:lang w:val="en-CA"/>
        </w:rPr>
        <w:t>to</w:t>
      </w:r>
      <w:r w:rsidR="00B97F30">
        <w:rPr>
          <w:lang w:val="en-CA"/>
        </w:rPr>
        <w:t xml:space="preserve"> estimat</w:t>
      </w:r>
      <w:r w:rsidR="00E84CC1">
        <w:rPr>
          <w:lang w:val="en-CA"/>
        </w:rPr>
        <w:t xml:space="preserve">e </w:t>
      </w:r>
      <w:del w:id="103" w:author="Jens Christian Ulrich" w:date="2025-09-10T16:43:00Z" w16du:dateUtc="2025-09-10T20:43:00Z">
        <w:r w:rsidR="0016493D" w:rsidDel="004340E6">
          <w:rPr>
            <w:lang w:val="en-CA"/>
          </w:rPr>
          <w:delText xml:space="preserve">the size of </w:delText>
        </w:r>
        <w:r w:rsidR="00DA046D" w:rsidDel="004340E6">
          <w:rPr>
            <w:lang w:val="en-CA"/>
          </w:rPr>
          <w:delText>a sampling area’s</w:delText>
        </w:r>
        <w:r w:rsidR="0016493D" w:rsidDel="004340E6">
          <w:rPr>
            <w:lang w:val="en-CA"/>
          </w:rPr>
          <w:delText xml:space="preserve"> superpopulation</w:delText>
        </w:r>
        <w:r w:rsidR="001C7760" w:rsidDel="004340E6">
          <w:rPr>
            <w:lang w:val="en-CA"/>
          </w:rPr>
          <w:delText xml:space="preserve"> abundance</w:delText>
        </w:r>
      </w:del>
      <w:ins w:id="104" w:author="Jens Ulrich" w:date="2025-08-19T12:15:00Z" w16du:dateUtc="2025-08-19T19:15:00Z">
        <w:del w:id="105" w:author="Jens Christian Ulrich" w:date="2025-09-10T16:43:00Z" w16du:dateUtc="2025-09-10T20:43:00Z">
          <w:r w:rsidDel="004340E6">
            <w:rPr>
              <w:lang w:val="en-CA"/>
            </w:rPr>
            <w:delText xml:space="preserve"> </w:delText>
          </w:r>
        </w:del>
      </w:ins>
      <w:ins w:id="106" w:author="Jens Christian Ulrich" w:date="2025-09-10T16:43:00Z" w16du:dateUtc="2025-09-10T20:43:00Z">
        <w:r w:rsidR="004340E6">
          <w:rPr>
            <w:lang w:val="en-CA"/>
          </w:rPr>
          <w:t xml:space="preserve">abundance </w:t>
        </w:r>
        <w:r w:rsidR="004340E6">
          <w:rPr>
            <w:lang w:val="en-CA"/>
          </w:rPr>
          <w:fldChar w:fldCharType="begin" w:fldLock="1"/>
        </w:r>
      </w:ins>
      <w:ins w:id="107" w:author="Jens Christian Ulrich" w:date="2025-09-10T16:44:00Z" w16du:dateUtc="2025-09-10T20:44:00Z">
        <w:r w:rsidR="004340E6">
          <w:rPr>
            <w:lang w:val="en-CA"/>
          </w:rPr>
          <w: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-2","issue":"1","issued":{"date-parts":[["2018","3","1"]]},"page":"369-377","publisher":"John Wiley &amp; Sons, Ltd","title":"On the reliability of N-mixture models for count data","type":"article-journal","volume":"74"},"uris":["http://www.mendeley.com/documents/?uuid=53731124-b66c-3d46-a980-aec37989de10"]}],"mendeley":{"formattedCitation":"(Barker et al., 2018; W. Link et al., 2018)","manualFormatting":"(Barker et al., 2018; Link et al., 2018)","plainTextFormattedCitation":"(Barker et al., 2018; W. Link et al., 2018)"},"properties":{"noteIndex":0},"schema":"https://github.com/citation-style-language/schema/raw/master/csl-citation.json"}</w:instrText>
        </w:r>
      </w:ins>
      <w:del w:id="108" w:author="Jens Christian Ulrich" w:date="2025-09-10T16:44:00Z" w16du:dateUtc="2025-09-10T20:44:00Z">
        <w:r w:rsidR="004340E6" w:rsidDel="004340E6">
          <w:rPr>
            <w:lang w:val="en-CA"/>
          </w:rPr>
          <w:del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models","type":"article-journal","volume":"99"},"uris":["http://www.mendeley.com/documents/?uuid=c8a72555-266d-36e7-9959-f0234ab701c1"]},{"id":"ITEM-2","itemData":{"DOI":"10.1111/BIOM.12734","ISSN":"1541-0420","PMID":"28672424","abstract":"N-mixture models describe count data replicated in time and across sites in terms of abundance N and detectability p. They are popular because they allow inference about N while controlling for factors that influence p without the need for marking animals. Using a capture–recapture perspective, we show that the loss of information that results from not marking animals is critical, making reliable statistical modeling of N and p problematic using just count data. One cannot reliably fit a model in which the detection probabilities are distinct among repeat visits as this model is overspecified. This makes uncontrolled variation in p problematic. By counter example, we show that even if p is constant after adjusting for covariate effects (the “constant p” assumption) scientifically plausible alternative models in which N (or its expectation) is non-identifiable or does not even exist as a parameter, lead to data that are practically indistinguishable from data generated under an N-mixture model. This is particularly the case for sparse data as is commonly seen in applications. We conclude that under the constant p assumption reliable inference is only possible for relative abundance in the absence of questionable and/or untestable assumptions or with better quality data than seen in typical applications. Relative abundance models for counts can be readily fitted using Poisson regression in standard software such as R and are sufficiently flexible to allow controlling for p through the use covariates while simultaneously modeling variation in relative abundance. If users require estimates of absolute abundance, they should collect auxiliary data that help with estimation of p.","author":[{"dropping-particle":"","family":"Barker","given":"R.","non-dropping-particle":"","parse-names":false,"suffix":""},{"dropping-particle":"","family":"Schofield","given":"M.","non-dropping-particle":"","parse-names":false,"suffix":""},{"dropping-particle":"","family":"Link","given":"W.","non-dropping-particle":"","parse-names":false,"suffix":""},{"dropping-particle":"","family":"Sauer","given":"J.","non-dropping-particle":"","parse-names":false,"suffix":""}],"container-title":"Biometrics","id":"ITEM-2","issue":"1","issued":{"date-parts":[["2018","3","1"]]},"page":"369-377","publisher":"John Wiley &amp; Sons, Ltd","title":"On the reliability of N-mixture models for count data","type":"article-journal","volume":"74"},"uris":["http://www.mendeley.com/documents/?uuid=53731124-b66c-3d46-a980-aec37989de10"]}],"mendeley":{"formattedCitation":"(Barker et al., 2018; W. Link et al., 2018)","plainTextFormattedCitation":"(Barker et al., 2018; W. Link et al., 2018)"},"properties":{"noteIndex":0},"schema":"https://github.com/citation-style-language/schema/raw/master/csl-citation.json"}</w:delInstrText>
        </w:r>
      </w:del>
      <w:r w:rsidR="004340E6">
        <w:rPr>
          <w:lang w:val="en-CA"/>
        </w:rPr>
        <w:fldChar w:fldCharType="separate"/>
      </w:r>
      <w:r w:rsidR="004340E6" w:rsidRPr="004340E6">
        <w:rPr>
          <w:noProof/>
          <w:lang w:val="en-CA"/>
        </w:rPr>
        <w:t xml:space="preserve">(Barker et al., 2018; </w:t>
      </w:r>
      <w:del w:id="109" w:author="Jens Christian Ulrich" w:date="2025-09-10T16:44:00Z" w16du:dateUtc="2025-09-10T20:44:00Z">
        <w:r w:rsidR="004340E6" w:rsidRPr="004340E6" w:rsidDel="004340E6">
          <w:rPr>
            <w:noProof/>
            <w:lang w:val="en-CA"/>
          </w:rPr>
          <w:delText xml:space="preserve">W. </w:delText>
        </w:r>
      </w:del>
      <w:r w:rsidR="004340E6" w:rsidRPr="004340E6">
        <w:rPr>
          <w:noProof/>
          <w:lang w:val="en-CA"/>
        </w:rPr>
        <w:t>Link et al., 2018)</w:t>
      </w:r>
      <w:ins w:id="110" w:author="Jens Christian Ulrich" w:date="2025-09-10T16:43:00Z" w16du:dateUtc="2025-09-10T20:43:00Z">
        <w:r w:rsidR="004340E6">
          <w:rPr>
            <w:lang w:val="en-CA"/>
          </w:rPr>
          <w:fldChar w:fldCharType="end"/>
        </w:r>
      </w:ins>
      <w:ins w:id="111" w:author="Jens Ulrich" w:date="2025-08-19T12:15:00Z" w16du:dateUtc="2025-08-19T19:15:00Z">
        <w:del w:id="112" w:author="Jens Christian Ulrich" w:date="2025-09-10T16:42:00Z" w16du:dateUtc="2025-09-10T20:42:00Z">
          <w:r w:rsidDel="004340E6">
            <w:rPr>
              <w:lang w:val="en-CA"/>
            </w:rPr>
            <w:fldChar w:fldCharType="begin" w:fldLock="1"/>
          </w:r>
          <w:r w:rsidRPr="004340E6" w:rsidDel="004340E6">
            <w:rPr>
              <w:lang w:val="en-CA"/>
            </w:rPr>
            <w:delInstrText>ADDIN CSL_CITATION {"citationItems":[{"id":"ITEM-1","itemData":{"DOI":"10.1002/ECY.2362","ISSN":"1939-9170","PMID":"29702727","abstract":"N-mixture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non-dropping-particle":"","parse-names":false,"suffix":""},{"dropping-particle":"","family":"Schofield","given":"M.","non-dropping-particle":"","parse-names":false,"suffix":""},{"dropping-particle":"","family":"Barker","given":"R.","non-dropping-particle":"","parse-names":false,"suffix":""},{"dropping-particle":"","family":"Sauer","given":"J.","non-dropping-particle":"","parse-names":false,"suffix":""}],"container-title":"Ecology","id":"ITEM-1","issue":"7","issued":{"date-parts":[["2018","7","1"]]},"page":"1547-1551","publisher":"John Wiley &amp; Sons, Ltd","title":"On the robustness of N-mixture models","type":"article-journal","volume":"99"},"uris":["http://www.mendeley.com/documents/?uuid=c8a72555-266d-36e7-9959-f0234ab701c1"]}],"mendeley":{"formattedCitation":"(W. Link et al., 2018)","manualFormatting":"Link et al. (2018)","plainTextFormattedCitation":"(W. Link et al., 2018)","previouslyFormattedCitation":"(W. Link et al., 2018)"},"properties":{"noteIndex":0},"schema":"https://github.com/citation-style-language/schema/raw/master/csl-citation.json"}</w:delInstrText>
          </w:r>
          <w:r w:rsidDel="004340E6">
            <w:rPr>
              <w:lang w:val="en-CA"/>
            </w:rPr>
            <w:fldChar w:fldCharType="separate"/>
          </w:r>
          <w:r w:rsidRPr="004340E6" w:rsidDel="004340E6">
            <w:rPr>
              <w:noProof/>
              <w:lang w:val="en-CA"/>
            </w:rPr>
            <w:delText>Link et al. (2018)</w:delText>
          </w:r>
          <w:r w:rsidDel="004340E6">
            <w:rPr>
              <w:lang w:val="en-CA"/>
            </w:rPr>
            <w:fldChar w:fldCharType="end"/>
          </w:r>
          <w:r w:rsidDel="004340E6">
            <w:rPr>
              <w:lang w:val="en-CA"/>
            </w:rPr>
            <w:delText xml:space="preserve"> (and another one)</w:delText>
          </w:r>
        </w:del>
      </w:ins>
      <w:r w:rsidR="0027394A">
        <w:rPr>
          <w:lang w:val="en-CA"/>
        </w:rPr>
        <w:t>.</w:t>
      </w:r>
      <w:r w:rsidR="00D06AEE">
        <w:rPr>
          <w:lang w:val="en-CA"/>
        </w:rPr>
        <w:t xml:space="preserve"> </w:t>
      </w:r>
      <w:r w:rsidR="00DA046D">
        <w:rPr>
          <w:lang w:val="en-CA"/>
        </w:rPr>
        <w:t>C</w:t>
      </w:r>
      <w:r w:rsidR="00B97F30">
        <w:rPr>
          <w:lang w:val="en-CA"/>
        </w:rPr>
        <w:t>urrently</w:t>
      </w:r>
      <w:r w:rsidR="00DA046D">
        <w:rPr>
          <w:lang w:val="en-CA"/>
        </w:rPr>
        <w:t>, however, we</w:t>
      </w:r>
      <w:r w:rsidR="00B97F30">
        <w:rPr>
          <w:lang w:val="en-CA"/>
        </w:rPr>
        <w:t xml:space="preserve"> lack direct comparisons of</w:t>
      </w:r>
      <w:r w:rsidR="006D752E">
        <w:rPr>
          <w:lang w:val="en-CA"/>
        </w:rPr>
        <w:t xml:space="preserve"> </w:t>
      </w:r>
      <w:r w:rsidR="00DA046D">
        <w:rPr>
          <w:lang w:val="en-CA"/>
        </w:rPr>
        <w:t>how population closure violations impact the ability</w:t>
      </w:r>
      <w:r w:rsidR="006D752E">
        <w:rPr>
          <w:lang w:val="en-CA"/>
        </w:rPr>
        <w:t xml:space="preserve"> </w:t>
      </w:r>
      <w:r w:rsidR="00AF2A16">
        <w:rPr>
          <w:lang w:val="en-CA"/>
        </w:rPr>
        <w:t>for</w:t>
      </w:r>
      <w:r w:rsidR="006D752E">
        <w:rPr>
          <w:lang w:val="en-CA"/>
        </w:rPr>
        <w:t xml:space="preserve"> </w:t>
      </w:r>
      <w:proofErr w:type="spellStart"/>
      <w:r w:rsidR="006D752E">
        <w:rPr>
          <w:lang w:val="en-CA"/>
        </w:rPr>
        <w:t>binmix</w:t>
      </w:r>
      <w:proofErr w:type="spellEnd"/>
      <w:r w:rsidR="006D752E">
        <w:rPr>
          <w:lang w:val="en-CA"/>
        </w:rPr>
        <w:t xml:space="preserve"> </w:t>
      </w:r>
      <w:r w:rsidR="00B97F30">
        <w:rPr>
          <w:lang w:val="en-CA"/>
        </w:rPr>
        <w:t xml:space="preserve">and </w:t>
      </w:r>
      <w:proofErr w:type="spellStart"/>
      <w:r w:rsidR="00B97F30">
        <w:rPr>
          <w:lang w:val="en-CA"/>
        </w:rPr>
        <w:t>multimix</w:t>
      </w:r>
      <w:proofErr w:type="spellEnd"/>
      <w:r w:rsidR="00B97F30">
        <w:rPr>
          <w:lang w:val="en-CA"/>
        </w:rPr>
        <w:t xml:space="preserve"> </w:t>
      </w:r>
      <w:r w:rsidR="006D752E">
        <w:rPr>
          <w:lang w:val="en-CA"/>
        </w:rPr>
        <w:t xml:space="preserve">models </w:t>
      </w:r>
      <w:r w:rsidR="006D752E" w:rsidRPr="00DA046D">
        <w:rPr>
          <w:lang w:val="en-CA"/>
        </w:rPr>
        <w:t>to estimate</w:t>
      </w:r>
      <w:r w:rsidR="00412BFC" w:rsidRPr="00DA046D">
        <w:rPr>
          <w:lang w:val="en-CA"/>
        </w:rPr>
        <w:t xml:space="preserve"> effect</w:t>
      </w:r>
      <w:r w:rsidR="00837F0F" w:rsidRPr="00DA046D">
        <w:rPr>
          <w:lang w:val="en-CA"/>
        </w:rPr>
        <w:t xml:space="preserve"> sizes</w:t>
      </w:r>
      <w:r w:rsidR="00412BFC" w:rsidRPr="00DA046D">
        <w:rPr>
          <w:lang w:val="en-CA"/>
        </w:rPr>
        <w:t xml:space="preserve"> </w:t>
      </w:r>
      <w:r w:rsidR="00837F0F" w:rsidRPr="00DA046D">
        <w:rPr>
          <w:lang w:val="en-CA"/>
        </w:rPr>
        <w:t>for</w:t>
      </w:r>
      <w:r w:rsidR="006D752E" w:rsidRPr="00DA046D">
        <w:rPr>
          <w:lang w:val="en-CA"/>
        </w:rPr>
        <w:t xml:space="preserve"> </w:t>
      </w:r>
      <w:r w:rsidR="00412BFC" w:rsidRPr="00DA046D">
        <w:rPr>
          <w:lang w:val="en-CA"/>
        </w:rPr>
        <w:t xml:space="preserve">environmental covariates that are hypothesized to drive </w:t>
      </w:r>
      <w:ins w:id="113" w:author="Jens Christian Ulrich" w:date="2025-09-10T16:43:00Z" w16du:dateUtc="2025-09-10T20:43:00Z">
        <w:r w:rsidR="004340E6">
          <w:rPr>
            <w:lang w:val="en-CA"/>
          </w:rPr>
          <w:t xml:space="preserve">variation in </w:t>
        </w:r>
      </w:ins>
      <w:r w:rsidR="00412BFC" w:rsidRPr="00DA046D">
        <w:rPr>
          <w:lang w:val="en-CA"/>
        </w:rPr>
        <w:t>abundance</w:t>
      </w:r>
      <w:r w:rsidR="00DA046D" w:rsidRPr="00DA046D">
        <w:rPr>
          <w:lang w:val="en-CA"/>
        </w:rPr>
        <w:t xml:space="preserve"> </w:t>
      </w:r>
      <w:del w:id="114" w:author="Jens Christian Ulrich" w:date="2025-09-10T16:43:00Z" w16du:dateUtc="2025-09-10T20:43:00Z">
        <w:r w:rsidR="00DA046D" w:rsidRPr="00DA046D" w:rsidDel="004340E6">
          <w:rPr>
            <w:lang w:val="en-CA"/>
          </w:rPr>
          <w:delText>patterns</w:delText>
        </w:r>
      </w:del>
      <w:ins w:id="115" w:author="Jens Christian Ulrich" w:date="2025-09-10T16:43:00Z" w16du:dateUtc="2025-09-10T20:43:00Z">
        <w:r w:rsidR="004340E6">
          <w:rPr>
            <w:lang w:val="en-CA"/>
          </w:rPr>
          <w:t>across sites</w:t>
        </w:r>
      </w:ins>
      <w:del w:id="116" w:author="Jens Ulrich" w:date="2025-08-15T16:39:00Z" w16du:dateUtc="2025-08-15T23:39:00Z">
        <w:r w:rsidR="000C4AB8" w:rsidRPr="00DA046D" w:rsidDel="00C80625">
          <w:rPr>
            <w:lang w:val="en-CA"/>
          </w:rPr>
          <w:delText xml:space="preserve"> </w:delText>
        </w:r>
        <w:r w:rsidR="006510B9" w:rsidRPr="00DA046D" w:rsidDel="00C80625">
          <w:rPr>
            <w:lang w:val="en-CA"/>
          </w:rPr>
          <w:fldChar w:fldCharType="begin" w:fldLock="1"/>
        </w:r>
        <w:r w:rsidR="00AC4FC7" w:rsidDel="00C80625">
          <w:rPr>
            <w:lang w:val="en-CA"/>
          </w:rPr>
          <w:delInstrText>ADDIN CSL_CITATION {"citationItems":[{"id":"ITEM-1","itemData":{"DOI":"10.1016/J.ECOLIND.2021.108170","ISSN":"1470-160X","abstract":"The closure assumption of many abundance models, that individual animals are present throughout the survey season, often is inconsistent with field data. The effects of closure-assumption violations on estimators of abundance and associations between abundance and covariates are not fully understood. Furthermore, one's definition of abundance affects these estimates. We used simulated data on breeding birds to explore how permanent, non-random immigration and emigration that violate the closure assumption affect estimates from N-mixture abundance models and naïve models (models that do not account for imperfect detection). This is the first work to evaluate the effect of permanent immigration and emigration on estimates from N-mixture models, and to compare these effects among definitions of abundance (initial, season-long, and superpopulation). We also collected and analyzed point-count data on breeding bird species in the Great Basin (USA) to evaluate the frequency of within-season movement. When detection probability was high (ρ ≥ 0.65), estimators of superpopulation abundance from N-mixture and naïve models were relatively unbiased. By comparison, in many cases, even relatively small violations of the closure assumption biased estimates of initial and season-long abundance by &gt; 20%. Naïve abundance models generally were less biased than N-mixture models when ρ ≥ 0.65, but highly biased when ρ ≤ 0.4. In both model types, estimators of the association between abundance and an environmental covariate were minimally biased. The magnitudes of assumption violations tested in our simulations were consistent with those in our field data. Movement of individuals (availability) strongly affected detection probability of nearly all species and, in 7 of 34 species-region combinations, was temporally heterogeneous, suggesting that closure-assumption violations are common in our study system. Our results highlight that permanent movement of individuals within a season may be a substantial source of bias in studies of breeding birds that are based on count data, and that the definition of abundance affects the magnitude of these biases.","author":[{"dropping-particle":"","family":"Fogarty","given":"F.","non-dropping-particle":"","parse-names":false,"suffix":""},{"dropping-particle":"","family":"Fleishman","given":"E.","non-dropping-particle":"","parse-names":false,"suffix":""}],"container-title":"Ecological Indicators","id":"ITEM-1","issued":{"date-parts":[["2021","11","1"]]},"page":"108170","publisher":"Elsevier","title":"Bias in estimated breeding-bird abundance from closure-assumption violations","type":"article-journal","volume":"131"},"uris":["http://www.mendeley.com/documents/?uuid=501d0873-2939-360e-8ddf-ea2a31d544b8"]}],"mendeley":{"formattedCitation":"(Fogarty &amp; Fleishman, 2021)","plainTextFormattedCitation":"(Fogarty &amp; Fleishman, 2021)","previouslyFormattedCitation":"(Fogarty &amp; Fleishman, 2021)"},"properties":{"noteIndex":0},"schema":"https://github.com/citation-style-language/schema/raw/master/csl-citation.json"}</w:delInstrText>
        </w:r>
        <w:r w:rsidR="006510B9" w:rsidRPr="00DA046D" w:rsidDel="00C80625">
          <w:rPr>
            <w:lang w:val="en-CA"/>
          </w:rPr>
          <w:fldChar w:fldCharType="separate"/>
        </w:r>
        <w:r w:rsidR="00AC4FC7" w:rsidRPr="00AC4FC7" w:rsidDel="00C80625">
          <w:rPr>
            <w:noProof/>
            <w:lang w:val="en-CA"/>
          </w:rPr>
          <w:delText>(Fogarty &amp; Fleishman, 2021)</w:delText>
        </w:r>
        <w:r w:rsidR="006510B9" w:rsidRPr="00DA046D" w:rsidDel="00C80625">
          <w:rPr>
            <w:lang w:val="en-CA"/>
          </w:rPr>
          <w:fldChar w:fldCharType="end"/>
        </w:r>
      </w:del>
      <w:r w:rsidR="00DA046D" w:rsidRPr="00DA046D">
        <w:rPr>
          <w:lang w:val="en-CA"/>
        </w:rPr>
        <w:t xml:space="preserve">. </w:t>
      </w:r>
    </w:p>
    <w:p w14:paraId="2EA97AA6" w14:textId="250C54F5" w:rsidR="005D1A9C" w:rsidRDefault="00F91280" w:rsidP="00F91280">
      <w:pPr>
        <w:spacing w:line="480" w:lineRule="auto"/>
        <w:ind w:firstLine="720"/>
        <w:rPr>
          <w:lang w:val="en-CA"/>
        </w:rPr>
      </w:pPr>
      <w:proofErr w:type="spellStart"/>
      <w:r>
        <w:rPr>
          <w:lang w:val="en-CA"/>
        </w:rPr>
        <w:t>M</w:t>
      </w:r>
      <w:r w:rsidRPr="00427370">
        <w:rPr>
          <w:lang w:val="en-CA"/>
        </w:rPr>
        <w:t>ultimix</w:t>
      </w:r>
      <w:proofErr w:type="spellEnd"/>
      <w:r w:rsidRPr="00427370">
        <w:rPr>
          <w:lang w:val="en-CA"/>
        </w:rPr>
        <w:t xml:space="preserve"> </w:t>
      </w:r>
      <w:r>
        <w:rPr>
          <w:lang w:val="en-CA"/>
        </w:rPr>
        <w:t xml:space="preserve">mark-recapture models, </w:t>
      </w:r>
      <w:proofErr w:type="spellStart"/>
      <w:r>
        <w:rPr>
          <w:lang w:val="en-CA"/>
        </w:rPr>
        <w:t>binmix</w:t>
      </w:r>
      <w:proofErr w:type="spellEnd"/>
      <w:r>
        <w:rPr>
          <w:lang w:val="en-CA"/>
        </w:rPr>
        <w:t xml:space="preserve"> models, and GLMs </w:t>
      </w:r>
      <w:r w:rsidR="00D60A60">
        <w:rPr>
          <w:lang w:val="en-CA"/>
        </w:rPr>
        <w:t xml:space="preserve">each </w:t>
      </w:r>
      <w:r w:rsidR="00E106FF">
        <w:rPr>
          <w:lang w:val="en-CA"/>
        </w:rPr>
        <w:t xml:space="preserve">have trade-offs in terms of </w:t>
      </w:r>
      <w:r w:rsidR="00D2424E">
        <w:rPr>
          <w:lang w:val="en-CA"/>
        </w:rPr>
        <w:t>their r</w:t>
      </w:r>
      <w:r w:rsidR="00CB5843">
        <w:rPr>
          <w:lang w:val="en-CA"/>
        </w:rPr>
        <w:t xml:space="preserve">equired </w:t>
      </w:r>
      <w:r w:rsidR="00AC1753">
        <w:rPr>
          <w:lang w:val="en-CA"/>
        </w:rPr>
        <w:t>effort</w:t>
      </w:r>
      <w:r w:rsidR="00E106FF">
        <w:rPr>
          <w:lang w:val="en-CA"/>
        </w:rPr>
        <w:t xml:space="preserve"> and performance</w:t>
      </w:r>
      <w:r w:rsidR="00BF1DB1" w:rsidRPr="00427370">
        <w:rPr>
          <w:lang w:val="en-CA"/>
        </w:rPr>
        <w:t xml:space="preserve">. </w:t>
      </w:r>
      <w:r>
        <w:rPr>
          <w:lang w:val="en-CA"/>
        </w:rPr>
        <w:t>Researchers</w:t>
      </w:r>
      <w:r w:rsidRPr="00427370">
        <w:rPr>
          <w:lang w:val="en-CA"/>
        </w:rPr>
        <w:t xml:space="preserve"> </w:t>
      </w:r>
      <w:r>
        <w:rPr>
          <w:lang w:val="en-CA"/>
        </w:rPr>
        <w:t>will want</w:t>
      </w:r>
      <w:r w:rsidRPr="00427370">
        <w:rPr>
          <w:lang w:val="en-CA"/>
        </w:rPr>
        <w:t xml:space="preserve"> to implement the simplest approach that accurately and precisely estimates drivers of insect abundance.</w:t>
      </w:r>
      <w:r>
        <w:rPr>
          <w:lang w:val="en-CA"/>
        </w:rPr>
        <w:t xml:space="preserve"> </w:t>
      </w:r>
      <w:r w:rsidR="00D60A60">
        <w:rPr>
          <w:lang w:val="en-CA"/>
        </w:rPr>
        <w:t xml:space="preserve">To test the </w:t>
      </w:r>
      <w:r w:rsidR="00D60A60">
        <w:rPr>
          <w:lang w:val="en-CA"/>
        </w:rPr>
        <w:lastRenderedPageBreak/>
        <w:t>performance of each approach under specific conditions, w</w:t>
      </w:r>
      <w:r w:rsidR="006A561E">
        <w:rPr>
          <w:lang w:val="en-CA"/>
        </w:rPr>
        <w:t xml:space="preserve">e </w:t>
      </w:r>
      <w:r w:rsidR="00BB6ED6">
        <w:rPr>
          <w:lang w:val="en-CA"/>
        </w:rPr>
        <w:t xml:space="preserve">conducted a field study to </w:t>
      </w:r>
      <w:r w:rsidR="006A561E">
        <w:rPr>
          <w:lang w:val="en-CA"/>
        </w:rPr>
        <w:t>assess the effects of an e</w:t>
      </w:r>
      <w:r w:rsidR="00B307BE">
        <w:rPr>
          <w:lang w:val="en-CA"/>
        </w:rPr>
        <w:t>nvironmental covariate</w:t>
      </w:r>
      <w:r w:rsidR="00B20045">
        <w:rPr>
          <w:lang w:val="en-CA"/>
        </w:rPr>
        <w:t xml:space="preserve"> (park restoration)</w:t>
      </w:r>
      <w:r w:rsidR="00B307BE">
        <w:rPr>
          <w:lang w:val="en-CA"/>
        </w:rPr>
        <w:t xml:space="preserve"> on </w:t>
      </w:r>
      <w:r w:rsidR="00A80916">
        <w:rPr>
          <w:lang w:val="en-CA"/>
        </w:rPr>
        <w:t xml:space="preserve">the </w:t>
      </w:r>
      <w:r w:rsidR="005D1A9C">
        <w:rPr>
          <w:lang w:val="en-CA"/>
        </w:rPr>
        <w:t xml:space="preserve">detectability </w:t>
      </w:r>
      <w:r w:rsidR="00A80916">
        <w:rPr>
          <w:lang w:val="en-CA"/>
        </w:rPr>
        <w:t xml:space="preserve">and abundance </w:t>
      </w:r>
      <w:r w:rsidR="00B307BE">
        <w:rPr>
          <w:lang w:val="en-CA"/>
        </w:rPr>
        <w:t>of wild bees</w:t>
      </w:r>
      <w:r w:rsidR="00AC1753">
        <w:rPr>
          <w:lang w:val="en-CA"/>
        </w:rPr>
        <w:t xml:space="preserve"> in an urban ecosystem</w:t>
      </w:r>
      <w:r w:rsidR="00A80916">
        <w:rPr>
          <w:lang w:val="en-CA"/>
        </w:rPr>
        <w:t xml:space="preserve">. </w:t>
      </w:r>
      <w:r w:rsidR="00043971">
        <w:rPr>
          <w:lang w:val="en-CA"/>
        </w:rPr>
        <w:t>Here</w:t>
      </w:r>
      <w:r w:rsidR="00A80916">
        <w:rPr>
          <w:lang w:val="en-CA"/>
        </w:rPr>
        <w:t>, we use “abundance” to mean to the number of individual bees that have some distributional overlap with a sampling area during the temporal window of sampling</w:t>
      </w:r>
      <w:r w:rsidR="00B307BE">
        <w:rPr>
          <w:lang w:val="en-CA"/>
        </w:rPr>
        <w:t xml:space="preserve">. </w:t>
      </w:r>
      <w:r w:rsidR="00BB6ED6">
        <w:rPr>
          <w:lang w:val="en-CA"/>
        </w:rPr>
        <w:t>W</w:t>
      </w:r>
      <w:r w:rsidR="00043971">
        <w:rPr>
          <w:lang w:val="en-CA"/>
        </w:rPr>
        <w:t xml:space="preserve">e </w:t>
      </w:r>
      <w:r w:rsidR="000467FD">
        <w:rPr>
          <w:lang w:val="en-CA"/>
        </w:rPr>
        <w:t>used net-collection methods to</w:t>
      </w:r>
      <w:r w:rsidR="00A64303">
        <w:rPr>
          <w:lang w:val="en-CA"/>
        </w:rPr>
        <w:t xml:space="preserve"> obtain</w:t>
      </w:r>
      <w:r w:rsidR="00A76FDE">
        <w:rPr>
          <w:lang w:val="en-CA"/>
        </w:rPr>
        <w:t xml:space="preserve"> </w:t>
      </w:r>
      <w:r w:rsidR="00BD1D22">
        <w:rPr>
          <w:lang w:val="en-CA"/>
        </w:rPr>
        <w:t xml:space="preserve">mark-recapture </w:t>
      </w:r>
      <w:r w:rsidR="00A80916">
        <w:rPr>
          <w:lang w:val="en-CA"/>
        </w:rPr>
        <w:t>detection histories</w:t>
      </w:r>
      <w:r w:rsidR="00A76FDE">
        <w:rPr>
          <w:lang w:val="en-CA"/>
        </w:rPr>
        <w:t xml:space="preserve"> </w:t>
      </w:r>
      <w:r w:rsidR="00BD1D22">
        <w:rPr>
          <w:lang w:val="en-CA"/>
        </w:rPr>
        <w:t>for</w:t>
      </w:r>
      <w:r w:rsidR="00A76FDE">
        <w:rPr>
          <w:lang w:val="en-CA"/>
        </w:rPr>
        <w:t xml:space="preserve"> wild bee species </w:t>
      </w:r>
      <w:r w:rsidR="00C37A6C">
        <w:rPr>
          <w:lang w:val="en-CA"/>
        </w:rPr>
        <w:t>in</w:t>
      </w:r>
      <w:r w:rsidR="00A76FDE">
        <w:rPr>
          <w:lang w:val="en-CA"/>
        </w:rPr>
        <w:t xml:space="preserve"> urban parks with </w:t>
      </w:r>
      <w:r w:rsidR="00BB6ED6">
        <w:rPr>
          <w:lang w:val="en-CA"/>
        </w:rPr>
        <w:t xml:space="preserve">or without </w:t>
      </w:r>
      <w:r w:rsidR="00A76FDE">
        <w:rPr>
          <w:lang w:val="en-CA"/>
        </w:rPr>
        <w:t>restorations</w:t>
      </w:r>
      <w:r w:rsidR="00A80916">
        <w:rPr>
          <w:lang w:val="en-CA"/>
        </w:rPr>
        <w:t xml:space="preserve">. </w:t>
      </w:r>
      <w:r w:rsidR="00043971">
        <w:rPr>
          <w:lang w:val="en-CA"/>
        </w:rPr>
        <w:t>R</w:t>
      </w:r>
      <w:r w:rsidR="00A76FDE">
        <w:rPr>
          <w:lang w:val="en-CA"/>
        </w:rPr>
        <w:t>estored parks had taller</w:t>
      </w:r>
      <w:r w:rsidR="005158F5">
        <w:rPr>
          <w:lang w:val="en-CA"/>
        </w:rPr>
        <w:t>,</w:t>
      </w:r>
      <w:r w:rsidR="00A76FDE">
        <w:rPr>
          <w:lang w:val="en-CA"/>
        </w:rPr>
        <w:t xml:space="preserve"> </w:t>
      </w:r>
      <w:proofErr w:type="spellStart"/>
      <w:r w:rsidR="00A76FDE">
        <w:rPr>
          <w:lang w:val="en-CA"/>
        </w:rPr>
        <w:t>unmowed</w:t>
      </w:r>
      <w:proofErr w:type="spellEnd"/>
      <w:r w:rsidR="00A76FDE">
        <w:rPr>
          <w:lang w:val="en-CA"/>
        </w:rPr>
        <w:t xml:space="preserve"> vegetation and more </w:t>
      </w:r>
      <w:r w:rsidR="00AF035C">
        <w:rPr>
          <w:lang w:val="en-CA"/>
        </w:rPr>
        <w:t xml:space="preserve">floral </w:t>
      </w:r>
      <w:r w:rsidR="00A76FDE">
        <w:rPr>
          <w:lang w:val="en-CA"/>
        </w:rPr>
        <w:t>resources</w:t>
      </w:r>
      <w:r w:rsidR="00A979F4">
        <w:rPr>
          <w:lang w:val="en-CA"/>
        </w:rPr>
        <w:t xml:space="preserve">. </w:t>
      </w:r>
      <w:r w:rsidR="005D1A9C">
        <w:rPr>
          <w:lang w:val="en-CA"/>
        </w:rPr>
        <w:t xml:space="preserve">While </w:t>
      </w:r>
      <w:r w:rsidR="00B20045">
        <w:rPr>
          <w:lang w:val="en-CA"/>
        </w:rPr>
        <w:t xml:space="preserve">a number of authors have </w:t>
      </w:r>
      <w:r w:rsidR="005D1A9C">
        <w:rPr>
          <w:lang w:val="en-CA"/>
        </w:rPr>
        <w:t>argue</w:t>
      </w:r>
      <w:r w:rsidR="00B20045">
        <w:rPr>
          <w:lang w:val="en-CA"/>
        </w:rPr>
        <w:t>d</w:t>
      </w:r>
      <w:r w:rsidR="005D1A9C">
        <w:rPr>
          <w:lang w:val="en-CA"/>
        </w:rPr>
        <w:t xml:space="preserve"> that habitats with more flowers or taller vegetation impact bee detection rates, we currently lack </w:t>
      </w:r>
      <w:r w:rsidR="00E106FF">
        <w:rPr>
          <w:lang w:val="en-CA"/>
        </w:rPr>
        <w:t>studies that quantify</w:t>
      </w:r>
      <w:r w:rsidR="005D1A9C">
        <w:rPr>
          <w:lang w:val="en-CA"/>
        </w:rPr>
        <w:t xml:space="preserve"> these </w:t>
      </w:r>
      <w:r w:rsidR="00465ED3">
        <w:rPr>
          <w:lang w:val="en-CA"/>
        </w:rPr>
        <w:t>effects</w:t>
      </w:r>
      <w:r w:rsidR="005D1A9C">
        <w:rPr>
          <w:lang w:val="en-CA"/>
        </w:rPr>
        <w:t xml:space="preserve"> </w:t>
      </w:r>
      <w:r w:rsidR="005D1A9C">
        <w:rPr>
          <w:lang w:val="en-CA"/>
        </w:rPr>
        <w:fldChar w:fldCharType="begin" w:fldLock="1"/>
      </w:r>
      <w:r w:rsidR="00AC4FC7">
        <w:rPr>
          <w:lang w:val="en-CA"/>
        </w:rPr>
        <w:instrText>ADDIN CSL_CITATION {"citationItems":[{"id":"ITEM-1","itemData":{"DOI":"10.1093/aesa/saaa010","abstract":"Effective monitoring is necessary to provide robust detection of bee declines. In the United States and worldwide, bowl traps have been increasingly used to monitor native bees and purportedly detect declines. However, bowl traps have a suite of flaws that make them poorly equipped to monitor bees. We outline the drawbacks of bowl traps, as well as other passive sampling methods. We emphasize that current methods do not monitor changes in bee abundance. We then propose future approaches to improve bee monitoring efforts, which include improving our understanding of the efficacy and drawbacks of current methods, novel molecular methods, nest censusing, mark-recapture, sampling of focal plant taxa, and detection of range contractions. Overall, we hope to highlight deficiencies of the current state of bee monitoring, with an aim to stimulate research into the efficacy of existing methods and promote novel methods that provide meaningful data that can detect declines without squandering limited resources. Despite increasing and overwhelming evidence of declines in multiple native bee species (Colla and Packer effective monitoring scheme for the approximately 4,000 species of native, wild bees in the United States. Broadly, monitoring requires collecting data on the abundance and/or occurrence of species to determine whether they are declining in abundance over time or whether they are experiencing range contractions. Monitoring can also include detecting changes in ecological interactions, particularly between bees and the plants that depend on them for pollination. For wild bees, three data collection methods are commonly employed in monitoring studies: bowl traps, netting, and nonlethal observations. Increasingly, passive sampling, and bowl traps in particular , have been promoted as a way to detect changes in bee abundance and species occurrence (LeBuhn et al.","author":[{"dropping-particle":"","family":"Portman","given":"Z.","non-dropping-particle":"","parse-names":false,"suffix":""},{"dropping-particle":"","family":"Bruninga-Socolar","given":"B.","non-dropping-particle":"","parse-names":false,"suffix":""},{"dropping-particle":"","family":"Cariveau","given":"D.","non-dropping-particle":"","parse-names":false,"suffix":""}],"container-title":"Annals of the Entomological Society of America","id":"ITEM-1","issue":"5","issued":{"date-parts":[["2020"]]},"page":"337-342","title":"The State of Bee Monitoring in the United States: A Call to Refocus Away From Bowl Traps and Towards More Effective Methods","type":"article-journal","volume":"113"},"uris":["http://www.mendeley.com/documents/?uuid=fbde4e46-ffa3-301c-9229-b36cb99ceb11"]}],"mendeley":{"formattedCitation":"(Portman et al., 2020)","plainTextFormattedCitation":"(Portman et al., 2020)","previouslyFormattedCitation":"(Portman et al., 2020)"},"properties":{"noteIndex":0},"schema":"https://github.com/citation-style-language/schema/raw/master/csl-citation.json"}</w:instrText>
      </w:r>
      <w:r w:rsidR="005D1A9C">
        <w:rPr>
          <w:lang w:val="en-CA"/>
        </w:rPr>
        <w:fldChar w:fldCharType="separate"/>
      </w:r>
      <w:r w:rsidR="00AC4FC7" w:rsidRPr="00AC4FC7">
        <w:rPr>
          <w:noProof/>
          <w:lang w:val="en-CA"/>
        </w:rPr>
        <w:t>(Portman et al., 2020)</w:t>
      </w:r>
      <w:r w:rsidR="005D1A9C">
        <w:rPr>
          <w:lang w:val="en-CA"/>
        </w:rPr>
        <w:fldChar w:fldCharType="end"/>
      </w:r>
      <w:r w:rsidR="005D1A9C">
        <w:rPr>
          <w:lang w:val="en-CA"/>
        </w:rPr>
        <w:t xml:space="preserve">. </w:t>
      </w:r>
      <w:r w:rsidR="00A979F4">
        <w:rPr>
          <w:lang w:val="en-CA"/>
        </w:rPr>
        <w:t xml:space="preserve">We expected that restored </w:t>
      </w:r>
      <w:r w:rsidR="000145EF">
        <w:rPr>
          <w:lang w:val="en-CA"/>
        </w:rPr>
        <w:t>parks</w:t>
      </w:r>
      <w:r w:rsidR="00A979F4">
        <w:rPr>
          <w:lang w:val="en-CA"/>
        </w:rPr>
        <w:t xml:space="preserve"> would </w:t>
      </w:r>
      <w:r w:rsidR="000E7D7B">
        <w:rPr>
          <w:lang w:val="en-CA"/>
        </w:rPr>
        <w:t xml:space="preserve">be associated with higher </w:t>
      </w:r>
      <w:r w:rsidR="00B20045">
        <w:rPr>
          <w:lang w:val="en-CA"/>
        </w:rPr>
        <w:t>wild bee</w:t>
      </w:r>
      <w:r w:rsidR="00A979F4">
        <w:rPr>
          <w:lang w:val="en-CA"/>
        </w:rPr>
        <w:t xml:space="preserve"> detection rates</w:t>
      </w:r>
      <w:r w:rsidR="000145EF">
        <w:rPr>
          <w:lang w:val="en-CA"/>
        </w:rPr>
        <w:t>.</w:t>
      </w:r>
      <w:r w:rsidR="00792EFF">
        <w:rPr>
          <w:lang w:val="en-CA"/>
        </w:rPr>
        <w:t xml:space="preserve"> In restored parks,</w:t>
      </w:r>
      <w:r w:rsidR="00A212A8">
        <w:rPr>
          <w:lang w:val="en-CA"/>
        </w:rPr>
        <w:t xml:space="preserve"> </w:t>
      </w:r>
      <w:r w:rsidR="00792EFF">
        <w:rPr>
          <w:lang w:val="en-CA"/>
        </w:rPr>
        <w:t>b</w:t>
      </w:r>
      <w:r w:rsidR="00A212A8">
        <w:rPr>
          <w:lang w:val="en-CA"/>
        </w:rPr>
        <w:t xml:space="preserve">ees foraging </w:t>
      </w:r>
      <w:r w:rsidR="00B20045">
        <w:rPr>
          <w:lang w:val="en-CA"/>
        </w:rPr>
        <w:t xml:space="preserve">in </w:t>
      </w:r>
      <w:r w:rsidR="00A212A8">
        <w:rPr>
          <w:lang w:val="en-CA"/>
        </w:rPr>
        <w:t xml:space="preserve">taller vegetation </w:t>
      </w:r>
      <w:r w:rsidR="00792EFF">
        <w:rPr>
          <w:lang w:val="en-CA"/>
        </w:rPr>
        <w:t xml:space="preserve">would be closer to eye level and therefore could be easier to see and capture </w:t>
      </w:r>
      <w:r w:rsidR="00636FC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bumblebees","type":"article-journal","volume":"143"},"uris":["http://www.mendeley.com/documents/?uuid=b4b0aaf2-8ef3-3065-8ae8-b8bfcfc1f8bb"]}],"mendeley":{"formattedCitation":"(McNeil et al., 2019)","plainTextFormattedCitation":"(McNeil et al., 2019)","previouslyFormattedCitation":"(McNeil et al., 2019)"},"properties":{"noteIndex":0},"schema":"https://github.com/citation-style-language/schema/raw/master/csl-citation.json"}</w:instrText>
      </w:r>
      <w:r w:rsidR="00636FCB">
        <w:rPr>
          <w:lang w:val="en-CA"/>
        </w:rPr>
        <w:fldChar w:fldCharType="separate"/>
      </w:r>
      <w:r w:rsidR="00AC4FC7" w:rsidRPr="00AC4FC7">
        <w:rPr>
          <w:noProof/>
          <w:lang w:val="en-CA"/>
        </w:rPr>
        <w:t>(McNeil et al., 2019)</w:t>
      </w:r>
      <w:r w:rsidR="00636FCB">
        <w:rPr>
          <w:lang w:val="en-CA"/>
        </w:rPr>
        <w:fldChar w:fldCharType="end"/>
      </w:r>
      <w:r w:rsidR="000E7D7B">
        <w:rPr>
          <w:lang w:val="en-CA"/>
        </w:rPr>
        <w:t>. Furthermore,</w:t>
      </w:r>
      <w:r w:rsidR="000467FD">
        <w:rPr>
          <w:lang w:val="en-CA"/>
        </w:rPr>
        <w:t xml:space="preserve"> because floral resource density is associated with more sedentary insect foraging, g</w:t>
      </w:r>
      <w:r w:rsidR="00B20045">
        <w:rPr>
          <w:lang w:val="en-CA"/>
        </w:rPr>
        <w:t xml:space="preserve">reater floral </w:t>
      </w:r>
      <w:r w:rsidR="00A979F4">
        <w:rPr>
          <w:lang w:val="en-CA"/>
        </w:rPr>
        <w:t>resources</w:t>
      </w:r>
      <w:r w:rsidR="00792EFF">
        <w:rPr>
          <w:lang w:val="en-CA"/>
        </w:rPr>
        <w:t xml:space="preserve"> in restored parks</w:t>
      </w:r>
      <w:r w:rsidR="00A979F4">
        <w:rPr>
          <w:lang w:val="en-CA"/>
        </w:rPr>
        <w:t xml:space="preserve"> </w:t>
      </w:r>
      <w:r w:rsidR="00A212A8">
        <w:rPr>
          <w:lang w:val="en-CA"/>
        </w:rPr>
        <w:t xml:space="preserve">could also make bees easier to </w:t>
      </w:r>
      <w:r w:rsidR="00792EFF">
        <w:rPr>
          <w:lang w:val="en-CA"/>
        </w:rPr>
        <w:t>collect</w:t>
      </w:r>
      <w:r w:rsidR="00A212A8">
        <w:rPr>
          <w:lang w:val="en-CA"/>
        </w:rPr>
        <w:t xml:space="preserve"> </w:t>
      </w:r>
      <w:r w:rsidR="00636FCB">
        <w:rPr>
          <w:lang w:val="en-CA"/>
        </w:rPr>
        <w:fldChar w:fldCharType="begin" w:fldLock="1"/>
      </w:r>
      <w:r w:rsidR="00AC4FC7">
        <w:rPr>
          <w:lang w:val="en-CA"/>
        </w:rPr>
        <w:instrText>ADDIN CSL_CITATION {"citationItems":[{"id":"ITEM-1","itemData":{"DOI":"10.1007/BF00345321/METRICS","ISSN":"00298549","abstract":"Differences in the foraging behavior of B. terricola workers on white clover, Trifolium repens, were examined on previously unvisited (filled) and depleted flowers, and as a function of flower-head density. 1. The number of florets visited per unit time was independent of flower head density from 20 to at least 290 heads/m2, in part because the bees utilized more florets per head at low flower head densities, and also because they approached but rejected more flower heads at high rather than at low flower head densities. 2. Previously visited clover-heads were approached but often rejected, while unvisited heads were not rejected. 3. The bees behaved markedly different while foraging in patches of flowers which were available to all foragers, than in those which had been screened and contained on the average 3.9 times more sugar; they tendent to move through depleted areas and to concentrate in rich areas. On successive flower-head visits in depleted areas they moved more forward than backward (82% vs. 18%), while in rich areas they tended to move almost as much backward as forward 47% vs. 53%). 4. The distances of inter-head moves were approximately twice as long in depleted as in rich areas. 5. The bees visited almost as many florets per unit time in the rich as in the depleted areas (32 vs. 35 per min). But in the rich patches they probed on the average into 11.6 florets per head in contrast to only 2.3 florets per depleted head. 6. In an experiment with B. vagans workers foraging from Aconitum napellus inflorescences, the bees did not reject previously visited flowers, and they moved upward in successive flower visits on inverted as well as on unaltered inflorescences. On horizontal inflorescences they moved both right and left. The movements are not a direct response to nectar differences, nor to differences in average nectar distributions. The systematic foraging behavior on vertical inflorescences may thus be a mechanism of reducing the revisiting of just-emptied flowers. © 1979 Springer-Verlag.","author":[{"dropping-particle":"","family":"Heinrich","given":"B.","non-dropping-particle":"","parse-names":false,"suffix":""}],"container-title":"Oecologia","id":"ITEM-1","issue":"3","issued":{"date-parts":[["1979","1"]]},"page":"235-245","publisher":"Springer-Verlag","title":"Resource heterogeneity and patterns of movement in foraging bumblebees","type":"article-journal","volume":"40"},"uris":["http://www.mendeley.com/documents/?uuid=4469f85e-a745-3ecb-a378-10b5bd9607b6"]}],"mendeley":{"formattedCitation":"(Heinrich, 1979)","plainTextFormattedCitation":"(Heinrich, 1979)","previouslyFormattedCitation":"(Heinrich, 1979)"},"properties":{"noteIndex":0},"schema":"https://github.com/citation-style-language/schema/raw/master/csl-citation.json"}</w:instrText>
      </w:r>
      <w:r w:rsidR="00636FCB">
        <w:rPr>
          <w:lang w:val="en-CA"/>
        </w:rPr>
        <w:fldChar w:fldCharType="separate"/>
      </w:r>
      <w:r w:rsidR="00AC4FC7" w:rsidRPr="00AC4FC7">
        <w:rPr>
          <w:noProof/>
          <w:lang w:val="en-CA"/>
        </w:rPr>
        <w:t>(Heinrich, 1979)</w:t>
      </w:r>
      <w:r w:rsidR="00636FCB">
        <w:rPr>
          <w:lang w:val="en-CA"/>
        </w:rPr>
        <w:fldChar w:fldCharType="end"/>
      </w:r>
      <w:r w:rsidR="00A979F4">
        <w:rPr>
          <w:lang w:val="en-CA"/>
        </w:rPr>
        <w:t xml:space="preserve">. </w:t>
      </w:r>
      <w:r w:rsidR="00BB6ED6">
        <w:rPr>
          <w:lang w:val="en-CA"/>
        </w:rPr>
        <w:t>W</w:t>
      </w:r>
      <w:r w:rsidR="00A76FDE">
        <w:rPr>
          <w:lang w:val="en-CA"/>
        </w:rPr>
        <w:t>e</w:t>
      </w:r>
      <w:r w:rsidR="00226C9F">
        <w:rPr>
          <w:lang w:val="en-CA"/>
        </w:rPr>
        <w:t xml:space="preserve"> </w:t>
      </w:r>
      <w:r w:rsidR="00A76FDE">
        <w:rPr>
          <w:lang w:val="en-CA"/>
        </w:rPr>
        <w:t xml:space="preserve">fit </w:t>
      </w:r>
      <w:r w:rsidR="00226C9F">
        <w:rPr>
          <w:lang w:val="en-CA"/>
        </w:rPr>
        <w:t>a</w:t>
      </w:r>
      <w:r w:rsidR="00C81BAC">
        <w:rPr>
          <w:lang w:val="en-CA"/>
        </w:rPr>
        <w:t xml:space="preserve"> </w:t>
      </w:r>
      <w:proofErr w:type="spellStart"/>
      <w:r w:rsidR="00A76FDE">
        <w:rPr>
          <w:lang w:val="en-CA"/>
        </w:rPr>
        <w:t>multimix</w:t>
      </w:r>
      <w:proofErr w:type="spellEnd"/>
      <w:r w:rsidR="00A76FDE">
        <w:rPr>
          <w:lang w:val="en-CA"/>
        </w:rPr>
        <w:t xml:space="preserve"> model to </w:t>
      </w:r>
      <w:r w:rsidR="00BB6ED6">
        <w:rPr>
          <w:lang w:val="en-CA"/>
        </w:rPr>
        <w:t>our</w:t>
      </w:r>
      <w:r w:rsidR="00A76FDE">
        <w:rPr>
          <w:lang w:val="en-CA"/>
        </w:rPr>
        <w:t xml:space="preserve"> </w:t>
      </w:r>
      <w:r w:rsidR="00325556">
        <w:rPr>
          <w:lang w:val="en-CA"/>
        </w:rPr>
        <w:t xml:space="preserve">mark-recapture </w:t>
      </w:r>
      <w:r w:rsidR="005D1A9C">
        <w:rPr>
          <w:lang w:val="en-CA"/>
        </w:rPr>
        <w:t xml:space="preserve">data to quantify effects of restoration on bee abundance </w:t>
      </w:r>
      <w:r w:rsidR="00792EFF">
        <w:rPr>
          <w:lang w:val="en-CA"/>
        </w:rPr>
        <w:t>and</w:t>
      </w:r>
      <w:r w:rsidR="005D1A9C">
        <w:rPr>
          <w:lang w:val="en-CA"/>
        </w:rPr>
        <w:t xml:space="preserve"> detectability.</w:t>
      </w:r>
      <w:r w:rsidR="005158F5">
        <w:rPr>
          <w:lang w:val="en-CA"/>
        </w:rPr>
        <w:t xml:space="preserve"> </w:t>
      </w:r>
      <w:r w:rsidR="00BB6ED6">
        <w:rPr>
          <w:lang w:val="en-CA"/>
        </w:rPr>
        <w:t>Alternatively</w:t>
      </w:r>
      <w:r w:rsidR="00A76FDE">
        <w:rPr>
          <w:lang w:val="en-CA"/>
        </w:rPr>
        <w:t xml:space="preserve">, </w:t>
      </w:r>
      <w:r w:rsidR="005158F5">
        <w:rPr>
          <w:lang w:val="en-CA"/>
        </w:rPr>
        <w:t xml:space="preserve">we </w:t>
      </w:r>
      <w:r w:rsidR="00BD1D22">
        <w:rPr>
          <w:lang w:val="en-CA"/>
        </w:rPr>
        <w:t xml:space="preserve">ignored </w:t>
      </w:r>
      <w:r w:rsidR="00AF035C">
        <w:rPr>
          <w:lang w:val="en-CA"/>
        </w:rPr>
        <w:t xml:space="preserve">the </w:t>
      </w:r>
      <w:r w:rsidR="005158F5">
        <w:rPr>
          <w:lang w:val="en-CA"/>
        </w:rPr>
        <w:t xml:space="preserve">individual </w:t>
      </w:r>
      <w:r w:rsidR="00BD1D22">
        <w:rPr>
          <w:lang w:val="en-CA"/>
        </w:rPr>
        <w:t>mark</w:t>
      </w:r>
      <w:r w:rsidR="005158F5">
        <w:rPr>
          <w:lang w:val="en-CA"/>
        </w:rPr>
        <w:t>s</w:t>
      </w:r>
      <w:r w:rsidR="00BD1D22">
        <w:rPr>
          <w:lang w:val="en-CA"/>
        </w:rPr>
        <w:t xml:space="preserve"> and </w:t>
      </w:r>
      <w:r w:rsidR="00A76FDE">
        <w:rPr>
          <w:lang w:val="en-CA"/>
        </w:rPr>
        <w:t>treated our data as</w:t>
      </w:r>
      <w:r w:rsidR="00AF035C">
        <w:rPr>
          <w:lang w:val="en-CA"/>
        </w:rPr>
        <w:t xml:space="preserve"> if they were</w:t>
      </w:r>
      <w:r w:rsidR="00A76FDE">
        <w:rPr>
          <w:lang w:val="en-CA"/>
        </w:rPr>
        <w:t xml:space="preserve"> </w:t>
      </w:r>
      <w:r w:rsidR="00781D2B">
        <w:rPr>
          <w:lang w:val="en-CA"/>
        </w:rPr>
        <w:t xml:space="preserve">simply </w:t>
      </w:r>
      <w:r w:rsidR="00690360">
        <w:rPr>
          <w:lang w:val="en-CA"/>
        </w:rPr>
        <w:t xml:space="preserve">repeated </w:t>
      </w:r>
      <w:r w:rsidR="00A76FDE">
        <w:rPr>
          <w:lang w:val="en-CA"/>
        </w:rPr>
        <w:t>counts</w:t>
      </w:r>
      <w:r w:rsidR="00781D2B">
        <w:rPr>
          <w:lang w:val="en-CA"/>
        </w:rPr>
        <w:t xml:space="preserve"> collected</w:t>
      </w:r>
      <w:r w:rsidR="00A76FDE">
        <w:rPr>
          <w:lang w:val="en-CA"/>
        </w:rPr>
        <w:t xml:space="preserve"> for </w:t>
      </w:r>
      <w:r w:rsidR="00C81BAC">
        <w:rPr>
          <w:lang w:val="en-CA"/>
        </w:rPr>
        <w:t xml:space="preserve">a </w:t>
      </w:r>
      <w:r w:rsidR="00A76FDE">
        <w:rPr>
          <w:lang w:val="en-CA"/>
        </w:rPr>
        <w:t xml:space="preserve">GLM </w:t>
      </w:r>
      <w:r w:rsidR="00C81BAC">
        <w:rPr>
          <w:lang w:val="en-CA"/>
        </w:rPr>
        <w:t>or</w:t>
      </w:r>
      <w:r w:rsidR="00226C9F">
        <w:rPr>
          <w:lang w:val="en-CA"/>
        </w:rPr>
        <w:t xml:space="preserve"> </w:t>
      </w:r>
      <w:proofErr w:type="spellStart"/>
      <w:r w:rsidR="00A76FDE">
        <w:rPr>
          <w:lang w:val="en-CA"/>
        </w:rPr>
        <w:t>binmix</w:t>
      </w:r>
      <w:proofErr w:type="spellEnd"/>
      <w:r w:rsidR="00A76FDE">
        <w:rPr>
          <w:lang w:val="en-CA"/>
        </w:rPr>
        <w:t xml:space="preserve"> model</w:t>
      </w:r>
      <w:r w:rsidR="00792EFF">
        <w:rPr>
          <w:lang w:val="en-CA"/>
        </w:rPr>
        <w:t>. This</w:t>
      </w:r>
      <w:r w:rsidR="00310FF5">
        <w:rPr>
          <w:lang w:val="en-CA"/>
        </w:rPr>
        <w:t xml:space="preserve"> </w:t>
      </w:r>
      <w:r w:rsidR="002F0837">
        <w:rPr>
          <w:lang w:val="en-CA"/>
        </w:rPr>
        <w:t>allow</w:t>
      </w:r>
      <w:r w:rsidR="00792EFF">
        <w:rPr>
          <w:lang w:val="en-CA"/>
        </w:rPr>
        <w:t>ed</w:t>
      </w:r>
      <w:r w:rsidR="002F0837">
        <w:rPr>
          <w:lang w:val="en-CA"/>
        </w:rPr>
        <w:t xml:space="preserve"> us to determine </w:t>
      </w:r>
      <w:r w:rsidR="00CD2E5A">
        <w:rPr>
          <w:lang w:val="en-CA"/>
        </w:rPr>
        <w:t>how</w:t>
      </w:r>
      <w:r w:rsidR="00A03011">
        <w:rPr>
          <w:lang w:val="en-CA"/>
        </w:rPr>
        <w:t xml:space="preserve"> </w:t>
      </w:r>
      <w:r w:rsidR="00310FF5">
        <w:rPr>
          <w:lang w:val="en-CA"/>
        </w:rPr>
        <w:t>ignoring</w:t>
      </w:r>
      <w:r w:rsidR="00A03011">
        <w:rPr>
          <w:lang w:val="en-CA"/>
        </w:rPr>
        <w:t xml:space="preserve"> </w:t>
      </w:r>
      <w:r w:rsidR="00310FF5">
        <w:rPr>
          <w:lang w:val="en-CA"/>
        </w:rPr>
        <w:t xml:space="preserve">potential </w:t>
      </w:r>
      <w:r w:rsidR="002F0837">
        <w:rPr>
          <w:lang w:val="en-CA"/>
        </w:rPr>
        <w:t>detection</w:t>
      </w:r>
      <w:r w:rsidR="00310FF5">
        <w:rPr>
          <w:lang w:val="en-CA"/>
        </w:rPr>
        <w:t xml:space="preserve"> bias</w:t>
      </w:r>
      <w:r w:rsidR="00CB5843">
        <w:rPr>
          <w:lang w:val="en-CA"/>
        </w:rPr>
        <w:t xml:space="preserve"> </w:t>
      </w:r>
      <w:r w:rsidR="00310FF5">
        <w:rPr>
          <w:lang w:val="en-CA"/>
        </w:rPr>
        <w:t xml:space="preserve">or using a less robust detection model </w:t>
      </w:r>
      <w:r w:rsidR="00A03011">
        <w:rPr>
          <w:lang w:val="en-CA"/>
        </w:rPr>
        <w:t>influenced</w:t>
      </w:r>
      <w:r w:rsidR="00465ED3">
        <w:rPr>
          <w:lang w:val="en-CA"/>
        </w:rPr>
        <w:t xml:space="preserve"> </w:t>
      </w:r>
      <w:r w:rsidR="003E57ED">
        <w:rPr>
          <w:lang w:val="en-CA"/>
        </w:rPr>
        <w:t xml:space="preserve">our </w:t>
      </w:r>
      <w:r w:rsidR="002F0837">
        <w:rPr>
          <w:lang w:val="en-CA"/>
        </w:rPr>
        <w:t>estimate</w:t>
      </w:r>
      <w:r w:rsidR="00CB5843">
        <w:rPr>
          <w:lang w:val="en-CA"/>
        </w:rPr>
        <w:t>s of</w:t>
      </w:r>
      <w:r w:rsidR="0023711F">
        <w:rPr>
          <w:lang w:val="en-CA"/>
        </w:rPr>
        <w:t xml:space="preserve"> </w:t>
      </w:r>
      <w:r w:rsidR="00BB6ED6">
        <w:rPr>
          <w:lang w:val="en-CA"/>
        </w:rPr>
        <w:t>a hypothesized</w:t>
      </w:r>
      <w:r w:rsidR="0023711F">
        <w:rPr>
          <w:lang w:val="en-CA"/>
        </w:rPr>
        <w:t xml:space="preserve"> </w:t>
      </w:r>
      <w:r w:rsidR="002F0837">
        <w:rPr>
          <w:lang w:val="en-CA"/>
        </w:rPr>
        <w:t>driver of insect abundance.</w:t>
      </w:r>
    </w:p>
    <w:p w14:paraId="1AB700CA" w14:textId="16045786" w:rsidR="00C81BAC" w:rsidRDefault="00527977" w:rsidP="00AC1753">
      <w:pPr>
        <w:spacing w:line="480" w:lineRule="auto"/>
        <w:ind w:firstLine="720"/>
        <w:rPr>
          <w:lang w:val="en-CA"/>
        </w:rPr>
      </w:pPr>
      <w:r>
        <w:rPr>
          <w:lang w:val="en-CA"/>
        </w:rPr>
        <w:t>Next, u</w:t>
      </w:r>
      <w:r w:rsidR="007A0239">
        <w:rPr>
          <w:lang w:val="en-CA"/>
        </w:rPr>
        <w:t>sing simulation</w:t>
      </w:r>
      <w:r w:rsidR="00065B2F">
        <w:rPr>
          <w:lang w:val="en-CA"/>
        </w:rPr>
        <w:t xml:space="preserve">, we investigated factors that </w:t>
      </w:r>
      <w:r w:rsidR="000A4FC1">
        <w:rPr>
          <w:lang w:val="en-CA"/>
        </w:rPr>
        <w:t xml:space="preserve">could </w:t>
      </w:r>
      <w:r w:rsidR="00BB6ED6">
        <w:rPr>
          <w:lang w:val="en-CA"/>
        </w:rPr>
        <w:t>influence</w:t>
      </w:r>
      <w:r>
        <w:rPr>
          <w:lang w:val="en-CA"/>
        </w:rPr>
        <w:t xml:space="preserve"> </w:t>
      </w:r>
      <w:r w:rsidR="00DF3690">
        <w:rPr>
          <w:lang w:val="en-CA"/>
        </w:rPr>
        <w:t xml:space="preserve">the </w:t>
      </w:r>
      <w:r w:rsidR="00BB6ED6">
        <w:rPr>
          <w:lang w:val="en-CA"/>
        </w:rPr>
        <w:t>accuracy and precision</w:t>
      </w:r>
      <w:r w:rsidR="00065B2F">
        <w:rPr>
          <w:lang w:val="en-CA"/>
        </w:rPr>
        <w:t xml:space="preserve"> </w:t>
      </w:r>
      <w:r w:rsidR="00C37A6C">
        <w:rPr>
          <w:lang w:val="en-CA"/>
        </w:rPr>
        <w:t xml:space="preserve">of </w:t>
      </w:r>
      <w:r w:rsidR="00065B2F">
        <w:rPr>
          <w:lang w:val="en-CA"/>
        </w:rPr>
        <w:t>GLM</w:t>
      </w:r>
      <w:ins w:id="117" w:author="Jens Christian Ulrich" w:date="2025-09-10T15:21:00Z" w16du:dateUtc="2025-09-10T19:21:00Z">
        <w:r w:rsidR="003B731A">
          <w:rPr>
            <w:lang w:val="en-CA"/>
          </w:rPr>
          <w:t>M</w:t>
        </w:r>
      </w:ins>
      <w:r w:rsidR="00065B2F">
        <w:rPr>
          <w:lang w:val="en-CA"/>
        </w:rPr>
        <w:t xml:space="preserve"> and </w:t>
      </w:r>
      <w:proofErr w:type="spellStart"/>
      <w:r w:rsidR="00065B2F">
        <w:rPr>
          <w:lang w:val="en-CA"/>
        </w:rPr>
        <w:t>binmix</w:t>
      </w:r>
      <w:proofErr w:type="spellEnd"/>
      <w:r w:rsidR="00065B2F">
        <w:rPr>
          <w:lang w:val="en-CA"/>
        </w:rPr>
        <w:t xml:space="preserve"> </w:t>
      </w:r>
      <w:r w:rsidR="00C37A6C">
        <w:rPr>
          <w:lang w:val="en-CA"/>
        </w:rPr>
        <w:t>approaches</w:t>
      </w:r>
      <w:r>
        <w:rPr>
          <w:lang w:val="en-CA"/>
        </w:rPr>
        <w:t xml:space="preserve"> compared to </w:t>
      </w:r>
      <w:proofErr w:type="spellStart"/>
      <w:ins w:id="118" w:author="Ulrich, Jens" w:date="2025-06-30T16:00:00Z" w16du:dateUtc="2025-06-30T23:00:00Z">
        <w:r w:rsidR="00DD4B0D">
          <w:rPr>
            <w:lang w:val="en-CA"/>
          </w:rPr>
          <w:t>multimix</w:t>
        </w:r>
        <w:proofErr w:type="spellEnd"/>
        <w:r w:rsidR="00DD4B0D">
          <w:rPr>
            <w:lang w:val="en-CA"/>
          </w:rPr>
          <w:t xml:space="preserve"> </w:t>
        </w:r>
      </w:ins>
      <w:r>
        <w:rPr>
          <w:lang w:val="en-CA"/>
        </w:rPr>
        <w:t>mark-recapture</w:t>
      </w:r>
      <w:r w:rsidR="00065B2F">
        <w:rPr>
          <w:lang w:val="en-CA"/>
        </w:rPr>
        <w:t xml:space="preserve">. </w:t>
      </w:r>
      <w:del w:id="119" w:author="Ulrich, Jens" w:date="2025-06-30T16:01:00Z" w16du:dateUtc="2025-06-30T23:01:00Z">
        <w:r w:rsidR="00792EFF" w:rsidDel="00DD4B0D">
          <w:rPr>
            <w:lang w:val="en-CA"/>
          </w:rPr>
          <w:delText>In particular</w:delText>
        </w:r>
      </w:del>
      <w:ins w:id="120" w:author="Ulrich, Jens" w:date="2025-06-30T16:01:00Z" w16du:dateUtc="2025-06-30T23:01:00Z">
        <w:r w:rsidR="00DD4B0D">
          <w:rPr>
            <w:lang w:val="en-CA"/>
          </w:rPr>
          <w:t>First</w:t>
        </w:r>
      </w:ins>
      <w:r w:rsidR="00792EFF">
        <w:rPr>
          <w:lang w:val="en-CA"/>
        </w:rPr>
        <w:t>, w</w:t>
      </w:r>
      <w:r w:rsidR="00C37A6C">
        <w:rPr>
          <w:lang w:val="en-CA"/>
        </w:rPr>
        <w:t xml:space="preserve">e </w:t>
      </w:r>
      <w:r w:rsidR="00792EFF">
        <w:rPr>
          <w:lang w:val="en-CA"/>
        </w:rPr>
        <w:t>examined</w:t>
      </w:r>
      <w:r w:rsidR="00C37A6C">
        <w:rPr>
          <w:lang w:val="en-CA"/>
        </w:rPr>
        <w:t xml:space="preserve"> </w:t>
      </w:r>
      <w:r w:rsidR="00792EFF">
        <w:rPr>
          <w:lang w:val="en-CA"/>
        </w:rPr>
        <w:t>whether</w:t>
      </w:r>
      <w:r w:rsidR="00C37A6C" w:rsidRPr="00C37A6C">
        <w:rPr>
          <w:lang w:val="en-CA"/>
        </w:rPr>
        <w:t xml:space="preserve"> </w:t>
      </w:r>
      <w:r w:rsidR="00C37A6C">
        <w:rPr>
          <w:lang w:val="en-CA"/>
        </w:rPr>
        <w:t xml:space="preserve">changes to baseline detection rate and/or </w:t>
      </w:r>
      <w:r w:rsidR="00310FF5">
        <w:rPr>
          <w:lang w:val="en-CA"/>
        </w:rPr>
        <w:t>number of</w:t>
      </w:r>
      <w:r w:rsidR="00C37A6C">
        <w:rPr>
          <w:lang w:val="en-CA"/>
        </w:rPr>
        <w:t xml:space="preserve"> </w:t>
      </w:r>
      <w:r w:rsidR="00310FF5">
        <w:rPr>
          <w:lang w:val="en-CA"/>
        </w:rPr>
        <w:t>study sites</w:t>
      </w:r>
      <w:r w:rsidR="00C37A6C">
        <w:rPr>
          <w:lang w:val="en-CA"/>
        </w:rPr>
        <w:t xml:space="preserve"> impact the ability of these models </w:t>
      </w:r>
      <w:r w:rsidR="00C37A6C" w:rsidRPr="00636FCB">
        <w:rPr>
          <w:lang w:val="en-CA"/>
        </w:rPr>
        <w:t>to estimate</w:t>
      </w:r>
      <w:r w:rsidR="00C37A6C">
        <w:rPr>
          <w:lang w:val="en-CA"/>
        </w:rPr>
        <w:t xml:space="preserve"> </w:t>
      </w:r>
      <w:r w:rsidR="005F74EF">
        <w:rPr>
          <w:lang w:val="en-CA"/>
        </w:rPr>
        <w:t xml:space="preserve">the effect of an </w:t>
      </w:r>
      <w:r w:rsidR="00C37A6C">
        <w:rPr>
          <w:lang w:val="en-CA"/>
        </w:rPr>
        <w:t xml:space="preserve">abundance </w:t>
      </w:r>
      <w:r w:rsidR="005F74EF">
        <w:rPr>
          <w:lang w:val="en-CA"/>
        </w:rPr>
        <w:t>driver</w:t>
      </w:r>
      <w:r w:rsidR="00C37A6C">
        <w:rPr>
          <w:lang w:val="en-CA"/>
        </w:rPr>
        <w:t xml:space="preserve"> </w:t>
      </w:r>
      <w:r w:rsidR="00BB6ED6">
        <w:rPr>
          <w:lang w:val="en-CA"/>
        </w:rPr>
        <w:t>that has</w:t>
      </w:r>
      <w:r w:rsidR="00C37A6C">
        <w:rPr>
          <w:lang w:val="en-CA"/>
        </w:rPr>
        <w:t xml:space="preserve"> </w:t>
      </w:r>
      <w:r w:rsidR="00DF3690">
        <w:rPr>
          <w:lang w:val="en-CA"/>
        </w:rPr>
        <w:t xml:space="preserve">a </w:t>
      </w:r>
      <w:r w:rsidR="00C37A6C">
        <w:rPr>
          <w:lang w:val="en-CA"/>
        </w:rPr>
        <w:t>confounding effect on detection</w:t>
      </w:r>
      <w:r w:rsidR="009D0352">
        <w:rPr>
          <w:lang w:val="en-CA"/>
        </w:rPr>
        <w:t xml:space="preserve">. </w:t>
      </w:r>
      <w:del w:id="121" w:author="Ulrich, Jens" w:date="2025-06-30T16:01:00Z" w16du:dateUtc="2025-06-30T23:01:00Z">
        <w:r w:rsidR="003C0CE2" w:rsidDel="00DD4B0D">
          <w:rPr>
            <w:lang w:val="en-CA"/>
          </w:rPr>
          <w:delText>Finally</w:delText>
        </w:r>
      </w:del>
      <w:ins w:id="122" w:author="Ulrich, Jens" w:date="2025-06-30T16:01:00Z" w16du:dateUtc="2025-06-30T23:01:00Z">
        <w:r w:rsidR="00DD4B0D">
          <w:rPr>
            <w:lang w:val="en-CA"/>
          </w:rPr>
          <w:t>In addition</w:t>
        </w:r>
      </w:ins>
      <w:r w:rsidR="00A64303">
        <w:rPr>
          <w:lang w:val="en-CA"/>
        </w:rPr>
        <w:t xml:space="preserve">, </w:t>
      </w:r>
      <w:del w:id="123" w:author="Ulrich, Jens" w:date="2025-06-30T16:00:00Z" w16du:dateUtc="2025-06-30T23:00:00Z">
        <w:r w:rsidR="00BB6ED6" w:rsidDel="00DD4B0D">
          <w:rPr>
            <w:lang w:val="en-CA"/>
          </w:rPr>
          <w:delText>with</w:delText>
        </w:r>
        <w:r w:rsidR="00C81BAC" w:rsidDel="00DD4B0D">
          <w:rPr>
            <w:lang w:val="en-CA"/>
          </w:rPr>
          <w:delText xml:space="preserve"> </w:delText>
        </w:r>
        <w:r w:rsidR="00636FCB" w:rsidDel="00DD4B0D">
          <w:rPr>
            <w:lang w:val="en-CA"/>
          </w:rPr>
          <w:delText>simulation</w:delText>
        </w:r>
        <w:r w:rsidR="00BB6ED6" w:rsidDel="00DD4B0D">
          <w:rPr>
            <w:lang w:val="en-CA"/>
          </w:rPr>
          <w:delText xml:space="preserve">, </w:delText>
        </w:r>
      </w:del>
      <w:r w:rsidR="00BB6ED6">
        <w:rPr>
          <w:lang w:val="en-CA"/>
        </w:rPr>
        <w:t>we</w:t>
      </w:r>
      <w:r w:rsidR="00636FCB">
        <w:rPr>
          <w:lang w:val="en-CA"/>
        </w:rPr>
        <w:t xml:space="preserve"> </w:t>
      </w:r>
      <w:r w:rsidR="00C81BAC">
        <w:rPr>
          <w:lang w:val="en-CA"/>
        </w:rPr>
        <w:t>test</w:t>
      </w:r>
      <w:r w:rsidR="00BB6ED6">
        <w:rPr>
          <w:lang w:val="en-CA"/>
        </w:rPr>
        <w:t>ed</w:t>
      </w:r>
      <w:r w:rsidR="00C81BAC">
        <w:rPr>
          <w:lang w:val="en-CA"/>
        </w:rPr>
        <w:t xml:space="preserve"> </w:t>
      </w:r>
      <w:r w:rsidR="005F74EF">
        <w:rPr>
          <w:lang w:val="en-CA"/>
        </w:rPr>
        <w:t xml:space="preserve">how violations of </w:t>
      </w:r>
      <w:r w:rsidR="00846FA7">
        <w:rPr>
          <w:lang w:val="en-CA"/>
        </w:rPr>
        <w:t xml:space="preserve">the </w:t>
      </w:r>
      <w:r w:rsidR="005F74EF">
        <w:rPr>
          <w:lang w:val="en-CA"/>
        </w:rPr>
        <w:t>assumption of population closure impact</w:t>
      </w:r>
      <w:r w:rsidR="00846FA7">
        <w:rPr>
          <w:lang w:val="en-CA"/>
        </w:rPr>
        <w:t>ed</w:t>
      </w:r>
      <w:r w:rsidR="00636FCB">
        <w:rPr>
          <w:lang w:val="en-CA"/>
        </w:rPr>
        <w:t xml:space="preserve"> </w:t>
      </w:r>
      <w:r w:rsidR="005F74EF">
        <w:rPr>
          <w:lang w:val="en-CA"/>
        </w:rPr>
        <w:t xml:space="preserve">the ability of </w:t>
      </w:r>
      <w:proofErr w:type="spellStart"/>
      <w:r w:rsidR="00636FCB">
        <w:rPr>
          <w:lang w:val="en-CA"/>
        </w:rPr>
        <w:t>binmix</w:t>
      </w:r>
      <w:proofErr w:type="spellEnd"/>
      <w:r w:rsidR="00636FCB">
        <w:rPr>
          <w:lang w:val="en-CA"/>
        </w:rPr>
        <w:t xml:space="preserve"> and </w:t>
      </w:r>
      <w:proofErr w:type="spellStart"/>
      <w:r w:rsidR="00636FCB">
        <w:rPr>
          <w:lang w:val="en-CA"/>
        </w:rPr>
        <w:t>multimix</w:t>
      </w:r>
      <w:proofErr w:type="spellEnd"/>
      <w:r w:rsidR="00636FCB">
        <w:rPr>
          <w:lang w:val="en-CA"/>
        </w:rPr>
        <w:t xml:space="preserve"> model </w:t>
      </w:r>
      <w:r w:rsidR="005F74EF">
        <w:rPr>
          <w:lang w:val="en-CA"/>
        </w:rPr>
        <w:t xml:space="preserve">to </w:t>
      </w:r>
      <w:r w:rsidR="00636FCB">
        <w:rPr>
          <w:lang w:val="en-CA"/>
        </w:rPr>
        <w:t>estimate a</w:t>
      </w:r>
      <w:r w:rsidR="005F74EF">
        <w:rPr>
          <w:lang w:val="en-CA"/>
        </w:rPr>
        <w:t xml:space="preserve">n abundance </w:t>
      </w:r>
      <w:r w:rsidR="00584657">
        <w:rPr>
          <w:lang w:val="en-CA"/>
        </w:rPr>
        <w:t>driver</w:t>
      </w:r>
      <w:r w:rsidR="00A64303">
        <w:rPr>
          <w:lang w:val="en-CA"/>
        </w:rPr>
        <w:t xml:space="preserve">. </w:t>
      </w:r>
      <w:r w:rsidR="00DF3690">
        <w:rPr>
          <w:lang w:val="en-CA"/>
        </w:rPr>
        <w:t xml:space="preserve">In </w:t>
      </w:r>
      <w:r w:rsidR="00DF3690">
        <w:rPr>
          <w:lang w:val="en-CA"/>
        </w:rPr>
        <w:lastRenderedPageBreak/>
        <w:t xml:space="preserve">combination, </w:t>
      </w:r>
      <w:r w:rsidR="00E106FF">
        <w:rPr>
          <w:lang w:val="en-CA"/>
        </w:rPr>
        <w:t xml:space="preserve">our </w:t>
      </w:r>
      <w:r w:rsidR="00792EFF">
        <w:rPr>
          <w:lang w:val="en-CA"/>
        </w:rPr>
        <w:t>results</w:t>
      </w:r>
      <w:r w:rsidR="002F3E80">
        <w:rPr>
          <w:lang w:val="en-CA"/>
        </w:rPr>
        <w:t xml:space="preserve"> </w:t>
      </w:r>
      <w:r w:rsidR="00337C6D">
        <w:rPr>
          <w:lang w:val="en-CA"/>
        </w:rPr>
        <w:t xml:space="preserve">provide </w:t>
      </w:r>
      <w:r w:rsidR="002F3E80">
        <w:rPr>
          <w:lang w:val="en-CA"/>
        </w:rPr>
        <w:t xml:space="preserve">needed </w:t>
      </w:r>
      <w:r w:rsidR="00337C6D">
        <w:rPr>
          <w:lang w:val="en-CA"/>
        </w:rPr>
        <w:t xml:space="preserve">information on </w:t>
      </w:r>
      <w:r w:rsidR="009D0352">
        <w:rPr>
          <w:lang w:val="en-CA"/>
        </w:rPr>
        <w:t xml:space="preserve">how to better design and conduct </w:t>
      </w:r>
      <w:r w:rsidR="00EE319C">
        <w:rPr>
          <w:lang w:val="en-CA"/>
        </w:rPr>
        <w:t xml:space="preserve">unbiased </w:t>
      </w:r>
      <w:r w:rsidR="00885AE0">
        <w:rPr>
          <w:lang w:val="en-CA"/>
        </w:rPr>
        <w:t xml:space="preserve">insect </w:t>
      </w:r>
      <w:r w:rsidR="00337C6D">
        <w:rPr>
          <w:lang w:val="en-CA"/>
        </w:rPr>
        <w:t xml:space="preserve">abundance </w:t>
      </w:r>
      <w:r w:rsidR="00310FF5">
        <w:rPr>
          <w:lang w:val="en-CA"/>
        </w:rPr>
        <w:t xml:space="preserve">field </w:t>
      </w:r>
      <w:r w:rsidR="009D0352">
        <w:rPr>
          <w:lang w:val="en-CA"/>
        </w:rPr>
        <w:t>studies</w:t>
      </w:r>
      <w:r w:rsidR="00337C6D">
        <w:rPr>
          <w:lang w:val="en-CA"/>
        </w:rPr>
        <w:t xml:space="preserve">. </w:t>
      </w:r>
    </w:p>
    <w:p w14:paraId="5B26EA6C" w14:textId="2B41C7AE" w:rsidR="008C4499" w:rsidRDefault="00EF6948" w:rsidP="00B33FC4">
      <w:pPr>
        <w:spacing w:line="480" w:lineRule="auto"/>
        <w:rPr>
          <w:b/>
          <w:bCs/>
          <w:lang w:val="en-CA"/>
        </w:rPr>
      </w:pPr>
      <w:r>
        <w:rPr>
          <w:b/>
          <w:bCs/>
          <w:lang w:val="en-CA"/>
        </w:rPr>
        <w:t xml:space="preserve">2. </w:t>
      </w:r>
      <w:r w:rsidR="008C4499">
        <w:rPr>
          <w:b/>
          <w:bCs/>
          <w:lang w:val="en-CA"/>
        </w:rPr>
        <w:t>Methods</w:t>
      </w:r>
    </w:p>
    <w:p w14:paraId="2F770CEA" w14:textId="2BF68A4E" w:rsidR="00F75794" w:rsidRDefault="00EF13F8" w:rsidP="00B33FC4">
      <w:pPr>
        <w:spacing w:line="480" w:lineRule="auto"/>
        <w:rPr>
          <w:i/>
          <w:iCs/>
          <w:lang w:val="en-CA"/>
        </w:rPr>
      </w:pPr>
      <w:r>
        <w:rPr>
          <w:i/>
          <w:iCs/>
          <w:lang w:val="en-CA"/>
        </w:rPr>
        <w:t xml:space="preserve">2.1 </w:t>
      </w:r>
      <w:r w:rsidR="00B3215B">
        <w:rPr>
          <w:i/>
          <w:iCs/>
          <w:lang w:val="en-CA"/>
        </w:rPr>
        <w:t>Field</w:t>
      </w:r>
      <w:r w:rsidR="00B512B6">
        <w:rPr>
          <w:i/>
          <w:iCs/>
          <w:lang w:val="en-CA"/>
        </w:rPr>
        <w:t xml:space="preserve"> study</w:t>
      </w:r>
      <w:r>
        <w:rPr>
          <w:i/>
          <w:iCs/>
          <w:lang w:val="en-CA"/>
        </w:rPr>
        <w:t xml:space="preserve"> design and data collection</w:t>
      </w:r>
    </w:p>
    <w:p w14:paraId="22506949" w14:textId="32F9AAC7" w:rsidR="00B33FC4" w:rsidRDefault="00B33FC4" w:rsidP="00B33FC4">
      <w:pPr>
        <w:spacing w:line="480" w:lineRule="auto"/>
        <w:ind w:firstLine="720"/>
        <w:rPr>
          <w:lang w:val="en-CA"/>
        </w:rPr>
      </w:pPr>
      <w:r>
        <w:rPr>
          <w:lang w:val="en-CA"/>
        </w:rPr>
        <w:t xml:space="preserve">We </w:t>
      </w:r>
      <w:r w:rsidR="00382736">
        <w:rPr>
          <w:lang w:val="en-CA"/>
        </w:rPr>
        <w:t>collected</w:t>
      </w:r>
      <w:r w:rsidR="0081124C">
        <w:rPr>
          <w:lang w:val="en-CA"/>
        </w:rPr>
        <w:t xml:space="preserve"> wild bee</w:t>
      </w:r>
      <w:r w:rsidR="00382736">
        <w:rPr>
          <w:lang w:val="en-CA"/>
        </w:rPr>
        <w:t xml:space="preserve"> abundance data from </w:t>
      </w:r>
      <w:r>
        <w:rPr>
          <w:lang w:val="en-CA"/>
        </w:rPr>
        <w:t>five urban parks in Vancouver, Canada, that</w:t>
      </w:r>
      <w:r w:rsidR="00FC3BCB">
        <w:rPr>
          <w:lang w:val="en-CA"/>
        </w:rPr>
        <w:t xml:space="preserve"> had</w:t>
      </w:r>
      <w:r>
        <w:rPr>
          <w:lang w:val="en-CA"/>
        </w:rPr>
        <w:t xml:space="preserve"> received habitat restoration</w:t>
      </w:r>
      <w:r w:rsidR="00A03011">
        <w:rPr>
          <w:lang w:val="en-CA"/>
        </w:rPr>
        <w:t xml:space="preserve"> amendments in 2020</w:t>
      </w:r>
      <w:r w:rsidR="0068185E">
        <w:rPr>
          <w:lang w:val="en-CA"/>
        </w:rPr>
        <w:t xml:space="preserve"> </w:t>
      </w:r>
      <w:r w:rsidR="000145EF">
        <w:rPr>
          <w:lang w:val="en-CA"/>
        </w:rPr>
        <w:t>and from</w:t>
      </w:r>
      <w:r>
        <w:rPr>
          <w:lang w:val="en-CA"/>
        </w:rPr>
        <w:t xml:space="preserve"> five similar parks </w:t>
      </w:r>
      <w:r w:rsidR="00E4120C">
        <w:rPr>
          <w:lang w:val="en-CA"/>
        </w:rPr>
        <w:t>without</w:t>
      </w:r>
      <w:r>
        <w:rPr>
          <w:lang w:val="en-CA"/>
        </w:rPr>
        <w:t xml:space="preserve"> restoration</w:t>
      </w:r>
      <w:r w:rsidR="00E4120C">
        <w:rPr>
          <w:lang w:val="en-CA"/>
        </w:rPr>
        <w:t>s</w:t>
      </w:r>
      <w:r>
        <w:rPr>
          <w:lang w:val="en-CA"/>
        </w:rPr>
        <w:t xml:space="preserve"> (hereafter, “control” parks)</w:t>
      </w:r>
      <w:r w:rsidR="0068185E">
        <w:rPr>
          <w:lang w:val="en-CA"/>
        </w:rPr>
        <w:t xml:space="preserve"> (Table S1)</w:t>
      </w:r>
      <w:r>
        <w:rPr>
          <w:lang w:val="en-CA"/>
        </w:rPr>
        <w:t xml:space="preserve">. </w:t>
      </w:r>
      <w:r w:rsidR="00592385">
        <w:rPr>
          <w:lang w:val="en-CA"/>
        </w:rPr>
        <w:t xml:space="preserve">In restored parks, </w:t>
      </w:r>
      <w:r w:rsidR="00AA0AC3">
        <w:rPr>
          <w:lang w:val="en-CA"/>
        </w:rPr>
        <w:t xml:space="preserve">a section of </w:t>
      </w:r>
      <w:r w:rsidR="00592385">
        <w:rPr>
          <w:lang w:val="en-CA"/>
        </w:rPr>
        <w:t>conventional turfgrass</w:t>
      </w:r>
      <w:r w:rsidR="00AA0AC3">
        <w:rPr>
          <w:lang w:val="en-CA"/>
        </w:rPr>
        <w:t xml:space="preserve"> was excluded from regular mowing</w:t>
      </w:r>
      <w:r w:rsidR="00592385">
        <w:rPr>
          <w:lang w:val="en-CA"/>
        </w:rPr>
        <w:t xml:space="preserve"> during April – September</w:t>
      </w:r>
      <w:bookmarkStart w:id="124" w:name="_Hlk202192070"/>
      <w:ins w:id="125" w:author="Ulrich, Jens" w:date="2025-06-30T16:06:00Z" w16du:dateUtc="2025-06-30T23:06:00Z">
        <w:r w:rsidR="00DD4B0D">
          <w:rPr>
            <w:lang w:val="en-CA"/>
          </w:rPr>
          <w:t xml:space="preserve">. In control parks, turfgrass was mowed approximately once every </w:t>
        </w:r>
      </w:ins>
      <w:ins w:id="126" w:author="Ulrich, Jens" w:date="2025-06-30T16:07:00Z" w16du:dateUtc="2025-06-30T23:07:00Z">
        <w:r w:rsidR="00DD4B0D">
          <w:rPr>
            <w:lang w:val="en-CA"/>
          </w:rPr>
          <w:t>two</w:t>
        </w:r>
      </w:ins>
      <w:ins w:id="127" w:author="Ulrich, Jens" w:date="2025-06-30T16:06:00Z" w16du:dateUtc="2025-06-30T23:06:00Z">
        <w:r w:rsidR="00DD4B0D">
          <w:rPr>
            <w:lang w:val="en-CA"/>
          </w:rPr>
          <w:t xml:space="preserve"> week</w:t>
        </w:r>
      </w:ins>
      <w:ins w:id="128" w:author="Ulrich, Jens" w:date="2025-06-30T16:07:00Z" w16du:dateUtc="2025-06-30T23:07:00Z">
        <w:r w:rsidR="00DD4B0D">
          <w:rPr>
            <w:lang w:val="en-CA"/>
          </w:rPr>
          <w:t>s</w:t>
        </w:r>
      </w:ins>
      <w:del w:id="129" w:author="Ulrich, Jens" w:date="2025-06-30T16:07:00Z" w16du:dateUtc="2025-06-30T23:07:00Z">
        <w:r w:rsidR="00592385" w:rsidDel="00DD4B0D">
          <w:rPr>
            <w:lang w:val="en-CA"/>
          </w:rPr>
          <w:delText xml:space="preserve"> </w:delText>
        </w:r>
        <w:bookmarkEnd w:id="124"/>
        <w:r w:rsidR="00592385" w:rsidDel="00DD4B0D">
          <w:rPr>
            <w:lang w:val="en-CA"/>
          </w:rPr>
          <w:delText>compared to</w:delText>
        </w:r>
        <w:r w:rsidR="00AA0AC3" w:rsidDel="00DD4B0D">
          <w:rPr>
            <w:lang w:val="en-CA"/>
          </w:rPr>
          <w:delText xml:space="preserve"> a bi-weekly</w:delText>
        </w:r>
        <w:r w:rsidR="00592385" w:rsidDel="00DD4B0D">
          <w:rPr>
            <w:lang w:val="en-CA"/>
          </w:rPr>
          <w:delText xml:space="preserve"> mow</w:delText>
        </w:r>
        <w:r w:rsidR="00AA0AC3" w:rsidDel="00DD4B0D">
          <w:rPr>
            <w:lang w:val="en-CA"/>
          </w:rPr>
          <w:delText xml:space="preserve"> schedule </w:delText>
        </w:r>
        <w:r w:rsidR="00592385" w:rsidDel="00DD4B0D">
          <w:rPr>
            <w:lang w:val="en-CA"/>
          </w:rPr>
          <w:delText>in</w:delText>
        </w:r>
        <w:r w:rsidR="00AA0AC3" w:rsidDel="00DD4B0D">
          <w:rPr>
            <w:lang w:val="en-CA"/>
          </w:rPr>
          <w:delText xml:space="preserve"> the</w:delText>
        </w:r>
        <w:r w:rsidR="00592385" w:rsidDel="00DD4B0D">
          <w:rPr>
            <w:lang w:val="en-CA"/>
          </w:rPr>
          <w:delText xml:space="preserve"> control parks</w:delText>
        </w:r>
      </w:del>
      <w:r w:rsidR="00592385">
        <w:rPr>
          <w:lang w:val="en-CA"/>
        </w:rPr>
        <w:t>. Restored parks were also seeded with</w:t>
      </w:r>
      <w:r w:rsidR="00AA0AC3">
        <w:rPr>
          <w:lang w:val="en-CA"/>
        </w:rPr>
        <w:t xml:space="preserve"> a</w:t>
      </w:r>
      <w:r w:rsidR="00592385">
        <w:rPr>
          <w:lang w:val="en-CA"/>
        </w:rPr>
        <w:t xml:space="preserve"> flower</w:t>
      </w:r>
      <w:r w:rsidR="00E4120C">
        <w:rPr>
          <w:lang w:val="en-CA"/>
        </w:rPr>
        <w:t xml:space="preserve"> mix</w:t>
      </w:r>
      <w:r w:rsidR="00592385">
        <w:rPr>
          <w:lang w:val="en-CA"/>
        </w:rPr>
        <w:t xml:space="preserve">. </w:t>
      </w:r>
      <w:r w:rsidR="00E375C6">
        <w:rPr>
          <w:lang w:val="en-CA"/>
        </w:rPr>
        <w:t>A</w:t>
      </w:r>
      <w:r w:rsidR="00592385">
        <w:rPr>
          <w:lang w:val="en-CA"/>
        </w:rPr>
        <w:t xml:space="preserve"> separate study</w:t>
      </w:r>
      <w:r w:rsidR="00E375C6">
        <w:rPr>
          <w:lang w:val="en-CA"/>
        </w:rPr>
        <w:t xml:space="preserve"> found</w:t>
      </w:r>
      <w:r w:rsidR="00592385">
        <w:rPr>
          <w:lang w:val="en-CA"/>
        </w:rPr>
        <w:t xml:space="preserve"> </w:t>
      </w:r>
      <w:r w:rsidR="000D7E55">
        <w:rPr>
          <w:lang w:val="en-CA"/>
        </w:rPr>
        <w:t>that r</w:t>
      </w:r>
      <w:r w:rsidR="00592385">
        <w:rPr>
          <w:lang w:val="en-CA"/>
        </w:rPr>
        <w:t xml:space="preserve">estoration </w:t>
      </w:r>
      <w:r w:rsidR="00E375C6">
        <w:rPr>
          <w:lang w:val="en-CA"/>
        </w:rPr>
        <w:t xml:space="preserve">of these same parks </w:t>
      </w:r>
      <w:r w:rsidR="00E9563B">
        <w:rPr>
          <w:lang w:val="en-CA"/>
        </w:rPr>
        <w:t>was</w:t>
      </w:r>
      <w:r>
        <w:rPr>
          <w:lang w:val="en-CA"/>
        </w:rPr>
        <w:t xml:space="preserve"> </w:t>
      </w:r>
      <w:r w:rsidR="00E9563B">
        <w:rPr>
          <w:lang w:val="en-CA"/>
        </w:rPr>
        <w:t>strongly associated with</w:t>
      </w:r>
      <w:r>
        <w:rPr>
          <w:lang w:val="en-CA"/>
        </w:rPr>
        <w:t xml:space="preserve"> increased </w:t>
      </w:r>
      <w:r w:rsidR="000C3903">
        <w:rPr>
          <w:lang w:val="en-CA"/>
        </w:rPr>
        <w:t xml:space="preserve">plant </w:t>
      </w:r>
      <w:r>
        <w:rPr>
          <w:lang w:val="en-CA"/>
        </w:rPr>
        <w:t xml:space="preserve">species richness and marginally </w:t>
      </w:r>
      <w:r w:rsidR="00E9563B">
        <w:rPr>
          <w:lang w:val="en-CA"/>
        </w:rPr>
        <w:t>associated with increased</w:t>
      </w:r>
      <w:r>
        <w:rPr>
          <w:lang w:val="en-CA"/>
        </w:rPr>
        <w:t xml:space="preserve"> </w:t>
      </w:r>
      <w:r w:rsidR="00E4120C">
        <w:rPr>
          <w:lang w:val="en-CA"/>
        </w:rPr>
        <w:t>floral</w:t>
      </w:r>
      <w:r>
        <w:rPr>
          <w:lang w:val="en-CA"/>
        </w:rPr>
        <w:t xml:space="preserve"> abundance</w:t>
      </w:r>
      <w:r w:rsidR="003E7C74">
        <w:rPr>
          <w:lang w:val="en-CA"/>
        </w:rPr>
        <w:t xml:space="preserve"> </w:t>
      </w:r>
      <w:r w:rsidR="003E7C74">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3E7C74">
        <w:rPr>
          <w:lang w:val="en-CA"/>
        </w:rPr>
        <w:fldChar w:fldCharType="separate"/>
      </w:r>
      <w:r w:rsidR="00AC4FC7" w:rsidRPr="00AC4FC7">
        <w:rPr>
          <w:noProof/>
          <w:lang w:val="en-CA"/>
        </w:rPr>
        <w:t>(Ulrich &amp; Sargent, 2025)</w:t>
      </w:r>
      <w:r w:rsidR="003E7C74">
        <w:rPr>
          <w:lang w:val="en-CA"/>
        </w:rPr>
        <w:fldChar w:fldCharType="end"/>
      </w:r>
      <w:r>
        <w:rPr>
          <w:lang w:val="en-CA"/>
        </w:rPr>
        <w:t xml:space="preserve">. Although we did not measure vegetation complexity, vegetation was approximately knee-height </w:t>
      </w:r>
      <w:ins w:id="130" w:author="Ulrich, Jens" w:date="2025-06-30T16:09:00Z" w16du:dateUtc="2025-06-30T23:09:00Z">
        <w:r w:rsidR="006316C5">
          <w:rPr>
            <w:lang w:val="en-CA"/>
          </w:rPr>
          <w:t xml:space="preserve">(~50-75 cm) </w:t>
        </w:r>
      </w:ins>
      <w:r>
        <w:rPr>
          <w:lang w:val="en-CA"/>
        </w:rPr>
        <w:t>in restored parks compared to approximately ankle-height in control parks (</w:t>
      </w:r>
      <w:r w:rsidR="003733C6">
        <w:rPr>
          <w:lang w:val="en-CA"/>
        </w:rPr>
        <w:t>Figure S1</w:t>
      </w:r>
      <w:r>
        <w:rPr>
          <w:lang w:val="en-CA"/>
        </w:rPr>
        <w:t xml:space="preserve">). </w:t>
      </w:r>
      <w:r w:rsidR="00B82529">
        <w:rPr>
          <w:lang w:val="en-CA"/>
        </w:rPr>
        <w:t xml:space="preserve">We </w:t>
      </w:r>
      <w:r w:rsidR="00A03011">
        <w:rPr>
          <w:lang w:val="en-CA"/>
        </w:rPr>
        <w:t xml:space="preserve">collected abundance data in </w:t>
      </w:r>
      <w:r w:rsidR="00B82529">
        <w:rPr>
          <w:lang w:val="en-CA"/>
        </w:rPr>
        <w:t>2022</w:t>
      </w:r>
      <w:r w:rsidR="00A03011">
        <w:rPr>
          <w:lang w:val="en-CA"/>
        </w:rPr>
        <w:t xml:space="preserve"> and </w:t>
      </w:r>
      <w:r w:rsidR="00640157">
        <w:rPr>
          <w:lang w:val="en-CA"/>
        </w:rPr>
        <w:t>again in</w:t>
      </w:r>
      <w:r w:rsidR="00B82529">
        <w:rPr>
          <w:lang w:val="en-CA"/>
        </w:rPr>
        <w:t xml:space="preserve"> 2023. </w:t>
      </w:r>
      <w:r w:rsidR="00A4489A">
        <w:rPr>
          <w:lang w:val="en-CA"/>
        </w:rPr>
        <w:t>Site centroids were separated by &gt;1 km, approximately the maximum foraging distance for many bee species</w:t>
      </w:r>
      <w:r w:rsidR="00BA096B">
        <w:rPr>
          <w:lang w:val="en-CA"/>
        </w:rPr>
        <w:t xml:space="preserve"> </w:t>
      </w:r>
      <w:r w:rsidR="00BA096B">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A096B">
        <w:rPr>
          <w:lang w:val="en-CA"/>
        </w:rPr>
        <w:fldChar w:fldCharType="separate"/>
      </w:r>
      <w:r w:rsidR="00AC4FC7" w:rsidRPr="00AC4FC7">
        <w:rPr>
          <w:noProof/>
          <w:lang w:val="en-CA"/>
        </w:rPr>
        <w:t>(Greenleaf et al., 2007)</w:t>
      </w:r>
      <w:r w:rsidR="00BA096B">
        <w:rPr>
          <w:lang w:val="en-CA"/>
        </w:rPr>
        <w:fldChar w:fldCharType="end"/>
      </w:r>
      <w:r w:rsidR="00386C84">
        <w:rPr>
          <w:lang w:val="en-CA"/>
        </w:rPr>
        <w:t>. This allowed us to maintain spatial independence of the abundance for each site</w:t>
      </w:r>
      <w:r w:rsidR="00CD2E5A">
        <w:rPr>
          <w:lang w:val="en-CA"/>
        </w:rPr>
        <w:t>, despite the potential for individuals to move in and out of the site sampling areas</w:t>
      </w:r>
      <w:r w:rsidR="00386C84">
        <w:rPr>
          <w:lang w:val="en-CA"/>
        </w:rPr>
        <w:t>.</w:t>
      </w:r>
    </w:p>
    <w:p w14:paraId="267D5A67" w14:textId="1280E2F7" w:rsidR="00B512B6" w:rsidRPr="00F52316" w:rsidRDefault="00B33FC4" w:rsidP="002E18EA">
      <w:pPr>
        <w:spacing w:line="480" w:lineRule="auto"/>
        <w:ind w:firstLine="720"/>
        <w:rPr>
          <w:lang w:val="en-CA"/>
        </w:rPr>
      </w:pPr>
      <w:r w:rsidRPr="00D6726E">
        <w:rPr>
          <w:lang w:val="en-CA"/>
        </w:rPr>
        <w:t xml:space="preserve">We targeted </w:t>
      </w:r>
      <w:r w:rsidR="000C5B26" w:rsidRPr="00D6726E">
        <w:rPr>
          <w:lang w:val="en-CA"/>
        </w:rPr>
        <w:t xml:space="preserve">our </w:t>
      </w:r>
      <w:r w:rsidRPr="00D6726E">
        <w:rPr>
          <w:lang w:val="en-CA"/>
        </w:rPr>
        <w:t>surveys on eight wild bee species from fou</w:t>
      </w:r>
      <w:r>
        <w:rPr>
          <w:lang w:val="en-CA"/>
        </w:rPr>
        <w:t xml:space="preserve">r different families: </w:t>
      </w:r>
      <w:proofErr w:type="spellStart"/>
      <w:r w:rsidR="00224972">
        <w:rPr>
          <w:i/>
          <w:iCs/>
          <w:lang w:val="en-CA"/>
        </w:rPr>
        <w:t>Agapostemon</w:t>
      </w:r>
      <w:proofErr w:type="spellEnd"/>
      <w:r w:rsidR="00224972">
        <w:rPr>
          <w:i/>
          <w:iCs/>
          <w:lang w:val="en-CA"/>
        </w:rPr>
        <w:t xml:space="preserve"> </w:t>
      </w:r>
      <w:proofErr w:type="spellStart"/>
      <w:r w:rsidR="00224972">
        <w:rPr>
          <w:i/>
          <w:iCs/>
          <w:lang w:val="en-CA"/>
        </w:rPr>
        <w:t>texanus</w:t>
      </w:r>
      <w:proofErr w:type="spellEnd"/>
      <w:r w:rsidR="00224972">
        <w:rPr>
          <w:i/>
          <w:iCs/>
          <w:lang w:val="en-CA"/>
        </w:rPr>
        <w:t xml:space="preserve"> </w:t>
      </w:r>
      <w:r w:rsidR="00224972">
        <w:rPr>
          <w:lang w:val="en-CA"/>
        </w:rPr>
        <w:t xml:space="preserve">(Halictidae), </w:t>
      </w:r>
      <w:r w:rsidR="00224972">
        <w:rPr>
          <w:i/>
          <w:iCs/>
          <w:lang w:val="en-CA"/>
        </w:rPr>
        <w:t xml:space="preserve">Andrena </w:t>
      </w:r>
      <w:proofErr w:type="spellStart"/>
      <w:r w:rsidR="00224972">
        <w:rPr>
          <w:i/>
          <w:iCs/>
          <w:lang w:val="en-CA"/>
        </w:rPr>
        <w:t>prunorum</w:t>
      </w:r>
      <w:proofErr w:type="spellEnd"/>
      <w:r w:rsidR="00224972">
        <w:rPr>
          <w:i/>
          <w:iCs/>
          <w:lang w:val="en-CA"/>
        </w:rPr>
        <w:t xml:space="preserve"> </w:t>
      </w:r>
      <w:r w:rsidR="00224972">
        <w:rPr>
          <w:lang w:val="en-CA"/>
        </w:rPr>
        <w:t>(</w:t>
      </w:r>
      <w:proofErr w:type="spellStart"/>
      <w:r w:rsidR="00224972">
        <w:rPr>
          <w:lang w:val="en-CA"/>
        </w:rPr>
        <w:t>Andrenidae</w:t>
      </w:r>
      <w:proofErr w:type="spellEnd"/>
      <w:r w:rsidR="00224972">
        <w:rPr>
          <w:lang w:val="en-CA"/>
        </w:rPr>
        <w:t xml:space="preserve">), </w:t>
      </w:r>
      <w:proofErr w:type="spellStart"/>
      <w:r w:rsidR="00224972">
        <w:rPr>
          <w:i/>
          <w:iCs/>
          <w:lang w:val="en-CA"/>
        </w:rPr>
        <w:t>Anthidium</w:t>
      </w:r>
      <w:proofErr w:type="spellEnd"/>
      <w:r>
        <w:rPr>
          <w:i/>
          <w:iCs/>
          <w:lang w:val="en-CA"/>
        </w:rPr>
        <w:t xml:space="preserve"> </w:t>
      </w:r>
      <w:proofErr w:type="spellStart"/>
      <w:r w:rsidR="00224972">
        <w:rPr>
          <w:i/>
          <w:iCs/>
          <w:lang w:val="en-CA"/>
        </w:rPr>
        <w:t>oblongatum</w:t>
      </w:r>
      <w:proofErr w:type="spellEnd"/>
      <w:r>
        <w:rPr>
          <w:i/>
          <w:iCs/>
          <w:lang w:val="en-CA"/>
        </w:rPr>
        <w:t xml:space="preserve"> </w:t>
      </w:r>
      <w:r>
        <w:rPr>
          <w:lang w:val="en-CA"/>
        </w:rPr>
        <w:t>(</w:t>
      </w:r>
      <w:proofErr w:type="spellStart"/>
      <w:r w:rsidR="00224972">
        <w:rPr>
          <w:lang w:val="en-CA"/>
        </w:rPr>
        <w:t>Megachilidae</w:t>
      </w:r>
      <w:proofErr w:type="spellEnd"/>
      <w:r>
        <w:rPr>
          <w:lang w:val="en-CA"/>
        </w:rPr>
        <w:t xml:space="preserve">),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(Apidae),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(Apidae), </w:t>
      </w:r>
      <w:proofErr w:type="spellStart"/>
      <w:r w:rsidR="00224972">
        <w:rPr>
          <w:i/>
          <w:iCs/>
          <w:lang w:val="en-CA"/>
        </w:rPr>
        <w:t>Halictus</w:t>
      </w:r>
      <w:proofErr w:type="spellEnd"/>
      <w:r w:rsidR="00224972">
        <w:rPr>
          <w:i/>
          <w:iCs/>
          <w:lang w:val="en-CA"/>
        </w:rPr>
        <w:t xml:space="preserve"> </w:t>
      </w:r>
      <w:proofErr w:type="spellStart"/>
      <w:r w:rsidR="00224972">
        <w:rPr>
          <w:i/>
          <w:iCs/>
          <w:lang w:val="en-CA"/>
        </w:rPr>
        <w:t>rubicundus</w:t>
      </w:r>
      <w:proofErr w:type="spellEnd"/>
      <w:r w:rsidR="00224972">
        <w:rPr>
          <w:i/>
          <w:iCs/>
          <w:lang w:val="en-CA"/>
        </w:rPr>
        <w:t xml:space="preserve"> </w:t>
      </w:r>
      <w:r>
        <w:rPr>
          <w:lang w:val="en-CA"/>
        </w:rPr>
        <w:t>(</w:t>
      </w:r>
      <w:r w:rsidR="00224972">
        <w:rPr>
          <w:lang w:val="en-CA"/>
        </w:rPr>
        <w:t>Halictidae</w:t>
      </w:r>
      <w:r>
        <w:rPr>
          <w:lang w:val="en-CA"/>
        </w:rPr>
        <w:t xml:space="preserve">), </w:t>
      </w:r>
      <w:proofErr w:type="spellStart"/>
      <w:r w:rsidR="00224972">
        <w:rPr>
          <w:i/>
          <w:iCs/>
          <w:lang w:val="en-CA"/>
        </w:rPr>
        <w:t>Megachile</w:t>
      </w:r>
      <w:proofErr w:type="spellEnd"/>
      <w:r w:rsidR="00224972">
        <w:rPr>
          <w:i/>
          <w:iCs/>
          <w:lang w:val="en-CA"/>
        </w:rPr>
        <w:t xml:space="preserve"> spp. </w:t>
      </w:r>
      <w:r w:rsidR="00224972">
        <w:rPr>
          <w:lang w:val="en-CA"/>
        </w:rPr>
        <w:t xml:space="preserve">(not including the </w:t>
      </w:r>
      <w:r w:rsidR="00B82529">
        <w:rPr>
          <w:lang w:val="en-CA"/>
        </w:rPr>
        <w:t>non-native alfalfa leafcutter,</w:t>
      </w:r>
      <w:r w:rsidR="00224972">
        <w:rPr>
          <w:lang w:val="en-CA"/>
        </w:rPr>
        <w:t xml:space="preserve"> </w:t>
      </w:r>
      <w:proofErr w:type="spellStart"/>
      <w:r w:rsidR="00224972">
        <w:rPr>
          <w:i/>
          <w:iCs/>
          <w:lang w:val="en-CA"/>
        </w:rPr>
        <w:t>Megachile</w:t>
      </w:r>
      <w:proofErr w:type="spellEnd"/>
      <w:r w:rsidR="00224972">
        <w:rPr>
          <w:i/>
          <w:iCs/>
          <w:lang w:val="en-CA"/>
        </w:rPr>
        <w:t xml:space="preserve"> </w:t>
      </w:r>
      <w:proofErr w:type="spellStart"/>
      <w:r w:rsidR="00224972">
        <w:rPr>
          <w:i/>
          <w:iCs/>
          <w:lang w:val="en-CA"/>
        </w:rPr>
        <w:t>rotundata</w:t>
      </w:r>
      <w:proofErr w:type="spellEnd"/>
      <w:r w:rsidR="00224972">
        <w:rPr>
          <w:lang w:val="en-CA"/>
        </w:rPr>
        <w:t>)</w:t>
      </w:r>
      <w:r>
        <w:rPr>
          <w:i/>
          <w:iCs/>
          <w:lang w:val="en-CA"/>
        </w:rPr>
        <w:t xml:space="preserve"> </w:t>
      </w:r>
      <w:r>
        <w:rPr>
          <w:lang w:val="en-CA"/>
        </w:rPr>
        <w:t>(</w:t>
      </w:r>
      <w:proofErr w:type="spellStart"/>
      <w:r w:rsidR="00224972">
        <w:rPr>
          <w:lang w:val="en-CA"/>
        </w:rPr>
        <w:t>Megachilidae</w:t>
      </w:r>
      <w:proofErr w:type="spellEnd"/>
      <w:r>
        <w:rPr>
          <w:lang w:val="en-CA"/>
        </w:rPr>
        <w:t xml:space="preserve">), </w:t>
      </w:r>
      <w:r w:rsidR="00224972">
        <w:rPr>
          <w:lang w:val="en-CA"/>
        </w:rPr>
        <w:t xml:space="preserve">and </w:t>
      </w:r>
      <w:proofErr w:type="spellStart"/>
      <w:r w:rsidR="00224972">
        <w:rPr>
          <w:i/>
          <w:iCs/>
          <w:lang w:val="en-CA"/>
        </w:rPr>
        <w:t>Melissodes</w:t>
      </w:r>
      <w:proofErr w:type="spellEnd"/>
      <w:r w:rsidR="00224972">
        <w:rPr>
          <w:i/>
          <w:iCs/>
          <w:lang w:val="en-CA"/>
        </w:rPr>
        <w:t xml:space="preserve"> </w:t>
      </w:r>
      <w:proofErr w:type="spellStart"/>
      <w:r w:rsidR="00224972">
        <w:rPr>
          <w:i/>
          <w:iCs/>
          <w:lang w:val="en-CA"/>
        </w:rPr>
        <w:t>microstictus</w:t>
      </w:r>
      <w:proofErr w:type="spellEnd"/>
      <w:r>
        <w:rPr>
          <w:i/>
          <w:iCs/>
          <w:lang w:val="en-CA"/>
        </w:rPr>
        <w:t xml:space="preserve"> </w:t>
      </w:r>
      <w:r>
        <w:rPr>
          <w:lang w:val="en-CA"/>
        </w:rPr>
        <w:t>(Apidae)</w:t>
      </w:r>
      <w:r w:rsidR="003733C6">
        <w:rPr>
          <w:lang w:val="en-CA"/>
        </w:rPr>
        <w:t xml:space="preserve"> (Figure S2)</w:t>
      </w:r>
      <w:r w:rsidR="00224972">
        <w:rPr>
          <w:lang w:val="en-CA"/>
        </w:rPr>
        <w:t xml:space="preserve">. </w:t>
      </w:r>
      <w:bookmarkStart w:id="131" w:name="_Hlk202193017"/>
      <w:r w:rsidR="00224972">
        <w:rPr>
          <w:lang w:val="en-CA"/>
        </w:rPr>
        <w:t>We chose</w:t>
      </w:r>
      <w:r w:rsidR="000C5B26">
        <w:rPr>
          <w:lang w:val="en-CA"/>
        </w:rPr>
        <w:t xml:space="preserve"> these</w:t>
      </w:r>
      <w:r w:rsidR="00224972">
        <w:rPr>
          <w:lang w:val="en-CA"/>
        </w:rPr>
        <w:t xml:space="preserve"> </w:t>
      </w:r>
      <w:bookmarkStart w:id="132" w:name="_Hlk202193002"/>
      <w:r w:rsidR="00224972">
        <w:rPr>
          <w:lang w:val="en-CA"/>
        </w:rPr>
        <w:t xml:space="preserve">species </w:t>
      </w:r>
      <w:ins w:id="133" w:author="Ulrich, Jens" w:date="2025-06-30T16:22:00Z" w16du:dateUtc="2025-06-30T23:22:00Z">
        <w:r w:rsidR="00BD4812">
          <w:rPr>
            <w:lang w:val="en-CA"/>
          </w:rPr>
          <w:t xml:space="preserve">/ species groups </w:t>
        </w:r>
      </w:ins>
      <w:bookmarkEnd w:id="132"/>
      <w:r w:rsidR="000C5B26">
        <w:rPr>
          <w:lang w:val="en-CA"/>
        </w:rPr>
        <w:t>because we could easily</w:t>
      </w:r>
      <w:r w:rsidR="00224972">
        <w:rPr>
          <w:lang w:val="en-CA"/>
        </w:rPr>
        <w:t xml:space="preserve"> identify</w:t>
      </w:r>
      <w:r w:rsidR="000C5B26">
        <w:rPr>
          <w:lang w:val="en-CA"/>
        </w:rPr>
        <w:t xml:space="preserve"> them</w:t>
      </w:r>
      <w:r w:rsidR="00224972">
        <w:rPr>
          <w:lang w:val="en-CA"/>
        </w:rPr>
        <w:t xml:space="preserve"> in the field</w:t>
      </w:r>
      <w:r w:rsidR="00142439">
        <w:rPr>
          <w:lang w:val="en-CA"/>
        </w:rPr>
        <w:t>.</w:t>
      </w:r>
      <w:bookmarkEnd w:id="131"/>
      <w:r w:rsidR="00142439">
        <w:rPr>
          <w:lang w:val="en-CA"/>
        </w:rPr>
        <w:t xml:space="preserve"> </w:t>
      </w:r>
      <w:r w:rsidR="00A4489A">
        <w:rPr>
          <w:lang w:val="en-CA"/>
        </w:rPr>
        <w:t xml:space="preserve">Identification of many other </w:t>
      </w:r>
      <w:r w:rsidR="00A4489A">
        <w:rPr>
          <w:lang w:val="en-CA"/>
        </w:rPr>
        <w:lastRenderedPageBreak/>
        <w:t>species requires lethal sampling. However, we couldn’t kill bees and still carry out mark-recapture</w:t>
      </w:r>
      <w:r w:rsidR="00224972">
        <w:rPr>
          <w:lang w:val="en-CA"/>
        </w:rPr>
        <w:t xml:space="preserve">. Additionally, </w:t>
      </w:r>
      <w:r w:rsidR="007735A1">
        <w:rPr>
          <w:lang w:val="en-CA"/>
        </w:rPr>
        <w:t xml:space="preserve">in our system, </w:t>
      </w:r>
      <w:r w:rsidR="00224972">
        <w:rPr>
          <w:lang w:val="en-CA"/>
        </w:rPr>
        <w:t>the</w:t>
      </w:r>
      <w:r w:rsidR="00912100">
        <w:rPr>
          <w:lang w:val="en-CA"/>
        </w:rPr>
        <w:t>se</w:t>
      </w:r>
      <w:r w:rsidR="00224972">
        <w:rPr>
          <w:lang w:val="en-CA"/>
        </w:rPr>
        <w:t xml:space="preserve"> species </w:t>
      </w:r>
      <w:r w:rsidR="00EE5BA8">
        <w:rPr>
          <w:lang w:val="en-CA"/>
        </w:rPr>
        <w:t>were</w:t>
      </w:r>
      <w:r w:rsidR="00224972">
        <w:rPr>
          <w:lang w:val="en-CA"/>
        </w:rPr>
        <w:t xml:space="preserve"> common enough that </w:t>
      </w:r>
      <w:r w:rsidR="000C5B26">
        <w:rPr>
          <w:lang w:val="en-CA"/>
        </w:rPr>
        <w:t xml:space="preserve">we could estimate the timing of peak abundance from </w:t>
      </w:r>
      <w:r w:rsidR="00A85025">
        <w:rPr>
          <w:lang w:val="en-CA"/>
        </w:rPr>
        <w:t>a</w:t>
      </w:r>
      <w:r w:rsidR="006632F7">
        <w:rPr>
          <w:lang w:val="en-CA"/>
        </w:rPr>
        <w:t xml:space="preserve"> </w:t>
      </w:r>
      <w:r w:rsidR="00224972">
        <w:rPr>
          <w:lang w:val="en-CA"/>
        </w:rPr>
        <w:t>previous stud</w:t>
      </w:r>
      <w:r w:rsidR="00E331CB">
        <w:rPr>
          <w:lang w:val="en-CA"/>
        </w:rPr>
        <w:t>y</w:t>
      </w:r>
      <w:r w:rsidR="00224972">
        <w:rPr>
          <w:lang w:val="en-CA"/>
        </w:rPr>
        <w:t xml:space="preserve"> </w:t>
      </w:r>
      <w:r w:rsidR="000310AD">
        <w:rPr>
          <w:lang w:val="en-CA"/>
        </w:rPr>
        <w:fldChar w:fldCharType="begin" w:fldLock="1"/>
      </w:r>
      <w:r w:rsidR="00AC4FC7">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2025)","plainTextFormattedCitation":"(Ulrich &amp; Sargent, 2025)","previouslyFormattedCitation":"(Ulrich &amp; Sargent, 2025)"},"properties":{"noteIndex":0},"schema":"https://github.com/citation-style-language/schema/raw/master/csl-citation.json"}</w:instrText>
      </w:r>
      <w:r w:rsidR="000310AD">
        <w:rPr>
          <w:lang w:val="en-CA"/>
        </w:rPr>
        <w:fldChar w:fldCharType="separate"/>
      </w:r>
      <w:r w:rsidR="00AC4FC7" w:rsidRPr="00AC4FC7">
        <w:rPr>
          <w:noProof/>
          <w:lang w:val="en-CA"/>
        </w:rPr>
        <w:t>(Ulrich &amp; Sargent, 2025)</w:t>
      </w:r>
      <w:r w:rsidR="000310AD">
        <w:rPr>
          <w:lang w:val="en-CA"/>
        </w:rPr>
        <w:fldChar w:fldCharType="end"/>
      </w:r>
      <w:r w:rsidR="00224972">
        <w:rPr>
          <w:lang w:val="en-CA"/>
        </w:rPr>
        <w:t xml:space="preserve">. We collected </w:t>
      </w:r>
      <w:r w:rsidR="00E331CB">
        <w:rPr>
          <w:lang w:val="en-CA"/>
        </w:rPr>
        <w:t xml:space="preserve">data </w:t>
      </w:r>
      <w:r w:rsidR="00142439">
        <w:rPr>
          <w:lang w:val="en-CA"/>
        </w:rPr>
        <w:t>during</w:t>
      </w:r>
      <w:r w:rsidR="00224972">
        <w:rPr>
          <w:lang w:val="en-CA"/>
        </w:rPr>
        <w:t xml:space="preserve"> two </w:t>
      </w:r>
      <w:r w:rsidR="00142439">
        <w:rPr>
          <w:lang w:val="en-CA"/>
        </w:rPr>
        <w:t xml:space="preserve">different </w:t>
      </w:r>
      <w:r w:rsidR="00E9563B">
        <w:rPr>
          <w:lang w:val="en-CA"/>
        </w:rPr>
        <w:t xml:space="preserve">sampling </w:t>
      </w:r>
      <w:r w:rsidR="00224972">
        <w:rPr>
          <w:lang w:val="en-CA"/>
        </w:rPr>
        <w:t>periods</w:t>
      </w:r>
      <w:r w:rsidR="00E9563B">
        <w:rPr>
          <w:lang w:val="en-CA"/>
        </w:rPr>
        <w:t xml:space="preserve">. </w:t>
      </w:r>
      <w:r w:rsidR="00224972">
        <w:rPr>
          <w:lang w:val="en-CA"/>
        </w:rPr>
        <w:t>In early</w:t>
      </w:r>
      <w:r w:rsidR="00E9563B">
        <w:rPr>
          <w:lang w:val="en-CA"/>
        </w:rPr>
        <w:t xml:space="preserve"> </w:t>
      </w:r>
      <w:r w:rsidR="00224972">
        <w:rPr>
          <w:lang w:val="en-CA"/>
        </w:rPr>
        <w:t>June we conducted three repeat</w:t>
      </w:r>
      <w:ins w:id="134" w:author="Ulrich, Jens" w:date="2025-06-30T16:23:00Z" w16du:dateUtc="2025-06-30T23:23:00Z">
        <w:r w:rsidR="00BD4812">
          <w:rPr>
            <w:lang w:val="en-CA"/>
          </w:rPr>
          <w:t>ed</w:t>
        </w:r>
      </w:ins>
      <w:r w:rsidR="00224972">
        <w:rPr>
          <w:lang w:val="en-CA"/>
        </w:rPr>
        <w:t xml:space="preserve"> surveys for</w:t>
      </w:r>
      <w:r w:rsidR="00EE5BA8">
        <w:rPr>
          <w:lang w:val="en-CA"/>
        </w:rPr>
        <w:t xml:space="preserve"> </w:t>
      </w:r>
      <w:r w:rsidR="00D5749C">
        <w:rPr>
          <w:lang w:val="en-CA"/>
        </w:rPr>
        <w:t>species with ‘early’ phenology</w:t>
      </w:r>
      <w:r w:rsidR="00E9563B">
        <w:rPr>
          <w:lang w:val="en-CA"/>
        </w:rPr>
        <w:t>:</w:t>
      </w:r>
      <w:r w:rsidR="00224972">
        <w:rPr>
          <w:lang w:val="en-CA"/>
        </w:rPr>
        <w:t xml:space="preserve"> </w:t>
      </w:r>
      <w:proofErr w:type="spellStart"/>
      <w:r w:rsidR="00224972">
        <w:rPr>
          <w:i/>
          <w:iCs/>
          <w:lang w:val="en-CA"/>
        </w:rPr>
        <w:t>A</w:t>
      </w:r>
      <w:r w:rsidR="007735A1">
        <w:rPr>
          <w:i/>
          <w:iCs/>
          <w:lang w:val="en-CA"/>
        </w:rPr>
        <w:t>gapostemon</w:t>
      </w:r>
      <w:proofErr w:type="spellEnd"/>
      <w:r w:rsidR="00224972">
        <w:rPr>
          <w:i/>
          <w:iCs/>
          <w:lang w:val="en-CA"/>
        </w:rPr>
        <w:t xml:space="preserve"> </w:t>
      </w:r>
      <w:proofErr w:type="spellStart"/>
      <w:r w:rsidR="00224972">
        <w:rPr>
          <w:i/>
          <w:iCs/>
          <w:lang w:val="en-CA"/>
        </w:rPr>
        <w:t>texanus</w:t>
      </w:r>
      <w:proofErr w:type="spellEnd"/>
      <w:r w:rsidR="00224972">
        <w:rPr>
          <w:lang w:val="en-CA"/>
        </w:rPr>
        <w:t xml:space="preserve">, </w:t>
      </w:r>
      <w:r w:rsidR="00224972">
        <w:rPr>
          <w:i/>
          <w:iCs/>
          <w:lang w:val="en-CA"/>
        </w:rPr>
        <w:t xml:space="preserve">B. </w:t>
      </w:r>
      <w:proofErr w:type="spellStart"/>
      <w:r w:rsidR="00224972">
        <w:rPr>
          <w:lang w:val="en-CA"/>
        </w:rPr>
        <w:t>flavifrons</w:t>
      </w:r>
      <w:proofErr w:type="spellEnd"/>
      <w:r w:rsidR="00224972">
        <w:rPr>
          <w:lang w:val="en-CA"/>
        </w:rPr>
        <w:t xml:space="preserve"> and </w:t>
      </w:r>
      <w:r w:rsidR="00224972" w:rsidRPr="00224972">
        <w:rPr>
          <w:i/>
          <w:iCs/>
          <w:lang w:val="en-CA"/>
        </w:rPr>
        <w:t>B.</w:t>
      </w:r>
      <w:r w:rsidR="00224972">
        <w:rPr>
          <w:i/>
          <w:iCs/>
          <w:lang w:val="en-CA"/>
        </w:rPr>
        <w:t xml:space="preserve"> </w:t>
      </w:r>
      <w:proofErr w:type="spellStart"/>
      <w:r w:rsidR="00224972">
        <w:rPr>
          <w:i/>
          <w:iCs/>
          <w:lang w:val="en-CA"/>
        </w:rPr>
        <w:t>mixtus</w:t>
      </w:r>
      <w:proofErr w:type="spellEnd"/>
      <w:r w:rsidR="00E9563B">
        <w:rPr>
          <w:lang w:val="en-CA"/>
        </w:rPr>
        <w:t xml:space="preserve">. </w:t>
      </w:r>
      <w:r w:rsidR="00D5749C">
        <w:rPr>
          <w:lang w:val="en-CA"/>
        </w:rPr>
        <w:t>Then, i</w:t>
      </w:r>
      <w:r w:rsidR="00224972">
        <w:rPr>
          <w:lang w:val="en-CA"/>
        </w:rPr>
        <w:t>n mid</w:t>
      </w:r>
      <w:r w:rsidR="00D5749C">
        <w:rPr>
          <w:lang w:val="en-CA"/>
        </w:rPr>
        <w:t>-</w:t>
      </w:r>
      <w:r w:rsidR="00224972">
        <w:rPr>
          <w:lang w:val="en-CA"/>
        </w:rPr>
        <w:t>July we conducted the repeat</w:t>
      </w:r>
      <w:ins w:id="135" w:author="Ulrich, Jens" w:date="2025-06-30T16:23:00Z" w16du:dateUtc="2025-06-30T23:23:00Z">
        <w:r w:rsidR="00BD4812">
          <w:rPr>
            <w:lang w:val="en-CA"/>
          </w:rPr>
          <w:t>ed</w:t>
        </w:r>
      </w:ins>
      <w:r w:rsidR="00224972">
        <w:rPr>
          <w:lang w:val="en-CA"/>
        </w:rPr>
        <w:t xml:space="preserve"> surveys for</w:t>
      </w:r>
      <w:r w:rsidR="00E9563B">
        <w:rPr>
          <w:lang w:val="en-CA"/>
        </w:rPr>
        <w:t xml:space="preserve"> five</w:t>
      </w:r>
      <w:r w:rsidR="00D5749C">
        <w:rPr>
          <w:lang w:val="en-CA"/>
        </w:rPr>
        <w:t xml:space="preserve"> species </w:t>
      </w:r>
      <w:r w:rsidR="00362E9B">
        <w:rPr>
          <w:lang w:val="en-CA"/>
        </w:rPr>
        <w:t>with</w:t>
      </w:r>
      <w:r w:rsidR="00D5749C">
        <w:rPr>
          <w:lang w:val="en-CA"/>
        </w:rPr>
        <w:t xml:space="preserve"> ‘</w:t>
      </w:r>
      <w:r w:rsidR="00E9563B">
        <w:rPr>
          <w:lang w:val="en-CA"/>
        </w:rPr>
        <w:t>late</w:t>
      </w:r>
      <w:r w:rsidR="00D5749C">
        <w:rPr>
          <w:lang w:val="en-CA"/>
        </w:rPr>
        <w:t>’</w:t>
      </w:r>
      <w:r w:rsidR="00E9563B">
        <w:rPr>
          <w:lang w:val="en-CA"/>
        </w:rPr>
        <w:t xml:space="preserve"> </w:t>
      </w:r>
      <w:r w:rsidR="00D5749C">
        <w:rPr>
          <w:lang w:val="en-CA"/>
        </w:rPr>
        <w:t>phenology</w:t>
      </w:r>
      <w:r w:rsidR="00E9563B">
        <w:rPr>
          <w:lang w:val="en-CA"/>
        </w:rPr>
        <w:t xml:space="preserve">: </w:t>
      </w:r>
      <w:r w:rsidR="00224972">
        <w:rPr>
          <w:i/>
          <w:iCs/>
          <w:lang w:val="en-CA"/>
        </w:rPr>
        <w:t>A</w:t>
      </w:r>
      <w:r w:rsidR="007735A1">
        <w:rPr>
          <w:i/>
          <w:iCs/>
          <w:lang w:val="en-CA"/>
        </w:rPr>
        <w:t>ndrena</w:t>
      </w:r>
      <w:r w:rsidR="00224972">
        <w:rPr>
          <w:i/>
          <w:iCs/>
          <w:lang w:val="en-CA"/>
        </w:rPr>
        <w:t xml:space="preserve"> </w:t>
      </w:r>
      <w:proofErr w:type="spellStart"/>
      <w:r w:rsidR="00224972">
        <w:rPr>
          <w:i/>
          <w:iCs/>
          <w:lang w:val="en-CA"/>
        </w:rPr>
        <w:t>prunorum</w:t>
      </w:r>
      <w:proofErr w:type="spellEnd"/>
      <w:r w:rsidR="00224972">
        <w:rPr>
          <w:lang w:val="en-CA"/>
        </w:rPr>
        <w:t xml:space="preserve">, </w:t>
      </w:r>
      <w:r w:rsidR="00224972">
        <w:rPr>
          <w:i/>
          <w:iCs/>
          <w:lang w:val="en-CA"/>
        </w:rPr>
        <w:t xml:space="preserve">A. </w:t>
      </w:r>
      <w:proofErr w:type="spellStart"/>
      <w:r w:rsidR="00224972" w:rsidRPr="00224972">
        <w:rPr>
          <w:i/>
          <w:iCs/>
          <w:lang w:val="en-CA"/>
        </w:rPr>
        <w:t>oblongatum</w:t>
      </w:r>
      <w:proofErr w:type="spellEnd"/>
      <w:r w:rsidR="00224972">
        <w:rPr>
          <w:lang w:val="en-CA"/>
        </w:rPr>
        <w:t xml:space="preserve">, </w:t>
      </w:r>
      <w:r w:rsidR="00224972">
        <w:rPr>
          <w:i/>
          <w:iCs/>
          <w:lang w:val="en-CA"/>
        </w:rPr>
        <w:t xml:space="preserve">H. </w:t>
      </w:r>
      <w:proofErr w:type="spellStart"/>
      <w:r w:rsidR="00224972">
        <w:rPr>
          <w:i/>
          <w:iCs/>
          <w:lang w:val="en-CA"/>
        </w:rPr>
        <w:t>rubicundus</w:t>
      </w:r>
      <w:proofErr w:type="spellEnd"/>
      <w:r w:rsidR="00224972">
        <w:rPr>
          <w:lang w:val="en-CA"/>
        </w:rPr>
        <w:t xml:space="preserve">, </w:t>
      </w:r>
      <w:proofErr w:type="spellStart"/>
      <w:r w:rsidR="00224972">
        <w:rPr>
          <w:i/>
          <w:iCs/>
          <w:lang w:val="en-CA"/>
        </w:rPr>
        <w:t>Megachile</w:t>
      </w:r>
      <w:proofErr w:type="spellEnd"/>
      <w:r w:rsidR="00224972">
        <w:rPr>
          <w:i/>
          <w:iCs/>
          <w:lang w:val="en-CA"/>
        </w:rPr>
        <w:t xml:space="preserve"> spp.</w:t>
      </w:r>
      <w:r w:rsidR="00224972">
        <w:rPr>
          <w:lang w:val="en-CA"/>
        </w:rPr>
        <w:t xml:space="preserve">, and </w:t>
      </w:r>
      <w:r w:rsidR="000310AD">
        <w:rPr>
          <w:i/>
          <w:iCs/>
          <w:lang w:val="en-CA"/>
        </w:rPr>
        <w:t>M.</w:t>
      </w:r>
      <w:r w:rsidR="00224972">
        <w:rPr>
          <w:i/>
          <w:iCs/>
          <w:lang w:val="en-CA"/>
        </w:rPr>
        <w:t xml:space="preserve"> </w:t>
      </w:r>
      <w:proofErr w:type="spellStart"/>
      <w:r w:rsidR="00224972">
        <w:rPr>
          <w:i/>
          <w:iCs/>
          <w:lang w:val="en-CA"/>
        </w:rPr>
        <w:t>microstictus</w:t>
      </w:r>
      <w:proofErr w:type="spellEnd"/>
      <w:r w:rsidR="00224972">
        <w:rPr>
          <w:lang w:val="en-CA"/>
        </w:rPr>
        <w:t>.</w:t>
      </w:r>
      <w:r w:rsidR="00EE5BA8">
        <w:rPr>
          <w:lang w:val="en-CA"/>
        </w:rPr>
        <w:t xml:space="preserve"> </w:t>
      </w:r>
      <w:r w:rsidR="00912100">
        <w:rPr>
          <w:lang w:val="en-CA"/>
        </w:rPr>
        <w:t>W</w:t>
      </w:r>
      <w:r w:rsidR="00EE5BA8">
        <w:rPr>
          <w:lang w:val="en-CA"/>
        </w:rPr>
        <w:t>e conducted repeat</w:t>
      </w:r>
      <w:ins w:id="136" w:author="Ulrich, Jens" w:date="2025-06-30T16:24:00Z" w16du:dateUtc="2025-06-30T23:24:00Z">
        <w:r w:rsidR="00BD4812">
          <w:rPr>
            <w:lang w:val="en-CA"/>
          </w:rPr>
          <w:t>ed</w:t>
        </w:r>
      </w:ins>
      <w:r w:rsidR="00EE5BA8">
        <w:rPr>
          <w:lang w:val="en-CA"/>
        </w:rPr>
        <w:t xml:space="preserve"> </w:t>
      </w:r>
      <w:r w:rsidR="00E331CB">
        <w:rPr>
          <w:lang w:val="en-CA"/>
        </w:rPr>
        <w:t>surveys</w:t>
      </w:r>
      <w:r w:rsidR="00EE5BA8">
        <w:rPr>
          <w:lang w:val="en-CA"/>
        </w:rPr>
        <w:t xml:space="preserve"> within </w:t>
      </w:r>
      <w:r w:rsidR="00362E9B">
        <w:rPr>
          <w:lang w:val="en-CA"/>
        </w:rPr>
        <w:t>a</w:t>
      </w:r>
      <w:r w:rsidR="00EE5BA8">
        <w:rPr>
          <w:lang w:val="en-CA"/>
        </w:rPr>
        <w:t xml:space="preserve"> rapid timescale</w:t>
      </w:r>
      <w:r w:rsidR="00D8323A">
        <w:rPr>
          <w:lang w:val="en-CA"/>
        </w:rPr>
        <w:t>, conducting</w:t>
      </w:r>
      <w:r w:rsidR="00EE5BA8">
        <w:rPr>
          <w:lang w:val="en-CA"/>
        </w:rPr>
        <w:t xml:space="preserve"> </w:t>
      </w:r>
      <w:r w:rsidR="00D8323A">
        <w:rPr>
          <w:lang w:val="en-CA"/>
        </w:rPr>
        <w:t>t</w:t>
      </w:r>
      <w:r w:rsidR="00EE5BA8">
        <w:rPr>
          <w:lang w:val="en-CA"/>
        </w:rPr>
        <w:t>he first and last repeat</w:t>
      </w:r>
      <w:ins w:id="137" w:author="Ulrich, Jens" w:date="2025-06-30T16:25:00Z" w16du:dateUtc="2025-06-30T23:25:00Z">
        <w:r w:rsidR="00BD4812">
          <w:rPr>
            <w:lang w:val="en-CA"/>
          </w:rPr>
          <w:t>ed</w:t>
        </w:r>
      </w:ins>
      <w:r w:rsidR="00EE5BA8">
        <w:rPr>
          <w:lang w:val="en-CA"/>
        </w:rPr>
        <w:t xml:space="preserve"> surveys at each site within a maximum of eight days.</w:t>
      </w:r>
      <w:r w:rsidR="002E18EA">
        <w:rPr>
          <w:lang w:val="en-CA"/>
        </w:rPr>
        <w:t xml:space="preserve"> </w:t>
      </w:r>
      <w:r w:rsidR="00CC4D80">
        <w:rPr>
          <w:lang w:val="en-CA"/>
        </w:rPr>
        <w:t>We only collected</w:t>
      </w:r>
      <w:r w:rsidR="006632F7">
        <w:rPr>
          <w:lang w:val="en-CA"/>
        </w:rPr>
        <w:t xml:space="preserve"> </w:t>
      </w:r>
      <w:r w:rsidR="002E18EA">
        <w:rPr>
          <w:lang w:val="en-CA"/>
        </w:rPr>
        <w:t>female bees.</w:t>
      </w:r>
      <w:r w:rsidR="00F52316">
        <w:rPr>
          <w:lang w:val="en-CA"/>
        </w:rPr>
        <w:t xml:space="preserve"> </w:t>
      </w:r>
      <w:r w:rsidR="00F52316">
        <w:rPr>
          <w:i/>
          <w:iCs/>
          <w:lang w:val="en-CA"/>
        </w:rPr>
        <w:t>A</w:t>
      </w:r>
      <w:r w:rsidR="007526ED">
        <w:rPr>
          <w:i/>
          <w:iCs/>
          <w:lang w:val="en-CA"/>
        </w:rPr>
        <w:t>ndrena</w:t>
      </w:r>
      <w:r w:rsidR="00F52316">
        <w:rPr>
          <w:i/>
          <w:iCs/>
          <w:lang w:val="en-CA"/>
        </w:rPr>
        <w:t xml:space="preserve"> </w:t>
      </w:r>
      <w:proofErr w:type="spellStart"/>
      <w:r w:rsidR="00F52316">
        <w:rPr>
          <w:i/>
          <w:iCs/>
          <w:lang w:val="en-CA"/>
        </w:rPr>
        <w:t>prunorum</w:t>
      </w:r>
      <w:proofErr w:type="spellEnd"/>
      <w:r w:rsidR="00F52316">
        <w:rPr>
          <w:i/>
          <w:iCs/>
          <w:lang w:val="en-CA"/>
        </w:rPr>
        <w:t xml:space="preserve"> </w:t>
      </w:r>
      <w:r w:rsidR="00F52316">
        <w:rPr>
          <w:lang w:val="en-CA"/>
        </w:rPr>
        <w:t xml:space="preserve">was only surveyed in </w:t>
      </w:r>
      <w:r w:rsidR="00B82529">
        <w:rPr>
          <w:lang w:val="en-CA"/>
        </w:rPr>
        <w:t>2023</w:t>
      </w:r>
      <w:r w:rsidR="00F52316">
        <w:rPr>
          <w:lang w:val="en-CA"/>
        </w:rPr>
        <w:t>.</w:t>
      </w:r>
      <w:r w:rsidR="002E18EA">
        <w:rPr>
          <w:lang w:val="en-CA"/>
        </w:rPr>
        <w:t xml:space="preserve"> </w:t>
      </w:r>
    </w:p>
    <w:p w14:paraId="17F125C1" w14:textId="1BF48C1D" w:rsidR="00EE5BA8" w:rsidRDefault="00EF6AE2" w:rsidP="00B33FC4">
      <w:pPr>
        <w:spacing w:line="480" w:lineRule="auto"/>
        <w:ind w:firstLine="720"/>
        <w:rPr>
          <w:lang w:val="en-CA"/>
        </w:rPr>
      </w:pPr>
      <w:r>
        <w:rPr>
          <w:lang w:val="en-CA"/>
        </w:rPr>
        <w:t>We conducted</w:t>
      </w:r>
      <w:r w:rsidR="00D8323A" w:rsidRPr="000310AD">
        <w:rPr>
          <w:lang w:val="en-CA"/>
        </w:rPr>
        <w:t xml:space="preserve"> the </w:t>
      </w:r>
      <w:r w:rsidR="00E331CB">
        <w:rPr>
          <w:lang w:val="en-CA"/>
        </w:rPr>
        <w:t>abundance</w:t>
      </w:r>
      <w:r w:rsidR="00D8323A" w:rsidRPr="000310AD">
        <w:rPr>
          <w:lang w:val="en-CA"/>
        </w:rPr>
        <w:t xml:space="preserve"> surveys</w:t>
      </w:r>
      <w:r>
        <w:rPr>
          <w:lang w:val="en-CA"/>
        </w:rPr>
        <w:t xml:space="preserve"> in</w:t>
      </w:r>
      <w:r w:rsidR="00EE5BA8" w:rsidRPr="000310AD">
        <w:rPr>
          <w:lang w:val="en-CA"/>
        </w:rPr>
        <w:t xml:space="preserve"> one-hectare </w:t>
      </w:r>
      <w:r w:rsidR="00D8323A" w:rsidRPr="000310AD">
        <w:rPr>
          <w:lang w:val="en-CA"/>
        </w:rPr>
        <w:t>sampling</w:t>
      </w:r>
      <w:r w:rsidR="00EE5BA8" w:rsidRPr="000310AD">
        <w:rPr>
          <w:lang w:val="en-CA"/>
        </w:rPr>
        <w:t xml:space="preserve"> area</w:t>
      </w:r>
      <w:r w:rsidR="00B82529">
        <w:rPr>
          <w:lang w:val="en-CA"/>
        </w:rPr>
        <w:t>s</w:t>
      </w:r>
      <w:r w:rsidR="00D8323A" w:rsidRPr="000310AD">
        <w:rPr>
          <w:lang w:val="en-CA"/>
        </w:rPr>
        <w:t>.</w:t>
      </w:r>
      <w:r w:rsidR="00D8323A">
        <w:rPr>
          <w:lang w:val="en-CA"/>
        </w:rPr>
        <w:t xml:space="preserve"> The sampling area</w:t>
      </w:r>
      <w:r w:rsidR="00982180">
        <w:rPr>
          <w:lang w:val="en-CA"/>
        </w:rPr>
        <w:t xml:space="preserve">s focused </w:t>
      </w:r>
      <w:r w:rsidR="00EE5BA8">
        <w:rPr>
          <w:lang w:val="en-CA"/>
        </w:rPr>
        <w:t xml:space="preserve">on </w:t>
      </w:r>
      <w:r w:rsidR="00985F89">
        <w:rPr>
          <w:lang w:val="en-CA"/>
        </w:rPr>
        <w:t xml:space="preserve">a </w:t>
      </w:r>
      <w:r w:rsidR="00EE5BA8">
        <w:rPr>
          <w:lang w:val="en-CA"/>
        </w:rPr>
        <w:t>restor</w:t>
      </w:r>
      <w:r w:rsidR="00985F89">
        <w:rPr>
          <w:lang w:val="en-CA"/>
        </w:rPr>
        <w:t>ed vegetation</w:t>
      </w:r>
      <w:r w:rsidR="00EE5BA8">
        <w:rPr>
          <w:lang w:val="en-CA"/>
        </w:rPr>
        <w:t xml:space="preserve"> area </w:t>
      </w:r>
      <w:r w:rsidR="006632F7">
        <w:rPr>
          <w:lang w:val="en-CA"/>
        </w:rPr>
        <w:t xml:space="preserve">in </w:t>
      </w:r>
      <w:r w:rsidR="00EE5BA8">
        <w:rPr>
          <w:lang w:val="en-CA"/>
        </w:rPr>
        <w:t xml:space="preserve">the restored parks </w:t>
      </w:r>
      <w:r w:rsidR="006632F7">
        <w:rPr>
          <w:lang w:val="en-CA"/>
        </w:rPr>
        <w:t xml:space="preserve">and an area of </w:t>
      </w:r>
      <w:r w:rsidR="00985F89">
        <w:rPr>
          <w:lang w:val="en-CA"/>
        </w:rPr>
        <w:t xml:space="preserve">conventionally managed turfgrass </w:t>
      </w:r>
      <w:r w:rsidR="00362E9B">
        <w:rPr>
          <w:lang w:val="en-CA"/>
        </w:rPr>
        <w:t>area</w:t>
      </w:r>
      <w:r w:rsidR="00985F89">
        <w:rPr>
          <w:lang w:val="en-CA"/>
        </w:rPr>
        <w:t xml:space="preserve"> in control </w:t>
      </w:r>
      <w:r>
        <w:rPr>
          <w:lang w:val="en-CA"/>
        </w:rPr>
        <w:t xml:space="preserve">parks. </w:t>
      </w:r>
      <w:r w:rsidR="00D8323A">
        <w:rPr>
          <w:lang w:val="en-CA"/>
        </w:rPr>
        <w:t xml:space="preserve">We collected </w:t>
      </w:r>
      <w:r w:rsidR="00B82529">
        <w:rPr>
          <w:lang w:val="en-CA"/>
        </w:rPr>
        <w:t>bees</w:t>
      </w:r>
      <w:r w:rsidR="00D8323A">
        <w:rPr>
          <w:lang w:val="en-CA"/>
        </w:rPr>
        <w:t xml:space="preserve"> </w:t>
      </w:r>
      <w:r w:rsidR="00B82529">
        <w:rPr>
          <w:lang w:val="en-CA"/>
        </w:rPr>
        <w:t>using</w:t>
      </w:r>
      <w:r w:rsidR="00D8323A">
        <w:rPr>
          <w:lang w:val="en-CA"/>
        </w:rPr>
        <w:t xml:space="preserve"> a sweep net</w:t>
      </w:r>
      <w:r w:rsidR="00B82529">
        <w:rPr>
          <w:lang w:val="en-CA"/>
        </w:rPr>
        <w:t xml:space="preserve"> method</w:t>
      </w:r>
      <w:r w:rsidR="00985F89">
        <w:rPr>
          <w:lang w:val="en-CA"/>
        </w:rPr>
        <w:t>, walking a spiral-transect through the survey area</w:t>
      </w:r>
      <w:r w:rsidR="00D8323A">
        <w:rPr>
          <w:lang w:val="en-CA"/>
        </w:rPr>
        <w:t xml:space="preserve"> and</w:t>
      </w:r>
      <w:r w:rsidR="00985F89">
        <w:rPr>
          <w:lang w:val="en-CA"/>
        </w:rPr>
        <w:t xml:space="preserve"> netting all individuals </w:t>
      </w:r>
      <w:r w:rsidR="00D8323A">
        <w:rPr>
          <w:lang w:val="en-CA"/>
        </w:rPr>
        <w:t xml:space="preserve">thought to be </w:t>
      </w:r>
      <w:r w:rsidR="00B82529">
        <w:rPr>
          <w:lang w:val="en-CA"/>
        </w:rPr>
        <w:t xml:space="preserve">one of </w:t>
      </w:r>
      <w:r w:rsidR="00D8323A">
        <w:rPr>
          <w:lang w:val="en-CA"/>
        </w:rPr>
        <w:t>our focal species</w:t>
      </w:r>
      <w:r w:rsidR="006632F7">
        <w:rPr>
          <w:lang w:val="en-CA"/>
        </w:rPr>
        <w:t xml:space="preserve"> </w:t>
      </w:r>
      <w:r w:rsidR="003D3872">
        <w:rPr>
          <w:lang w:val="en-CA"/>
        </w:rPr>
        <w:fldChar w:fldCharType="begin" w:fldLock="1"/>
      </w:r>
      <w:r w:rsidR="007452EF">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3D3872">
        <w:rPr>
          <w:lang w:val="en-CA"/>
        </w:rPr>
        <w:fldChar w:fldCharType="separate"/>
      </w:r>
      <w:r w:rsidR="003D3872" w:rsidRPr="003D3872">
        <w:rPr>
          <w:noProof/>
          <w:lang w:val="en-CA"/>
        </w:rPr>
        <w:t>(Mccravy, 2018)</w:t>
      </w:r>
      <w:r w:rsidR="003D3872">
        <w:rPr>
          <w:lang w:val="en-CA"/>
        </w:rPr>
        <w:fldChar w:fldCharType="end"/>
      </w:r>
      <w:r w:rsidR="00985F89">
        <w:rPr>
          <w:lang w:val="en-CA"/>
        </w:rPr>
        <w:t xml:space="preserve">. We repeated the spiral transect until the survey time ended. Surveys lasted 45 minutes, with the timer paused for insect handling. Netted insects were </w:t>
      </w:r>
      <w:ins w:id="138" w:author="Ulrich, Jens" w:date="2025-06-30T16:38:00Z" w16du:dateUtc="2025-06-30T23:38:00Z">
        <w:r w:rsidR="00A15564">
          <w:rPr>
            <w:lang w:val="en-CA"/>
          </w:rPr>
          <w:t xml:space="preserve">transferred into individual vials and then </w:t>
        </w:r>
      </w:ins>
      <w:r w:rsidR="00985F89">
        <w:rPr>
          <w:lang w:val="en-CA"/>
        </w:rPr>
        <w:t>placed on ice until the completion of the survey</w:t>
      </w:r>
      <w:ins w:id="139" w:author="Ulrich, Jens" w:date="2025-06-30T16:38:00Z" w16du:dateUtc="2025-06-30T23:38:00Z">
        <w:r w:rsidR="00A15564">
          <w:rPr>
            <w:lang w:val="en-CA"/>
          </w:rPr>
          <w:t>. Placing insects on ice reduced move</w:t>
        </w:r>
      </w:ins>
      <w:ins w:id="140" w:author="Ulrich, Jens" w:date="2025-06-30T16:39:00Z" w16du:dateUtc="2025-06-30T23:39:00Z">
        <w:r w:rsidR="00A15564">
          <w:rPr>
            <w:lang w:val="en-CA"/>
          </w:rPr>
          <w:t>ment and activity, allowing us to confirm species identifications and apply individual marks without causing further distress</w:t>
        </w:r>
      </w:ins>
      <w:r w:rsidR="00985F89">
        <w:rPr>
          <w:lang w:val="en-CA"/>
        </w:rPr>
        <w:t xml:space="preserve">. </w:t>
      </w:r>
      <w:del w:id="141" w:author="Ulrich, Jens" w:date="2025-06-30T16:39:00Z" w16du:dateUtc="2025-06-30T23:39:00Z">
        <w:r w:rsidR="00F52316" w:rsidDel="00A15564">
          <w:rPr>
            <w:lang w:val="en-CA"/>
          </w:rPr>
          <w:delText xml:space="preserve">After the survey ended, we </w:delText>
        </w:r>
        <w:r w:rsidR="00D8323A" w:rsidDel="00A15564">
          <w:rPr>
            <w:lang w:val="en-CA"/>
          </w:rPr>
          <w:delText>confirmed species identifications</w:delText>
        </w:r>
        <w:r w:rsidR="00F52316" w:rsidDel="00A15564">
          <w:rPr>
            <w:lang w:val="en-CA"/>
          </w:rPr>
          <w:delText xml:space="preserve">. </w:delText>
        </w:r>
      </w:del>
      <w:r w:rsidR="00362E9B">
        <w:rPr>
          <w:lang w:val="en-CA"/>
        </w:rPr>
        <w:t>We then applied m</w:t>
      </w:r>
      <w:r w:rsidR="00F52316">
        <w:rPr>
          <w:lang w:val="en-CA"/>
        </w:rPr>
        <w:t xml:space="preserve">arks by placing chilled bees in </w:t>
      </w:r>
      <w:r w:rsidR="00D8323A">
        <w:rPr>
          <w:lang w:val="en-CA"/>
        </w:rPr>
        <w:t xml:space="preserve">a </w:t>
      </w:r>
      <w:r w:rsidR="00F52316">
        <w:rPr>
          <w:lang w:val="en-CA"/>
        </w:rPr>
        <w:t>vial with a plunger on one end and a mesh covering on the other</w:t>
      </w:r>
      <w:r w:rsidR="000310AD">
        <w:rPr>
          <w:lang w:val="en-CA"/>
        </w:rPr>
        <w:t xml:space="preserve"> </w:t>
      </w:r>
      <w:r w:rsidR="000310AD">
        <w:rPr>
          <w:lang w:val="en-CA"/>
        </w:rPr>
        <w:fldChar w:fldCharType="begin" w:fldLock="1"/>
      </w:r>
      <w:r w:rsidR="00E22D94">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2022)","manualFormatting":"(Briggs et al. 2022)","plainTextFormattedCitation":"(Briggs et al., 2022)","previouslyFormattedCitation":"(Briggs et al., 2022)"},"properties":{"noteIndex":0},"schema":"https://github.com/citation-style-language/schema/raw/master/csl-citation.json"}</w:instrText>
      </w:r>
      <w:r w:rsidR="000310AD">
        <w:rPr>
          <w:lang w:val="en-CA"/>
        </w:rPr>
        <w:fldChar w:fldCharType="separate"/>
      </w:r>
      <w:r w:rsidR="000310AD" w:rsidRPr="000310AD">
        <w:rPr>
          <w:noProof/>
          <w:lang w:val="en-CA"/>
        </w:rPr>
        <w:t>(Briggs et al. 2022)</w:t>
      </w:r>
      <w:r w:rsidR="000310AD">
        <w:rPr>
          <w:lang w:val="en-CA"/>
        </w:rPr>
        <w:fldChar w:fldCharType="end"/>
      </w:r>
      <w:r w:rsidR="00F52316">
        <w:rPr>
          <w:lang w:val="en-CA"/>
        </w:rPr>
        <w:t xml:space="preserve">. </w:t>
      </w:r>
      <w:r w:rsidR="000E28BF">
        <w:rPr>
          <w:lang w:val="en-CA"/>
        </w:rPr>
        <w:t>P</w:t>
      </w:r>
      <w:r w:rsidR="00F52316">
        <w:rPr>
          <w:lang w:val="en-CA"/>
        </w:rPr>
        <w:t>ressing bees against the mesh</w:t>
      </w:r>
      <w:r w:rsidR="00E3264F">
        <w:rPr>
          <w:lang w:val="en-CA"/>
        </w:rPr>
        <w:t xml:space="preserve"> to inhibit movement</w:t>
      </w:r>
      <w:r w:rsidR="00F52316">
        <w:rPr>
          <w:lang w:val="en-CA"/>
        </w:rPr>
        <w:t>, we</w:t>
      </w:r>
      <w:r w:rsidR="00E3264F">
        <w:rPr>
          <w:lang w:val="en-CA"/>
        </w:rPr>
        <w:t xml:space="preserve"> </w:t>
      </w:r>
      <w:r w:rsidR="00F52316">
        <w:rPr>
          <w:lang w:val="en-CA"/>
        </w:rPr>
        <w:t>paint</w:t>
      </w:r>
      <w:r w:rsidR="000E28BF">
        <w:rPr>
          <w:lang w:val="en-CA"/>
        </w:rPr>
        <w:t>ed</w:t>
      </w:r>
      <w:r w:rsidR="00F52316">
        <w:rPr>
          <w:lang w:val="en-CA"/>
        </w:rPr>
        <w:t xml:space="preserve"> a </w:t>
      </w:r>
      <w:r w:rsidR="00D8323A">
        <w:rPr>
          <w:lang w:val="en-CA"/>
        </w:rPr>
        <w:t xml:space="preserve">colour-coded </w:t>
      </w:r>
      <w:r w:rsidR="00F52316">
        <w:rPr>
          <w:lang w:val="en-CA"/>
        </w:rPr>
        <w:t xml:space="preserve">mark </w:t>
      </w:r>
      <w:r w:rsidR="00D8323A">
        <w:rPr>
          <w:lang w:val="en-CA"/>
        </w:rPr>
        <w:t xml:space="preserve">on the back of the thorax </w:t>
      </w:r>
      <w:r w:rsidR="00F52316">
        <w:rPr>
          <w:lang w:val="en-CA"/>
        </w:rPr>
        <w:t>(</w:t>
      </w:r>
      <w:proofErr w:type="spellStart"/>
      <w:r w:rsidR="00F52316">
        <w:rPr>
          <w:lang w:val="en-CA"/>
        </w:rPr>
        <w:t>Molotow</w:t>
      </w:r>
      <w:proofErr w:type="spellEnd"/>
      <w:r w:rsidR="00F52316">
        <w:rPr>
          <w:lang w:val="en-CA"/>
        </w:rPr>
        <w:t xml:space="preserve"> brand</w:t>
      </w:r>
      <w:r w:rsidR="000E28BF">
        <w:rPr>
          <w:lang w:val="en-CA"/>
        </w:rPr>
        <w:t xml:space="preserve"> paint pen</w:t>
      </w:r>
      <w:r w:rsidR="0023298B">
        <w:rPr>
          <w:lang w:val="en-CA"/>
        </w:rPr>
        <w:t xml:space="preserve">, </w:t>
      </w:r>
      <w:r w:rsidR="00F52316">
        <w:rPr>
          <w:lang w:val="en-CA"/>
        </w:rPr>
        <w:t xml:space="preserve">2.0mm round tip) (Figure </w:t>
      </w:r>
      <w:r w:rsidR="00C17CDD">
        <w:rPr>
          <w:lang w:val="en-CA"/>
        </w:rPr>
        <w:t>S</w:t>
      </w:r>
      <w:r w:rsidR="003733C6">
        <w:rPr>
          <w:lang w:val="en-CA"/>
        </w:rPr>
        <w:t>3)</w:t>
      </w:r>
      <w:r w:rsidR="00F52316">
        <w:rPr>
          <w:lang w:val="en-CA"/>
        </w:rPr>
        <w:t xml:space="preserve">. </w:t>
      </w:r>
      <w:r>
        <w:rPr>
          <w:lang w:val="en-CA"/>
        </w:rPr>
        <w:t>To implement the GLM</w:t>
      </w:r>
      <w:ins w:id="142" w:author="Jens Christian Ulrich" w:date="2025-09-10T15:22:00Z" w16du:dateUtc="2025-09-10T19:22:00Z">
        <w:r w:rsidR="003B731A">
          <w:rPr>
            <w:lang w:val="en-CA"/>
          </w:rPr>
          <w:t>M</w:t>
        </w:r>
      </w:ins>
      <w:r>
        <w:rPr>
          <w:lang w:val="en-CA"/>
        </w:rPr>
        <w:t xml:space="preserve"> and </w:t>
      </w:r>
      <w:proofErr w:type="spellStart"/>
      <w:r>
        <w:rPr>
          <w:lang w:val="en-CA"/>
        </w:rPr>
        <w:t>binmix</w:t>
      </w:r>
      <w:proofErr w:type="spellEnd"/>
      <w:r>
        <w:rPr>
          <w:lang w:val="en-CA"/>
        </w:rPr>
        <w:t xml:space="preserve"> model approaches, we </w:t>
      </w:r>
      <w:r w:rsidR="000E28BF">
        <w:rPr>
          <w:lang w:val="en-CA"/>
        </w:rPr>
        <w:t>recorded</w:t>
      </w:r>
      <w:r>
        <w:rPr>
          <w:lang w:val="en-CA"/>
        </w:rPr>
        <w:t xml:space="preserve"> the </w:t>
      </w:r>
      <w:r w:rsidR="007523E2">
        <w:rPr>
          <w:lang w:val="en-CA"/>
        </w:rPr>
        <w:t xml:space="preserve">total </w:t>
      </w:r>
      <w:r>
        <w:rPr>
          <w:lang w:val="en-CA"/>
        </w:rPr>
        <w:t xml:space="preserve">number of </w:t>
      </w:r>
      <w:r w:rsidR="000E28BF">
        <w:rPr>
          <w:lang w:val="en-CA"/>
        </w:rPr>
        <w:t xml:space="preserve">captured </w:t>
      </w:r>
      <w:r>
        <w:rPr>
          <w:lang w:val="en-CA"/>
        </w:rPr>
        <w:t xml:space="preserve">individuals, </w:t>
      </w:r>
      <w:r w:rsidR="007523E2">
        <w:rPr>
          <w:lang w:val="en-CA"/>
        </w:rPr>
        <w:t>ignoring</w:t>
      </w:r>
      <w:r>
        <w:rPr>
          <w:lang w:val="en-CA"/>
        </w:rPr>
        <w:t xml:space="preserve"> whether individuals </w:t>
      </w:r>
      <w:r>
        <w:rPr>
          <w:lang w:val="en-CA"/>
        </w:rPr>
        <w:lastRenderedPageBreak/>
        <w:t xml:space="preserve">were marked. </w:t>
      </w:r>
      <w:r w:rsidR="00F52316">
        <w:rPr>
          <w:lang w:val="en-CA"/>
        </w:rPr>
        <w:t>To limit</w:t>
      </w:r>
      <w:r w:rsidR="00D01A63">
        <w:rPr>
          <w:lang w:val="en-CA"/>
        </w:rPr>
        <w:t xml:space="preserve"> observer</w:t>
      </w:r>
      <w:r w:rsidR="00F52316">
        <w:rPr>
          <w:lang w:val="en-CA"/>
        </w:rPr>
        <w:t xml:space="preserve"> </w:t>
      </w:r>
      <w:r w:rsidR="00D01A63">
        <w:rPr>
          <w:lang w:val="en-CA"/>
        </w:rPr>
        <w:t>bias</w:t>
      </w:r>
      <w:r w:rsidR="00BA096B">
        <w:rPr>
          <w:lang w:val="en-CA"/>
        </w:rPr>
        <w:t>es</w:t>
      </w:r>
      <w:r w:rsidR="00F52316">
        <w:rPr>
          <w:lang w:val="en-CA"/>
        </w:rPr>
        <w:t xml:space="preserve">, all surveys were conducted by </w:t>
      </w:r>
      <w:r w:rsidR="00142439">
        <w:rPr>
          <w:lang w:val="en-CA"/>
        </w:rPr>
        <w:t>the same researcher</w:t>
      </w:r>
      <w:r w:rsidR="00F52316">
        <w:rPr>
          <w:lang w:val="en-CA"/>
        </w:rPr>
        <w:t>, only during full sun conditions between 10:00 AM and 4:00 PM.</w:t>
      </w:r>
    </w:p>
    <w:p w14:paraId="094B850C" w14:textId="242F850A" w:rsidR="007A4BD1" w:rsidRDefault="00EF13F8" w:rsidP="00B33FC4">
      <w:pPr>
        <w:spacing w:line="480" w:lineRule="auto"/>
        <w:rPr>
          <w:i/>
          <w:iCs/>
          <w:lang w:val="en-CA"/>
        </w:rPr>
      </w:pPr>
      <w:r>
        <w:rPr>
          <w:i/>
          <w:iCs/>
          <w:lang w:val="en-CA"/>
        </w:rPr>
        <w:t xml:space="preserve">2.2 </w:t>
      </w:r>
      <w:r w:rsidR="007A4BD1" w:rsidRPr="007A4BD1">
        <w:rPr>
          <w:i/>
          <w:iCs/>
          <w:lang w:val="en-CA"/>
        </w:rPr>
        <w:t>Statistical analyses</w:t>
      </w:r>
    </w:p>
    <w:p w14:paraId="1EAD6A52" w14:textId="03087FFC" w:rsidR="007149AB" w:rsidRPr="005E3E53" w:rsidRDefault="007149AB" w:rsidP="007149AB">
      <w:pPr>
        <w:spacing w:line="480" w:lineRule="auto"/>
        <w:ind w:firstLine="720"/>
        <w:rPr>
          <w:lang w:val="en-CA"/>
        </w:rPr>
      </w:pPr>
      <w:r w:rsidRPr="005E3E53">
        <w:rPr>
          <w:lang w:val="en-CA"/>
        </w:rPr>
        <w:t xml:space="preserve">To estimate the effects of restoration on insect abundance, we developed custom models written in the </w:t>
      </w:r>
      <w:r w:rsidR="00D71B30" w:rsidRPr="005E3E53">
        <w:rPr>
          <w:lang w:val="en-CA"/>
        </w:rPr>
        <w:t>probabilistic</w:t>
      </w:r>
      <w:r w:rsidRPr="005E3E53">
        <w:rPr>
          <w:lang w:val="en-CA"/>
        </w:rPr>
        <w:t xml:space="preserve"> programming language Stan</w:t>
      </w:r>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4F44AF">
        <w:rPr>
          <w:lang w:val="en-CA"/>
        </w:rPr>
        <w:fldChar w:fldCharType="separate"/>
      </w:r>
      <w:r w:rsidR="00AC4FC7" w:rsidRPr="00AC4FC7">
        <w:rPr>
          <w:noProof/>
          <w:lang w:val="en-CA"/>
        </w:rPr>
        <w:t>(Stan Development Team, 2023b)</w:t>
      </w:r>
      <w:r w:rsidR="004F44AF">
        <w:rPr>
          <w:lang w:val="en-CA"/>
        </w:rPr>
        <w:fldChar w:fldCharType="end"/>
      </w:r>
      <w:r w:rsidRPr="005E3E53">
        <w:rPr>
          <w:lang w:val="en-CA"/>
        </w:rPr>
        <w:t xml:space="preserve">, implemented in R </w:t>
      </w:r>
      <w:r w:rsidR="0096187B">
        <w:rPr>
          <w:lang w:val="en-CA"/>
        </w:rPr>
        <w:t>Version 4.</w:t>
      </w:r>
      <w:r w:rsidR="003F0535">
        <w:rPr>
          <w:lang w:val="en-CA"/>
        </w:rPr>
        <w:t>2</w:t>
      </w:r>
      <w:r w:rsidR="0096187B">
        <w:rPr>
          <w:lang w:val="en-CA"/>
        </w:rPr>
        <w:t>.</w:t>
      </w:r>
      <w:r w:rsidR="003F0535">
        <w:rPr>
          <w:lang w:val="en-CA"/>
        </w:rPr>
        <w:t>2</w:t>
      </w:r>
      <w:r w:rsidR="0096187B">
        <w:rPr>
          <w:lang w:val="en-CA"/>
        </w:rPr>
        <w:t xml:space="preserve"> </w:t>
      </w:r>
      <w:r w:rsidR="004F44AF">
        <w:rPr>
          <w:lang w:val="en-CA"/>
        </w:rPr>
        <w:fldChar w:fldCharType="begin" w:fldLock="1"/>
      </w:r>
      <w:r w:rsidR="00AC4FC7">
        <w:rPr>
          <w:lang w:val="en-CA"/>
        </w:rPr>
        <w:instrText>ADDIN CSL_CITATION {"citationItems":[{"id":"ITEM-1","itemData":{"URL":"https://www.r-project.org/","author":[{"dropping-particle":"","family":"R Core Team","given":"","non-dropping-particle":"","parse-names":false,"suffix":""}],"container-title":"R Foundation for Statistical Computing, Vienna, Austria","id":"ITEM-1","issued":{"date-parts":[["2022"]]},"title":"R: A language and environment for statistical computing.","type":"webpage"},"uris":["http://www.mendeley.com/documents/?uuid=10380547-373f-4105-b7d4-e36493b66ffc"]}],"mendeley":{"formattedCitation":"(R Core Team, 2022)","plainTextFormattedCitation":"(R Core Team, 2022)","previouslyFormattedCitation":"(R Core Team, 2022)"},"properties":{"noteIndex":0},"schema":"https://github.com/citation-style-language/schema/raw/master/csl-citation.json"}</w:instrText>
      </w:r>
      <w:r w:rsidR="004F44AF">
        <w:rPr>
          <w:lang w:val="en-CA"/>
        </w:rPr>
        <w:fldChar w:fldCharType="separate"/>
      </w:r>
      <w:r w:rsidR="00AC4FC7" w:rsidRPr="00AC4FC7">
        <w:rPr>
          <w:noProof/>
          <w:lang w:val="en-CA"/>
        </w:rPr>
        <w:t>(R Core Team, 2022)</w:t>
      </w:r>
      <w:r w:rsidR="004F44AF">
        <w:rPr>
          <w:lang w:val="en-CA"/>
        </w:rPr>
        <w:fldChar w:fldCharType="end"/>
      </w:r>
      <w:r w:rsidR="00E3505D">
        <w:rPr>
          <w:lang w:val="en-CA"/>
        </w:rPr>
        <w:t xml:space="preserve"> </w:t>
      </w:r>
      <w:r w:rsidR="00F63837">
        <w:rPr>
          <w:lang w:val="en-CA"/>
        </w:rPr>
        <w:t>with</w:t>
      </w:r>
      <w:r w:rsidRPr="005E3E53">
        <w:rPr>
          <w:lang w:val="en-CA"/>
        </w:rPr>
        <w:t xml:space="preserve"> </w:t>
      </w:r>
      <w:proofErr w:type="spellStart"/>
      <w:r w:rsidRPr="005E3E53">
        <w:rPr>
          <w:lang w:val="en-CA"/>
        </w:rPr>
        <w:t>rstan</w:t>
      </w:r>
      <w:proofErr w:type="spellEnd"/>
      <w:r w:rsidR="004F44AF">
        <w:rPr>
          <w:lang w:val="en-CA"/>
        </w:rPr>
        <w:t xml:space="preserve"> </w:t>
      </w:r>
      <w:r w:rsidR="004F44AF">
        <w:rPr>
          <w:lang w:val="en-CA"/>
        </w:rPr>
        <w:fldChar w:fldCharType="begin" w:fldLock="1"/>
      </w:r>
      <w:r w:rsidR="00AC4FC7">
        <w:rPr>
          <w:lang w:val="en-CA"/>
        </w:rPr>
        <w:instrText>ADDIN CSL_CITATION {"citationItems":[{"id":"ITEM-1","itemData":{"URL":"https://mc-stan.org/.","author":[{"dropping-particle":"","family":"Stan Development Team","given":"","non-dropping-particle":"","parse-names":false,"suffix":""}],"id":"ITEM-1","issued":{"date-parts":[["2023"]]},"title":"RStan: the R interface to Stan. R package version 2.21.8","type":"webpage"},"uris":["http://www.mendeley.com/documents/?uuid=bdf4d89a-ac8a-4103-82fa-7c065b97adf7"]}],"mendeley":{"formattedCitation":"(Stan Development Team, 2023a)","plainTextFormattedCitation":"(Stan Development Team, 2023a)","previouslyFormattedCitation":"(Stan Development Team, 2023a)"},"properties":{"noteIndex":0},"schema":"https://github.com/citation-style-language/schema/raw/master/csl-citation.json"}</w:instrText>
      </w:r>
      <w:r w:rsidR="004F44AF">
        <w:rPr>
          <w:lang w:val="en-CA"/>
        </w:rPr>
        <w:fldChar w:fldCharType="separate"/>
      </w:r>
      <w:r w:rsidR="00AC4FC7" w:rsidRPr="00AC4FC7">
        <w:rPr>
          <w:noProof/>
          <w:lang w:val="en-CA"/>
        </w:rPr>
        <w:t>(Stan Development Team, 2023a)</w:t>
      </w:r>
      <w:r w:rsidR="004F44AF">
        <w:rPr>
          <w:lang w:val="en-CA"/>
        </w:rPr>
        <w:fldChar w:fldCharType="end"/>
      </w:r>
      <w:r w:rsidRPr="005E3E53">
        <w:rPr>
          <w:lang w:val="en-CA"/>
        </w:rPr>
        <w:t xml:space="preserve">. These models use Bayesian inference to estimate distributions of parameter </w:t>
      </w:r>
      <w:r w:rsidR="00D71B30" w:rsidRPr="005E3E53">
        <w:rPr>
          <w:lang w:val="en-CA"/>
        </w:rPr>
        <w:t xml:space="preserve">values that are </w:t>
      </w:r>
      <w:r w:rsidR="00142439">
        <w:rPr>
          <w:lang w:val="en-CA"/>
        </w:rPr>
        <w:t>conditioned on</w:t>
      </w:r>
      <w:r w:rsidR="00D71B30" w:rsidRPr="005E3E53">
        <w:rPr>
          <w:lang w:val="en-CA"/>
        </w:rPr>
        <w:t xml:space="preserve"> </w:t>
      </w:r>
      <w:r w:rsidR="00142439">
        <w:rPr>
          <w:lang w:val="en-CA"/>
        </w:rPr>
        <w:t>our</w:t>
      </w:r>
      <w:r w:rsidR="00D71B30" w:rsidRPr="005E3E53">
        <w:rPr>
          <w:lang w:val="en-CA"/>
        </w:rPr>
        <w:t xml:space="preserve"> data and prior </w:t>
      </w:r>
      <w:r w:rsidR="00045780" w:rsidRPr="005E3E53">
        <w:rPr>
          <w:lang w:val="en-CA"/>
        </w:rPr>
        <w:t xml:space="preserve">probability </w:t>
      </w:r>
      <w:r w:rsidR="00D71B30" w:rsidRPr="005E3E53">
        <w:rPr>
          <w:lang w:val="en-CA"/>
        </w:rPr>
        <w:t xml:space="preserve">distributions. </w:t>
      </w:r>
    </w:p>
    <w:p w14:paraId="03EF45AA" w14:textId="47FFB7E6" w:rsidR="00D71B30" w:rsidRPr="005E3E53" w:rsidRDefault="00D71B30" w:rsidP="00544EB6">
      <w:pPr>
        <w:spacing w:line="480" w:lineRule="auto"/>
        <w:ind w:firstLine="720"/>
        <w:rPr>
          <w:rFonts w:eastAsiaTheme="minorEastAsia"/>
          <w:lang w:val="en-CA"/>
        </w:rPr>
      </w:pPr>
      <w:r w:rsidRPr="005E3E53">
        <w:rPr>
          <w:lang w:val="en-CA"/>
        </w:rPr>
        <w:t>For the GLM</w:t>
      </w:r>
      <w:ins w:id="143" w:author="Jens Christian Ulrich" w:date="2025-09-10T15:22:00Z" w16du:dateUtc="2025-09-10T19:22:00Z">
        <w:r w:rsidR="003B731A">
          <w:rPr>
            <w:lang w:val="en-CA"/>
          </w:rPr>
          <w:t>M</w:t>
        </w:r>
      </w:ins>
      <w:r w:rsidRPr="005E3E53">
        <w:rPr>
          <w:lang w:val="en-CA"/>
        </w:rPr>
        <w:t xml:space="preserve"> model, we specified counts</w:t>
      </w:r>
      <w:r w:rsidR="002D3441" w:rsidRPr="005E3E53">
        <w:rPr>
          <w:lang w:val="en-CA"/>
        </w:rPr>
        <w:t xml:space="preserve"> of</w:t>
      </w:r>
      <w:r w:rsidRPr="005E3E53">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2D3441" w:rsidRPr="005E3E53">
        <w:rPr>
          <w:rFonts w:eastAsiaTheme="minorEastAsia"/>
          <w:lang w:val="en-CA"/>
        </w:rPr>
        <w:t xml:space="preserve"> individuals</w:t>
      </w:r>
      <w:r w:rsidRPr="005E3E53">
        <w:rPr>
          <w:lang w:val="en-CA"/>
        </w:rPr>
        <w:t xml:space="preserve"> </w:t>
      </w:r>
      <w:r w:rsidR="00692CA1">
        <w:rPr>
          <w:lang w:val="en-CA"/>
        </w:rPr>
        <w:t>from</w:t>
      </w:r>
      <w:r w:rsidR="002D3441" w:rsidRPr="005E3E53">
        <w:rPr>
          <w:lang w:val="en-CA"/>
        </w:rPr>
        <w:t xml:space="preserve"> </w:t>
      </w:r>
      <w:r w:rsidR="005E1A17">
        <w:rPr>
          <w:lang w:val="en-CA"/>
        </w:rPr>
        <w:t xml:space="preserve">each </w:t>
      </w:r>
      <w:r w:rsidR="002D3441" w:rsidRPr="005E3E53">
        <w:rPr>
          <w:lang w:val="en-CA"/>
        </w:rPr>
        <w:t xml:space="preserve">sampling event </w:t>
      </w:r>
      <w:r w:rsidR="00692CA1">
        <w:rPr>
          <w:lang w:val="en-CA"/>
        </w:rPr>
        <w:t>as</w:t>
      </w:r>
      <w:r w:rsidRPr="005E3E53">
        <w:rPr>
          <w:lang w:val="en-CA"/>
        </w:rPr>
        <w:t xml:space="preserve"> </w:t>
      </w:r>
      <w:r w:rsidR="0068185E">
        <w:rPr>
          <w:lang w:val="en-CA"/>
        </w:rPr>
        <w:t xml:space="preserve">the </w:t>
      </w:r>
      <w:r w:rsidRPr="005E3E53">
        <w:rPr>
          <w:lang w:val="en-CA"/>
        </w:rPr>
        <w:t xml:space="preserve">outcome of </w:t>
      </w:r>
      <w:r w:rsidR="00C17CDD">
        <w:rPr>
          <w:lang w:val="en-CA"/>
        </w:rPr>
        <w:t xml:space="preserve">a </w:t>
      </w:r>
      <w:r w:rsidRPr="005E3E53">
        <w:rPr>
          <w:lang w:val="en-CA"/>
        </w:rPr>
        <w:t xml:space="preserve">negative binomial </w:t>
      </w:r>
      <w:r w:rsidR="00C17CDD">
        <w:rPr>
          <w:lang w:val="en-CA"/>
        </w:rPr>
        <w:t>distribution</w:t>
      </w:r>
      <w:r w:rsidRPr="005E3E53">
        <w:rPr>
          <w:lang w:val="en-CA"/>
        </w:rPr>
        <w:t xml:space="preserve"> with a</w:t>
      </w:r>
      <w:r w:rsidR="00692CA1">
        <w:rPr>
          <w:lang w:val="en-CA"/>
        </w:rPr>
        <w:t xml:space="preserve"> </w:t>
      </w:r>
      <w:r w:rsidRPr="005E3E53">
        <w:rPr>
          <w:lang w:val="en-CA"/>
        </w:rPr>
        <w:t xml:space="preserve">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00544EB6" w:rsidRPr="005E3E53">
        <w:rPr>
          <w:rFonts w:eastAsiaTheme="minorEastAsia"/>
          <w:lang w:val="en-CA"/>
        </w:rPr>
        <w:t xml:space="preserve"> (Equation 1). </w:t>
      </w:r>
      <w:r w:rsidR="006418B5" w:rsidRPr="005E3E53">
        <w:rPr>
          <w:rFonts w:eastAsiaTheme="minorEastAsia"/>
          <w:lang w:val="en-CA"/>
        </w:rPr>
        <w:t>We used negative binomial distributions for the GL</w:t>
      </w:r>
      <w:ins w:id="144" w:author="Jens Christian Ulrich" w:date="2025-09-10T15:22:00Z" w16du:dateUtc="2025-09-10T19:22:00Z">
        <w:r w:rsidR="003B731A">
          <w:rPr>
            <w:rFonts w:eastAsiaTheme="minorEastAsia"/>
            <w:lang w:val="en-CA"/>
          </w:rPr>
          <w:t>M</w:t>
        </w:r>
      </w:ins>
      <w:r w:rsidR="006418B5" w:rsidRPr="005E3E53">
        <w:rPr>
          <w:rFonts w:eastAsiaTheme="minorEastAsia"/>
          <w:lang w:val="en-CA"/>
        </w:rPr>
        <w:t xml:space="preserve">M (and the </w:t>
      </w:r>
      <w:proofErr w:type="spellStart"/>
      <w:r w:rsidR="006418B5" w:rsidRPr="005E3E53">
        <w:rPr>
          <w:rFonts w:eastAsiaTheme="minorEastAsia"/>
          <w:lang w:val="en-CA"/>
        </w:rPr>
        <w:t>binmix</w:t>
      </w:r>
      <w:proofErr w:type="spellEnd"/>
      <w:r w:rsidR="006418B5" w:rsidRPr="005E3E53">
        <w:rPr>
          <w:rFonts w:eastAsiaTheme="minorEastAsia"/>
          <w:lang w:val="en-CA"/>
        </w:rPr>
        <w:t xml:space="preserve"> and </w:t>
      </w:r>
      <w:proofErr w:type="spellStart"/>
      <w:r w:rsidR="006418B5" w:rsidRPr="005E3E53">
        <w:rPr>
          <w:rFonts w:eastAsiaTheme="minorEastAsia"/>
          <w:lang w:val="en-CA"/>
        </w:rPr>
        <w:t>multimix</w:t>
      </w:r>
      <w:proofErr w:type="spellEnd"/>
      <w:r w:rsidR="006418B5" w:rsidRPr="005E3E53">
        <w:rPr>
          <w:rFonts w:eastAsiaTheme="minorEastAsia"/>
          <w:lang w:val="en-CA"/>
        </w:rPr>
        <w:t xml:space="preserve"> models) because </w:t>
      </w:r>
      <w:r w:rsidR="00692CA1" w:rsidRPr="005E3E53">
        <w:rPr>
          <w:rFonts w:eastAsiaTheme="minorEastAsia"/>
          <w:lang w:val="en-CA"/>
        </w:rPr>
        <w:t>Poisson models</w:t>
      </w:r>
      <w:r w:rsidR="00692CA1">
        <w:rPr>
          <w:rFonts w:eastAsiaTheme="minorEastAsia"/>
          <w:lang w:val="en-CA"/>
        </w:rPr>
        <w:t xml:space="preserve"> showed </w:t>
      </w:r>
      <w:r w:rsidR="006418B5" w:rsidRPr="005E3E53">
        <w:rPr>
          <w:rFonts w:eastAsiaTheme="minorEastAsia"/>
          <w:lang w:val="en-CA"/>
        </w:rPr>
        <w:t xml:space="preserve">a </w:t>
      </w:r>
      <w:r w:rsidR="005E1A17">
        <w:rPr>
          <w:rFonts w:eastAsiaTheme="minorEastAsia"/>
          <w:lang w:val="en-CA"/>
        </w:rPr>
        <w:t>clear</w:t>
      </w:r>
      <w:r w:rsidR="006418B5" w:rsidRPr="005E3E53">
        <w:rPr>
          <w:rFonts w:eastAsiaTheme="minorEastAsia"/>
          <w:lang w:val="en-CA"/>
        </w:rPr>
        <w:t xml:space="preserve"> lack of fit </w:t>
      </w:r>
      <w:r w:rsidR="00794C6E">
        <w:rPr>
          <w:rFonts w:eastAsiaTheme="minorEastAsia"/>
          <w:lang w:val="en-CA"/>
        </w:rPr>
        <w:t>(Figure S</w:t>
      </w:r>
      <w:r w:rsidR="00E105DC">
        <w:rPr>
          <w:rFonts w:eastAsiaTheme="minorEastAsia"/>
          <w:lang w:val="en-CA"/>
        </w:rPr>
        <w:t>4</w:t>
      </w:r>
      <w:r w:rsidR="00794C6E">
        <w:rPr>
          <w:rFonts w:eastAsiaTheme="minorEastAsia"/>
          <w:lang w:val="en-CA"/>
        </w:rPr>
        <w:t>)</w:t>
      </w:r>
      <w:r w:rsidR="006418B5" w:rsidRPr="005E3E53">
        <w:rPr>
          <w:rFonts w:eastAsiaTheme="minorEastAsia"/>
          <w:lang w:val="en-CA"/>
        </w:rPr>
        <w:t xml:space="preserve">. </w:t>
      </w:r>
      <w:r w:rsidR="00B82529">
        <w:rPr>
          <w:rFonts w:eastAsiaTheme="minorEastAsia"/>
          <w:lang w:val="en-CA"/>
        </w:rPr>
        <w:t>U</w:t>
      </w:r>
      <w:r w:rsidR="00B82529" w:rsidRPr="005E3E53">
        <w:rPr>
          <w:rFonts w:eastAsiaTheme="minorEastAsia"/>
          <w:lang w:val="en-CA"/>
        </w:rPr>
        <w:t xml:space="preserve">sing a log-link </w:t>
      </w:r>
      <w:r w:rsidR="00B82529">
        <w:rPr>
          <w:rFonts w:eastAsiaTheme="minorEastAsia"/>
          <w:lang w:val="en-CA"/>
        </w:rPr>
        <w:t>function, w</w:t>
      </w:r>
      <w:r w:rsidR="00544EB6" w:rsidRPr="005E3E53">
        <w:rPr>
          <w:rFonts w:eastAsiaTheme="minorEastAsia"/>
          <w:lang w:val="en-CA"/>
        </w:rPr>
        <w:t xml:space="preserve">e </w:t>
      </w:r>
      <w:r w:rsidR="004E5FB5">
        <w:rPr>
          <w:rFonts w:eastAsiaTheme="minorEastAsia"/>
          <w:lang w:val="en-CA"/>
        </w:rPr>
        <w:t>modelled</w:t>
      </w:r>
      <w:r w:rsidR="00544EB6" w:rsidRPr="005E3E53">
        <w:rPr>
          <w:rFonts w:eastAsiaTheme="minorEastAsia"/>
          <w:lang w:val="en-CA"/>
        </w:rPr>
        <w:t xml:space="preserve"> v</w:t>
      </w:r>
      <w:r w:rsidRPr="005E3E53">
        <w:rPr>
          <w:rFonts w:eastAsiaTheme="minorEastAsia"/>
          <w:lang w:val="en-CA"/>
        </w:rPr>
        <w:t>ariation</w:t>
      </w:r>
      <w:r w:rsidR="006418B5" w:rsidRPr="005E3E53">
        <w:rPr>
          <w:rFonts w:eastAsiaTheme="minorEastAsia"/>
          <w:lang w:val="en-CA"/>
        </w:rPr>
        <w:t xml:space="preserve"> in</w:t>
      </w:r>
      <w:r w:rsidRPr="005E3E53">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544EB6" w:rsidRPr="005E3E53">
        <w:rPr>
          <w:rFonts w:eastAsiaTheme="minorEastAsia"/>
          <w:lang w:val="en-CA"/>
        </w:rPr>
        <w:t xml:space="preserve"> (Equation </w:t>
      </w:r>
      <w:r w:rsidR="006418B5" w:rsidRPr="005E3E53">
        <w:rPr>
          <w:rFonts w:eastAsiaTheme="minorEastAsia"/>
          <w:lang w:val="en-CA"/>
        </w:rPr>
        <w:t>2</w:t>
      </w:r>
      <w:r w:rsidR="00544EB6" w:rsidRPr="005E3E53">
        <w:rPr>
          <w:rFonts w:eastAsiaTheme="minorEastAsia"/>
          <w:lang w:val="en-CA"/>
        </w:rPr>
        <w:t>)</w:t>
      </w:r>
      <w:r w:rsidR="004E5FB5">
        <w:rPr>
          <w:rFonts w:eastAsiaTheme="minorEastAsia"/>
          <w:lang w:val="en-CA"/>
        </w:rPr>
        <w:t xml:space="preserve"> as a function of</w:t>
      </w:r>
      <w:r w:rsidR="00544EB6" w:rsidRPr="005E3E53">
        <w:rPr>
          <w:rFonts w:eastAsiaTheme="minorEastAsia"/>
          <w:lang w:val="en-CA"/>
        </w:rPr>
        <w:t xml:space="preserve"> </w:t>
      </w:r>
      <w:del w:id="145" w:author="Ulrich Jens Christian" w:date="2025-09-09T11:32:00Z" w16du:dateUtc="2025-09-09T15:32:00Z">
        <w:r w:rsidR="00544EB6" w:rsidRPr="005E3E53" w:rsidDel="00C55257">
          <w:rPr>
            <w:rFonts w:eastAsiaTheme="minorEastAsia"/>
            <w:lang w:val="en-CA"/>
          </w:rPr>
          <w:delText>a</w:delText>
        </w:r>
        <w:r w:rsidR="005E1A17" w:rsidDel="00C55257">
          <w:rPr>
            <w:rFonts w:eastAsiaTheme="minorEastAsia"/>
            <w:lang w:val="en-CA"/>
          </w:rPr>
          <w:delText>n</w:delText>
        </w:r>
        <w:r w:rsidR="00544EB6" w:rsidRPr="005E3E53" w:rsidDel="00C55257">
          <w:rPr>
            <w:rFonts w:eastAsiaTheme="minorEastAsia"/>
            <w:lang w:val="en-CA"/>
          </w:rPr>
          <w:delText xml:space="preserve"> intercept (</w:delText>
        </w:r>
      </w:del>
      <m:oMath>
        <m:sSub>
          <m:sSubPr>
            <m:ctrlPr>
              <w:del w:id="146" w:author="Ulrich Jens Christian" w:date="2025-09-09T11:32:00Z" w16du:dateUtc="2025-09-09T15:32:00Z">
                <w:rPr>
                  <w:rFonts w:ascii="Cambria Math" w:eastAsiaTheme="minorEastAsia" w:hAnsi="Cambria Math" w:cs="Times New Roman"/>
                  <w:i/>
                  <w:lang w:val="en-CA"/>
                </w:rPr>
              </w:del>
            </m:ctrlPr>
          </m:sSubPr>
          <m:e>
            <m:r>
              <w:del w:id="147" w:author="Ulrich Jens Christian" w:date="2025-09-09T11:32:00Z" w16du:dateUtc="2025-09-09T15:32:00Z">
                <w:rPr>
                  <w:rFonts w:ascii="Cambria Math" w:eastAsiaTheme="minorEastAsia" w:hAnsi="Cambria Math" w:cs="Times New Roman"/>
                  <w:lang w:val="en-CA"/>
                </w:rPr>
                <m:t>α</m:t>
              </w:del>
            </m:r>
          </m:e>
          <m:sub>
            <m:r>
              <w:del w:id="148" w:author="Ulrich Jens Christian" w:date="2025-09-09T11:32:00Z" w16du:dateUtc="2025-09-09T15:32:00Z">
                <w:rPr>
                  <w:rFonts w:ascii="Cambria Math" w:eastAsiaTheme="minorEastAsia" w:hAnsi="Cambria Math" w:cs="Times New Roman"/>
                  <w:lang w:val="en-CA"/>
                </w:rPr>
                <m:t>0</m:t>
              </w:del>
            </m:r>
          </m:sub>
        </m:sSub>
      </m:oMath>
      <w:del w:id="149" w:author="Ulrich Jens Christian" w:date="2025-09-09T11:32:00Z" w16du:dateUtc="2025-09-09T15:32:00Z">
        <w:r w:rsidR="00544EB6" w:rsidRPr="005E3E53" w:rsidDel="00C55257">
          <w:rPr>
            <w:rFonts w:eastAsiaTheme="minorEastAsia"/>
            <w:lang w:val="en-CA"/>
          </w:rPr>
          <w:delText xml:space="preserve">), </w:delText>
        </w:r>
      </w:del>
      <w:r w:rsidR="00544EB6" w:rsidRPr="005E3E53">
        <w:rPr>
          <w:rFonts w:eastAsiaTheme="minorEastAsia"/>
          <w:lang w:val="en-CA"/>
        </w:rPr>
        <w:t>a species-specific random intercept</w:t>
      </w:r>
      <w:ins w:id="150" w:author="Ulrich Jens Christian" w:date="2025-09-09T11:33:00Z" w16du:dateUtc="2025-09-09T15:33:00Z">
        <w:r w:rsidR="00C55257">
          <w:rPr>
            <w:rFonts w:eastAsiaTheme="minorEastAsia"/>
            <w:lang w:val="en-CA"/>
          </w:rPr>
          <w:t xml:space="preserve"> effect</w:t>
        </w:r>
      </w:ins>
      <w:r w:rsidR="00544EB6" w:rsidRPr="005E3E53">
        <w:rPr>
          <w:rFonts w:eastAsiaTheme="minorEastAsia"/>
          <w:lang w:val="en-CA"/>
        </w:rPr>
        <w:t xml:space="preserve"> </w:t>
      </w:r>
      <w:del w:id="151" w:author="Ulrich Jens Christian" w:date="2025-09-09T11:32:00Z" w16du:dateUtc="2025-09-09T15:32:00Z">
        <w:r w:rsidR="00544EB6" w:rsidRPr="005E3E53" w:rsidDel="00C55257">
          <w:rPr>
            <w:rFonts w:eastAsiaTheme="minorEastAsia"/>
            <w:lang w:val="en-CA"/>
          </w:rPr>
          <w:delText xml:space="preserve">effect </w:delText>
        </w:r>
      </w:del>
      <w:r w:rsidR="00544EB6" w:rsidRPr="005E3E53">
        <w:rPr>
          <w:rFonts w:eastAsiaTheme="minorEastAsia"/>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oMath>
      <w:r w:rsidR="00544EB6"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oMath>
      <w:r w:rsidR="00544EB6" w:rsidRPr="005E3E53">
        <w:rPr>
          <w:rFonts w:eastAsiaTheme="minorEastAsia"/>
          <w:lang w:val="en-CA"/>
        </w:rPr>
        <w:t>), a</w:t>
      </w:r>
      <w:ins w:id="152" w:author="Ulrich, Jens" w:date="2025-07-15T17:14:00Z" w16du:dateUtc="2025-07-16T00:14:00Z">
        <w:r w:rsidR="00D51321">
          <w:rPr>
            <w:rFonts w:eastAsiaTheme="minorEastAsia"/>
            <w:lang w:val="en-CA"/>
          </w:rPr>
          <w:t xml:space="preserve"> </w:t>
        </w:r>
      </w:ins>
      <w:del w:id="153" w:author="Ulrich, Jens" w:date="2025-07-15T17:14:00Z" w16du:dateUtc="2025-07-16T00:14:00Z">
        <w:r w:rsidR="00544EB6" w:rsidRPr="005E3E53" w:rsidDel="00D51321">
          <w:rPr>
            <w:rFonts w:eastAsiaTheme="minorEastAsia"/>
            <w:lang w:val="en-CA"/>
          </w:rPr>
          <w:delText>n</w:delText>
        </w:r>
      </w:del>
      <w:ins w:id="154" w:author="Ulrich, Jens" w:date="2025-07-15T17:14:00Z" w16du:dateUtc="2025-07-16T00:14:00Z">
        <w:r w:rsidR="00D51321">
          <w:rPr>
            <w:rFonts w:eastAsiaTheme="minorEastAsia"/>
            <w:lang w:val="en-CA"/>
          </w:rPr>
          <w:t>f</w:t>
        </w:r>
      </w:ins>
      <w:ins w:id="155" w:author="Ulrich, Jens" w:date="2025-07-15T17:15:00Z" w16du:dateUtc="2025-07-16T00:15:00Z">
        <w:r w:rsidR="00D51321">
          <w:rPr>
            <w:rFonts w:eastAsiaTheme="minorEastAsia"/>
            <w:lang w:val="en-CA"/>
          </w:rPr>
          <w:t>ixed</w:t>
        </w:r>
      </w:ins>
      <w:r w:rsidR="00544EB6" w:rsidRPr="005E3E53">
        <w:rPr>
          <w:rFonts w:eastAsiaTheme="minorEastAsia"/>
          <w:lang w:val="en-CA"/>
        </w:rPr>
        <w:t xml:space="preserve">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oMath>
      <w:r w:rsidR="00544EB6" w:rsidRPr="005E3E53">
        <w:rPr>
          <w:rFonts w:eastAsiaTheme="minorEastAsia"/>
          <w:lang w:val="en-CA"/>
        </w:rPr>
        <w:t xml:space="preserve">), and a </w:t>
      </w:r>
      <w:bookmarkStart w:id="156" w:name="_Hlk203492274"/>
      <w:r w:rsidR="00544EB6" w:rsidRPr="005E3E53">
        <w:rPr>
          <w:rFonts w:eastAsiaTheme="minorEastAsia"/>
          <w:lang w:val="en-CA"/>
        </w:rPr>
        <w:t>species-specific random</w:t>
      </w:r>
      <w:ins w:id="157" w:author="Ulrich, Jens" w:date="2025-07-15T17:15:00Z" w16du:dateUtc="2025-07-16T00:15:00Z">
        <w:r w:rsidR="00D51321">
          <w:rPr>
            <w:rFonts w:eastAsiaTheme="minorEastAsia"/>
            <w:lang w:val="en-CA"/>
          </w:rPr>
          <w:t xml:space="preserve"> slope</w:t>
        </w:r>
      </w:ins>
      <w:r w:rsidR="00544EB6" w:rsidRPr="005E3E53">
        <w:rPr>
          <w:rFonts w:eastAsiaTheme="minorEastAsia"/>
          <w:lang w:val="en-CA"/>
        </w:rPr>
        <w:t xml:space="preserve"> effect of restoration </w:t>
      </w:r>
      <w:bookmarkEnd w:id="156"/>
      <w:r w:rsidR="00544EB6" w:rsidRPr="005E3E53">
        <w:rPr>
          <w:rFonts w:eastAsiaTheme="minorEastAsia"/>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oMath>
      <w:r w:rsidR="00544EB6" w:rsidRPr="005E3E53">
        <w:rPr>
          <w:rFonts w:eastAsiaTheme="minorEastAsia"/>
          <w:lang w:val="en-CA"/>
        </w:rPr>
        <w:t xml:space="preserve">), with restoration treated as a categorical variable. </w:t>
      </w:r>
    </w:p>
    <w:p w14:paraId="6219F54E" w14:textId="019D8F0B" w:rsidR="00D71B30" w:rsidRPr="005E3E53" w:rsidRDefault="00000000" w:rsidP="00D71B30">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544EB6" w:rsidRPr="005E3E53">
        <w:rPr>
          <w:rFonts w:eastAsiaTheme="minorEastAsia" w:cs="Times New Roman"/>
          <w:lang w:val="en-CA"/>
        </w:rPr>
        <w:t>;</w:t>
      </w:r>
    </w:p>
    <w:p w14:paraId="0FEF90E1" w14:textId="7639969B" w:rsidR="00544EB6" w:rsidRPr="00B05A68" w:rsidRDefault="00392543" w:rsidP="00D71B30">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eastAsiaTheme="minorEastAsia" w:hAnsi="Cambria Math" w:cs="Times New Roman"/>
            <w:lang w:val="en-CA"/>
          </w:rPr>
          <m:t>)=</m:t>
        </m:r>
        <m:r>
          <w:del w:id="158" w:author="Ulrich Jens Christian" w:date="2025-09-09T11:32:00Z" w16du:dateUtc="2025-09-09T15:32:00Z">
            <w:rPr>
              <w:rFonts w:ascii="Cambria Math" w:eastAsiaTheme="minorEastAsia" w:hAnsi="Cambria Math" w:cs="Times New Roman"/>
              <w:lang w:val="en-CA"/>
            </w:rPr>
            <m:t xml:space="preserve"> </m:t>
          </w:del>
        </m:r>
        <m:sSub>
          <m:sSubPr>
            <m:ctrlPr>
              <w:del w:id="159" w:author="Ulrich Jens Christian" w:date="2025-09-09T11:32:00Z" w16du:dateUtc="2025-09-09T15:32:00Z">
                <w:rPr>
                  <w:rFonts w:ascii="Cambria Math" w:eastAsiaTheme="minorEastAsia" w:hAnsi="Cambria Math" w:cs="Times New Roman"/>
                  <w:i/>
                  <w:lang w:val="en-CA"/>
                </w:rPr>
              </w:del>
            </m:ctrlPr>
          </m:sSubPr>
          <m:e>
            <m:r>
              <w:del w:id="160" w:author="Ulrich Jens Christian" w:date="2025-09-09T11:32:00Z" w16du:dateUtc="2025-09-09T15:32:00Z">
                <w:rPr>
                  <w:rFonts w:ascii="Cambria Math" w:eastAsiaTheme="minorEastAsia" w:hAnsi="Cambria Math" w:cs="Times New Roman"/>
                  <w:lang w:val="en-CA"/>
                </w:rPr>
                <m:t>α</m:t>
              </w:del>
            </m:r>
          </m:e>
          <m:sub>
            <m:r>
              <w:del w:id="161" w:author="Ulrich Jens Christian" w:date="2025-09-09T11:32:00Z" w16du:dateUtc="2025-09-09T15:32:00Z">
                <w:rPr>
                  <w:rFonts w:ascii="Cambria Math" w:eastAsiaTheme="minorEastAsia" w:hAnsi="Cambria Math" w:cs="Times New Roman"/>
                  <w:lang w:val="en-CA"/>
                </w:rPr>
                <m:t>0</m:t>
              </w:del>
            </m:r>
          </m:sub>
        </m:sSub>
        <m:r>
          <w:del w:id="162" w:author="Ulrich Jens Christian" w:date="2025-09-09T11:32:00Z" w16du:dateUtc="2025-09-09T15:32:00Z">
            <w:rPr>
              <w:rFonts w:ascii="Cambria Math" w:eastAsiaTheme="minorEastAsia" w:hAnsi="Cambria Math" w:cs="Times New Roman"/>
              <w:lang w:val="en-CA"/>
            </w:rPr>
            <m:t xml:space="preserve">+ </m:t>
          </w:del>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 xml:space="preserve">+ </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694EB67F" w14:textId="02F61450" w:rsidR="00B05A68" w:rsidRPr="00B05A68" w:rsidRDefault="004D2C63" w:rsidP="00B05A68">
      <w:pPr>
        <w:spacing w:line="480" w:lineRule="auto"/>
        <w:rPr>
          <w:rFonts w:cs="Times New Roman"/>
          <w:lang w:val="en-CA"/>
        </w:rPr>
      </w:pPr>
      <w:bookmarkStart w:id="163" w:name="_Hlk203492383"/>
      <w:bookmarkStart w:id="164" w:name="_Hlk208310268"/>
      <w:r>
        <w:rPr>
          <w:rFonts w:eastAsiaTheme="minorEastAsia"/>
          <w:lang w:val="en-CA"/>
        </w:rPr>
        <w:t xml:space="preserve">We </w:t>
      </w:r>
      <w:r w:rsidR="00D9234A">
        <w:rPr>
          <w:rFonts w:eastAsiaTheme="minorEastAsia"/>
          <w:lang w:val="en-CA"/>
        </w:rPr>
        <w:t xml:space="preserve">assumed </w:t>
      </w:r>
      <w:r>
        <w:rPr>
          <w:rFonts w:eastAsiaTheme="minorEastAsia"/>
          <w:lang w:val="en-CA"/>
        </w:rPr>
        <w:t>that species-specific r</w:t>
      </w:r>
      <w:r w:rsidR="00B05A68" w:rsidRPr="00B05A68">
        <w:rPr>
          <w:rFonts w:eastAsiaTheme="minorEastAsia"/>
          <w:lang w:val="en-CA"/>
        </w:rPr>
        <w:t>andom</w:t>
      </w:r>
      <w:ins w:id="165" w:author="Ulrich Jens Christian" w:date="2025-09-09T11:31:00Z" w16du:dateUtc="2025-09-09T15:31:00Z">
        <w:r w:rsidR="00C55257">
          <w:rPr>
            <w:rFonts w:eastAsiaTheme="minorEastAsia"/>
            <w:lang w:val="en-CA"/>
          </w:rPr>
          <w:t xml:space="preserve"> intercepts and</w:t>
        </w:r>
      </w:ins>
      <w:r w:rsidR="00B05A68" w:rsidRPr="00B05A68">
        <w:rPr>
          <w:rFonts w:eastAsiaTheme="minorEastAsia"/>
          <w:lang w:val="en-CA"/>
        </w:rPr>
        <w:t xml:space="preserve"> effects </w:t>
      </w:r>
      <w:r>
        <w:rPr>
          <w:rFonts w:eastAsiaTheme="minorEastAsia"/>
          <w:lang w:val="en-CA"/>
        </w:rPr>
        <w:t xml:space="preserve">of </w:t>
      </w:r>
      <w:r w:rsidR="0001365E">
        <w:rPr>
          <w:rFonts w:eastAsiaTheme="minorEastAsia"/>
          <w:lang w:val="en-CA"/>
        </w:rPr>
        <w:t>restoration</w:t>
      </w:r>
      <w:r>
        <w:rPr>
          <w:rFonts w:eastAsiaTheme="minorEastAsia"/>
          <w:lang w:val="en-CA"/>
        </w:rPr>
        <w:t xml:space="preserve"> </w:t>
      </w:r>
      <w:r w:rsidR="00B05A68" w:rsidRPr="00B05A68">
        <w:rPr>
          <w:rFonts w:eastAsiaTheme="minorEastAsia"/>
          <w:lang w:val="en-CA"/>
        </w:rPr>
        <w:t>wer</w:t>
      </w:r>
      <w:r>
        <w:rPr>
          <w:rFonts w:eastAsiaTheme="minorEastAsia"/>
          <w:lang w:val="en-CA"/>
        </w:rPr>
        <w:t>e normally distributed</w:t>
      </w:r>
      <w:ins w:id="166" w:author="Ulrich, Jens" w:date="2025-07-15T17:20:00Z" w16du:dateUtc="2025-07-16T00:20:00Z">
        <w:r w:rsidR="00D51321">
          <w:rPr>
            <w:rFonts w:eastAsiaTheme="minorEastAsia"/>
            <w:lang w:val="en-CA"/>
          </w:rPr>
          <w:t>,</w:t>
        </w:r>
      </w:ins>
      <w:r w:rsidR="00B05A68">
        <w:rPr>
          <w:rFonts w:eastAsiaTheme="minorEastAsia"/>
          <w:lang w:val="en-CA"/>
        </w:rPr>
        <w:t xml:space="preserve"> </w:t>
      </w:r>
      <m:oMath>
        <m:sSub>
          <m:sSubPr>
            <m:ctrlPr>
              <w:ins w:id="167" w:author="Ulrich Jens Christian" w:date="2025-09-09T11:31:00Z" w16du:dateUtc="2025-09-09T15:31:00Z">
                <w:rPr>
                  <w:rFonts w:ascii="Cambria Math" w:eastAsiaTheme="minorEastAsia" w:hAnsi="Cambria Math" w:cs="Times New Roman"/>
                  <w:i/>
                  <w:lang w:val="en-CA"/>
                </w:rPr>
              </w:ins>
            </m:ctrlPr>
          </m:sSubPr>
          <m:e>
            <m:r>
              <w:ins w:id="168" w:author="Ulrich Jens Christian" w:date="2025-09-09T11:31:00Z" w16du:dateUtc="2025-09-09T15:31:00Z">
                <w:rPr>
                  <w:rFonts w:ascii="Cambria Math" w:eastAsiaTheme="minorEastAsia" w:hAnsi="Cambria Math" w:cs="Times New Roman"/>
                  <w:lang w:val="en-CA"/>
                </w:rPr>
                <m:t>α</m:t>
              </w:ins>
            </m:r>
          </m:e>
          <m:sub>
            <m:r>
              <w:ins w:id="169" w:author="Ulrich Jens Christian" w:date="2025-09-09T11:32:00Z" w16du:dateUtc="2025-09-09T15:32:00Z">
                <w:rPr>
                  <w:rFonts w:ascii="Cambria Math" w:eastAsiaTheme="minorEastAsia" w:hAnsi="Cambria Math" w:cs="Times New Roman"/>
                  <w:lang w:val="en-CA"/>
                </w:rPr>
                <m:t>1</m:t>
              </w:ins>
            </m:r>
          </m:sub>
        </m:sSub>
        <m:d>
          <m:dPr>
            <m:begChr m:val="["/>
            <m:endChr m:val="]"/>
            <m:ctrlPr>
              <w:ins w:id="170" w:author="Ulrich Jens Christian" w:date="2025-09-09T11:31:00Z" w16du:dateUtc="2025-09-09T15:31:00Z">
                <w:rPr>
                  <w:rFonts w:ascii="Cambria Math" w:eastAsiaTheme="minorEastAsia" w:hAnsi="Cambria Math" w:cs="Times New Roman"/>
                  <w:i/>
                  <w:lang w:val="en-CA"/>
                </w:rPr>
              </w:ins>
            </m:ctrlPr>
          </m:dPr>
          <m:e>
            <m:r>
              <w:ins w:id="171" w:author="Ulrich Jens Christian" w:date="2025-09-09T11:31:00Z" w16du:dateUtc="2025-09-09T15:31:00Z">
                <w:rPr>
                  <w:rFonts w:ascii="Cambria Math" w:eastAsiaTheme="minorEastAsia" w:hAnsi="Cambria Math" w:cs="Times New Roman"/>
                  <w:lang w:val="en-CA"/>
                </w:rPr>
                <m:t>species</m:t>
              </w:ins>
            </m:r>
          </m:e>
        </m:d>
        <m:r>
          <w:ins w:id="172" w:author="Ulrich Jens Christian" w:date="2025-09-09T11:31:00Z" w16du:dateUtc="2025-09-09T15:31:00Z">
            <w:rPr>
              <w:rFonts w:ascii="Cambria Math" w:eastAsiaTheme="minorEastAsia" w:hAnsi="Cambria Math" w:cs="Times New Roman"/>
              <w:lang w:val="en-CA"/>
            </w:rPr>
            <m:t xml:space="preserve"> ~</m:t>
          </w:ins>
        </m:r>
        <m:r>
          <w:ins w:id="173" w:author="Ulrich Jens Christian" w:date="2025-09-09T11:31:00Z" w16du:dateUtc="2025-09-09T15:31:00Z">
            <w:rPr>
              <w:rFonts w:ascii="Cambria Math" w:eastAsiaTheme="minorEastAsia" w:hAnsi="Cambria Math"/>
              <w:lang w:val="en-CA"/>
            </w:rPr>
            <m:t xml:space="preserve"> normal(</m:t>
          </w:ins>
        </m:r>
        <m:sSub>
          <m:sSubPr>
            <m:ctrlPr>
              <w:ins w:id="174" w:author="Ulrich Jens Christian" w:date="2025-09-09T11:31:00Z" w16du:dateUtc="2025-09-09T15:31:00Z">
                <w:rPr>
                  <w:rFonts w:ascii="Cambria Math" w:eastAsiaTheme="minorEastAsia" w:hAnsi="Cambria Math"/>
                  <w:i/>
                  <w:lang w:val="en-CA"/>
                </w:rPr>
              </w:ins>
            </m:ctrlPr>
          </m:sSubPr>
          <m:e>
            <m:r>
              <w:ins w:id="175" w:author="Ulrich Jens Christian" w:date="2025-09-09T11:31:00Z" w16du:dateUtc="2025-09-09T15:31:00Z">
                <w:rPr>
                  <w:rFonts w:ascii="Cambria Math" w:eastAsiaTheme="minorEastAsia" w:hAnsi="Cambria Math"/>
                  <w:lang w:val="en-CA"/>
                </w:rPr>
                <m:t>μ</m:t>
              </w:ins>
            </m:r>
          </m:e>
          <m:sub>
            <m:sSub>
              <m:sSubPr>
                <m:ctrlPr>
                  <w:ins w:id="176" w:author="Ulrich Jens Christian" w:date="2025-09-09T11:31:00Z" w16du:dateUtc="2025-09-09T15:31:00Z">
                    <w:rPr>
                      <w:rFonts w:ascii="Cambria Math" w:eastAsiaTheme="minorEastAsia" w:hAnsi="Cambria Math" w:cs="Times New Roman"/>
                      <w:i/>
                      <w:lang w:val="en-CA"/>
                    </w:rPr>
                  </w:ins>
                </m:ctrlPr>
              </m:sSubPr>
              <m:e>
                <m:r>
                  <w:ins w:id="177" w:author="Ulrich Jens Christian" w:date="2025-09-09T11:31:00Z" w16du:dateUtc="2025-09-09T15:31:00Z">
                    <w:rPr>
                      <w:rFonts w:ascii="Cambria Math" w:eastAsiaTheme="minorEastAsia" w:hAnsi="Cambria Math" w:cs="Times New Roman"/>
                      <w:lang w:val="en-CA"/>
                    </w:rPr>
                    <m:t>α</m:t>
                  </w:ins>
                </m:r>
              </m:e>
              <m:sub>
                <m:r>
                  <w:ins w:id="178" w:author="Ulrich Jens Christian" w:date="2025-09-09T11:32:00Z" w16du:dateUtc="2025-09-09T15:32:00Z">
                    <w:rPr>
                      <w:rFonts w:ascii="Cambria Math" w:eastAsiaTheme="minorEastAsia" w:hAnsi="Cambria Math" w:cs="Times New Roman"/>
                      <w:lang w:val="en-CA"/>
                    </w:rPr>
                    <m:t>1</m:t>
                  </w:ins>
                </m:r>
              </m:sub>
            </m:sSub>
          </m:sub>
        </m:sSub>
        <m:r>
          <w:ins w:id="179" w:author="Ulrich Jens Christian" w:date="2025-09-09T11:31:00Z" w16du:dateUtc="2025-09-09T15:31:00Z">
            <w:rPr>
              <w:rFonts w:ascii="Cambria Math" w:eastAsiaTheme="minorEastAsia" w:hAnsi="Cambria Math"/>
              <w:lang w:val="en-CA"/>
            </w:rPr>
            <m:t xml:space="preserve">, </m:t>
          </w:ins>
        </m:r>
        <m:sSub>
          <m:sSubPr>
            <m:ctrlPr>
              <w:ins w:id="180" w:author="Ulrich Jens Christian" w:date="2025-09-09T11:31:00Z" w16du:dateUtc="2025-09-09T15:31:00Z">
                <w:rPr>
                  <w:rFonts w:ascii="Cambria Math" w:eastAsiaTheme="minorEastAsia" w:hAnsi="Cambria Math"/>
                  <w:i/>
                  <w:lang w:val="en-CA"/>
                </w:rPr>
              </w:ins>
            </m:ctrlPr>
          </m:sSubPr>
          <m:e>
            <m:r>
              <w:ins w:id="181" w:author="Ulrich Jens Christian" w:date="2025-09-09T11:31:00Z" w16du:dateUtc="2025-09-09T15:31:00Z">
                <w:rPr>
                  <w:rFonts w:ascii="Cambria Math" w:eastAsiaTheme="minorEastAsia" w:hAnsi="Cambria Math"/>
                  <w:lang w:val="en-CA"/>
                </w:rPr>
                <m:t>σ</m:t>
              </w:ins>
            </m:r>
          </m:e>
          <m:sub>
            <m:sSub>
              <m:sSubPr>
                <m:ctrlPr>
                  <w:ins w:id="182" w:author="Ulrich Jens Christian" w:date="2025-09-09T11:31:00Z" w16du:dateUtc="2025-09-09T15:31:00Z">
                    <w:rPr>
                      <w:rFonts w:ascii="Cambria Math" w:eastAsiaTheme="minorEastAsia" w:hAnsi="Cambria Math" w:cs="Times New Roman"/>
                      <w:i/>
                      <w:lang w:val="en-CA"/>
                    </w:rPr>
                  </w:ins>
                </m:ctrlPr>
              </m:sSubPr>
              <m:e>
                <m:r>
                  <w:ins w:id="183" w:author="Ulrich Jens Christian" w:date="2025-09-09T11:31:00Z" w16du:dateUtc="2025-09-09T15:31:00Z">
                    <w:rPr>
                      <w:rFonts w:ascii="Cambria Math" w:eastAsiaTheme="minorEastAsia" w:hAnsi="Cambria Math" w:cs="Times New Roman"/>
                      <w:lang w:val="en-CA"/>
                    </w:rPr>
                    <m:t>α</m:t>
                  </w:ins>
                </m:r>
              </m:e>
              <m:sub>
                <m:r>
                  <w:ins w:id="184" w:author="Ulrich Jens Christian" w:date="2025-09-09T11:32:00Z" w16du:dateUtc="2025-09-09T15:32:00Z">
                    <w:rPr>
                      <w:rFonts w:ascii="Cambria Math" w:eastAsiaTheme="minorEastAsia" w:hAnsi="Cambria Math" w:cs="Times New Roman"/>
                      <w:lang w:val="en-CA"/>
                    </w:rPr>
                    <m:t>1</m:t>
                  </w:ins>
                </m:r>
              </m:sub>
            </m:sSub>
          </m:sub>
        </m:sSub>
        <m:r>
          <w:ins w:id="185" w:author="Ulrich Jens Christian" w:date="2025-09-09T11:31:00Z" w16du:dateUtc="2025-09-09T15:31:00Z">
            <w:rPr>
              <w:rFonts w:ascii="Cambria Math" w:eastAsiaTheme="minorEastAsia" w:hAnsi="Cambria Math"/>
              <w:lang w:val="en-CA"/>
            </w:rPr>
            <m:t>)</m:t>
          </w:ins>
        </m:r>
      </m:oMath>
      <w:del w:id="186" w:author="Ulrich, Jens" w:date="2025-07-15T17:15:00Z" w16du:dateUtc="2025-07-16T00:15:00Z">
        <w:r w:rsidR="00B05A68" w:rsidDel="00D51321">
          <w:rPr>
            <w:rFonts w:eastAsiaTheme="minorEastAsia"/>
            <w:lang w:val="en-CA"/>
          </w:rPr>
          <w:delText xml:space="preserve">with a mean and variance </w:delText>
        </w:r>
        <w:r w:rsidDel="00D51321">
          <w:rPr>
            <w:rFonts w:eastAsiaTheme="minorEastAsia"/>
            <w:lang w:val="en-CA"/>
          </w:rPr>
          <w:delText>estimated from the data</w:delText>
        </w:r>
        <w:r w:rsidR="00B05A68" w:rsidRPr="00B05A68" w:rsidDel="00D51321">
          <w:rPr>
            <w:rFonts w:eastAsiaTheme="minorEastAsia"/>
            <w:lang w:val="en-CA"/>
          </w:rPr>
          <w:delText>, i.e.,</w:delText>
        </w:r>
      </w:del>
      <w:del w:id="187" w:author="Ulrich, Jens" w:date="2025-07-15T17:19:00Z" w16du:dateUtc="2025-07-16T00:19:00Z">
        <w:r w:rsidR="00B05A68" w:rsidRPr="00B05A68" w:rsidDel="00D51321">
          <w:rPr>
            <w:rFonts w:eastAsiaTheme="minorEastAsia"/>
            <w:lang w:val="en-CA"/>
          </w:rPr>
          <w:delText xml:space="preserve"> </w:delText>
        </w:r>
      </w:del>
      <w:ins w:id="188" w:author="Ulrich, Jens" w:date="2025-07-15T17:19:00Z" w16du:dateUtc="2025-07-16T00:19:00Z">
        <w:r w:rsidR="00D51321">
          <w:rPr>
            <w:rFonts w:eastAsiaTheme="minorEastAsia"/>
            <w:lang w:val="en-CA"/>
          </w:rPr>
          <w:t xml:space="preserve"> </w:t>
        </w:r>
      </w:ins>
      <w:ins w:id="189" w:author="Ulrich Jens Christian" w:date="2025-09-09T11:31:00Z" w16du:dateUtc="2025-09-09T15:31:00Z">
        <w:r w:rsidR="00C55257">
          <w:rPr>
            <w:rFonts w:eastAsiaTheme="minorEastAsia"/>
            <w:lang w:val="en-CA"/>
          </w:rPr>
          <w:t xml:space="preserve">and </w:t>
        </w:r>
      </w:ins>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m:t>
        </m:r>
        <m:r>
          <w:rPr>
            <w:rFonts w:ascii="Cambria Math" w:eastAsiaTheme="minorEastAsia" w:hAnsi="Cambria Math"/>
            <w:lang w:val="en-CA"/>
          </w:rPr>
          <m:t xml:space="preserve"> normal(</m:t>
        </m:r>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 xml:space="preserve">, </m:t>
        </m:r>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ins w:id="190" w:author="Ulrich, Jens" w:date="2025-07-15T17:16:00Z" w16du:dateUtc="2025-07-16T00:16:00Z">
        <w:r w:rsidR="00D51321">
          <w:rPr>
            <w:rFonts w:eastAsiaTheme="minorEastAsia"/>
            <w:lang w:val="en-CA"/>
          </w:rPr>
          <w:t>, where</w:t>
        </w:r>
      </w:ins>
      <w:ins w:id="191" w:author="Ulrich, Jens" w:date="2025-07-15T17:15:00Z" w16du:dateUtc="2025-07-16T00:15:00Z">
        <w:r w:rsidR="00D51321">
          <w:rPr>
            <w:rFonts w:eastAsiaTheme="minorEastAsia"/>
            <w:lang w:val="en-CA"/>
          </w:rPr>
          <w:t xml:space="preserve"> </w:t>
        </w:r>
      </w:ins>
      <m:oMath>
        <m:sSub>
          <m:sSubPr>
            <m:ctrlPr>
              <w:ins w:id="192" w:author="Ulrich Jens Christian" w:date="2025-09-09T11:33:00Z" w16du:dateUtc="2025-09-09T15:33:00Z">
                <w:rPr>
                  <w:rFonts w:ascii="Cambria Math" w:eastAsiaTheme="minorEastAsia" w:hAnsi="Cambria Math"/>
                  <w:i/>
                  <w:lang w:val="en-CA"/>
                </w:rPr>
              </w:ins>
            </m:ctrlPr>
          </m:sSubPr>
          <m:e>
            <m:r>
              <w:ins w:id="193" w:author="Ulrich Jens Christian" w:date="2025-09-09T11:33:00Z" w16du:dateUtc="2025-09-09T15:33:00Z">
                <w:rPr>
                  <w:rFonts w:ascii="Cambria Math" w:eastAsiaTheme="minorEastAsia" w:hAnsi="Cambria Math"/>
                  <w:lang w:val="en-CA"/>
                </w:rPr>
                <m:t>μ</m:t>
              </w:ins>
            </m:r>
          </m:e>
          <m:sub>
            <m:sSub>
              <m:sSubPr>
                <m:ctrlPr>
                  <w:ins w:id="194" w:author="Ulrich Jens Christian" w:date="2025-09-09T11:33:00Z" w16du:dateUtc="2025-09-09T15:33:00Z">
                    <w:rPr>
                      <w:rFonts w:ascii="Cambria Math" w:eastAsiaTheme="minorEastAsia" w:hAnsi="Cambria Math" w:cs="Times New Roman"/>
                      <w:i/>
                      <w:lang w:val="en-CA"/>
                    </w:rPr>
                  </w:ins>
                </m:ctrlPr>
              </m:sSubPr>
              <m:e>
                <m:r>
                  <w:ins w:id="195" w:author="Ulrich Jens Christian" w:date="2025-09-09T11:33:00Z" w16du:dateUtc="2025-09-09T15:33:00Z">
                    <w:rPr>
                      <w:rFonts w:ascii="Cambria Math" w:eastAsiaTheme="minorEastAsia" w:hAnsi="Cambria Math" w:cs="Times New Roman"/>
                      <w:lang w:val="en-CA"/>
                    </w:rPr>
                    <m:t>α</m:t>
                  </w:ins>
                </m:r>
              </m:e>
              <m:sub>
                <m:r>
                  <w:ins w:id="196" w:author="Ulrich Jens Christian" w:date="2025-09-09T11:34:00Z" w16du:dateUtc="2025-09-09T15:34:00Z">
                    <w:rPr>
                      <w:rFonts w:ascii="Cambria Math" w:eastAsiaTheme="minorEastAsia" w:hAnsi="Cambria Math" w:cs="Times New Roman"/>
                      <w:lang w:val="en-CA"/>
                    </w:rPr>
                    <m:t>1</m:t>
                  </w:ins>
                </m:r>
              </m:sub>
            </m:sSub>
          </m:sub>
        </m:sSub>
      </m:oMath>
      <w:ins w:id="197" w:author="Ulrich Jens Christian" w:date="2025-09-09T11:34:00Z" w16du:dateUtc="2025-09-09T15:34:00Z">
        <w:r w:rsidR="00C55257">
          <w:rPr>
            <w:rFonts w:eastAsiaTheme="minorEastAsia"/>
            <w:lang w:val="en-CA"/>
          </w:rPr>
          <w:t xml:space="preserve"> </w:t>
        </w:r>
      </w:ins>
      <w:ins w:id="198" w:author="Ulrich Jens Christian" w:date="2025-09-09T11:33:00Z" w16du:dateUtc="2025-09-09T15:33:00Z">
        <w:r w:rsidR="00C55257">
          <w:rPr>
            <w:rFonts w:eastAsiaTheme="minorEastAsia"/>
            <w:lang w:val="en-CA"/>
          </w:rPr>
          <w:t xml:space="preserve">and </w:t>
        </w:r>
      </w:ins>
      <m:oMath>
        <m:sSub>
          <m:sSubPr>
            <m:ctrlPr>
              <w:ins w:id="199" w:author="Ulrich, Jens" w:date="2025-07-15T17:16:00Z" w16du:dateUtc="2025-07-16T00:16:00Z">
                <w:rPr>
                  <w:rFonts w:ascii="Cambria Math" w:eastAsiaTheme="minorEastAsia" w:hAnsi="Cambria Math"/>
                  <w:i/>
                  <w:lang w:val="en-CA"/>
                </w:rPr>
              </w:ins>
            </m:ctrlPr>
          </m:sSubPr>
          <m:e>
            <m:r>
              <w:ins w:id="200" w:author="Ulrich, Jens" w:date="2025-07-15T17:16:00Z" w16du:dateUtc="2025-07-16T00:16:00Z">
                <w:rPr>
                  <w:rFonts w:ascii="Cambria Math" w:eastAsiaTheme="minorEastAsia" w:hAnsi="Cambria Math"/>
                  <w:lang w:val="en-CA"/>
                </w:rPr>
                <m:t>μ</m:t>
              </w:ins>
            </m:r>
          </m:e>
          <m:sub>
            <m:sSub>
              <m:sSubPr>
                <m:ctrlPr>
                  <w:ins w:id="201" w:author="Ulrich, Jens" w:date="2025-07-15T17:16:00Z" w16du:dateUtc="2025-07-16T00:16:00Z">
                    <w:rPr>
                      <w:rFonts w:ascii="Cambria Math" w:eastAsiaTheme="minorEastAsia" w:hAnsi="Cambria Math" w:cs="Times New Roman"/>
                      <w:i/>
                      <w:lang w:val="en-CA"/>
                    </w:rPr>
                  </w:ins>
                </m:ctrlPr>
              </m:sSubPr>
              <m:e>
                <m:r>
                  <w:ins w:id="202" w:author="Ulrich, Jens" w:date="2025-07-15T17:16:00Z" w16du:dateUtc="2025-07-16T00:16:00Z">
                    <w:rPr>
                      <w:rFonts w:ascii="Cambria Math" w:eastAsiaTheme="minorEastAsia" w:hAnsi="Cambria Math" w:cs="Times New Roman"/>
                      <w:lang w:val="en-CA"/>
                    </w:rPr>
                    <m:t>α</m:t>
                  </w:ins>
                </m:r>
              </m:e>
              <m:sub>
                <m:r>
                  <w:ins w:id="203" w:author="Ulrich, Jens" w:date="2025-07-15T17:16:00Z" w16du:dateUtc="2025-07-16T00:16:00Z">
                    <w:rPr>
                      <w:rFonts w:ascii="Cambria Math" w:eastAsiaTheme="minorEastAsia" w:hAnsi="Cambria Math" w:cs="Times New Roman"/>
                      <w:lang w:val="en-CA"/>
                    </w:rPr>
                    <m:t>4</m:t>
                  </w:ins>
                </m:r>
              </m:sub>
            </m:sSub>
          </m:sub>
        </m:sSub>
      </m:oMath>
      <w:ins w:id="204" w:author="Ulrich Jens Christian" w:date="2025-09-09T11:34:00Z" w16du:dateUtc="2025-09-09T15:34:00Z">
        <w:r w:rsidR="00C55257">
          <w:rPr>
            <w:rFonts w:eastAsiaTheme="minorEastAsia"/>
            <w:lang w:val="en-CA"/>
          </w:rPr>
          <w:t xml:space="preserve"> </w:t>
        </w:r>
      </w:ins>
      <w:ins w:id="205" w:author="Ulrich, Jens" w:date="2025-07-15T17:16:00Z" w16du:dateUtc="2025-07-16T00:16:00Z">
        <w:r w:rsidR="00D51321">
          <w:rPr>
            <w:rFonts w:eastAsiaTheme="minorEastAsia"/>
            <w:lang w:val="en-CA"/>
          </w:rPr>
          <w:t>represent</w:t>
        </w:r>
        <w:del w:id="206" w:author="Ulrich Jens Christian" w:date="2025-09-09T11:34:00Z" w16du:dateUtc="2025-09-09T15:34:00Z">
          <w:r w:rsidR="00D51321" w:rsidDel="00C55257">
            <w:rPr>
              <w:rFonts w:eastAsiaTheme="minorEastAsia"/>
              <w:lang w:val="en-CA"/>
            </w:rPr>
            <w:delText>s</w:delText>
          </w:r>
        </w:del>
        <w:r w:rsidR="00D51321">
          <w:rPr>
            <w:rFonts w:eastAsiaTheme="minorEastAsia"/>
            <w:lang w:val="en-CA"/>
          </w:rPr>
          <w:t xml:space="preserve"> the mean </w:t>
        </w:r>
      </w:ins>
      <w:ins w:id="207" w:author="Ulrich Jens Christian" w:date="2025-09-09T11:34:00Z" w16du:dateUtc="2025-09-09T15:34:00Z">
        <w:r w:rsidR="00C55257">
          <w:rPr>
            <w:rFonts w:eastAsiaTheme="minorEastAsia"/>
            <w:lang w:val="en-CA"/>
          </w:rPr>
          <w:t xml:space="preserve">abundance intercept and the mean </w:t>
        </w:r>
      </w:ins>
      <w:ins w:id="208" w:author="Ulrich, Jens" w:date="2025-07-15T17:16:00Z" w16du:dateUtc="2025-07-16T00:16:00Z">
        <w:r w:rsidR="00D51321">
          <w:rPr>
            <w:rFonts w:eastAsiaTheme="minorEastAsia"/>
            <w:lang w:val="en-CA"/>
          </w:rPr>
          <w:t>effect of restoration on pollinator abundance</w:t>
        </w:r>
      </w:ins>
      <w:ins w:id="209" w:author="Ulrich Jens Christian" w:date="2025-09-09T11:38:00Z" w16du:dateUtc="2025-09-09T15:38:00Z">
        <w:r w:rsidR="00C55257">
          <w:rPr>
            <w:rFonts w:eastAsiaTheme="minorEastAsia"/>
            <w:lang w:val="en-CA"/>
          </w:rPr>
          <w:t xml:space="preserve"> across all species</w:t>
        </w:r>
      </w:ins>
      <w:r>
        <w:rPr>
          <w:rFonts w:eastAsiaTheme="minorEastAsia"/>
          <w:lang w:val="en-CA"/>
        </w:rPr>
        <w:t xml:space="preserve">. </w:t>
      </w:r>
      <w:bookmarkEnd w:id="163"/>
      <w:del w:id="210" w:author="Ulrich Jens Christian" w:date="2025-09-09T11:36:00Z" w16du:dateUtc="2025-09-09T15:36:00Z">
        <w:r w:rsidDel="00C55257">
          <w:rPr>
            <w:rFonts w:eastAsiaTheme="minorEastAsia"/>
            <w:lang w:val="en-CA"/>
          </w:rPr>
          <w:delText xml:space="preserve">Species- and site-specific random effects for the intercept were centered on a mean of zero, and </w:delText>
        </w:r>
        <w:r w:rsidR="00D9234A" w:rsidDel="00C55257">
          <w:rPr>
            <w:rFonts w:eastAsiaTheme="minorEastAsia"/>
            <w:lang w:val="en-CA"/>
          </w:rPr>
          <w:delText xml:space="preserve">assumed </w:delText>
        </w:r>
        <w:r w:rsidDel="00C55257">
          <w:rPr>
            <w:rFonts w:eastAsiaTheme="minorEastAsia"/>
            <w:lang w:val="en-CA"/>
          </w:rPr>
          <w:delText>to be normally distributed with a variance estimated from the data.</w:delText>
        </w:r>
      </w:del>
    </w:p>
    <w:bookmarkEnd w:id="164"/>
    <w:p w14:paraId="75EFE41E" w14:textId="55782D14" w:rsidR="00E758D4" w:rsidRPr="005E3E53" w:rsidRDefault="000E36AC" w:rsidP="00E758D4">
      <w:pPr>
        <w:spacing w:line="480" w:lineRule="auto"/>
        <w:ind w:firstLine="720"/>
        <w:rPr>
          <w:lang w:val="en-CA"/>
        </w:rPr>
      </w:pPr>
      <w:r>
        <w:rPr>
          <w:lang w:val="en-CA"/>
        </w:rPr>
        <w:lastRenderedPageBreak/>
        <w:t>For our</w:t>
      </w:r>
      <w:r w:rsidR="00544EB6" w:rsidRPr="005E3E53">
        <w:rPr>
          <w:lang w:val="en-CA"/>
        </w:rPr>
        <w:t xml:space="preserve"> </w:t>
      </w:r>
      <w:proofErr w:type="spellStart"/>
      <w:r w:rsidR="00544EB6" w:rsidRPr="005E3E53">
        <w:rPr>
          <w:lang w:val="en-CA"/>
        </w:rPr>
        <w:t>binmix</w:t>
      </w:r>
      <w:proofErr w:type="spellEnd"/>
      <w:r w:rsidR="00544EB6" w:rsidRPr="005E3E53">
        <w:rPr>
          <w:lang w:val="en-CA"/>
        </w:rPr>
        <w:t xml:space="preserve"> model</w:t>
      </w:r>
      <w:r>
        <w:rPr>
          <w:lang w:val="en-CA"/>
        </w:rPr>
        <w:t xml:space="preserve">, we assumed that there was an imperfectly observed latent abundance,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lang w:val="en-CA"/>
        </w:rPr>
        <w:t xml:space="preserve">, for each site/species/year combination, </w:t>
      </w:r>
      <m:oMath>
        <m:r>
          <w:rPr>
            <w:rFonts w:ascii="Cambria Math" w:hAnsi="Cambria Math"/>
            <w:lang w:val="en-CA"/>
          </w:rPr>
          <m:t>i</m:t>
        </m:r>
      </m:oMath>
      <w:r>
        <w:rPr>
          <w:rFonts w:eastAsiaTheme="minorEastAsia"/>
          <w:lang w:val="en-CA"/>
        </w:rPr>
        <w:t>.</w:t>
      </w:r>
      <w:r>
        <w:rPr>
          <w:lang w:val="en-CA"/>
        </w:rPr>
        <w:t xml:space="preserve"> </w:t>
      </w:r>
      <w:r w:rsidRPr="005E3E53">
        <w:rPr>
          <w:rFonts w:eastAsiaTheme="minorEastAsia"/>
          <w:lang w:val="en-CA"/>
        </w:rPr>
        <w:t xml:space="preserve">We considered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Pr="005E3E53">
        <w:rPr>
          <w:rFonts w:eastAsiaTheme="minorEastAsia"/>
          <w:lang w:val="en-CA"/>
        </w:rPr>
        <w:t xml:space="preserve"> to be</w:t>
      </w:r>
      <w:r w:rsidRPr="005E3E53">
        <w:rPr>
          <w:lang w:val="en-CA"/>
        </w:rPr>
        <w:t xml:space="preserve"> the outcome of a negative binomial distribution with a mean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Pr="005E3E53">
        <w:rPr>
          <w:rFonts w:eastAsiaTheme="minorEastAsia"/>
          <w:lang w:val="en-CA"/>
        </w:rPr>
        <w:t xml:space="preserve"> and dispersion </w:t>
      </w:r>
      <m:oMath>
        <m:r>
          <w:rPr>
            <w:rFonts w:ascii="Cambria Math" w:eastAsiaTheme="minorEastAsia" w:hAnsi="Cambria Math"/>
            <w:lang w:val="en-CA"/>
          </w:rPr>
          <m:t>ϕ</m:t>
        </m:r>
      </m:oMath>
      <w:r w:rsidRPr="005E3E53">
        <w:rPr>
          <w:rFonts w:eastAsiaTheme="minorEastAsia"/>
          <w:lang w:val="en-CA"/>
        </w:rPr>
        <w:t xml:space="preserve"> (Equation 3)</w:t>
      </w:r>
      <w:r>
        <w:rPr>
          <w:rFonts w:eastAsiaTheme="minorEastAsia"/>
          <w:lang w:val="en-CA"/>
        </w:rPr>
        <w:t xml:space="preserve">. </w:t>
      </w:r>
      <w:r w:rsidR="00B02EC2">
        <w:rPr>
          <w:rFonts w:eastAsiaTheme="minorEastAsia"/>
          <w:lang w:val="en-CA"/>
        </w:rPr>
        <w:t xml:space="preserve">We </w:t>
      </w:r>
      <w:r>
        <w:rPr>
          <w:lang w:val="en-CA"/>
        </w:rPr>
        <w:t>treated</w:t>
      </w:r>
      <w:r w:rsidRPr="005E3E53">
        <w:rPr>
          <w:lang w:val="en-CA"/>
        </w:rPr>
        <w:t xml:space="preserve"> the number of successfully detected individuals</w:t>
      </w:r>
      <w:r>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i,j</m:t>
            </m:r>
          </m:sub>
        </m:sSub>
      </m:oMath>
      <w:r>
        <w:rPr>
          <w:lang w:val="en-CA"/>
        </w:rPr>
        <w:t xml:space="preserve">, </w:t>
      </w:r>
      <w:r w:rsidR="00B02EC2">
        <w:rPr>
          <w:lang w:val="en-CA"/>
        </w:rPr>
        <w:t xml:space="preserve">on each sampling event, </w:t>
      </w:r>
      <m:oMath>
        <m:r>
          <w:rPr>
            <w:rFonts w:ascii="Cambria Math" w:hAnsi="Cambria Math"/>
            <w:lang w:val="en-CA"/>
          </w:rPr>
          <m:t>j</m:t>
        </m:r>
      </m:oMath>
      <w:r w:rsidR="00B02EC2">
        <w:rPr>
          <w:rFonts w:eastAsiaTheme="minorEastAsia"/>
          <w:lang w:val="en-CA"/>
        </w:rPr>
        <w:t>,</w:t>
      </w:r>
      <w:r w:rsidR="00B02EC2">
        <w:rPr>
          <w:lang w:val="en-CA"/>
        </w:rPr>
        <w:t xml:space="preserve"> </w:t>
      </w:r>
      <w:r>
        <w:rPr>
          <w:lang w:val="en-CA"/>
        </w:rPr>
        <w:t>as the outcome of a binomial trial with siz</w:t>
      </w:r>
      <w:r w:rsidR="00B02EC2">
        <w:rPr>
          <w:lang w:val="en-CA"/>
        </w:rPr>
        <w:t>e</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Pr>
          <w:rFonts w:eastAsiaTheme="minorEastAsia"/>
          <w:lang w:val="en-CA"/>
        </w:rPr>
        <w:t xml:space="preserve"> </w:t>
      </w:r>
      <w:r>
        <w:rPr>
          <w:lang w:val="en-CA"/>
        </w:rPr>
        <w:t xml:space="preserve">and </w:t>
      </w:r>
      <w:r w:rsidR="00F26296" w:rsidRPr="005E3E53">
        <w:rPr>
          <w:rFonts w:eastAsiaTheme="minorEastAsia"/>
          <w:lang w:val="en-CA"/>
        </w:rPr>
        <w:t xml:space="preserve">a </w:t>
      </w:r>
      <w:r>
        <w:rPr>
          <w:rFonts w:eastAsiaTheme="minorEastAsia"/>
          <w:lang w:val="en-CA"/>
        </w:rPr>
        <w:t xml:space="preserve">success </w:t>
      </w:r>
      <w:r w:rsidR="00F26296" w:rsidRPr="005E3E53">
        <w:rPr>
          <w:lang w:val="en-CA"/>
        </w:rPr>
        <w:t>rate</w:t>
      </w:r>
      <w:r>
        <w:rPr>
          <w:lang w:val="en-CA"/>
        </w:rPr>
        <w:t>,</w:t>
      </w:r>
      <w:r w:rsidR="00F26296" w:rsidRPr="005E3E53">
        <w:rPr>
          <w:lang w:val="en-CA"/>
        </w:rPr>
        <w:t xml:space="preserve">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Pr>
          <w:rFonts w:eastAsiaTheme="minorEastAsia"/>
          <w:lang w:val="en-CA"/>
        </w:rPr>
        <w:t>.</w:t>
      </w:r>
      <w:r w:rsidR="00544EB6" w:rsidRPr="005E3E53">
        <w:rPr>
          <w:lang w:val="en-CA"/>
        </w:rPr>
        <w:t xml:space="preserve"> </w:t>
      </w:r>
      <w:r>
        <w:rPr>
          <w:lang w:val="en-CA"/>
        </w:rPr>
        <w:t>T</w:t>
      </w:r>
      <w:r w:rsidR="006418B5" w:rsidRPr="005E3E53">
        <w:rPr>
          <w:lang w:val="en-CA"/>
        </w:rPr>
        <w:t>his formulation</w:t>
      </w:r>
      <w:r>
        <w:rPr>
          <w:lang w:val="en-CA"/>
        </w:rPr>
        <w:t xml:space="preserve"> allowed us to differentiate</w:t>
      </w:r>
      <w:r w:rsidR="0060527B">
        <w:rPr>
          <w:lang w:val="en-CA"/>
        </w:rPr>
        <w:t xml:space="preserve"> the</w:t>
      </w:r>
      <w:r w:rsidR="006418B5" w:rsidRPr="005E3E53">
        <w:rPr>
          <w:lang w:val="en-CA"/>
        </w:rPr>
        <w:t xml:space="preserve"> effects of predictors on abundance </w:t>
      </w:r>
      <w:r w:rsidR="00B02EC2">
        <w:rPr>
          <w:lang w:val="en-CA"/>
        </w:rPr>
        <w:t>from their</w:t>
      </w:r>
      <w:r w:rsidR="006418B5" w:rsidRPr="005E3E53">
        <w:rPr>
          <w:lang w:val="en-CA"/>
        </w:rPr>
        <w:t xml:space="preserve"> </w:t>
      </w:r>
      <w:r w:rsidR="0032114E" w:rsidRPr="005E3E53">
        <w:rPr>
          <w:lang w:val="en-CA"/>
        </w:rPr>
        <w:t xml:space="preserve">effects </w:t>
      </w:r>
      <w:r w:rsidR="00B02EC2">
        <w:rPr>
          <w:lang w:val="en-CA"/>
        </w:rPr>
        <w:t>on</w:t>
      </w:r>
      <w:r w:rsidR="0032114E" w:rsidRPr="005E3E53">
        <w:rPr>
          <w:lang w:val="en-CA"/>
        </w:rPr>
        <w:t xml:space="preserve"> </w:t>
      </w:r>
      <w:r w:rsidR="006418B5" w:rsidRPr="005E3E53">
        <w:rPr>
          <w:lang w:val="en-CA"/>
        </w:rPr>
        <w:t xml:space="preserve">detection </w:t>
      </w:r>
      <w:r w:rsidR="004142EE">
        <w:rPr>
          <w:lang w:val="en-CA"/>
        </w:rPr>
        <w:fldChar w:fldCharType="begin" w:fldLock="1"/>
      </w:r>
      <w:r w:rsidR="00AC4FC7">
        <w:rPr>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142EE">
        <w:rPr>
          <w:lang w:val="en-CA"/>
        </w:rPr>
        <w:fldChar w:fldCharType="separate"/>
      </w:r>
      <w:r w:rsidR="004142EE" w:rsidRPr="004142EE">
        <w:rPr>
          <w:noProof/>
          <w:lang w:val="en-CA"/>
        </w:rPr>
        <w:t>(Kery 2017)</w:t>
      </w:r>
      <w:r w:rsidR="004142EE">
        <w:rPr>
          <w:lang w:val="en-CA"/>
        </w:rPr>
        <w:fldChar w:fldCharType="end"/>
      </w:r>
      <w:r w:rsidR="006418B5" w:rsidRPr="005E3E53">
        <w:rPr>
          <w:lang w:val="en-CA"/>
        </w:rPr>
        <w:t xml:space="preserve">. We described </w:t>
      </w:r>
      <w:r w:rsidR="006418B5" w:rsidRPr="005E3E53">
        <w:rPr>
          <w:rFonts w:eastAsiaTheme="minorEastAsia"/>
          <w:lang w:val="en-CA"/>
        </w:rPr>
        <w:t xml:space="preserve">variation in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6418B5" w:rsidRPr="005E3E53">
        <w:rPr>
          <w:rFonts w:eastAsiaTheme="minorEastAsia"/>
          <w:lang w:val="en-CA"/>
        </w:rPr>
        <w:t xml:space="preserve"> as in Equation 2</w:t>
      </w:r>
      <w:r w:rsidR="00E758D4" w:rsidRPr="005E3E53">
        <w:rPr>
          <w:lang w:val="en-CA"/>
        </w:rPr>
        <w:t xml:space="preserve">. </w:t>
      </w:r>
      <w:r w:rsidR="00717D57">
        <w:rPr>
          <w:rFonts w:eastAsiaTheme="minorEastAsia"/>
          <w:lang w:val="en-CA"/>
        </w:rPr>
        <w:t>U</w:t>
      </w:r>
      <w:r w:rsidR="00717D57" w:rsidRPr="005E3E53">
        <w:rPr>
          <w:lang w:val="en-CA"/>
        </w:rPr>
        <w:t>sing a logit-link function</w:t>
      </w:r>
      <w:r w:rsidR="00B02EC2">
        <w:rPr>
          <w:lang w:val="en-CA"/>
        </w:rPr>
        <w:t>,</w:t>
      </w:r>
      <w:r w:rsidR="00717D57" w:rsidRPr="005E3E53">
        <w:rPr>
          <w:lang w:val="en-CA"/>
        </w:rPr>
        <w:t xml:space="preserve"> </w:t>
      </w:r>
      <w:r w:rsidR="00717D57">
        <w:rPr>
          <w:rFonts w:eastAsiaTheme="minorEastAsia"/>
          <w:lang w:val="en-CA"/>
        </w:rPr>
        <w:t>w</w:t>
      </w:r>
      <w:r w:rsidR="006418B5" w:rsidRPr="005E3E53">
        <w:rPr>
          <w:rFonts w:eastAsiaTheme="minorEastAsia"/>
          <w:lang w:val="en-CA"/>
        </w:rPr>
        <w:t xml:space="preserve">e </w:t>
      </w:r>
      <w:r w:rsidR="0048082C">
        <w:rPr>
          <w:rFonts w:eastAsiaTheme="minorEastAsia"/>
          <w:lang w:val="en-CA"/>
        </w:rPr>
        <w:t>modelled</w:t>
      </w:r>
      <w:r w:rsidR="006418B5" w:rsidRPr="005E3E53">
        <w:rPr>
          <w:rFonts w:eastAsiaTheme="minorEastAsia"/>
          <w:lang w:val="en-CA"/>
        </w:rPr>
        <w:t xml:space="preserve"> variation in </w:t>
      </w:r>
      <m:oMath>
        <m:sSub>
          <m:sSubPr>
            <m:ctrlPr>
              <w:rPr>
                <w:rFonts w:ascii="Cambria Math" w:hAnsi="Cambria Math"/>
                <w:i/>
                <w:lang w:val="en-CA"/>
              </w:rPr>
            </m:ctrlPr>
          </m:sSubPr>
          <m:e>
            <m:r>
              <w:rPr>
                <w:rFonts w:ascii="Cambria Math" w:hAnsi="Cambria Math"/>
                <w:lang w:val="en-CA"/>
              </w:rPr>
              <m:t>p</m:t>
            </m:r>
          </m:e>
          <m:sub>
            <m:r>
              <w:rPr>
                <w:rFonts w:ascii="Cambria Math" w:hAnsi="Cambria Math"/>
                <w:lang w:val="en-CA"/>
              </w:rPr>
              <m:t>i</m:t>
            </m:r>
          </m:sub>
        </m:sSub>
      </m:oMath>
      <w:r w:rsidR="006418B5" w:rsidRPr="005E3E53">
        <w:rPr>
          <w:rFonts w:eastAsiaTheme="minorEastAsia"/>
          <w:lang w:val="en-CA"/>
        </w:rPr>
        <w:t xml:space="preserve"> </w:t>
      </w:r>
      <w:r w:rsidR="0048082C">
        <w:rPr>
          <w:lang w:val="en-CA"/>
        </w:rPr>
        <w:t xml:space="preserve">as function of </w:t>
      </w:r>
      <w:del w:id="211" w:author="Ulrich Jens Christian" w:date="2025-09-09T11:39:00Z" w16du:dateUtc="2025-09-09T15:39:00Z">
        <w:r w:rsidR="00E758D4" w:rsidRPr="005E3E53" w:rsidDel="00C55257">
          <w:rPr>
            <w:rFonts w:eastAsiaTheme="minorEastAsia"/>
            <w:lang w:val="en-CA"/>
          </w:rPr>
          <w:delText xml:space="preserve">a global </w:delText>
        </w:r>
        <w:r w:rsidR="006418B5" w:rsidRPr="005E3E53" w:rsidDel="00C55257">
          <w:rPr>
            <w:rFonts w:eastAsiaTheme="minorEastAsia"/>
            <w:lang w:val="en-CA"/>
          </w:rPr>
          <w:delText>detection</w:delText>
        </w:r>
        <w:r w:rsidR="00E758D4" w:rsidRPr="005E3E53" w:rsidDel="00C55257">
          <w:rPr>
            <w:rFonts w:eastAsiaTheme="minorEastAsia"/>
            <w:lang w:val="en-CA"/>
          </w:rPr>
          <w:delText xml:space="preserve"> intercept (</w:delText>
        </w:r>
      </w:del>
      <m:oMath>
        <m:sSub>
          <m:sSubPr>
            <m:ctrlPr>
              <w:del w:id="212" w:author="Ulrich Jens Christian" w:date="2025-09-09T11:39:00Z" w16du:dateUtc="2025-09-09T15:39:00Z">
                <w:rPr>
                  <w:rFonts w:ascii="Cambria Math" w:eastAsiaTheme="minorEastAsia" w:hAnsi="Cambria Math" w:cs="Times New Roman"/>
                  <w:i/>
                  <w:lang w:val="en-CA"/>
                </w:rPr>
              </w:del>
            </m:ctrlPr>
          </m:sSubPr>
          <m:e>
            <m:r>
              <w:del w:id="213" w:author="Ulrich Jens Christian" w:date="2025-09-09T11:39:00Z" w16du:dateUtc="2025-09-09T15:39:00Z">
                <w:rPr>
                  <w:rFonts w:ascii="Cambria Math" w:eastAsiaTheme="minorEastAsia" w:hAnsi="Cambria Math" w:cs="Times New Roman"/>
                  <w:lang w:val="en-CA"/>
                </w:rPr>
                <m:t>β</m:t>
              </w:del>
            </m:r>
          </m:e>
          <m:sub>
            <m:r>
              <w:del w:id="214" w:author="Ulrich Jens Christian" w:date="2025-09-09T11:39:00Z" w16du:dateUtc="2025-09-09T15:39:00Z">
                <w:rPr>
                  <w:rFonts w:ascii="Cambria Math" w:eastAsiaTheme="minorEastAsia" w:hAnsi="Cambria Math" w:cs="Times New Roman"/>
                  <w:lang w:val="en-CA"/>
                </w:rPr>
                <m:t>0</m:t>
              </w:del>
            </m:r>
          </m:sub>
        </m:sSub>
      </m:oMath>
      <w:del w:id="215" w:author="Ulrich Jens Christian" w:date="2025-09-09T11:39:00Z" w16du:dateUtc="2025-09-09T15:39:00Z">
        <w:r w:rsidR="00E758D4" w:rsidRPr="005E3E53" w:rsidDel="00C55257">
          <w:rPr>
            <w:rFonts w:eastAsiaTheme="minorEastAsia"/>
            <w:lang w:val="en-CA"/>
          </w:rPr>
          <w:delText xml:space="preserve">), </w:delText>
        </w:r>
      </w:del>
      <w:r w:rsidR="00E758D4" w:rsidRPr="005E3E53">
        <w:rPr>
          <w:rFonts w:eastAsiaTheme="minorEastAsia"/>
          <w:lang w:val="en-CA"/>
        </w:rPr>
        <w:t>a species-specific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oMath>
      <w:r w:rsidR="00E758D4" w:rsidRPr="005E3E53">
        <w:rPr>
          <w:rFonts w:eastAsiaTheme="minorEastAsia"/>
          <w:lang w:val="en-CA"/>
        </w:rPr>
        <w:t>), a site-specific random intercept effect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oMath>
      <w:r w:rsidR="00E758D4" w:rsidRPr="005E3E53">
        <w:rPr>
          <w:rFonts w:eastAsiaTheme="minorEastAsia"/>
          <w:lang w:val="en-CA"/>
        </w:rPr>
        <w:t xml:space="preserve">), </w:t>
      </w:r>
      <w:r w:rsidR="004142EE" w:rsidRPr="005E3E53">
        <w:rPr>
          <w:rFonts w:eastAsiaTheme="minorEastAsia"/>
          <w:lang w:val="en-CA"/>
        </w:rPr>
        <w:t>an effect of year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oMath>
      <w:r w:rsidR="004142EE" w:rsidRPr="005E3E53">
        <w:rPr>
          <w:rFonts w:eastAsiaTheme="minorEastAsia"/>
          <w:lang w:val="en-CA"/>
        </w:rPr>
        <w:t>),</w:t>
      </w:r>
      <w:r w:rsidR="004142EE">
        <w:rPr>
          <w:rFonts w:eastAsiaTheme="minorEastAsia"/>
          <w:lang w:val="en-CA"/>
        </w:rPr>
        <w:t xml:space="preserve"> </w:t>
      </w:r>
      <w:r w:rsidR="00E758D4" w:rsidRPr="005E3E53">
        <w:rPr>
          <w:rFonts w:eastAsiaTheme="minorEastAsia"/>
          <w:lang w:val="en-CA"/>
        </w:rPr>
        <w:t>and a species-specific random effect of restoration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oMath>
      <w:r w:rsidR="00E758D4" w:rsidRPr="005E3E53">
        <w:rPr>
          <w:rFonts w:eastAsiaTheme="minorEastAsia"/>
          <w:lang w:val="en-CA"/>
        </w:rPr>
        <w:t>)</w:t>
      </w:r>
      <w:r w:rsidR="0048082C">
        <w:rPr>
          <w:rFonts w:eastAsiaTheme="minorEastAsia"/>
          <w:lang w:val="en-CA"/>
        </w:rPr>
        <w:t xml:space="preserve"> </w:t>
      </w:r>
      <w:r w:rsidR="0048082C" w:rsidRPr="005E3E53">
        <w:rPr>
          <w:lang w:val="en-CA"/>
        </w:rPr>
        <w:t>(Equation 5)</w:t>
      </w:r>
      <w:r w:rsidR="005F2F9C">
        <w:rPr>
          <w:lang w:val="en-CA"/>
        </w:rPr>
        <w:t xml:space="preserve">. </w:t>
      </w:r>
    </w:p>
    <w:p w14:paraId="2F5F9110" w14:textId="2AB04AC3" w:rsidR="00E758D4" w:rsidRPr="005E3E53" w:rsidRDefault="00000000" w:rsidP="00E758D4">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negative binomial(</m:t>
        </m:r>
        <m:sSub>
          <m:sSubPr>
            <m:ctrlPr>
              <w:rPr>
                <w:rFonts w:ascii="Cambria Math" w:hAnsi="Cambria Math" w:cs="Times New Roman"/>
                <w:i/>
                <w:lang w:val="en-CA"/>
              </w:rPr>
            </m:ctrlPr>
          </m:sSubPr>
          <m:e>
            <m:r>
              <w:rPr>
                <w:rFonts w:ascii="Cambria Math" w:hAnsi="Cambria Math" w:cs="Times New Roman"/>
                <w:lang w:val="en-CA"/>
              </w:rPr>
              <m:t>λ</m:t>
            </m:r>
          </m:e>
          <m:sub>
            <m:r>
              <w:rPr>
                <w:rFonts w:ascii="Cambria Math" w:hAnsi="Cambria Math" w:cs="Times New Roman"/>
                <w:lang w:val="en-CA"/>
              </w:rPr>
              <m:t>i</m:t>
            </m:r>
          </m:sub>
        </m:sSub>
        <m:r>
          <w:rPr>
            <w:rFonts w:ascii="Cambria Math" w:hAnsi="Cambria Math" w:cs="Times New Roman"/>
            <w:lang w:val="en-CA"/>
          </w:rPr>
          <m:t xml:space="preserve">, </m:t>
        </m:r>
        <m:r>
          <w:rPr>
            <w:rFonts w:ascii="Cambria Math" w:eastAsiaTheme="minorEastAsia" w:hAnsi="Cambria Math" w:cs="Times New Roman"/>
            <w:lang w:val="en-CA"/>
          </w:rPr>
          <m:t>ϕ</m:t>
        </m:r>
        <m:r>
          <w:rPr>
            <w:rFonts w:ascii="Cambria Math" w:hAnsi="Cambria Math" w:cs="Times New Roman"/>
            <w:lang w:val="en-CA"/>
          </w:rPr>
          <m:t>)</m:t>
        </m:r>
      </m:oMath>
      <w:r w:rsidR="00E758D4" w:rsidRPr="005E3E53">
        <w:rPr>
          <w:rFonts w:eastAsiaTheme="minorEastAsia" w:cs="Times New Roman"/>
          <w:lang w:val="en-CA"/>
        </w:rPr>
        <w:t>;</w:t>
      </w:r>
    </w:p>
    <w:p w14:paraId="4ECFC687" w14:textId="5888B79D" w:rsidR="006418B5" w:rsidRPr="005E3E53" w:rsidRDefault="00000000" w:rsidP="006418B5">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i,j</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6418B5" w:rsidRPr="005E3E53">
        <w:rPr>
          <w:rFonts w:eastAsiaTheme="minorEastAsia" w:cs="Times New Roman"/>
          <w:lang w:val="en-CA"/>
        </w:rPr>
        <w:t>;</w:t>
      </w:r>
    </w:p>
    <w:p w14:paraId="60E0E935" w14:textId="2BC930E7" w:rsidR="00E758D4" w:rsidRPr="005E3E53" w:rsidRDefault="004142EE" w:rsidP="00B53C04">
      <w:pPr>
        <w:pStyle w:val="ListParagraph"/>
        <w:numPr>
          <w:ilvl w:val="0"/>
          <w:numId w:val="1"/>
        </w:numPr>
        <w:spacing w:line="480" w:lineRule="auto"/>
        <w:rPr>
          <w:rFonts w:cs="Times New Roman"/>
          <w:lang w:val="en-CA"/>
        </w:rPr>
      </w:pPr>
      <m:oMath>
        <m:r>
          <w:rPr>
            <w:rFonts w:ascii="Cambria Math" w:eastAsiaTheme="minorEastAsia" w:hAnsi="Cambria Math" w:cs="Times New Roman"/>
            <w:lang w:val="en-CA"/>
          </w:rPr>
          <m:t>logit</m:t>
        </m:r>
        <m:d>
          <m:dPr>
            <m:ctrlPr>
              <w:rPr>
                <w:rFonts w:ascii="Cambria Math" w:eastAsiaTheme="minorEastAsia" w:hAnsi="Cambria Math" w:cs="Times New Roman"/>
                <w:i/>
                <w:lang w:val="en-CA"/>
              </w:rPr>
            </m:ctrlPr>
          </m:dPr>
          <m:e>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e>
        </m:d>
        <m:r>
          <w:rPr>
            <w:rFonts w:ascii="Cambria Math" w:eastAsiaTheme="minorEastAsia" w:hAnsi="Cambria Math" w:cs="Times New Roman"/>
            <w:lang w:val="en-CA"/>
          </w:rPr>
          <m:t xml:space="preserve">= </m:t>
        </m:r>
        <m:sSub>
          <m:sSubPr>
            <m:ctrlPr>
              <w:del w:id="216" w:author="Ulrich Jens Christian" w:date="2025-09-09T11:38:00Z" w16du:dateUtc="2025-09-09T15:38:00Z">
                <w:rPr>
                  <w:rFonts w:ascii="Cambria Math" w:eastAsiaTheme="minorEastAsia" w:hAnsi="Cambria Math" w:cs="Times New Roman"/>
                  <w:i/>
                  <w:lang w:val="en-CA"/>
                </w:rPr>
              </w:del>
            </m:ctrlPr>
          </m:sSubPr>
          <m:e>
            <m:r>
              <w:del w:id="217" w:author="Ulrich Jens Christian" w:date="2025-09-09T11:38:00Z" w16du:dateUtc="2025-09-09T15:38:00Z">
                <w:rPr>
                  <w:rFonts w:ascii="Cambria Math" w:eastAsiaTheme="minorEastAsia" w:hAnsi="Cambria Math" w:cs="Times New Roman"/>
                  <w:lang w:val="en-CA"/>
                </w:rPr>
                <m:t>β</m:t>
              </w:del>
            </m:r>
          </m:e>
          <m:sub>
            <m:r>
              <w:del w:id="218" w:author="Ulrich Jens Christian" w:date="2025-09-09T11:38:00Z" w16du:dateUtc="2025-09-09T15:38:00Z">
                <w:rPr>
                  <w:rFonts w:ascii="Cambria Math" w:eastAsiaTheme="minorEastAsia" w:hAnsi="Cambria Math" w:cs="Times New Roman"/>
                  <w:lang w:val="en-CA"/>
                </w:rPr>
                <m:t>0</m:t>
              </w:del>
            </m:r>
          </m:sub>
        </m:sSub>
        <m:r>
          <w:del w:id="219" w:author="Ulrich Jens Christian" w:date="2025-09-09T11:38:00Z" w16du:dateUtc="2025-09-09T15:38:00Z">
            <w:rPr>
              <w:rFonts w:ascii="Cambria Math" w:eastAsiaTheme="minorEastAsia" w:hAnsi="Cambria Math" w:cs="Times New Roman"/>
              <w:lang w:val="en-CA"/>
            </w:rPr>
            <m:t xml:space="preserve">+ </m:t>
          </w:del>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r>
          <w:rPr>
            <w:rFonts w:ascii="Cambria Math" w:eastAsiaTheme="minorEastAsia" w:hAnsi="Cambria Math" w:cs="Times New Roman"/>
            <w:lang w:val="en-CA"/>
          </w:rPr>
          <m:t>+</m:t>
        </m:r>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r>
          <w:rPr>
            <w:rFonts w:ascii="Cambria Math" w:eastAsiaTheme="minorEastAsia" w:hAnsi="Cambria Math" w:cs="Times New Roman"/>
            <w:lang w:val="en-CA"/>
          </w:rPr>
          <m:t xml:space="preserve"> ×restoration[i] </m:t>
        </m:r>
      </m:oMath>
    </w:p>
    <w:p w14:paraId="08D0CA0F" w14:textId="49E4332C" w:rsidR="00C55257" w:rsidRPr="00B05A68" w:rsidRDefault="00C576D8" w:rsidP="00C55257">
      <w:pPr>
        <w:spacing w:line="480" w:lineRule="auto"/>
        <w:rPr>
          <w:ins w:id="220" w:author="Ulrich Jens Christian" w:date="2025-09-09T11:38:00Z" w16du:dateUtc="2025-09-09T15:38:00Z"/>
          <w:rFonts w:cs="Times New Roman"/>
          <w:lang w:val="en-CA"/>
        </w:rPr>
      </w:pPr>
      <w:del w:id="221" w:author="Ulrich Jens Christian" w:date="2025-09-09T11:38:00Z" w16du:dateUtc="2025-09-09T15:38:00Z">
        <w:r w:rsidRPr="00C576D8" w:rsidDel="00C55257">
          <w:rPr>
            <w:rFonts w:eastAsiaTheme="minorEastAsia"/>
            <w:lang w:val="en-CA"/>
          </w:rPr>
          <w:delText xml:space="preserve">We </w:delText>
        </w:r>
      </w:del>
      <w:ins w:id="222" w:author="Ulrich Jens Christian" w:date="2025-09-09T11:38:00Z" w16du:dateUtc="2025-09-09T15:38:00Z">
        <w:r w:rsidR="00C55257">
          <w:rPr>
            <w:rFonts w:eastAsiaTheme="minorEastAsia"/>
            <w:lang w:val="en-CA"/>
          </w:rPr>
          <w:t>We assumed that species-specific r</w:t>
        </w:r>
        <w:r w:rsidR="00C55257" w:rsidRPr="00B05A68">
          <w:rPr>
            <w:rFonts w:eastAsiaTheme="minorEastAsia"/>
            <w:lang w:val="en-CA"/>
          </w:rPr>
          <w:t>andom</w:t>
        </w:r>
        <w:r w:rsidR="00C55257">
          <w:rPr>
            <w:rFonts w:eastAsiaTheme="minorEastAsia"/>
            <w:lang w:val="en-CA"/>
          </w:rPr>
          <w:t xml:space="preserve"> intercepts and</w:t>
        </w:r>
        <w:r w:rsidR="00C55257" w:rsidRPr="00B05A68">
          <w:rPr>
            <w:rFonts w:eastAsiaTheme="minorEastAsia"/>
            <w:lang w:val="en-CA"/>
          </w:rPr>
          <w:t xml:space="preserve"> effects </w:t>
        </w:r>
        <w:r w:rsidR="00C55257">
          <w:rPr>
            <w:rFonts w:eastAsiaTheme="minorEastAsia"/>
            <w:lang w:val="en-CA"/>
          </w:rPr>
          <w:t xml:space="preserve">of restoration </w:t>
        </w:r>
        <w:r w:rsidR="00C55257" w:rsidRPr="00B05A68">
          <w:rPr>
            <w:rFonts w:eastAsiaTheme="minorEastAsia"/>
            <w:lang w:val="en-CA"/>
          </w:rPr>
          <w:t>wer</w:t>
        </w:r>
        <w:r w:rsidR="00C55257">
          <w:rPr>
            <w:rFonts w:eastAsiaTheme="minorEastAsia"/>
            <w:lang w:val="en-CA"/>
          </w:rPr>
          <w:t xml:space="preserve">e normally distributed, </w:t>
        </w:r>
      </w:ins>
      <m:oMath>
        <m:sSub>
          <m:sSubPr>
            <m:ctrlPr>
              <w:ins w:id="223" w:author="Ulrich Jens Christian" w:date="2025-09-09T11:38:00Z" w16du:dateUtc="2025-09-09T15:38:00Z">
                <w:rPr>
                  <w:rFonts w:ascii="Cambria Math" w:eastAsiaTheme="minorEastAsia" w:hAnsi="Cambria Math" w:cs="Times New Roman"/>
                  <w:i/>
                  <w:lang w:val="en-CA"/>
                </w:rPr>
              </w:ins>
            </m:ctrlPr>
          </m:sSubPr>
          <m:e>
            <m:r>
              <w:ins w:id="224" w:author="Ulrich Jens Christian" w:date="2025-09-09T11:39:00Z" w16du:dateUtc="2025-09-09T15:39:00Z">
                <w:rPr>
                  <w:rFonts w:ascii="Cambria Math" w:eastAsiaTheme="minorEastAsia" w:hAnsi="Cambria Math" w:cs="Times New Roman"/>
                  <w:lang w:val="en-CA"/>
                </w:rPr>
                <m:t>β</m:t>
              </w:ins>
            </m:r>
          </m:e>
          <m:sub>
            <m:r>
              <w:ins w:id="225" w:author="Ulrich Jens Christian" w:date="2025-09-09T11:38:00Z" w16du:dateUtc="2025-09-09T15:38:00Z">
                <w:rPr>
                  <w:rFonts w:ascii="Cambria Math" w:eastAsiaTheme="minorEastAsia" w:hAnsi="Cambria Math" w:cs="Times New Roman"/>
                  <w:lang w:val="en-CA"/>
                </w:rPr>
                <m:t>1</m:t>
              </w:ins>
            </m:r>
          </m:sub>
        </m:sSub>
        <m:d>
          <m:dPr>
            <m:begChr m:val="["/>
            <m:endChr m:val="]"/>
            <m:ctrlPr>
              <w:ins w:id="226" w:author="Ulrich Jens Christian" w:date="2025-09-09T11:38:00Z" w16du:dateUtc="2025-09-09T15:38:00Z">
                <w:rPr>
                  <w:rFonts w:ascii="Cambria Math" w:eastAsiaTheme="minorEastAsia" w:hAnsi="Cambria Math" w:cs="Times New Roman"/>
                  <w:i/>
                  <w:lang w:val="en-CA"/>
                </w:rPr>
              </w:ins>
            </m:ctrlPr>
          </m:dPr>
          <m:e>
            <m:r>
              <w:ins w:id="227" w:author="Ulrich Jens Christian" w:date="2025-09-09T11:38:00Z" w16du:dateUtc="2025-09-09T15:38:00Z">
                <w:rPr>
                  <w:rFonts w:ascii="Cambria Math" w:eastAsiaTheme="minorEastAsia" w:hAnsi="Cambria Math" w:cs="Times New Roman"/>
                  <w:lang w:val="en-CA"/>
                </w:rPr>
                <m:t>species</m:t>
              </w:ins>
            </m:r>
          </m:e>
        </m:d>
        <m:r>
          <w:ins w:id="228" w:author="Ulrich Jens Christian" w:date="2025-09-09T11:38:00Z" w16du:dateUtc="2025-09-09T15:38:00Z">
            <w:rPr>
              <w:rFonts w:ascii="Cambria Math" w:eastAsiaTheme="minorEastAsia" w:hAnsi="Cambria Math" w:cs="Times New Roman"/>
              <w:lang w:val="en-CA"/>
            </w:rPr>
            <m:t xml:space="preserve"> ~</m:t>
          </w:ins>
        </m:r>
        <m:r>
          <w:ins w:id="229" w:author="Ulrich Jens Christian" w:date="2025-09-09T11:38:00Z" w16du:dateUtc="2025-09-09T15:38:00Z">
            <w:rPr>
              <w:rFonts w:ascii="Cambria Math" w:eastAsiaTheme="minorEastAsia" w:hAnsi="Cambria Math"/>
              <w:lang w:val="en-CA"/>
            </w:rPr>
            <m:t xml:space="preserve"> normal(</m:t>
          </w:ins>
        </m:r>
        <m:sSub>
          <m:sSubPr>
            <m:ctrlPr>
              <w:ins w:id="230" w:author="Ulrich Jens Christian" w:date="2025-09-09T11:38:00Z" w16du:dateUtc="2025-09-09T15:38:00Z">
                <w:rPr>
                  <w:rFonts w:ascii="Cambria Math" w:eastAsiaTheme="minorEastAsia" w:hAnsi="Cambria Math"/>
                  <w:i/>
                  <w:lang w:val="en-CA"/>
                </w:rPr>
              </w:ins>
            </m:ctrlPr>
          </m:sSubPr>
          <m:e>
            <m:r>
              <w:ins w:id="231" w:author="Ulrich Jens Christian" w:date="2025-09-09T11:38:00Z" w16du:dateUtc="2025-09-09T15:38:00Z">
                <w:rPr>
                  <w:rFonts w:ascii="Cambria Math" w:eastAsiaTheme="minorEastAsia" w:hAnsi="Cambria Math"/>
                  <w:lang w:val="en-CA"/>
                </w:rPr>
                <m:t>μ</m:t>
              </w:ins>
            </m:r>
          </m:e>
          <m:sub>
            <m:sSub>
              <m:sSubPr>
                <m:ctrlPr>
                  <w:ins w:id="232" w:author="Ulrich Jens Christian" w:date="2025-09-09T11:38:00Z" w16du:dateUtc="2025-09-09T15:38:00Z">
                    <w:rPr>
                      <w:rFonts w:ascii="Cambria Math" w:eastAsiaTheme="minorEastAsia" w:hAnsi="Cambria Math" w:cs="Times New Roman"/>
                      <w:i/>
                      <w:lang w:val="en-CA"/>
                    </w:rPr>
                  </w:ins>
                </m:ctrlPr>
              </m:sSubPr>
              <m:e>
                <m:r>
                  <w:ins w:id="233" w:author="Ulrich Jens Christian" w:date="2025-09-09T11:39:00Z" w16du:dateUtc="2025-09-09T15:39:00Z">
                    <w:rPr>
                      <w:rFonts w:ascii="Cambria Math" w:eastAsiaTheme="minorEastAsia" w:hAnsi="Cambria Math" w:cs="Times New Roman"/>
                      <w:lang w:val="en-CA"/>
                    </w:rPr>
                    <m:t>β</m:t>
                  </w:ins>
                </m:r>
              </m:e>
              <m:sub>
                <m:r>
                  <w:ins w:id="234" w:author="Ulrich Jens Christian" w:date="2025-09-09T11:38:00Z" w16du:dateUtc="2025-09-09T15:38:00Z">
                    <w:rPr>
                      <w:rFonts w:ascii="Cambria Math" w:eastAsiaTheme="minorEastAsia" w:hAnsi="Cambria Math" w:cs="Times New Roman"/>
                      <w:lang w:val="en-CA"/>
                    </w:rPr>
                    <m:t>1</m:t>
                  </w:ins>
                </m:r>
              </m:sub>
            </m:sSub>
          </m:sub>
        </m:sSub>
        <m:r>
          <w:ins w:id="235" w:author="Ulrich Jens Christian" w:date="2025-09-09T11:38:00Z" w16du:dateUtc="2025-09-09T15:38:00Z">
            <w:rPr>
              <w:rFonts w:ascii="Cambria Math" w:eastAsiaTheme="minorEastAsia" w:hAnsi="Cambria Math"/>
              <w:lang w:val="en-CA"/>
            </w:rPr>
            <m:t xml:space="preserve">, </m:t>
          </w:ins>
        </m:r>
        <m:sSub>
          <m:sSubPr>
            <m:ctrlPr>
              <w:ins w:id="236" w:author="Ulrich Jens Christian" w:date="2025-09-09T11:38:00Z" w16du:dateUtc="2025-09-09T15:38:00Z">
                <w:rPr>
                  <w:rFonts w:ascii="Cambria Math" w:eastAsiaTheme="minorEastAsia" w:hAnsi="Cambria Math"/>
                  <w:i/>
                  <w:lang w:val="en-CA"/>
                </w:rPr>
              </w:ins>
            </m:ctrlPr>
          </m:sSubPr>
          <m:e>
            <m:r>
              <w:ins w:id="237" w:author="Ulrich Jens Christian" w:date="2025-09-09T11:38:00Z" w16du:dateUtc="2025-09-09T15:38:00Z">
                <w:rPr>
                  <w:rFonts w:ascii="Cambria Math" w:eastAsiaTheme="minorEastAsia" w:hAnsi="Cambria Math"/>
                  <w:lang w:val="en-CA"/>
                </w:rPr>
                <m:t>σ</m:t>
              </w:ins>
            </m:r>
          </m:e>
          <m:sub>
            <m:sSub>
              <m:sSubPr>
                <m:ctrlPr>
                  <w:ins w:id="238" w:author="Ulrich Jens Christian" w:date="2025-09-09T11:38:00Z" w16du:dateUtc="2025-09-09T15:38:00Z">
                    <w:rPr>
                      <w:rFonts w:ascii="Cambria Math" w:eastAsiaTheme="minorEastAsia" w:hAnsi="Cambria Math" w:cs="Times New Roman"/>
                      <w:i/>
                      <w:lang w:val="en-CA"/>
                    </w:rPr>
                  </w:ins>
                </m:ctrlPr>
              </m:sSubPr>
              <m:e>
                <m:r>
                  <w:ins w:id="239" w:author="Ulrich Jens Christian" w:date="2025-09-09T11:39:00Z" w16du:dateUtc="2025-09-09T15:39:00Z">
                    <w:rPr>
                      <w:rFonts w:ascii="Cambria Math" w:eastAsiaTheme="minorEastAsia" w:hAnsi="Cambria Math" w:cs="Times New Roman"/>
                      <w:lang w:val="en-CA"/>
                    </w:rPr>
                    <m:t>β</m:t>
                  </w:ins>
                </m:r>
              </m:e>
              <m:sub>
                <m:r>
                  <w:ins w:id="240" w:author="Ulrich Jens Christian" w:date="2025-09-09T11:38:00Z" w16du:dateUtc="2025-09-09T15:38:00Z">
                    <w:rPr>
                      <w:rFonts w:ascii="Cambria Math" w:eastAsiaTheme="minorEastAsia" w:hAnsi="Cambria Math" w:cs="Times New Roman"/>
                      <w:lang w:val="en-CA"/>
                    </w:rPr>
                    <m:t>1</m:t>
                  </w:ins>
                </m:r>
              </m:sub>
            </m:sSub>
          </m:sub>
        </m:sSub>
        <m:r>
          <w:ins w:id="241" w:author="Ulrich Jens Christian" w:date="2025-09-09T11:38:00Z" w16du:dateUtc="2025-09-09T15:38:00Z">
            <w:rPr>
              <w:rFonts w:ascii="Cambria Math" w:eastAsiaTheme="minorEastAsia" w:hAnsi="Cambria Math"/>
              <w:lang w:val="en-CA"/>
            </w:rPr>
            <m:t>)</m:t>
          </w:ins>
        </m:r>
      </m:oMath>
      <w:ins w:id="242" w:author="Ulrich Jens Christian" w:date="2025-09-09T11:38:00Z" w16du:dateUtc="2025-09-09T15:38:00Z">
        <w:r w:rsidR="00C55257">
          <w:rPr>
            <w:rFonts w:eastAsiaTheme="minorEastAsia"/>
            <w:lang w:val="en-CA"/>
          </w:rPr>
          <w:t xml:space="preserve"> and </w:t>
        </w:r>
      </w:ins>
      <m:oMath>
        <m:sSub>
          <m:sSubPr>
            <m:ctrlPr>
              <w:ins w:id="243" w:author="Ulrich Jens Christian" w:date="2025-09-09T11:38:00Z" w16du:dateUtc="2025-09-09T15:38:00Z">
                <w:rPr>
                  <w:rFonts w:ascii="Cambria Math" w:eastAsiaTheme="minorEastAsia" w:hAnsi="Cambria Math" w:cs="Times New Roman"/>
                  <w:i/>
                  <w:lang w:val="en-CA"/>
                </w:rPr>
              </w:ins>
            </m:ctrlPr>
          </m:sSubPr>
          <m:e>
            <m:r>
              <w:ins w:id="244" w:author="Ulrich Jens Christian" w:date="2025-09-09T11:39:00Z" w16du:dateUtc="2025-09-09T15:39:00Z">
                <w:rPr>
                  <w:rFonts w:ascii="Cambria Math" w:eastAsiaTheme="minorEastAsia" w:hAnsi="Cambria Math" w:cs="Times New Roman"/>
                  <w:lang w:val="en-CA"/>
                </w:rPr>
                <m:t>β</m:t>
              </w:ins>
            </m:r>
          </m:e>
          <m:sub>
            <m:r>
              <w:ins w:id="245" w:author="Ulrich Jens Christian" w:date="2025-09-09T11:38:00Z" w16du:dateUtc="2025-09-09T15:38:00Z">
                <w:rPr>
                  <w:rFonts w:ascii="Cambria Math" w:eastAsiaTheme="minorEastAsia" w:hAnsi="Cambria Math" w:cs="Times New Roman"/>
                  <w:lang w:val="en-CA"/>
                </w:rPr>
                <m:t>4</m:t>
              </w:ins>
            </m:r>
          </m:sub>
        </m:sSub>
        <m:d>
          <m:dPr>
            <m:begChr m:val="["/>
            <m:endChr m:val="]"/>
            <m:ctrlPr>
              <w:ins w:id="246" w:author="Ulrich Jens Christian" w:date="2025-09-09T11:38:00Z" w16du:dateUtc="2025-09-09T15:38:00Z">
                <w:rPr>
                  <w:rFonts w:ascii="Cambria Math" w:eastAsiaTheme="minorEastAsia" w:hAnsi="Cambria Math" w:cs="Times New Roman"/>
                  <w:i/>
                  <w:lang w:val="en-CA"/>
                </w:rPr>
              </w:ins>
            </m:ctrlPr>
          </m:dPr>
          <m:e>
            <m:r>
              <w:ins w:id="247" w:author="Ulrich Jens Christian" w:date="2025-09-09T11:38:00Z" w16du:dateUtc="2025-09-09T15:38:00Z">
                <w:rPr>
                  <w:rFonts w:ascii="Cambria Math" w:eastAsiaTheme="minorEastAsia" w:hAnsi="Cambria Math" w:cs="Times New Roman"/>
                  <w:lang w:val="en-CA"/>
                </w:rPr>
                <m:t>species</m:t>
              </w:ins>
            </m:r>
          </m:e>
        </m:d>
        <m:r>
          <w:ins w:id="248" w:author="Ulrich Jens Christian" w:date="2025-09-09T11:38:00Z" w16du:dateUtc="2025-09-09T15:38:00Z">
            <w:rPr>
              <w:rFonts w:ascii="Cambria Math" w:eastAsiaTheme="minorEastAsia" w:hAnsi="Cambria Math" w:cs="Times New Roman"/>
              <w:lang w:val="en-CA"/>
            </w:rPr>
            <m:t xml:space="preserve"> ~</m:t>
          </w:ins>
        </m:r>
        <m:r>
          <w:ins w:id="249" w:author="Ulrich Jens Christian" w:date="2025-09-09T11:38:00Z" w16du:dateUtc="2025-09-09T15:38:00Z">
            <w:rPr>
              <w:rFonts w:ascii="Cambria Math" w:eastAsiaTheme="minorEastAsia" w:hAnsi="Cambria Math"/>
              <w:lang w:val="en-CA"/>
            </w:rPr>
            <m:t xml:space="preserve"> normal(</m:t>
          </w:ins>
        </m:r>
        <m:sSub>
          <m:sSubPr>
            <m:ctrlPr>
              <w:ins w:id="250" w:author="Ulrich Jens Christian" w:date="2025-09-09T11:38:00Z" w16du:dateUtc="2025-09-09T15:38:00Z">
                <w:rPr>
                  <w:rFonts w:ascii="Cambria Math" w:eastAsiaTheme="minorEastAsia" w:hAnsi="Cambria Math"/>
                  <w:i/>
                  <w:lang w:val="en-CA"/>
                </w:rPr>
              </w:ins>
            </m:ctrlPr>
          </m:sSubPr>
          <m:e>
            <m:r>
              <w:ins w:id="251" w:author="Ulrich Jens Christian" w:date="2025-09-09T11:38:00Z" w16du:dateUtc="2025-09-09T15:38:00Z">
                <w:rPr>
                  <w:rFonts w:ascii="Cambria Math" w:eastAsiaTheme="minorEastAsia" w:hAnsi="Cambria Math"/>
                  <w:lang w:val="en-CA"/>
                </w:rPr>
                <m:t>μ</m:t>
              </w:ins>
            </m:r>
          </m:e>
          <m:sub>
            <m:sSub>
              <m:sSubPr>
                <m:ctrlPr>
                  <w:ins w:id="252" w:author="Ulrich Jens Christian" w:date="2025-09-09T11:38:00Z" w16du:dateUtc="2025-09-09T15:38:00Z">
                    <w:rPr>
                      <w:rFonts w:ascii="Cambria Math" w:eastAsiaTheme="minorEastAsia" w:hAnsi="Cambria Math" w:cs="Times New Roman"/>
                      <w:i/>
                      <w:lang w:val="en-CA"/>
                    </w:rPr>
                  </w:ins>
                </m:ctrlPr>
              </m:sSubPr>
              <m:e>
                <m:r>
                  <w:ins w:id="253" w:author="Ulrich Jens Christian" w:date="2025-09-09T11:39:00Z" w16du:dateUtc="2025-09-09T15:39:00Z">
                    <w:rPr>
                      <w:rFonts w:ascii="Cambria Math" w:eastAsiaTheme="minorEastAsia" w:hAnsi="Cambria Math" w:cs="Times New Roman"/>
                      <w:lang w:val="en-CA"/>
                    </w:rPr>
                    <m:t>β</m:t>
                  </w:ins>
                </m:r>
              </m:e>
              <m:sub>
                <m:r>
                  <w:ins w:id="254" w:author="Ulrich Jens Christian" w:date="2025-09-09T11:38:00Z" w16du:dateUtc="2025-09-09T15:38:00Z">
                    <w:rPr>
                      <w:rFonts w:ascii="Cambria Math" w:eastAsiaTheme="minorEastAsia" w:hAnsi="Cambria Math" w:cs="Times New Roman"/>
                      <w:lang w:val="en-CA"/>
                    </w:rPr>
                    <m:t>4</m:t>
                  </w:ins>
                </m:r>
              </m:sub>
            </m:sSub>
          </m:sub>
        </m:sSub>
        <m:r>
          <w:ins w:id="255" w:author="Ulrich Jens Christian" w:date="2025-09-09T11:38:00Z" w16du:dateUtc="2025-09-09T15:38:00Z">
            <w:rPr>
              <w:rFonts w:ascii="Cambria Math" w:eastAsiaTheme="minorEastAsia" w:hAnsi="Cambria Math"/>
              <w:lang w:val="en-CA"/>
            </w:rPr>
            <m:t xml:space="preserve">, </m:t>
          </w:ins>
        </m:r>
        <m:sSub>
          <m:sSubPr>
            <m:ctrlPr>
              <w:ins w:id="256" w:author="Ulrich Jens Christian" w:date="2025-09-09T11:38:00Z" w16du:dateUtc="2025-09-09T15:38:00Z">
                <w:rPr>
                  <w:rFonts w:ascii="Cambria Math" w:eastAsiaTheme="minorEastAsia" w:hAnsi="Cambria Math"/>
                  <w:i/>
                  <w:lang w:val="en-CA"/>
                </w:rPr>
              </w:ins>
            </m:ctrlPr>
          </m:sSubPr>
          <m:e>
            <m:r>
              <w:ins w:id="257" w:author="Ulrich Jens Christian" w:date="2025-09-09T11:38:00Z" w16du:dateUtc="2025-09-09T15:38:00Z">
                <w:rPr>
                  <w:rFonts w:ascii="Cambria Math" w:eastAsiaTheme="minorEastAsia" w:hAnsi="Cambria Math"/>
                  <w:lang w:val="en-CA"/>
                </w:rPr>
                <m:t>σ</m:t>
              </w:ins>
            </m:r>
          </m:e>
          <m:sub>
            <m:sSub>
              <m:sSubPr>
                <m:ctrlPr>
                  <w:ins w:id="258" w:author="Ulrich Jens Christian" w:date="2025-09-09T11:38:00Z" w16du:dateUtc="2025-09-09T15:38:00Z">
                    <w:rPr>
                      <w:rFonts w:ascii="Cambria Math" w:eastAsiaTheme="minorEastAsia" w:hAnsi="Cambria Math" w:cs="Times New Roman"/>
                      <w:i/>
                      <w:lang w:val="en-CA"/>
                    </w:rPr>
                  </w:ins>
                </m:ctrlPr>
              </m:sSubPr>
              <m:e>
                <m:r>
                  <w:ins w:id="259" w:author="Ulrich Jens Christian" w:date="2025-09-09T11:39:00Z" w16du:dateUtc="2025-09-09T15:39:00Z">
                    <w:rPr>
                      <w:rFonts w:ascii="Cambria Math" w:eastAsiaTheme="minorEastAsia" w:hAnsi="Cambria Math" w:cs="Times New Roman"/>
                      <w:lang w:val="en-CA"/>
                    </w:rPr>
                    <m:t>β</m:t>
                  </w:ins>
                </m:r>
              </m:e>
              <m:sub>
                <m:r>
                  <w:ins w:id="260" w:author="Ulrich Jens Christian" w:date="2025-09-09T11:38:00Z" w16du:dateUtc="2025-09-09T15:38:00Z">
                    <w:rPr>
                      <w:rFonts w:ascii="Cambria Math" w:eastAsiaTheme="minorEastAsia" w:hAnsi="Cambria Math" w:cs="Times New Roman"/>
                      <w:lang w:val="en-CA"/>
                    </w:rPr>
                    <m:t>4</m:t>
                  </w:ins>
                </m:r>
              </m:sub>
            </m:sSub>
          </m:sub>
        </m:sSub>
        <m:r>
          <w:ins w:id="261" w:author="Ulrich Jens Christian" w:date="2025-09-09T11:38:00Z" w16du:dateUtc="2025-09-09T15:38:00Z">
            <w:rPr>
              <w:rFonts w:ascii="Cambria Math" w:eastAsiaTheme="minorEastAsia" w:hAnsi="Cambria Math"/>
              <w:lang w:val="en-CA"/>
            </w:rPr>
            <m:t>)</m:t>
          </w:ins>
        </m:r>
      </m:oMath>
      <w:ins w:id="262" w:author="Ulrich Jens Christian" w:date="2025-09-09T11:38:00Z" w16du:dateUtc="2025-09-09T15:38:00Z">
        <w:r w:rsidR="00C55257">
          <w:rPr>
            <w:rFonts w:eastAsiaTheme="minorEastAsia"/>
            <w:lang w:val="en-CA"/>
          </w:rPr>
          <w:t xml:space="preserve">, where </w:t>
        </w:r>
      </w:ins>
      <m:oMath>
        <m:sSub>
          <m:sSubPr>
            <m:ctrlPr>
              <w:ins w:id="263" w:author="Ulrich Jens Christian" w:date="2025-09-09T11:38:00Z" w16du:dateUtc="2025-09-09T15:38:00Z">
                <w:rPr>
                  <w:rFonts w:ascii="Cambria Math" w:eastAsiaTheme="minorEastAsia" w:hAnsi="Cambria Math"/>
                  <w:i/>
                  <w:lang w:val="en-CA"/>
                </w:rPr>
              </w:ins>
            </m:ctrlPr>
          </m:sSubPr>
          <m:e>
            <m:r>
              <w:ins w:id="264" w:author="Ulrich Jens Christian" w:date="2025-09-09T11:38:00Z" w16du:dateUtc="2025-09-09T15:38:00Z">
                <w:rPr>
                  <w:rFonts w:ascii="Cambria Math" w:eastAsiaTheme="minorEastAsia" w:hAnsi="Cambria Math"/>
                  <w:lang w:val="en-CA"/>
                </w:rPr>
                <m:t>μ</m:t>
              </w:ins>
            </m:r>
          </m:e>
          <m:sub>
            <m:sSub>
              <m:sSubPr>
                <m:ctrlPr>
                  <w:ins w:id="265" w:author="Ulrich Jens Christian" w:date="2025-09-09T11:38:00Z" w16du:dateUtc="2025-09-09T15:38:00Z">
                    <w:rPr>
                      <w:rFonts w:ascii="Cambria Math" w:eastAsiaTheme="minorEastAsia" w:hAnsi="Cambria Math" w:cs="Times New Roman"/>
                      <w:i/>
                      <w:lang w:val="en-CA"/>
                    </w:rPr>
                  </w:ins>
                </m:ctrlPr>
              </m:sSubPr>
              <m:e>
                <m:r>
                  <w:ins w:id="266" w:author="Ulrich Jens Christian" w:date="2025-09-09T11:39:00Z" w16du:dateUtc="2025-09-09T15:39:00Z">
                    <w:rPr>
                      <w:rFonts w:ascii="Cambria Math" w:eastAsiaTheme="minorEastAsia" w:hAnsi="Cambria Math" w:cs="Times New Roman"/>
                      <w:lang w:val="en-CA"/>
                    </w:rPr>
                    <m:t>β</m:t>
                  </w:ins>
                </m:r>
              </m:e>
              <m:sub>
                <m:r>
                  <w:ins w:id="267" w:author="Ulrich Jens Christian" w:date="2025-09-09T11:38:00Z" w16du:dateUtc="2025-09-09T15:38:00Z">
                    <w:rPr>
                      <w:rFonts w:ascii="Cambria Math" w:eastAsiaTheme="minorEastAsia" w:hAnsi="Cambria Math" w:cs="Times New Roman"/>
                      <w:lang w:val="en-CA"/>
                    </w:rPr>
                    <m:t>1</m:t>
                  </w:ins>
                </m:r>
              </m:sub>
            </m:sSub>
          </m:sub>
        </m:sSub>
      </m:oMath>
      <w:ins w:id="268" w:author="Ulrich Jens Christian" w:date="2025-09-09T11:38:00Z" w16du:dateUtc="2025-09-09T15:38:00Z">
        <w:r w:rsidR="00C55257">
          <w:rPr>
            <w:rFonts w:eastAsiaTheme="minorEastAsia"/>
            <w:lang w:val="en-CA"/>
          </w:rPr>
          <w:t xml:space="preserve"> and </w:t>
        </w:r>
      </w:ins>
      <m:oMath>
        <m:sSub>
          <m:sSubPr>
            <m:ctrlPr>
              <w:ins w:id="269" w:author="Ulrich Jens Christian" w:date="2025-09-09T11:38:00Z" w16du:dateUtc="2025-09-09T15:38:00Z">
                <w:rPr>
                  <w:rFonts w:ascii="Cambria Math" w:eastAsiaTheme="minorEastAsia" w:hAnsi="Cambria Math"/>
                  <w:i/>
                  <w:lang w:val="en-CA"/>
                </w:rPr>
              </w:ins>
            </m:ctrlPr>
          </m:sSubPr>
          <m:e>
            <m:r>
              <w:ins w:id="270" w:author="Ulrich Jens Christian" w:date="2025-09-09T11:38:00Z" w16du:dateUtc="2025-09-09T15:38:00Z">
                <w:rPr>
                  <w:rFonts w:ascii="Cambria Math" w:eastAsiaTheme="minorEastAsia" w:hAnsi="Cambria Math"/>
                  <w:lang w:val="en-CA"/>
                </w:rPr>
                <m:t>μ</m:t>
              </w:ins>
            </m:r>
          </m:e>
          <m:sub>
            <m:sSub>
              <m:sSubPr>
                <m:ctrlPr>
                  <w:ins w:id="271" w:author="Ulrich Jens Christian" w:date="2025-09-09T11:38:00Z" w16du:dateUtc="2025-09-09T15:38:00Z">
                    <w:rPr>
                      <w:rFonts w:ascii="Cambria Math" w:eastAsiaTheme="minorEastAsia" w:hAnsi="Cambria Math" w:cs="Times New Roman"/>
                      <w:i/>
                      <w:lang w:val="en-CA"/>
                    </w:rPr>
                  </w:ins>
                </m:ctrlPr>
              </m:sSubPr>
              <m:e>
                <m:r>
                  <w:ins w:id="272" w:author="Ulrich Jens Christian" w:date="2025-09-09T11:39:00Z" w16du:dateUtc="2025-09-09T15:39:00Z">
                    <w:rPr>
                      <w:rFonts w:ascii="Cambria Math" w:eastAsiaTheme="minorEastAsia" w:hAnsi="Cambria Math" w:cs="Times New Roman"/>
                      <w:lang w:val="en-CA"/>
                    </w:rPr>
                    <m:t>β</m:t>
                  </w:ins>
                </m:r>
              </m:e>
              <m:sub>
                <m:r>
                  <w:ins w:id="273" w:author="Ulrich Jens Christian" w:date="2025-09-09T11:38:00Z" w16du:dateUtc="2025-09-09T15:38:00Z">
                    <w:rPr>
                      <w:rFonts w:ascii="Cambria Math" w:eastAsiaTheme="minorEastAsia" w:hAnsi="Cambria Math" w:cs="Times New Roman"/>
                      <w:lang w:val="en-CA"/>
                    </w:rPr>
                    <m:t>4</m:t>
                  </w:ins>
                </m:r>
              </m:sub>
            </m:sSub>
          </m:sub>
        </m:sSub>
      </m:oMath>
      <w:ins w:id="274" w:author="Ulrich Jens Christian" w:date="2025-09-09T11:38:00Z" w16du:dateUtc="2025-09-09T15:38:00Z">
        <w:r w:rsidR="00C55257">
          <w:rPr>
            <w:rFonts w:eastAsiaTheme="minorEastAsia"/>
            <w:lang w:val="en-CA"/>
          </w:rPr>
          <w:t xml:space="preserve"> represent the mean abundance intercept and the mean effect of restoration on pollinator abundance across all species. </w:t>
        </w:r>
      </w:ins>
    </w:p>
    <w:p w14:paraId="29FB7750" w14:textId="0D0530FF" w:rsidR="00C576D8" w:rsidDel="00C55257" w:rsidRDefault="00C55257" w:rsidP="00B05A68">
      <w:pPr>
        <w:spacing w:line="480" w:lineRule="auto"/>
        <w:rPr>
          <w:del w:id="275" w:author="Ulrich Jens Christian" w:date="2025-09-09T11:38:00Z" w16du:dateUtc="2025-09-09T15:38:00Z"/>
          <w:rFonts w:cs="Times New Roman"/>
          <w:lang w:val="en-CA"/>
        </w:rPr>
      </w:pPr>
      <w:ins w:id="276" w:author="Ulrich Jens Christian" w:date="2025-09-09T11:38:00Z" w16du:dateUtc="2025-09-09T15:38:00Z">
        <w:r>
          <w:rPr>
            <w:rFonts w:eastAsiaTheme="minorEastAsia"/>
            <w:lang w:val="en-CA"/>
          </w:rPr>
          <w:tab/>
        </w:r>
      </w:ins>
      <w:del w:id="277" w:author="Ulrich Jens Christian" w:date="2025-09-09T11:38:00Z" w16du:dateUtc="2025-09-09T15:38:00Z">
        <w:r w:rsidR="00C576D8" w:rsidRPr="00C576D8" w:rsidDel="00C55257">
          <w:rPr>
            <w:rFonts w:eastAsiaTheme="minorEastAsia"/>
            <w:lang w:val="en-CA"/>
          </w:rPr>
          <w:delText xml:space="preserve">assumed that </w:delText>
        </w:r>
        <w:r w:rsidR="00BF5D56" w:rsidDel="00C55257">
          <w:rPr>
            <w:rFonts w:eastAsiaTheme="minorEastAsia"/>
            <w:lang w:val="en-CA"/>
          </w:rPr>
          <w:delText xml:space="preserve">the </w:delText>
        </w:r>
        <w:r w:rsidR="00C576D8" w:rsidRPr="00C576D8" w:rsidDel="00C55257">
          <w:rPr>
            <w:rFonts w:eastAsiaTheme="minorEastAsia"/>
            <w:lang w:val="en-CA"/>
          </w:rPr>
          <w:delText>species-specific random effects of restoration were normally distributed</w:delText>
        </w:r>
      </w:del>
      <w:ins w:id="278" w:author="Ulrich, Jens" w:date="2025-07-15T17:23:00Z" w16du:dateUtc="2025-07-16T00:23:00Z">
        <w:del w:id="279" w:author="Ulrich Jens Christian" w:date="2025-09-09T11:38:00Z" w16du:dateUtc="2025-09-09T15:38:00Z">
          <w:r w:rsidR="00D51321" w:rsidDel="00C55257">
            <w:rPr>
              <w:rFonts w:eastAsiaTheme="minorEastAsia"/>
              <w:lang w:val="en-CA"/>
            </w:rPr>
            <w:delText>,</w:delText>
          </w:r>
        </w:del>
      </w:ins>
      <w:del w:id="280" w:author="Ulrich Jens Christian" w:date="2025-09-09T11:38:00Z" w16du:dateUtc="2025-09-09T15:38:00Z">
        <w:r w:rsidR="00C576D8" w:rsidRPr="00C576D8" w:rsidDel="00C55257">
          <w:rPr>
            <w:rFonts w:eastAsiaTheme="minorEastAsia"/>
            <w:lang w:val="en-CA"/>
          </w:rPr>
          <w:delText xml:space="preserve"> with a mean and variance estimated from the data, i.e., </w:delText>
        </w:r>
      </w:del>
      <m:oMath>
        <m:sSub>
          <m:sSubPr>
            <m:ctrlPr>
              <w:del w:id="281" w:author="Ulrich Jens Christian" w:date="2025-09-09T11:38:00Z" w16du:dateUtc="2025-09-09T15:38:00Z">
                <w:rPr>
                  <w:rFonts w:ascii="Cambria Math" w:eastAsiaTheme="minorEastAsia" w:hAnsi="Cambria Math" w:cs="Times New Roman"/>
                  <w:i/>
                  <w:lang w:val="en-CA"/>
                </w:rPr>
              </w:del>
            </m:ctrlPr>
          </m:sSubPr>
          <m:e>
            <m:r>
              <w:del w:id="282" w:author="Ulrich Jens Christian" w:date="2025-09-09T11:38:00Z" w16du:dateUtc="2025-09-09T15:38:00Z">
                <w:rPr>
                  <w:rFonts w:ascii="Cambria Math" w:eastAsiaTheme="minorEastAsia" w:hAnsi="Cambria Math" w:cs="Times New Roman"/>
                  <w:lang w:val="en-CA"/>
                </w:rPr>
                <m:t>β</m:t>
              </w:del>
            </m:r>
          </m:e>
          <m:sub>
            <m:r>
              <w:del w:id="283" w:author="Ulrich Jens Christian" w:date="2025-09-09T11:38:00Z" w16du:dateUtc="2025-09-09T15:38:00Z">
                <w:rPr>
                  <w:rFonts w:ascii="Cambria Math" w:eastAsiaTheme="minorEastAsia" w:hAnsi="Cambria Math" w:cs="Times New Roman"/>
                  <w:lang w:val="en-CA"/>
                </w:rPr>
                <m:t>4</m:t>
              </w:del>
            </m:r>
          </m:sub>
        </m:sSub>
        <m:d>
          <m:dPr>
            <m:begChr m:val="["/>
            <m:endChr m:val="]"/>
            <m:ctrlPr>
              <w:del w:id="284" w:author="Ulrich Jens Christian" w:date="2025-09-09T11:38:00Z" w16du:dateUtc="2025-09-09T15:38:00Z">
                <w:rPr>
                  <w:rFonts w:ascii="Cambria Math" w:eastAsiaTheme="minorEastAsia" w:hAnsi="Cambria Math" w:cs="Times New Roman"/>
                  <w:i/>
                  <w:lang w:val="en-CA"/>
                </w:rPr>
              </w:del>
            </m:ctrlPr>
          </m:dPr>
          <m:e>
            <m:r>
              <w:del w:id="285" w:author="Ulrich Jens Christian" w:date="2025-09-09T11:38:00Z" w16du:dateUtc="2025-09-09T15:38:00Z">
                <w:rPr>
                  <w:rFonts w:ascii="Cambria Math" w:eastAsiaTheme="minorEastAsia" w:hAnsi="Cambria Math" w:cs="Times New Roman"/>
                  <w:lang w:val="en-CA"/>
                </w:rPr>
                <m:t>species</m:t>
              </w:del>
            </m:r>
          </m:e>
        </m:d>
        <m:r>
          <w:del w:id="286" w:author="Ulrich Jens Christian" w:date="2025-09-09T11:38:00Z" w16du:dateUtc="2025-09-09T15:38:00Z">
            <w:rPr>
              <w:rFonts w:ascii="Cambria Math" w:eastAsiaTheme="minorEastAsia" w:hAnsi="Cambria Math" w:cs="Times New Roman"/>
              <w:lang w:val="en-CA"/>
            </w:rPr>
            <m:t xml:space="preserve"> ~</m:t>
          </w:del>
        </m:r>
        <m:r>
          <w:del w:id="287" w:author="Ulrich Jens Christian" w:date="2025-09-09T11:38:00Z" w16du:dateUtc="2025-09-09T15:38:00Z">
            <w:rPr>
              <w:rFonts w:ascii="Cambria Math" w:eastAsiaTheme="minorEastAsia" w:hAnsi="Cambria Math"/>
              <w:lang w:val="en-CA"/>
            </w:rPr>
            <m:t xml:space="preserve"> normal(</m:t>
          </w:del>
        </m:r>
        <m:sSub>
          <m:sSubPr>
            <m:ctrlPr>
              <w:del w:id="288" w:author="Ulrich Jens Christian" w:date="2025-09-09T11:38:00Z" w16du:dateUtc="2025-09-09T15:38:00Z">
                <w:rPr>
                  <w:rFonts w:ascii="Cambria Math" w:eastAsiaTheme="minorEastAsia" w:hAnsi="Cambria Math"/>
                  <w:i/>
                  <w:lang w:val="en-CA"/>
                </w:rPr>
              </w:del>
            </m:ctrlPr>
          </m:sSubPr>
          <m:e>
            <m:r>
              <w:del w:id="289" w:author="Ulrich Jens Christian" w:date="2025-09-09T11:38:00Z" w16du:dateUtc="2025-09-09T15:38:00Z">
                <w:rPr>
                  <w:rFonts w:ascii="Cambria Math" w:eastAsiaTheme="minorEastAsia" w:hAnsi="Cambria Math"/>
                  <w:lang w:val="en-CA"/>
                </w:rPr>
                <m:t>μ</m:t>
              </w:del>
            </m:r>
          </m:e>
          <m:sub>
            <m:sSub>
              <m:sSubPr>
                <m:ctrlPr>
                  <w:del w:id="290" w:author="Ulrich Jens Christian" w:date="2025-09-09T11:38:00Z" w16du:dateUtc="2025-09-09T15:38:00Z">
                    <w:rPr>
                      <w:rFonts w:ascii="Cambria Math" w:eastAsiaTheme="minorEastAsia" w:hAnsi="Cambria Math" w:cs="Times New Roman"/>
                      <w:i/>
                      <w:lang w:val="en-CA"/>
                    </w:rPr>
                  </w:del>
                </m:ctrlPr>
              </m:sSubPr>
              <m:e>
                <m:r>
                  <w:del w:id="291" w:author="Ulrich Jens Christian" w:date="2025-09-09T11:38:00Z" w16du:dateUtc="2025-09-09T15:38:00Z">
                    <w:rPr>
                      <w:rFonts w:ascii="Cambria Math" w:eastAsiaTheme="minorEastAsia" w:hAnsi="Cambria Math" w:cs="Times New Roman"/>
                      <w:lang w:val="en-CA"/>
                    </w:rPr>
                    <m:t>β</m:t>
                  </w:del>
                </m:r>
              </m:e>
              <m:sub>
                <m:r>
                  <w:del w:id="292" w:author="Ulrich Jens Christian" w:date="2025-09-09T11:38:00Z" w16du:dateUtc="2025-09-09T15:38:00Z">
                    <w:rPr>
                      <w:rFonts w:ascii="Cambria Math" w:eastAsiaTheme="minorEastAsia" w:hAnsi="Cambria Math" w:cs="Times New Roman"/>
                      <w:lang w:val="en-CA"/>
                    </w:rPr>
                    <m:t>4</m:t>
                  </w:del>
                </m:r>
              </m:sub>
            </m:sSub>
          </m:sub>
        </m:sSub>
        <m:r>
          <w:del w:id="293" w:author="Ulrich Jens Christian" w:date="2025-09-09T11:38:00Z" w16du:dateUtc="2025-09-09T15:38:00Z">
            <w:rPr>
              <w:rFonts w:ascii="Cambria Math" w:eastAsiaTheme="minorEastAsia" w:hAnsi="Cambria Math"/>
              <w:lang w:val="en-CA"/>
            </w:rPr>
            <m:t xml:space="preserve">, </m:t>
          </w:del>
        </m:r>
        <m:sSub>
          <m:sSubPr>
            <m:ctrlPr>
              <w:del w:id="294" w:author="Ulrich Jens Christian" w:date="2025-09-09T11:38:00Z" w16du:dateUtc="2025-09-09T15:38:00Z">
                <w:rPr>
                  <w:rFonts w:ascii="Cambria Math" w:eastAsiaTheme="minorEastAsia" w:hAnsi="Cambria Math"/>
                  <w:i/>
                  <w:lang w:val="en-CA"/>
                </w:rPr>
              </w:del>
            </m:ctrlPr>
          </m:sSubPr>
          <m:e>
            <m:r>
              <w:del w:id="295" w:author="Ulrich Jens Christian" w:date="2025-09-09T11:38:00Z" w16du:dateUtc="2025-09-09T15:38:00Z">
                <w:rPr>
                  <w:rFonts w:ascii="Cambria Math" w:eastAsiaTheme="minorEastAsia" w:hAnsi="Cambria Math"/>
                  <w:lang w:val="en-CA"/>
                </w:rPr>
                <m:t>σ</m:t>
              </w:del>
            </m:r>
          </m:e>
          <m:sub>
            <m:sSub>
              <m:sSubPr>
                <m:ctrlPr>
                  <w:del w:id="296" w:author="Ulrich Jens Christian" w:date="2025-09-09T11:38:00Z" w16du:dateUtc="2025-09-09T15:38:00Z">
                    <w:rPr>
                      <w:rFonts w:ascii="Cambria Math" w:eastAsiaTheme="minorEastAsia" w:hAnsi="Cambria Math" w:cs="Times New Roman"/>
                      <w:i/>
                      <w:lang w:val="en-CA"/>
                    </w:rPr>
                  </w:del>
                </m:ctrlPr>
              </m:sSubPr>
              <m:e>
                <m:r>
                  <w:del w:id="297" w:author="Ulrich Jens Christian" w:date="2025-09-09T11:38:00Z" w16du:dateUtc="2025-09-09T15:38:00Z">
                    <w:rPr>
                      <w:rFonts w:ascii="Cambria Math" w:eastAsiaTheme="minorEastAsia" w:hAnsi="Cambria Math" w:cs="Times New Roman"/>
                      <w:lang w:val="en-CA"/>
                    </w:rPr>
                    <m:t>β</m:t>
                  </w:del>
                </m:r>
              </m:e>
              <m:sub>
                <m:r>
                  <w:del w:id="298" w:author="Ulrich Jens Christian" w:date="2025-09-09T11:38:00Z" w16du:dateUtc="2025-09-09T15:38:00Z">
                    <w:rPr>
                      <w:rFonts w:ascii="Cambria Math" w:eastAsiaTheme="minorEastAsia" w:hAnsi="Cambria Math" w:cs="Times New Roman"/>
                      <w:lang w:val="en-CA"/>
                    </w:rPr>
                    <m:t>4</m:t>
                  </w:del>
                </m:r>
              </m:sub>
            </m:sSub>
          </m:sub>
        </m:sSub>
        <m:r>
          <w:del w:id="299" w:author="Ulrich Jens Christian" w:date="2025-09-09T11:38:00Z" w16du:dateUtc="2025-09-09T15:38:00Z">
            <w:rPr>
              <w:rFonts w:ascii="Cambria Math" w:eastAsiaTheme="minorEastAsia" w:hAnsi="Cambria Math"/>
              <w:lang w:val="en-CA"/>
            </w:rPr>
            <m:t>)</m:t>
          </w:del>
        </m:r>
      </m:oMath>
      <w:ins w:id="300" w:author="Ulrich, Jens" w:date="2025-07-15T17:23:00Z" w16du:dateUtc="2025-07-16T00:23:00Z">
        <w:del w:id="301" w:author="Ulrich Jens Christian" w:date="2025-09-09T11:38:00Z" w16du:dateUtc="2025-09-09T15:38:00Z">
          <w:r w:rsidR="00D51321" w:rsidDel="00C55257">
            <w:rPr>
              <w:rFonts w:eastAsiaTheme="minorEastAsia"/>
              <w:lang w:val="en-CA"/>
            </w:rPr>
            <w:delText>,</w:delText>
          </w:r>
          <w:r w:rsidR="00D51321" w:rsidRPr="00D51321" w:rsidDel="00C55257">
            <w:rPr>
              <w:rFonts w:eastAsiaTheme="minorEastAsia"/>
              <w:lang w:val="en-CA"/>
            </w:rPr>
            <w:delText xml:space="preserve"> </w:delText>
          </w:r>
          <w:r w:rsidR="00D51321" w:rsidDel="00C55257">
            <w:rPr>
              <w:rFonts w:eastAsiaTheme="minorEastAsia"/>
              <w:lang w:val="en-CA"/>
            </w:rPr>
            <w:delText xml:space="preserve">where </w:delText>
          </w:r>
        </w:del>
      </w:ins>
      <m:oMath>
        <m:sSub>
          <m:sSubPr>
            <m:ctrlPr>
              <w:ins w:id="302" w:author="Ulrich, Jens" w:date="2025-07-15T17:23:00Z" w16du:dateUtc="2025-07-16T00:23:00Z">
                <w:del w:id="303" w:author="Ulrich Jens Christian" w:date="2025-09-09T11:38:00Z" w16du:dateUtc="2025-09-09T15:38:00Z">
                  <w:rPr>
                    <w:rFonts w:ascii="Cambria Math" w:eastAsiaTheme="minorEastAsia" w:hAnsi="Cambria Math"/>
                    <w:i/>
                    <w:lang w:val="en-CA"/>
                  </w:rPr>
                </w:del>
              </w:ins>
            </m:ctrlPr>
          </m:sSubPr>
          <m:e>
            <m:r>
              <w:ins w:id="304" w:author="Ulrich, Jens" w:date="2025-07-15T17:23:00Z" w16du:dateUtc="2025-07-16T00:23:00Z">
                <w:del w:id="305" w:author="Ulrich Jens Christian" w:date="2025-09-09T11:38:00Z" w16du:dateUtc="2025-09-09T15:38:00Z">
                  <w:rPr>
                    <w:rFonts w:ascii="Cambria Math" w:eastAsiaTheme="minorEastAsia" w:hAnsi="Cambria Math"/>
                    <w:lang w:val="en-CA"/>
                  </w:rPr>
                  <m:t>μ</m:t>
                </w:del>
              </w:ins>
            </m:r>
          </m:e>
          <m:sub>
            <m:sSub>
              <m:sSubPr>
                <m:ctrlPr>
                  <w:ins w:id="306" w:author="Ulrich, Jens" w:date="2025-07-15T17:23:00Z" w16du:dateUtc="2025-07-16T00:23:00Z">
                    <w:del w:id="307" w:author="Ulrich Jens Christian" w:date="2025-09-09T11:38:00Z" w16du:dateUtc="2025-09-09T15:38:00Z">
                      <w:rPr>
                        <w:rFonts w:ascii="Cambria Math" w:eastAsiaTheme="minorEastAsia" w:hAnsi="Cambria Math" w:cs="Times New Roman"/>
                        <w:i/>
                        <w:lang w:val="en-CA"/>
                      </w:rPr>
                    </w:del>
                  </w:ins>
                </m:ctrlPr>
              </m:sSubPr>
              <m:e>
                <m:r>
                  <w:ins w:id="308" w:author="Ulrich, Jens" w:date="2025-07-15T17:23:00Z" w16du:dateUtc="2025-07-16T00:23:00Z">
                    <w:del w:id="309" w:author="Ulrich Jens Christian" w:date="2025-09-09T11:38:00Z" w16du:dateUtc="2025-09-09T15:38:00Z">
                      <w:rPr>
                        <w:rFonts w:ascii="Cambria Math" w:eastAsiaTheme="minorEastAsia" w:hAnsi="Cambria Math" w:cs="Times New Roman"/>
                        <w:lang w:val="en-CA"/>
                      </w:rPr>
                      <m:t>β</m:t>
                    </w:del>
                  </w:ins>
                </m:r>
              </m:e>
              <m:sub>
                <m:r>
                  <w:ins w:id="310" w:author="Ulrich, Jens" w:date="2025-07-15T17:23:00Z" w16du:dateUtc="2025-07-16T00:23:00Z">
                    <w:del w:id="311" w:author="Ulrich Jens Christian" w:date="2025-09-09T11:38:00Z" w16du:dateUtc="2025-09-09T15:38:00Z">
                      <w:rPr>
                        <w:rFonts w:ascii="Cambria Math" w:eastAsiaTheme="minorEastAsia" w:hAnsi="Cambria Math" w:cs="Times New Roman"/>
                        <w:lang w:val="en-CA"/>
                      </w:rPr>
                      <m:t>4</m:t>
                    </w:del>
                  </w:ins>
                </m:r>
              </m:sub>
            </m:sSub>
          </m:sub>
        </m:sSub>
      </m:oMath>
      <w:ins w:id="312" w:author="Ulrich, Jens" w:date="2025-07-15T17:23:00Z" w16du:dateUtc="2025-07-16T00:23:00Z">
        <w:del w:id="313" w:author="Ulrich Jens Christian" w:date="2025-09-09T11:38:00Z" w16du:dateUtc="2025-09-09T15:38:00Z">
          <w:r w:rsidR="00D51321" w:rsidDel="00C55257">
            <w:rPr>
              <w:rFonts w:eastAsiaTheme="minorEastAsia"/>
              <w:lang w:val="en-CA"/>
            </w:rPr>
            <w:delText>represents the mean effect of restoration on pollinator abundance</w:delText>
          </w:r>
        </w:del>
      </w:ins>
      <w:del w:id="314" w:author="Ulrich Jens Christian" w:date="2025-09-09T11:38:00Z" w16du:dateUtc="2025-09-09T15:38:00Z">
        <w:r w:rsidR="00C576D8" w:rsidDel="00C55257">
          <w:rPr>
            <w:rFonts w:eastAsiaTheme="minorEastAsia"/>
            <w:lang w:val="en-CA"/>
          </w:rPr>
          <w:delText xml:space="preserve">. </w:delText>
        </w:r>
        <w:r w:rsidR="00C576D8" w:rsidRPr="00C576D8" w:rsidDel="00C55257">
          <w:rPr>
            <w:rFonts w:eastAsiaTheme="minorEastAsia"/>
            <w:lang w:val="en-CA"/>
          </w:rPr>
          <w:delText>Species- and site-specific random effects for the intercept were centered on a mean of zero, and assumed to be normally distributed with a variance estimated from the data.</w:delText>
        </w:r>
      </w:del>
    </w:p>
    <w:p w14:paraId="0131CE1D" w14:textId="7274023B" w:rsidR="00404948" w:rsidRDefault="00E758D4" w:rsidP="00C55257">
      <w:pPr>
        <w:spacing w:line="480" w:lineRule="auto"/>
        <w:rPr>
          <w:ins w:id="315" w:author="Jens Christian Ulrich" w:date="2025-09-10T15:40:00Z" w16du:dateUtc="2025-09-10T19:40:00Z"/>
          <w:rFonts w:eastAsiaTheme="minorEastAsia"/>
          <w:lang w:val="en-CA"/>
        </w:rPr>
      </w:pPr>
      <w:r w:rsidRPr="005E3E53">
        <w:rPr>
          <w:lang w:val="en-CA"/>
        </w:rPr>
        <w:t xml:space="preserve">Stan does </w:t>
      </w:r>
      <w:ins w:id="316" w:author="Jens Ulrich [2]" w:date="2025-07-16T13:43:00Z" w16du:dateUtc="2025-07-16T20:43:00Z">
        <w:r w:rsidR="000B32FD">
          <w:rPr>
            <w:lang w:val="en-CA"/>
          </w:rPr>
          <w:t xml:space="preserve">not </w:t>
        </w:r>
      </w:ins>
      <w:r w:rsidR="00DC4948">
        <w:rPr>
          <w:lang w:val="en-CA"/>
        </w:rPr>
        <w:t>support</w:t>
      </w:r>
      <w:ins w:id="317" w:author="Jens Ulrich [2]" w:date="2025-07-16T13:44:00Z" w16du:dateUtc="2025-07-16T20:44:00Z">
        <w:r w:rsidR="000B32FD">
          <w:rPr>
            <w:lang w:val="en-CA"/>
          </w:rPr>
          <w:t xml:space="preserve"> direct</w:t>
        </w:r>
      </w:ins>
      <w:r w:rsidR="00DC4948">
        <w:rPr>
          <w:lang w:val="en-CA"/>
        </w:rPr>
        <w:t xml:space="preserve"> sampling</w:t>
      </w:r>
      <w:ins w:id="318" w:author="Jens Ulrich [2]" w:date="2025-07-16T13:43:00Z" w16du:dateUtc="2025-07-16T20:43:00Z">
        <w:r w:rsidR="000B32FD">
          <w:rPr>
            <w:lang w:val="en-CA"/>
          </w:rPr>
          <w:t xml:space="preserve"> of</w:t>
        </w:r>
      </w:ins>
      <w:r w:rsidRPr="005E3E53">
        <w:rPr>
          <w:rFonts w:eastAsiaTheme="minorEastAsia"/>
          <w:lang w:val="en-CA"/>
        </w:rPr>
        <w:t xml:space="preserve"> latent discrete variable</w:t>
      </w:r>
      <w:r w:rsidR="005E3E53" w:rsidRPr="005E3E53">
        <w:rPr>
          <w:rFonts w:eastAsiaTheme="minorEastAsia"/>
          <w:lang w:val="en-CA"/>
        </w:rPr>
        <w:t>s</w:t>
      </w:r>
      <w:r w:rsidR="00045780" w:rsidRPr="005E3E53">
        <w:rPr>
          <w:rFonts w:eastAsiaTheme="minorEastAsia"/>
          <w:lang w:val="en-CA"/>
        </w:rPr>
        <w:t xml:space="preserve">, </w:t>
      </w:r>
      <w:r w:rsidR="00DC4948">
        <w:rPr>
          <w:rFonts w:eastAsiaTheme="minorEastAsia"/>
          <w:lang w:val="en-CA"/>
        </w:rPr>
        <w:t xml:space="preserve">i.e., </w:t>
      </w:r>
      <w:r w:rsidR="00045780" w:rsidRPr="005E3E53">
        <w:rPr>
          <w:rFonts w:eastAsiaTheme="minorEastAsia"/>
          <w:lang w:val="en-CA"/>
        </w:rPr>
        <w:t xml:space="preserve">where the likelihood of the data is estimated with respect to a </w:t>
      </w:r>
      <w:r w:rsidR="00DC4948">
        <w:rPr>
          <w:rFonts w:eastAsiaTheme="minorEastAsia"/>
          <w:lang w:val="en-CA"/>
        </w:rPr>
        <w:t>sampled value of</w:t>
      </w:r>
      <w:r w:rsidR="00045780" w:rsidRPr="005E3E53">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4948">
        <w:rPr>
          <w:rFonts w:eastAsiaTheme="minorEastAsia"/>
          <w:lang w:val="en-CA"/>
        </w:rPr>
        <w:t xml:space="preserve"> </w:t>
      </w:r>
      <w:r w:rsidR="00DC4948">
        <w:rPr>
          <w:rFonts w:eastAsiaTheme="minorEastAsia"/>
          <w:lang w:val="en-CA"/>
        </w:rPr>
        <w:fldChar w:fldCharType="begin" w:fldLock="1"/>
      </w:r>
      <w:r w:rsidR="00AC4FC7">
        <w:rPr>
          <w:rFonts w:eastAsiaTheme="minorEastAsia"/>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v2.31.0.","type":"webpage"},"uris":["http://www.mendeley.com/documents/?uuid=c82fe0e3-e5a9-4ac8-b715-55a45ff453b1"]}],"mendeley":{"formattedCitation":"(Stan Development Team, 2023b)","plainTextFormattedCitation":"(Stan Development Team, 2023b)","previouslyFormattedCitation":"(Stan Development Team, 2023b)"},"properties":{"noteIndex":0},"schema":"https://github.com/citation-style-language/schema/raw/master/csl-citation.json"}</w:instrText>
      </w:r>
      <w:r w:rsidR="00DC4948">
        <w:rPr>
          <w:rFonts w:eastAsiaTheme="minorEastAsia"/>
          <w:lang w:val="en-CA"/>
        </w:rPr>
        <w:fldChar w:fldCharType="separate"/>
      </w:r>
      <w:r w:rsidR="00AC4FC7" w:rsidRPr="00AC4FC7">
        <w:rPr>
          <w:rFonts w:eastAsiaTheme="minorEastAsia"/>
          <w:noProof/>
          <w:lang w:val="en-CA"/>
        </w:rPr>
        <w:t>(Stan Development Team, 2023b)</w:t>
      </w:r>
      <w:r w:rsidR="00DC4948">
        <w:rPr>
          <w:rFonts w:eastAsiaTheme="minorEastAsia"/>
          <w:lang w:val="en-CA"/>
        </w:rPr>
        <w:fldChar w:fldCharType="end"/>
      </w:r>
      <w:r w:rsidRPr="005E3E53">
        <w:rPr>
          <w:rFonts w:eastAsiaTheme="minorEastAsia"/>
          <w:lang w:val="en-CA"/>
        </w:rPr>
        <w:t>.</w:t>
      </w:r>
      <w:bookmarkStart w:id="319" w:name="_Hlk203565972"/>
      <w:r w:rsidRPr="005E3E53">
        <w:rPr>
          <w:rFonts w:eastAsiaTheme="minorEastAsia"/>
          <w:lang w:val="en-CA"/>
        </w:rPr>
        <w:t xml:space="preserve"> </w:t>
      </w:r>
      <w:del w:id="320" w:author="Jens Ulrich [2]" w:date="2025-07-16T13:46:00Z" w16du:dateUtc="2025-07-16T20:46:00Z">
        <w:r w:rsidRPr="005E3E53" w:rsidDel="000B32FD">
          <w:rPr>
            <w:rFonts w:eastAsiaTheme="minorEastAsia"/>
            <w:lang w:val="en-CA"/>
          </w:rPr>
          <w:delText>As such</w:delText>
        </w:r>
        <w:r w:rsidR="005E3E53" w:rsidRPr="005E3E53" w:rsidDel="000B32FD">
          <w:rPr>
            <w:rFonts w:eastAsiaTheme="minorEastAsia"/>
            <w:lang w:val="en-CA"/>
          </w:rPr>
          <w:delText>,</w:delText>
        </w:r>
        <w:r w:rsidRPr="005E3E53" w:rsidDel="000B32FD">
          <w:rPr>
            <w:rFonts w:eastAsiaTheme="minorEastAsia"/>
            <w:lang w:val="en-CA"/>
          </w:rPr>
          <w:delText xml:space="preserve"> </w:delText>
        </w:r>
        <w:r w:rsidR="000C5B26" w:rsidDel="000B32FD">
          <w:rPr>
            <w:rFonts w:eastAsiaTheme="minorEastAsia"/>
            <w:lang w:val="en-CA"/>
          </w:rPr>
          <w:delText>we</w:delText>
        </w:r>
      </w:del>
      <w:ins w:id="321" w:author="Jens Ulrich [2]" w:date="2025-07-16T13:46:00Z" w16du:dateUtc="2025-07-16T20:46:00Z">
        <w:r w:rsidR="000B32FD">
          <w:rPr>
            <w:rFonts w:eastAsiaTheme="minorEastAsia"/>
            <w:lang w:val="en-CA"/>
          </w:rPr>
          <w:t>I</w:t>
        </w:r>
      </w:ins>
      <w:ins w:id="322" w:author="Jens Ulrich [2]" w:date="2025-07-16T13:44:00Z" w16du:dateUtc="2025-07-16T20:44:00Z">
        <w:r w:rsidR="000B32FD">
          <w:rPr>
            <w:rFonts w:eastAsiaTheme="minorEastAsia"/>
            <w:lang w:val="en-CA"/>
          </w:rPr>
          <w:t>nstead</w:t>
        </w:r>
      </w:ins>
      <w:ins w:id="323" w:author="Jens Ulrich [2]" w:date="2025-07-16T13:46:00Z" w16du:dateUtc="2025-07-16T20:46:00Z">
        <w:r w:rsidR="000B32FD">
          <w:rPr>
            <w:rFonts w:eastAsiaTheme="minorEastAsia"/>
            <w:lang w:val="en-CA"/>
          </w:rPr>
          <w:t>, we</w:t>
        </w:r>
      </w:ins>
      <w:r w:rsidR="000C5B26">
        <w:rPr>
          <w:rFonts w:eastAsiaTheme="minorEastAsia"/>
          <w:lang w:val="en-CA"/>
        </w:rPr>
        <w:t xml:space="preserve"> </w:t>
      </w:r>
      <w:r w:rsidR="000167FC">
        <w:rPr>
          <w:rFonts w:eastAsiaTheme="minorEastAsia"/>
          <w:lang w:val="en-CA"/>
        </w:rPr>
        <w:t>cal</w:t>
      </w:r>
      <w:r w:rsidR="000C5B26">
        <w:rPr>
          <w:rFonts w:eastAsiaTheme="minorEastAsia"/>
          <w:lang w:val="en-CA"/>
        </w:rPr>
        <w:t>c</w:t>
      </w:r>
      <w:r w:rsidR="000167FC">
        <w:rPr>
          <w:rFonts w:eastAsiaTheme="minorEastAsia"/>
          <w:lang w:val="en-CA"/>
        </w:rPr>
        <w:t>u</w:t>
      </w:r>
      <w:r w:rsidR="000C5B26">
        <w:rPr>
          <w:rFonts w:eastAsiaTheme="minorEastAsia"/>
          <w:lang w:val="en-CA"/>
        </w:rPr>
        <w:t>l</w:t>
      </w:r>
      <w:r w:rsidR="000167FC">
        <w:rPr>
          <w:rFonts w:eastAsiaTheme="minorEastAsia"/>
          <w:lang w:val="en-CA"/>
        </w:rPr>
        <w:t>ated</w:t>
      </w:r>
      <w:r w:rsidR="00045780" w:rsidRPr="005E3E53">
        <w:rPr>
          <w:rFonts w:eastAsiaTheme="minorEastAsia"/>
          <w:lang w:val="en-CA"/>
        </w:rPr>
        <w:t xml:space="preserve"> the marginal likelihood of the data across a range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045780" w:rsidRPr="005E3E53">
        <w:rPr>
          <w:rFonts w:eastAsiaTheme="minorEastAsia"/>
          <w:lang w:val="en-CA"/>
        </w:rPr>
        <w:t xml:space="preserve">, from a lower bound of </w:t>
      </w:r>
      <m:oMath>
        <m:sSub>
          <m:sSubPr>
            <m:ctrlPr>
              <w:del w:id="324" w:author="Jens Ulrich [2]" w:date="2025-07-16T13:41:00Z" w16du:dateUtc="2025-07-16T20:41:00Z">
                <w:rPr>
                  <w:rFonts w:ascii="Cambria Math" w:hAnsi="Cambria Math" w:cs="Times New Roman"/>
                  <w:i/>
                  <w:lang w:val="en-CA"/>
                </w:rPr>
              </w:del>
            </m:ctrlPr>
          </m:sSubPr>
          <m:e>
            <m:r>
              <w:del w:id="325" w:author="Jens Ulrich [2]" w:date="2025-07-16T13:41:00Z" w16du:dateUtc="2025-07-16T20:41:00Z">
                <w:rPr>
                  <w:rFonts w:ascii="Cambria Math" w:hAnsi="Cambria Math" w:cs="Times New Roman"/>
                  <w:lang w:val="en-CA"/>
                </w:rPr>
                <m:t>N</m:t>
              </w:del>
            </m:r>
          </m:e>
          <m:sub>
            <m:r>
              <w:del w:id="326" w:author="Jens Ulrich [2]" w:date="2025-07-16T13:41:00Z" w16du:dateUtc="2025-07-16T20:41:00Z">
                <w:rPr>
                  <w:rFonts w:ascii="Cambria Math" w:hAnsi="Cambria Math" w:cs="Times New Roman"/>
                  <w:lang w:val="en-CA"/>
                </w:rPr>
                <m:t>i</m:t>
              </w:del>
            </m:r>
          </m:sub>
        </m:sSub>
        <m:r>
          <w:del w:id="327" w:author="Jens Ulrich [2]" w:date="2025-07-16T13:41:00Z" w16du:dateUtc="2025-07-16T20:41:00Z">
            <w:rPr>
              <w:rFonts w:ascii="Cambria Math" w:hAnsi="Cambria Math" w:cs="Times New Roman"/>
              <w:lang w:val="en-CA"/>
            </w:rPr>
            <m:t>=</m:t>
          </w:del>
        </m:r>
        <m:r>
          <w:del w:id="328" w:author="Jens Ulrich [2]" w:date="2025-07-16T13:41:00Z" w16du:dateUtc="2025-07-16T20:41:00Z">
            <m:rPr>
              <m:sty m:val="p"/>
            </m:rPr>
            <w:rPr>
              <w:rFonts w:ascii="Cambria Math" w:hAnsi="Cambria Math" w:cs="Times New Roman"/>
              <w:lang w:val="en-CA"/>
            </w:rPr>
            <m:t>max</m:t>
          </w:del>
        </m:r>
        <m:r>
          <w:del w:id="329" w:author="Jens Ulrich [2]" w:date="2025-07-16T13:41:00Z" w16du:dateUtc="2025-07-16T20:41:00Z">
            <w:rPr>
              <w:rFonts w:ascii="Cambria Math" w:hAnsi="Cambria Math" w:cs="Times New Roman"/>
              <w:lang w:val="en-CA"/>
            </w:rPr>
            <m:t>(</m:t>
          </w:del>
        </m:r>
        <m:sSub>
          <m:sSubPr>
            <m:ctrlPr>
              <w:del w:id="330" w:author="Jens Ulrich [2]" w:date="2025-07-16T13:41:00Z" w16du:dateUtc="2025-07-16T20:41:00Z">
                <w:rPr>
                  <w:rFonts w:ascii="Cambria Math" w:hAnsi="Cambria Math" w:cs="Times New Roman"/>
                  <w:i/>
                  <w:lang w:val="en-CA"/>
                </w:rPr>
              </w:del>
            </m:ctrlPr>
          </m:sSubPr>
          <m:e>
            <m:r>
              <w:del w:id="331" w:author="Jens Ulrich [2]" w:date="2025-07-16T13:41:00Z" w16du:dateUtc="2025-07-16T20:41:00Z">
                <w:rPr>
                  <w:rFonts w:ascii="Cambria Math" w:hAnsi="Cambria Math" w:cs="Times New Roman"/>
                  <w:lang w:val="en-CA"/>
                </w:rPr>
                <m:t>y</m:t>
              </w:del>
            </m:r>
          </m:e>
          <m:sub>
            <m:r>
              <w:del w:id="332" w:author="Jens Ulrich [2]" w:date="2025-07-16T13:41:00Z" w16du:dateUtc="2025-07-16T20:41:00Z">
                <w:rPr>
                  <w:rFonts w:ascii="Cambria Math" w:hAnsi="Cambria Math" w:cs="Times New Roman"/>
                  <w:lang w:val="en-CA"/>
                </w:rPr>
                <m:t>i,1:3</m:t>
              </w:del>
            </m:r>
          </m:sub>
        </m:sSub>
        <m:r>
          <w:del w:id="333" w:author="Jens Ulrich [2]" w:date="2025-07-16T13:41:00Z" w16du:dateUtc="2025-07-16T20:41:00Z">
            <w:rPr>
              <w:rFonts w:ascii="Cambria Math" w:hAnsi="Cambria Math" w:cs="Times New Roman"/>
              <w:lang w:val="en-CA"/>
            </w:rPr>
            <m:t>)</m:t>
          </w:del>
        </m:r>
      </m:oMath>
      <w:del w:id="334" w:author="Jens Ulrich [2]" w:date="2025-07-16T13:41:00Z" w16du:dateUtc="2025-07-16T20:41:00Z">
        <w:r w:rsidR="00045780" w:rsidRPr="005E3E53" w:rsidDel="000B32FD">
          <w:rPr>
            <w:rFonts w:eastAsiaTheme="minorEastAsia"/>
            <w:lang w:val="en-CA"/>
          </w:rPr>
          <w:delText xml:space="preserve"> </w:delText>
        </w:r>
        <w:r w:rsidR="00F06328" w:rsidDel="000B32FD">
          <w:rPr>
            <w:rFonts w:eastAsiaTheme="minorEastAsia"/>
            <w:lang w:val="en-CA"/>
          </w:rPr>
          <w:delText xml:space="preserve">(abundance at least as large as </w:delText>
        </w:r>
      </w:del>
      <w:r w:rsidR="00F06328">
        <w:rPr>
          <w:rFonts w:eastAsiaTheme="minorEastAsia"/>
          <w:lang w:val="en-CA"/>
        </w:rPr>
        <w:t xml:space="preserve">the largest </w:t>
      </w:r>
      <w:del w:id="335" w:author="Jens Ulrich [2]" w:date="2025-07-16T13:41:00Z" w16du:dateUtc="2025-07-16T20:41:00Z">
        <w:r w:rsidR="00F06328" w:rsidDel="000B32FD">
          <w:rPr>
            <w:rFonts w:eastAsiaTheme="minorEastAsia"/>
            <w:lang w:val="en-CA"/>
          </w:rPr>
          <w:delText xml:space="preserve">observed </w:delText>
        </w:r>
      </w:del>
      <w:r w:rsidR="00F06328">
        <w:rPr>
          <w:rFonts w:eastAsiaTheme="minorEastAsia"/>
          <w:lang w:val="en-CA"/>
        </w:rPr>
        <w:t>count</w:t>
      </w:r>
      <w:ins w:id="336" w:author="Ulrich, Jens" w:date="2025-07-15T17:24:00Z" w16du:dateUtc="2025-07-16T00:24:00Z">
        <w:r w:rsidR="00D51321">
          <w:rPr>
            <w:rFonts w:eastAsiaTheme="minorEastAsia"/>
            <w:lang w:val="en-CA"/>
          </w:rPr>
          <w:t xml:space="preserve"> </w:t>
        </w:r>
      </w:ins>
      <w:bookmarkStart w:id="337" w:name="_Hlk203492686"/>
      <w:ins w:id="338" w:author="Jens Ulrich [2]" w:date="2025-07-16T13:42:00Z" w16du:dateUtc="2025-07-16T20:42:00Z">
        <w:r w:rsidR="000B32FD">
          <w:rPr>
            <w:rFonts w:eastAsiaTheme="minorEastAsia"/>
            <w:lang w:val="en-CA"/>
          </w:rPr>
          <w:t xml:space="preserve">observed </w:t>
        </w:r>
      </w:ins>
      <w:ins w:id="339" w:author="Ulrich, Jens" w:date="2025-07-15T17:24:00Z" w16du:dateUtc="2025-07-16T00:24:00Z">
        <w:del w:id="340" w:author="Jens Ulrich [2]" w:date="2025-07-16T13:45:00Z" w16du:dateUtc="2025-07-16T20:45:00Z">
          <w:r w:rsidR="00D51321" w:rsidDel="000B32FD">
            <w:rPr>
              <w:rFonts w:eastAsiaTheme="minorEastAsia"/>
              <w:lang w:val="en-CA"/>
            </w:rPr>
            <w:delText>across</w:delText>
          </w:r>
        </w:del>
      </w:ins>
      <w:ins w:id="341" w:author="Jens Ulrich [2]" w:date="2025-07-16T13:45:00Z" w16du:dateUtc="2025-07-16T20:45:00Z">
        <w:r w:rsidR="000B32FD">
          <w:rPr>
            <w:rFonts w:eastAsiaTheme="minorEastAsia"/>
            <w:lang w:val="en-CA"/>
          </w:rPr>
          <w:t>for</w:t>
        </w:r>
      </w:ins>
      <w:ins w:id="342" w:author="Jens Ulrich [2]" w:date="2025-07-16T13:44:00Z" w16du:dateUtc="2025-07-16T20:44:00Z">
        <w:r w:rsidR="000B32FD">
          <w:rPr>
            <w:rFonts w:eastAsiaTheme="minorEastAsia"/>
            <w:lang w:val="en-CA"/>
          </w:rPr>
          <w:t xml:space="preserve"> a species at a site across</w:t>
        </w:r>
      </w:ins>
      <w:ins w:id="343" w:author="Ulrich, Jens" w:date="2025-07-15T17:24:00Z" w16du:dateUtc="2025-07-16T00:24:00Z">
        <w:r w:rsidR="00D51321">
          <w:rPr>
            <w:rFonts w:eastAsiaTheme="minorEastAsia"/>
            <w:lang w:val="en-CA"/>
          </w:rPr>
          <w:t xml:space="preserve"> all three surveys</w:t>
        </w:r>
      </w:ins>
      <w:ins w:id="344" w:author="Jens Ulrich [2]" w:date="2025-07-16T13:42:00Z" w16du:dateUtc="2025-07-16T20:42:00Z">
        <w:r w:rsidR="000B32FD">
          <w:rPr>
            <w:rFonts w:eastAsiaTheme="minorEastAsia"/>
            <w:lang w:val="en-CA"/>
          </w:rPr>
          <w:t xml:space="preserve"> </w:t>
        </w:r>
      </w:ins>
      <w:del w:id="345" w:author="Ulrich, Jens" w:date="2025-07-15T17:24:00Z" w16du:dateUtc="2025-07-16T00:24:00Z">
        <w:r w:rsidR="00F06328" w:rsidDel="00D51321">
          <w:rPr>
            <w:rFonts w:eastAsiaTheme="minorEastAsia"/>
            <w:lang w:val="en-CA"/>
          </w:rPr>
          <w:delText>s</w:delText>
        </w:r>
      </w:del>
      <w:bookmarkEnd w:id="337"/>
      <w:del w:id="346" w:author="Jens Ulrich [2]" w:date="2025-07-16T13:41:00Z" w16du:dateUtc="2025-07-16T20:41:00Z">
        <w:r w:rsidR="00F06328" w:rsidDel="000B32FD">
          <w:rPr>
            <w:rFonts w:eastAsiaTheme="minorEastAsia"/>
            <w:lang w:val="en-CA"/>
          </w:rPr>
          <w:delText>)</w:delText>
        </w:r>
      </w:del>
      <w:del w:id="347" w:author="Jens Ulrich [2]" w:date="2025-07-16T13:45:00Z" w16du:dateUtc="2025-07-16T20:45:00Z">
        <w:r w:rsidR="00F06328" w:rsidDel="000B32FD">
          <w:rPr>
            <w:rFonts w:eastAsiaTheme="minorEastAsia"/>
            <w:lang w:val="en-CA"/>
          </w:rPr>
          <w:delText xml:space="preserve"> </w:delText>
        </w:r>
      </w:del>
      <w:r w:rsidR="00045780" w:rsidRPr="005E3E53">
        <w:rPr>
          <w:rFonts w:eastAsiaTheme="minorEastAsia"/>
          <w:lang w:val="en-CA"/>
        </w:rPr>
        <w:t xml:space="preserve">to an upper bound of a large finite value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oMath>
      <w:r w:rsidR="005A6DF3">
        <w:rPr>
          <w:rFonts w:eastAsiaTheme="minorEastAsia"/>
          <w:lang w:val="en-CA"/>
        </w:rPr>
        <w:t xml:space="preserve"> </w:t>
      </w:r>
      <w:bookmarkEnd w:id="319"/>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counts","type":"article-journal","volume":"60"},"uris":["http://www.mendeley.com/documents/?uuid=7733a4e8-89c1-4fff-9707-f21e202457d6"]},{"id":"ITEM-2","itemData":{"DOI":"10.1002/ece3.7142","abstract":"Climate change is expected to systematically alter the distribution and population dynamics of species around the world. The effects are expected to be particularly strong at high latitudes and elevations, and for ectothermic species with small ranges and limited movement potential, such as salamanders in the southern Appalachian Mountains. In this study, we sought to establish baseline abundance estimates for plethodontid salamanders (family: Plethodontidae) over an elevational gradient in Great Smoky Mountains National Park. In addition to generating these baseline data for multiple species, we describe methods for surveying salamanders that allow for meaningful comparisons over time by separating observation and ecological processes generating the data. We found that Plethodon jordani had a mid-elevation peak (1,500 m) in abundance and Desmognathus wrighti increased in abundance with elevation up to the highest areas of the park (2025 m), whereas Eurycea wilderae increased in abundance up to 1,600 m and then plateaued with increasing uncertainty. Litter depth, herbaceous ground cover, and proximity to stream were also important pre-dictors of abundance (dependent upon species), whereas daily temperature, precipitation , ground cover, and humidity influenced detection rates. Our data provide some of the first minimally biased information for future studies to assess changes in the abundance and distribution of salamanders in this region. Understanding abundance patterns along with detailed baseline distributions will be critical for comparisons with future surveys to understand the population and community-level effects of climate change on montane salamanders. K E Y W O R D S amphibian, climate change, Great Smoky Mountains National Park, N-mixture model, Plethodontidae","author":[{"dropping-particle":"","family":"Hocking","given":"D.","non-dropping-particle":"","parse-names":false,"suffix":""},{"dropping-particle":"","family":"Crawford","given":"J.","non-dropping-particle":"","parse-names":false,"suffix":""},{"dropping-particle":"","family":"Peterman","given":"W.","non-dropping-particle":"","parse-names":false,"suffix":""},{"dropping-particle":"","family":"Milanovich","given":"J.","non-dropping-particle":"","parse-names":false,"suffix":""},{"dropping-particle":"","family":"Joseph","given":"M.","non-dropping-particle":"","parse-names":false,"suffix":""}],"container-title":"1378 | Ecology and Evolution","id":"ITEM-2","issued":{"date-parts":[["2021"]]},"page":"1378-1391","title":"Abundance of montane salamanders over an elevational gradient","type":"article-journal","volume":"11"},"uris":["http://www.mendeley.com/documents/?uuid=761fd248-cb46-3502-961b-c382265a357e"]}],"mendeley":{"formattedCitation":"(Hocking et al., 2021; Royle, 2004)","manualFormatting":"(Royle 2004; Hocking et al. 2021)","plainTextFormattedCitation":"(Hocking et al., 2021; Royle, 2004)","previouslyFormattedCitation":"(Hocking et al., 2021; Royle, 2004)"},"properties":{"noteIndex":0},"schema":"https://github.com/citation-style-language/schema/raw/master/csl-citation.json"}</w:instrText>
      </w:r>
      <w:r w:rsidR="007E58AE">
        <w:rPr>
          <w:rFonts w:eastAsiaTheme="minorEastAsia"/>
          <w:lang w:val="en-CA"/>
        </w:rPr>
        <w:fldChar w:fldCharType="separate"/>
      </w:r>
      <w:r w:rsidR="00CA7A41" w:rsidRPr="00CA7A41">
        <w:rPr>
          <w:rFonts w:eastAsiaTheme="minorEastAsia"/>
          <w:noProof/>
          <w:lang w:val="en-CA"/>
        </w:rPr>
        <w:t>(Royle 2004; Hocking et al. 2021)</w:t>
      </w:r>
      <w:r w:rsidR="007E58AE">
        <w:rPr>
          <w:rFonts w:eastAsiaTheme="minorEastAsia"/>
          <w:lang w:val="en-CA"/>
        </w:rPr>
        <w:fldChar w:fldCharType="end"/>
      </w:r>
      <w:r w:rsidR="005E3E53" w:rsidRPr="005E3E53">
        <w:rPr>
          <w:rFonts w:eastAsiaTheme="minorEastAsia"/>
          <w:lang w:val="en-CA"/>
        </w:rPr>
        <w:t>.</w:t>
      </w:r>
      <w:r w:rsidR="005E3E53">
        <w:rPr>
          <w:rFonts w:eastAsiaTheme="minorEastAsia"/>
          <w:lang w:val="en-CA"/>
        </w:rPr>
        <w:t xml:space="preserve"> </w:t>
      </w:r>
      <m:oMath>
        <m:r>
          <w:rPr>
            <w:rFonts w:ascii="Cambria Math" w:eastAsiaTheme="minorEastAsia" w:hAnsi="Cambria Math"/>
            <w:lang w:val="en-CA"/>
          </w:rPr>
          <m:t>K</m:t>
        </m:r>
      </m:oMath>
      <w:r w:rsidR="00F279AA">
        <w:rPr>
          <w:rFonts w:eastAsiaTheme="minorEastAsia"/>
          <w:lang w:val="en-CA"/>
        </w:rPr>
        <w:t xml:space="preserve"> should be large enough that values of </w:t>
      </w:r>
      <m:oMath>
        <m:r>
          <w:rPr>
            <w:rFonts w:ascii="Cambria Math" w:eastAsiaTheme="minorEastAsia" w:hAnsi="Cambria Math"/>
            <w:lang w:val="en-CA"/>
          </w:rPr>
          <m:t>N</m:t>
        </m:r>
      </m:oMath>
      <w:r w:rsidR="005A6DF3">
        <w:rPr>
          <w:rFonts w:eastAsiaTheme="minorEastAsia"/>
          <w:lang w:val="en-CA"/>
        </w:rPr>
        <w:t xml:space="preserve"> </w:t>
      </w:r>
      <w:r w:rsidR="00F279AA">
        <w:rPr>
          <w:rFonts w:eastAsiaTheme="minorEastAsia"/>
          <w:lang w:val="en-CA"/>
        </w:rPr>
        <w:t xml:space="preserve">approaching </w:t>
      </w:r>
      <m:oMath>
        <m:r>
          <w:rPr>
            <w:rFonts w:ascii="Cambria Math" w:eastAsiaTheme="minorEastAsia" w:hAnsi="Cambria Math"/>
            <w:lang w:val="en-CA"/>
          </w:rPr>
          <m:t>K</m:t>
        </m:r>
      </m:oMath>
      <w:r w:rsidR="00F279AA">
        <w:rPr>
          <w:rFonts w:eastAsiaTheme="minorEastAsia"/>
          <w:lang w:val="en-CA"/>
        </w:rPr>
        <w:t xml:space="preserve"> do not</w:t>
      </w:r>
      <w:r w:rsidR="00DC4948">
        <w:rPr>
          <w:rFonts w:eastAsiaTheme="minorEastAsia"/>
          <w:lang w:val="en-CA"/>
        </w:rPr>
        <w:t xml:space="preserve"> significantly</w:t>
      </w:r>
      <w:r w:rsidR="00F279AA">
        <w:rPr>
          <w:rFonts w:eastAsiaTheme="minorEastAsia"/>
          <w:lang w:val="en-CA"/>
        </w:rPr>
        <w:t xml:space="preserve"> contribute to the likelihood </w:t>
      </w:r>
      <w:r w:rsidR="007E58AE">
        <w:rPr>
          <w:rFonts w:eastAsiaTheme="minorEastAsia"/>
          <w:lang w:val="en-CA"/>
        </w:rPr>
        <w:fldChar w:fldCharType="begin" w:fldLock="1"/>
      </w:r>
      <w:r w:rsidR="00AC4FC7">
        <w:rPr>
          <w:rFonts w:eastAsiaTheme="minorEastAsia"/>
          <w:lang w:val="en-CA"/>
        </w:rPr>
        <w:instrText>ADDIN CSL_CITATION {"citationItems":[{"id":"ITEM-1","itemData":{"DOI":"https://doi.org/10.1111/j.0006-341X.2004.00142.x","author":[{"dropping-particle":"","family":"Royle","given":"J. A.","non-dropping-particle":"","parse-names":false,"suffix":""}],"container-title":"Biometrics","id":"ITEM-1","issue":"1","issued":{"date-parts":[["2004"]]},"page":"108–115","title":"N-mixture models for estimating population size from spatially replicated counts","type":"article-journal","volume":"60"},"uris":["http://www.mendeley.com/documents/?uuid=7733a4e8-89c1-4fff-9707-f21e202457d6"]}],"mendeley":{"formattedCitation":"(Royle, 2004)","manualFormatting":"(Royle 2004)","plainTextFormattedCitation":"(Royle, 2004)","previouslyFormattedCitation":"(Royle, 2004)"},"properties":{"noteIndex":0},"schema":"https://github.com/citation-style-language/schema/raw/master/csl-citation.json"}</w:instrText>
      </w:r>
      <w:r w:rsidR="007E58AE">
        <w:rPr>
          <w:rFonts w:eastAsiaTheme="minorEastAsia"/>
          <w:lang w:val="en-CA"/>
        </w:rPr>
        <w:fldChar w:fldCharType="separate"/>
      </w:r>
      <w:r w:rsidR="007E58AE" w:rsidRPr="007E58AE">
        <w:rPr>
          <w:rFonts w:eastAsiaTheme="minorEastAsia"/>
          <w:noProof/>
          <w:lang w:val="en-CA"/>
        </w:rPr>
        <w:t>(Royle 2004)</w:t>
      </w:r>
      <w:r w:rsidR="007E58AE">
        <w:rPr>
          <w:rFonts w:eastAsiaTheme="minorEastAsia"/>
          <w:lang w:val="en-CA"/>
        </w:rPr>
        <w:fldChar w:fldCharType="end"/>
      </w:r>
      <w:r w:rsidR="00F279AA">
        <w:rPr>
          <w:rFonts w:eastAsiaTheme="minorEastAsia"/>
          <w:lang w:val="en-CA"/>
        </w:rPr>
        <w:t xml:space="preserve">. </w:t>
      </w:r>
      <w:moveFromRangeStart w:id="348" w:author="Jens Christian Ulrich" w:date="2025-09-10T15:43:00Z" w:name="move208411447"/>
      <w:moveFrom w:id="349" w:author="Jens Christian Ulrich" w:date="2025-09-10T15:43:00Z" w16du:dateUtc="2025-09-10T19:43:00Z">
        <w:r w:rsidR="00F279AA" w:rsidDel="00404948">
          <w:rPr>
            <w:rFonts w:eastAsiaTheme="minorEastAsia"/>
            <w:lang w:val="en-CA"/>
          </w:rPr>
          <w:t xml:space="preserve">We evaluated </w:t>
        </w:r>
        <w:r w:rsidR="00FE339C" w:rsidDel="00404948">
          <w:rPr>
            <w:rFonts w:eastAsiaTheme="minorEastAsia"/>
            <w:lang w:val="en-CA"/>
          </w:rPr>
          <w:t xml:space="preserve">the </w:t>
        </w:r>
        <w:r w:rsidR="00F279AA" w:rsidDel="00404948">
          <w:rPr>
            <w:rFonts w:eastAsiaTheme="minorEastAsia"/>
            <w:lang w:val="en-CA"/>
          </w:rPr>
          <w:t>sensitivity</w:t>
        </w:r>
        <w:r w:rsidR="00FE339C" w:rsidDel="00404948">
          <w:rPr>
            <w:rFonts w:eastAsiaTheme="minorEastAsia"/>
            <w:lang w:val="en-CA"/>
          </w:rPr>
          <w:t xml:space="preserve"> of </w:t>
        </w:r>
        <w:r w:rsidR="00717D57" w:rsidDel="00404948">
          <w:rPr>
            <w:rFonts w:eastAsiaTheme="minorEastAsia"/>
            <w:lang w:val="en-CA"/>
          </w:rPr>
          <w:t>our estimates</w:t>
        </w:r>
        <w:r w:rsidR="00F279AA" w:rsidDel="00404948">
          <w:rPr>
            <w:rFonts w:eastAsiaTheme="minorEastAsia"/>
            <w:lang w:val="en-CA"/>
          </w:rPr>
          <w:t xml:space="preserve"> to the choice of </w:t>
        </w:r>
        <m:oMath>
          <m:r>
            <w:rPr>
              <w:rFonts w:ascii="Cambria Math" w:eastAsiaTheme="minorEastAsia" w:hAnsi="Cambria Math"/>
              <w:lang w:val="en-CA"/>
            </w:rPr>
            <m:t>K</m:t>
          </m:r>
        </m:oMath>
        <w:moveFrom w:id="350" w:author="Jens Christian Ulrich" w:date="2025-09-10T15:43:00Z" w16du:dateUtc="2025-09-10T19:43:00Z">
          <w:r w:rsidR="00F279AA" w:rsidDel="00404948">
            <w:rPr>
              <w:rFonts w:eastAsiaTheme="minorEastAsia"/>
              <w:lang w:val="en-CA"/>
            </w:rPr>
            <w:t xml:space="preserve"> to ensure that stable results </w:t>
          </w:r>
          <w:r w:rsidR="00854B16" w:rsidDel="00404948">
            <w:rPr>
              <w:rFonts w:eastAsiaTheme="minorEastAsia"/>
              <w:lang w:val="en-CA"/>
            </w:rPr>
            <w:t>were</w:t>
          </w:r>
          <w:r w:rsidR="00F279AA" w:rsidDel="00404948">
            <w:rPr>
              <w:rFonts w:eastAsiaTheme="minorEastAsia"/>
              <w:lang w:val="en-CA"/>
            </w:rPr>
            <w:t xml:space="preserve"> obtained</w:t>
          </w:r>
          <w:r w:rsidR="00E91760" w:rsidDel="00404948">
            <w:rPr>
              <w:rFonts w:eastAsiaTheme="minorEastAsia"/>
              <w:lang w:val="en-CA"/>
            </w:rPr>
            <w:t xml:space="preserve"> </w:t>
          </w:r>
          <w:r w:rsidR="00E91760" w:rsidDel="00404948">
            <w:rPr>
              <w:rFonts w:eastAsiaTheme="minorEastAsia"/>
              <w:lang w:val="en-CA"/>
            </w:rPr>
            <w:fldChar w:fldCharType="begin" w:fldLock="1"/>
          </w:r>
          <w:r w:rsidR="00AC4FC7" w:rsidDel="00404948">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E91760" w:rsidDel="00404948">
            <w:rPr>
              <w:rFonts w:eastAsiaTheme="minorEastAsia"/>
              <w:lang w:val="en-CA"/>
            </w:rPr>
            <w:fldChar w:fldCharType="separate"/>
          </w:r>
          <w:r w:rsidR="00E91760" w:rsidRPr="00E91760" w:rsidDel="00404948">
            <w:rPr>
              <w:rFonts w:eastAsiaTheme="minorEastAsia"/>
              <w:noProof/>
              <w:lang w:val="en-CA"/>
            </w:rPr>
            <w:t>(Kery 2017)</w:t>
          </w:r>
          <w:r w:rsidR="00E91760" w:rsidDel="00404948">
            <w:rPr>
              <w:rFonts w:eastAsiaTheme="minorEastAsia"/>
              <w:lang w:val="en-CA"/>
            </w:rPr>
            <w:fldChar w:fldCharType="end"/>
          </w:r>
          <w:r w:rsidR="00F279AA" w:rsidDel="00404948">
            <w:rPr>
              <w:rFonts w:eastAsiaTheme="minorEastAsia"/>
              <w:lang w:val="en-CA"/>
            </w:rPr>
            <w:t xml:space="preserve">. </w:t>
          </w:r>
        </w:moveFrom>
        <w:moveFromRangeEnd w:id="348"/>
        <w:r w:rsidR="00F279AA">
          <w:rPr>
            <w:rFonts w:eastAsiaTheme="minorEastAsia"/>
            <w:lang w:val="en-CA"/>
          </w:rPr>
          <w:t>For the field study</w:t>
        </w:r>
        <w:r w:rsidR="00D8323A">
          <w:rPr>
            <w:rFonts w:eastAsiaTheme="minorEastAsia"/>
            <w:lang w:val="en-CA"/>
          </w:rPr>
          <w:t>,</w:t>
        </w:r>
        <w:r w:rsidR="00F279AA">
          <w:rPr>
            <w:rFonts w:eastAsiaTheme="minorEastAsia"/>
            <w:lang w:val="en-CA"/>
          </w:rPr>
          <w:t xml:space="preserve"> we us</w:t>
        </w:r>
        <w:r w:rsidR="00D8323A">
          <w:rPr>
            <w:rFonts w:eastAsiaTheme="minorEastAsia"/>
            <w:lang w:val="en-CA"/>
          </w:rPr>
          <w:t>ed</w:t>
        </w:r>
        <w:r w:rsidR="00F279AA">
          <w:rPr>
            <w:rFonts w:eastAsiaTheme="minorEastAsia"/>
            <w:lang w:val="en-CA"/>
          </w:rPr>
          <w:t xml:space="preserve"> a value of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r>
            <w:del w:id="351" w:author="Jens Ulrich [2]" w:date="2025-07-16T13:42:00Z" w16du:dateUtc="2025-07-16T20:42:00Z">
              <m:rPr>
                <m:sty m:val="p"/>
              </m:rPr>
              <w:rPr>
                <w:rFonts w:ascii="Cambria Math" w:hAnsi="Cambria Math" w:cs="Times New Roman"/>
                <w:lang w:val="en-CA"/>
              </w:rPr>
              <m:t>max</m:t>
            </w:del>
          </m:r>
          <m:d>
            <m:dPr>
              <m:ctrlPr>
                <w:del w:id="352" w:author="Jens Ulrich [2]" w:date="2025-07-16T13:42:00Z" w16du:dateUtc="2025-07-16T20:42:00Z">
                  <w:rPr>
                    <w:rFonts w:ascii="Cambria Math" w:hAnsi="Cambria Math" w:cs="Times New Roman"/>
                    <w:i/>
                    <w:lang w:val="en-CA"/>
                  </w:rPr>
                </w:del>
              </m:ctrlPr>
            </m:dPr>
            <m:e>
              <m:sSub>
                <m:sSubPr>
                  <m:ctrlPr>
                    <w:del w:id="353" w:author="Jens Ulrich [2]" w:date="2025-07-16T13:42:00Z" w16du:dateUtc="2025-07-16T20:42:00Z">
                      <w:rPr>
                        <w:rFonts w:ascii="Cambria Math" w:hAnsi="Cambria Math" w:cs="Times New Roman"/>
                        <w:i/>
                        <w:lang w:val="en-CA"/>
                      </w:rPr>
                    </w:del>
                  </m:ctrlPr>
                </m:sSubPr>
                <m:e>
                  <m:r>
                    <w:del w:id="354" w:author="Jens Ulrich [2]" w:date="2025-07-16T13:42:00Z" w16du:dateUtc="2025-07-16T20:42:00Z">
                      <w:rPr>
                        <w:rFonts w:ascii="Cambria Math" w:hAnsi="Cambria Math" w:cs="Times New Roman"/>
                        <w:lang w:val="en-CA"/>
                      </w:rPr>
                      <m:t>y</m:t>
                    </w:del>
                  </m:r>
                </m:e>
                <m:sub>
                  <m:r>
                    <w:del w:id="355" w:author="Jens Ulrich [2]" w:date="2025-07-16T13:42:00Z" w16du:dateUtc="2025-07-16T20:42:00Z">
                      <w:rPr>
                        <w:rFonts w:ascii="Cambria Math" w:hAnsi="Cambria Math" w:cs="Times New Roman"/>
                        <w:lang w:val="en-CA"/>
                      </w:rPr>
                      <m:t>i,1:3</m:t>
                    </w:del>
                  </m:r>
                </m:sub>
              </m:sSub>
            </m:e>
          </m:d>
          <m:r>
            <w:ins w:id="356" w:author="Jens Ulrich [2]" w:date="2025-07-16T13:42:00Z" w16du:dateUtc="2025-07-16T20:42:00Z">
              <m:rPr>
                <m:sty m:val="p"/>
              </m:rPr>
              <w:rPr>
                <w:rFonts w:ascii="Cambria Math" w:hAnsi="Cambria Math" w:cs="Times New Roman"/>
                <w:lang w:val="en-CA"/>
              </w:rPr>
              <m:t xml:space="preserve">largest observed count </m:t>
            </w:ins>
          </m:r>
          <m:r>
            <w:rPr>
              <w:rFonts w:ascii="Cambria Math" w:hAnsi="Cambria Math" w:cs="Times New Roman"/>
              <w:lang w:val="en-CA"/>
            </w:rPr>
            <m:t>+5) ×12</m:t>
          </m:r>
        </m:oMath>
        <w:r w:rsidR="00CA7A41">
          <w:rPr>
            <w:rFonts w:eastAsiaTheme="minorEastAsia"/>
            <w:lang w:val="en-CA"/>
          </w:rPr>
          <w:t xml:space="preserve">. </w:t>
        </w:r>
        <w:r w:rsidR="00E91760" w:rsidRPr="005E3E53">
          <w:rPr>
            <w:rFonts w:eastAsiaTheme="minorEastAsia"/>
            <w:lang w:val="en-CA"/>
          </w:rPr>
          <w:t xml:space="preserve">Our model </w:t>
        </w:r>
        <w:r w:rsidR="007E58AE">
          <w:rPr>
            <w:rFonts w:eastAsiaTheme="minorEastAsia"/>
            <w:lang w:val="en-CA"/>
          </w:rPr>
          <w:t xml:space="preserve">estimation </w:t>
        </w:r>
        <w:r w:rsidR="00E91760" w:rsidRPr="005E3E53">
          <w:rPr>
            <w:rFonts w:eastAsiaTheme="minorEastAsia"/>
            <w:lang w:val="en-CA"/>
          </w:rPr>
          <w:t xml:space="preserve">proceeds by </w:t>
        </w:r>
        <w:r w:rsidR="00E91760" w:rsidRPr="005E3E53">
          <w:rPr>
            <w:rFonts w:eastAsiaTheme="minorEastAsia"/>
            <w:lang w:val="en-CA"/>
          </w:rPr>
          <w:lastRenderedPageBreak/>
          <w:t xml:space="preserve">proposing new values for </w:t>
        </w:r>
        <w:r w:rsidR="00E91760">
          <w:rPr>
            <w:rFonts w:eastAsiaTheme="minorEastAsia"/>
            <w:lang w:val="en-CA"/>
          </w:rPr>
          <w:t xml:space="preserve">the abundance </w:t>
        </w:r>
        <w:r w:rsidR="00CA7A41">
          <w:rPr>
            <w:rFonts w:eastAsiaTheme="minorEastAsia"/>
            <w:lang w:val="en-CA"/>
          </w:rPr>
          <w:t xml:space="preserve">and </w:t>
        </w:r>
        <w:r w:rsidR="00E91760">
          <w:rPr>
            <w:rFonts w:eastAsiaTheme="minorEastAsia"/>
            <w:lang w:val="en-CA"/>
          </w:rPr>
          <w:t>detection parameter</w:t>
        </w:r>
        <w:r w:rsidR="00CA7A41">
          <w:rPr>
            <w:rFonts w:eastAsiaTheme="minorEastAsia"/>
            <w:lang w:val="en-CA"/>
          </w:rPr>
          <w:t xml:space="preserve">s </w:t>
        </w:r>
        <w:r w:rsidR="00E91760">
          <w:rPr>
            <w:rFonts w:eastAsiaTheme="minorEastAsia"/>
            <w:lang w:val="en-CA"/>
          </w:rPr>
          <w:t xml:space="preserve">and then </w:t>
        </w:r>
        <w:r w:rsidR="00E91760" w:rsidRPr="005E3E53">
          <w:rPr>
            <w:rFonts w:eastAsiaTheme="minorEastAsia"/>
            <w:lang w:val="en-CA"/>
          </w:rPr>
          <w:t xml:space="preserve">evaluating whether the likelihood of the data </w:t>
        </w:r>
        <w:r w:rsidR="00E91760">
          <w:rPr>
            <w:rFonts w:eastAsiaTheme="minorEastAsia"/>
            <w:lang w:val="en-CA"/>
          </w:rPr>
          <w:t xml:space="preserve">across all possible values of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91760">
          <w:rPr>
            <w:rFonts w:eastAsiaTheme="minorEastAsia"/>
            <w:lang w:val="en-CA"/>
          </w:rPr>
          <w:t xml:space="preserve"> </w:t>
        </w:r>
        <w:r w:rsidR="00E91760" w:rsidRPr="005E3E53">
          <w:rPr>
            <w:rFonts w:eastAsiaTheme="minorEastAsia"/>
            <w:lang w:val="en-CA"/>
          </w:rPr>
          <w:t>improve</w:t>
        </w:r>
        <w:r w:rsidR="00F06328">
          <w:rPr>
            <w:rFonts w:eastAsiaTheme="minorEastAsia"/>
            <w:lang w:val="en-CA"/>
          </w:rPr>
          <w:t>s</w:t>
        </w:r>
        <w:r w:rsidR="00E91760">
          <w:rPr>
            <w:rFonts w:eastAsiaTheme="minorEastAsia"/>
            <w:lang w:val="en-CA"/>
          </w:rPr>
          <w:t>.</w:t>
        </w:r>
        <w:ins w:id="357" w:author="Jens Christian Ulrich" w:date="2025-09-10T15:40:00Z" w16du:dateUtc="2025-09-10T19:40:00Z">
          <w:r w:rsidR="00404948">
            <w:rPr>
              <w:rFonts w:eastAsiaTheme="minorEastAsia"/>
              <w:lang w:val="en-CA"/>
            </w:rPr>
            <w:t xml:space="preserve"> </w:t>
          </w:r>
        </w:ins>
        <w:bookmarkStart w:id="358" w:name="_Hlk208411768"/>
        <w:ins w:id="359" w:author="Jens Christian Ulrich" w:date="2025-09-10T15:42:00Z" w16du:dateUtc="2025-09-10T19:42:00Z">
          <w:r w:rsidR="00404948">
            <w:rPr>
              <w:rFonts w:eastAsiaTheme="minorEastAsia"/>
              <w:lang w:val="en-CA"/>
            </w:rPr>
            <w:t>O</w:t>
          </w:r>
        </w:ins>
        <w:ins w:id="360" w:author="Jens Christian Ulrich" w:date="2025-09-10T15:40:00Z" w16du:dateUtc="2025-09-10T19:40:00Z">
          <w:r w:rsidR="00404948">
            <w:rPr>
              <w:rFonts w:eastAsiaTheme="minorEastAsia"/>
              <w:lang w:val="en-CA"/>
            </w:rPr>
            <w:t>ther programs</w:t>
          </w:r>
        </w:ins>
        <w:ins w:id="361" w:author="Jens Christian Ulrich" w:date="2025-09-10T15:41:00Z" w16du:dateUtc="2025-09-10T19:41:00Z">
          <w:r w:rsidR="00404948">
            <w:rPr>
              <w:rFonts w:eastAsiaTheme="minorEastAsia"/>
              <w:lang w:val="en-CA"/>
            </w:rPr>
            <w:t xml:space="preserve"> employ</w:t>
          </w:r>
        </w:ins>
        <w:ins w:id="362" w:author="Jens Christian Ulrich" w:date="2025-09-10T15:40:00Z" w16du:dateUtc="2025-09-10T19:40:00Z">
          <w:r w:rsidR="00404948">
            <w:rPr>
              <w:rFonts w:eastAsiaTheme="minorEastAsia"/>
              <w:lang w:val="en-CA"/>
            </w:rPr>
            <w:t xml:space="preserve"> default</w:t>
          </w:r>
        </w:ins>
        <w:ins w:id="363" w:author="Jens Christian Ulrich" w:date="2025-09-10T15:41:00Z" w16du:dateUtc="2025-09-10T19:41:00Z">
          <w:r w:rsidR="00404948">
            <w:rPr>
              <w:rFonts w:eastAsiaTheme="minorEastAsia"/>
              <w:lang w:val="en-CA"/>
            </w:rPr>
            <w:t xml:space="preserve"> values of the maximum possible abundance</w:t>
          </w:r>
        </w:ins>
        <w:ins w:id="364" w:author="Jens Christian Ulrich" w:date="2025-09-10T15:42:00Z" w16du:dateUtc="2025-09-10T19:42:00Z">
          <w:r w:rsidR="00404948">
            <w:rPr>
              <w:rFonts w:eastAsiaTheme="minorEastAsia"/>
              <w:lang w:val="en-CA"/>
            </w:rPr>
            <w:t>, e.g.,</w:t>
          </w:r>
        </w:ins>
        <w:ins w:id="365" w:author="Jens Christian Ulrich" w:date="2025-09-10T15:41:00Z" w16du:dateUtc="2025-09-10T19:41:00Z">
          <w:r w:rsidR="00404948">
            <w:rPr>
              <w:rFonts w:eastAsiaTheme="minorEastAsia"/>
              <w:lang w:val="en-CA"/>
            </w:rPr>
            <w:t xml:space="preserve"> </w:t>
          </w:r>
        </w:ins>
        <m:oMath>
          <m:sSub>
            <m:sSubPr>
              <m:ctrlPr>
                <w:ins w:id="366" w:author="Jens Christian Ulrich" w:date="2025-09-10T15:40:00Z" w16du:dateUtc="2025-09-10T19:40:00Z">
                  <w:rPr>
                    <w:rFonts w:ascii="Cambria Math" w:hAnsi="Cambria Math" w:cs="Times New Roman"/>
                    <w:i/>
                    <w:lang w:val="en-CA"/>
                  </w:rPr>
                </w:ins>
              </m:ctrlPr>
            </m:sSubPr>
            <m:e>
              <m:r>
                <w:ins w:id="367" w:author="Jens Christian Ulrich" w:date="2025-09-10T15:40:00Z" w16du:dateUtc="2025-09-10T19:40:00Z">
                  <w:rPr>
                    <w:rFonts w:ascii="Cambria Math" w:hAnsi="Cambria Math" w:cs="Times New Roman"/>
                    <w:lang w:val="en-CA"/>
                  </w:rPr>
                  <m:t>K</m:t>
                </w:ins>
              </m:r>
            </m:e>
            <m:sub>
              <m:r>
                <w:ins w:id="368" w:author="Jens Christian Ulrich" w:date="2025-09-10T15:40:00Z" w16du:dateUtc="2025-09-10T19:40:00Z">
                  <w:rPr>
                    <w:rFonts w:ascii="Cambria Math" w:hAnsi="Cambria Math" w:cs="Times New Roman"/>
                    <w:lang w:val="en-CA"/>
                  </w:rPr>
                  <m:t>i</m:t>
                </w:ins>
              </m:r>
            </m:sub>
          </m:sSub>
          <m:r>
            <w:ins w:id="369" w:author="Jens Christian Ulrich" w:date="2025-09-10T15:40:00Z" w16du:dateUtc="2025-09-10T19:40:00Z">
              <w:rPr>
                <w:rFonts w:ascii="Cambria Math" w:eastAsiaTheme="minorEastAsia" w:hAnsi="Cambria Math"/>
                <w:lang w:val="en-CA"/>
              </w:rPr>
              <m:t>=</m:t>
            </w:ins>
          </m:r>
          <m:d>
            <m:dPr>
              <m:ctrlPr>
                <w:ins w:id="370" w:author="Jens Christian Ulrich" w:date="2025-09-10T15:40:00Z" w16du:dateUtc="2025-09-10T19:40:00Z">
                  <w:rPr>
                    <w:rFonts w:ascii="Cambria Math" w:eastAsiaTheme="minorEastAsia" w:hAnsi="Cambria Math"/>
                    <w:i/>
                    <w:lang w:val="en-CA"/>
                  </w:rPr>
                </w:ins>
              </m:ctrlPr>
            </m:dPr>
            <m:e>
              <m:r>
                <w:ins w:id="371" w:author="Jens Christian Ulrich" w:date="2025-09-10T15:40:00Z" w16du:dateUtc="2025-09-10T19:40:00Z">
                  <m:rPr>
                    <m:sty m:val="p"/>
                  </m:rPr>
                  <w:rPr>
                    <w:rFonts w:ascii="Cambria Math" w:hAnsi="Cambria Math" w:cs="Times New Roman"/>
                    <w:lang w:val="en-CA"/>
                  </w:rPr>
                  <m:t>largest observed count</m:t>
                </w:ins>
              </m:r>
              <m:ctrlPr>
                <w:ins w:id="372" w:author="Jens Christian Ulrich" w:date="2025-09-10T15:40:00Z" w16du:dateUtc="2025-09-10T19:40:00Z">
                  <w:rPr>
                    <w:rFonts w:ascii="Cambria Math" w:hAnsi="Cambria Math" w:cs="Times New Roman"/>
                    <w:lang w:val="en-CA"/>
                  </w:rPr>
                </w:ins>
              </m:ctrlPr>
            </m:e>
          </m:d>
          <m:r>
            <w:ins w:id="373" w:author="Jens Christian Ulrich" w:date="2025-09-10T15:42:00Z" w16du:dateUtc="2025-09-10T19:42:00Z">
              <w:rPr>
                <w:rFonts w:ascii="Cambria Math" w:hAnsi="Cambria Math" w:cs="Times New Roman"/>
                <w:lang w:val="en-CA"/>
              </w:rPr>
              <m:t>+100</m:t>
            </w:ins>
          </m:r>
        </m:oMath>
        <w:ins w:id="374" w:author="Jens Christian Ulrich" w:date="2025-09-10T15:42:00Z" w16du:dateUtc="2025-09-10T19:42:00Z">
          <w:r w:rsidR="00404948">
            <w:rPr>
              <w:rFonts w:eastAsiaTheme="minorEastAsia"/>
              <w:lang w:val="en-CA"/>
            </w:rPr>
            <w:t xml:space="preserve"> for the popular R program unmarked </w:t>
          </w:r>
        </w:ins>
        <w:ins w:id="375" w:author="Jens Christian Ulrich" w:date="2025-09-10T15:43:00Z" w16du:dateUtc="2025-09-10T19:43:00Z">
          <w:r w:rsidR="00404948">
            <w:rPr>
              <w:rFonts w:eastAsiaTheme="minorEastAsia"/>
              <w:lang w:val="en-CA"/>
            </w:rPr>
            <w:fldChar w:fldCharType="begin" w:fldLock="1"/>
          </w:r>
        </w:ins>
        <w:r w:rsidR="00B452D1">
          <w:rPr>
            <w:rFonts w:eastAsiaTheme="minorEastAsia"/>
            <w:lang w:val="en-CA"/>
          </w:rPr>
          <w:instrText>ADDIN CSL_CITATION {"citationItems":[{"id":"ITEM-1","itemData":{"DOI":"10.18637/JSS.V043.I10","ISSN":"1548-7660","abstract":"Ecological research uses data collection techniques that are prone to substantial and unique types of measurement error to address scientific questions about species abundance and distribution. These data collection schemes include a number of survey methods in which unmarked individuals are counted, or determined to be present, at spatially- referenced sites. Examples include site occupancy sampling, repeated counts, distance sampling, removal sampling, and double observer sampling. To appropriately analyze these data, hierarchical models have been developed to separately model explanatory variables of both a latent abundance or occurrence process and a conditional detection process. Because these models have a straightforward interpretation paralleling mechanisms under which the data arose, they have recently gained immense popularity. The common hierarchical structure of these models is well-suited for a unified modeling interface. The R package unmarked provides such a unified modeling framework, including tools for data exploration, model fitting, model criticism, post-hoc analysis, and model comparison.","author":[{"dropping-particle":"","family":"Fiske","given":"Ian J.","non-dropping-particle":"","parse-names":false,"suffix":""},{"dropping-particle":"","family":"Chandler","given":"Richard B.","non-dropping-particle":"","parse-names":false,"suffix":""}],"container-title":"Journal of Statistical Software","id":"ITEM-1","issue":"10","issued":{"date-parts":[["2011","8","24"]]},"page":"1-23","publisher":"American Statistical Association","title":"unmarked: An R Package for Fitting Hierarchical Models of Wildlife Occurrence and Abundance","type":"article-journal","volume":"43"},"uris":["http://www.mendeley.com/documents/?uuid=32c6dea3-1b55-3ee6-ab01-f45671ceaeae"]}],"mendeley":{"formattedCitation":"(Fiske &amp; Chandler, 2011)","plainTextFormattedCitation":"(Fiske &amp; Chandler, 2011)","previouslyFormattedCitation":"(Fiske &amp; Chandler, 2011)"},"properties":{"noteIndex":0},"schema":"https://github.com/citation-style-language/schema/raw/master/csl-citation.json"}</w:instrText>
        </w:r>
        <w:r w:rsidR="00404948">
          <w:rPr>
            <w:rFonts w:eastAsiaTheme="minorEastAsia"/>
            <w:lang w:val="en-CA"/>
          </w:rPr>
          <w:fldChar w:fldCharType="separate"/>
        </w:r>
        <w:r w:rsidR="00404948" w:rsidRPr="00404948">
          <w:rPr>
            <w:rFonts w:eastAsiaTheme="minorEastAsia"/>
            <w:noProof/>
            <w:lang w:val="en-CA"/>
          </w:rPr>
          <w:t>(Fiske &amp; Chandler, 2011)</w:t>
        </w:r>
        <w:ins w:id="376" w:author="Jens Christian Ulrich" w:date="2025-09-10T15:43:00Z" w16du:dateUtc="2025-09-10T19:43:00Z">
          <w:r w:rsidR="00404948">
            <w:rPr>
              <w:rFonts w:eastAsiaTheme="minorEastAsia"/>
              <w:lang w:val="en-CA"/>
            </w:rPr>
            <w:fldChar w:fldCharType="end"/>
          </w:r>
        </w:ins>
        <w:ins w:id="377" w:author="Jens Christian Ulrich" w:date="2025-09-10T15:42:00Z" w16du:dateUtc="2025-09-10T19:42:00Z">
          <w:r w:rsidR="00404948">
            <w:rPr>
              <w:rFonts w:eastAsiaTheme="minorEastAsia"/>
              <w:lang w:val="en-CA"/>
            </w:rPr>
            <w:t xml:space="preserve">. </w:t>
          </w:r>
        </w:ins>
        <w:ins w:id="378" w:author="Jens Christian Ulrich" w:date="2025-09-10T15:43:00Z" w16du:dateUtc="2025-09-10T19:43:00Z">
          <w:r w:rsidR="00404948">
            <w:rPr>
              <w:rFonts w:eastAsiaTheme="minorEastAsia"/>
              <w:lang w:val="en-CA"/>
            </w:rPr>
            <w:t xml:space="preserve">Using custom </w:t>
          </w:r>
        </w:ins>
        <w:ins w:id="379" w:author="Jens Christian Ulrich" w:date="2025-09-10T15:44:00Z" w16du:dateUtc="2025-09-10T19:44:00Z">
          <w:r w:rsidR="00404948">
            <w:rPr>
              <w:rFonts w:eastAsiaTheme="minorEastAsia"/>
              <w:lang w:val="en-CA"/>
            </w:rPr>
            <w:t xml:space="preserve">models, we were able to increase </w:t>
          </w:r>
        </w:ins>
        <m:oMath>
          <m:r>
            <w:ins w:id="380" w:author="Jens Christian Ulrich" w:date="2025-09-10T15:44:00Z" w16du:dateUtc="2025-09-10T19:44:00Z">
              <w:rPr>
                <w:rFonts w:ascii="Cambria Math" w:eastAsiaTheme="minorEastAsia" w:hAnsi="Cambria Math"/>
                <w:lang w:val="en-CA"/>
              </w:rPr>
              <m:t>K</m:t>
            </w:ins>
          </m:r>
        </m:oMath>
        <w:ins w:id="381" w:author="Jens Christian Ulrich" w:date="2025-09-10T15:44:00Z" w16du:dateUtc="2025-09-10T19:44:00Z">
          <w:r w:rsidR="00404948">
            <w:rPr>
              <w:rFonts w:eastAsiaTheme="minorEastAsia"/>
              <w:lang w:val="en-CA"/>
            </w:rPr>
            <w:t xml:space="preserve"> to higher limits, which allowed us to </w:t>
          </w:r>
        </w:ins>
        <w:moveToRangeStart w:id="382" w:author="Jens Christian Ulrich" w:date="2025-09-10T15:43:00Z" w:name="move208411447"/>
        <w:moveTo w:id="383" w:author="Jens Christian Ulrich" w:date="2025-09-10T15:43:00Z" w16du:dateUtc="2025-09-10T19:43:00Z">
          <w:del w:id="384" w:author="Jens Christian Ulrich" w:date="2025-09-10T15:44:00Z" w16du:dateUtc="2025-09-10T19:44:00Z">
            <w:r w:rsidR="00404948" w:rsidDel="00404948">
              <w:rPr>
                <w:rFonts w:eastAsiaTheme="minorEastAsia"/>
                <w:lang w:val="en-CA"/>
              </w:rPr>
              <w:delText xml:space="preserve">We </w:delText>
            </w:r>
          </w:del>
          <w:r w:rsidR="00404948">
            <w:rPr>
              <w:rFonts w:eastAsiaTheme="minorEastAsia"/>
              <w:lang w:val="en-CA"/>
            </w:rPr>
            <w:t>evaluate</w:t>
          </w:r>
          <w:del w:id="385" w:author="Jens Christian Ulrich" w:date="2025-09-10T15:44:00Z" w16du:dateUtc="2025-09-10T19:44:00Z">
            <w:r w:rsidR="00404948" w:rsidDel="00404948">
              <w:rPr>
                <w:rFonts w:eastAsiaTheme="minorEastAsia"/>
                <w:lang w:val="en-CA"/>
              </w:rPr>
              <w:delText>d</w:delText>
            </w:r>
          </w:del>
          <w:r w:rsidR="00404948">
            <w:rPr>
              <w:rFonts w:eastAsiaTheme="minorEastAsia"/>
              <w:lang w:val="en-CA"/>
            </w:rPr>
            <w:t xml:space="preserve"> the sensitivity of our estimates to the choice of </w:t>
          </w:r>
          <m:oMath>
            <m:r>
              <w:rPr>
                <w:rFonts w:ascii="Cambria Math" w:eastAsiaTheme="minorEastAsia" w:hAnsi="Cambria Math"/>
                <w:lang w:val="en-CA"/>
              </w:rPr>
              <m:t>K</m:t>
            </m:r>
          </m:oMath>
          <w:moveTo w:id="386" w:author="Jens Christian Ulrich" w:date="2025-09-10T15:43:00Z" w16du:dateUtc="2025-09-10T19:43:00Z">
            <w:r w:rsidR="00404948">
              <w:rPr>
                <w:rFonts w:eastAsiaTheme="minorEastAsia"/>
                <w:lang w:val="en-CA"/>
              </w:rPr>
              <w:t xml:space="preserve"> to ensure that stable results were obtained </w:t>
            </w:r>
            <w:r w:rsidR="00404948">
              <w:rPr>
                <w:rFonts w:eastAsiaTheme="minorEastAsia"/>
                <w:lang w:val="en-CA"/>
              </w:rPr>
              <w:fldChar w:fldCharType="begin" w:fldLock="1"/>
            </w:r>
            <w:r w:rsidR="00404948">
              <w:rPr>
                <w:rFonts w:eastAsiaTheme="minorEastAsia"/>
                <w:lang w:val="en-CA"/>
              </w:rPr>
              <w:instrText>ADDIN CSL_CITATION {"citationItems":[{"id":"ITEM-1","itemData":{"DOI":"10.1002/ecy.2093","abstract":"Binomial N-mixture models have proven very useful in ecology, conservation, and monitoring: they allow estimation and modeling of abundance separately from detection probability using simple counts. Recently, doubts about parameter identifiability have been voiced. I conducted a large-scale screening test with 137 bird data sets from 2,037 sites. I found virtually no identifiability problems for Poisson and zero-inflated Poisson (ZIP) binomial N-mixture models, but negative-binomial (NB) models had problems in 25% of all data sets. The corresponding multinomial N-mixture models had no problems. Parameter estimates under Poisson and ZIP binomial and multinomial N-mixture models were extremely similar. Identifi-ability problems became a little more frequent with smaller sample sizes (267 and 50 sites), but were unaffected by whether the models did or did not include covariates. Hence, binomial N-mixture model parameters with Poisson and ZIP mixtures typically appeared identifiable. In contrast, NB mixtures were often unidentifiable, which is worrying since these were often selected by Akaike's information criterion. Identifiability of binomial N-mixture models should always be checked. If problems are found, simpler models, integrated models that combine different observation models or the use of external information via informative priors or penalized likelihoods, may help.","author":[{"dropping-particle":"","family":"Kery","given":"M.","non-dropping-particle":"","parse-names":false,"suffix":""}],"id":"ITEM-1","issued":{"date-parts":[["2017"]]},"title":"Identifiability in N-mixture models: a large-scale screening test with bird data","type":"article-journal"},"uris":["http://www.mendeley.com/documents/?uuid=efc48167-0837-3fa9-8d8a-2666701cadc8"]}],"mendeley":{"formattedCitation":"(Kery, 2017)","manualFormatting":"(Kery 2017)","plainTextFormattedCitation":"(Kery, 2017)","previouslyFormattedCitation":"(Kery, 2017)"},"properties":{"noteIndex":0},"schema":"https://github.com/citation-style-language/schema/raw/master/csl-citation.json"}</w:instrText>
            </w:r>
            <w:r w:rsidR="00404948">
              <w:rPr>
                <w:rFonts w:eastAsiaTheme="minorEastAsia"/>
                <w:lang w:val="en-CA"/>
              </w:rPr>
              <w:fldChar w:fldCharType="separate"/>
            </w:r>
            <w:r w:rsidR="00404948" w:rsidRPr="00E91760">
              <w:rPr>
                <w:rFonts w:eastAsiaTheme="minorEastAsia"/>
                <w:noProof/>
                <w:lang w:val="en-CA"/>
              </w:rPr>
              <w:t>(Kery 2017)</w:t>
            </w:r>
            <w:r w:rsidR="00404948">
              <w:rPr>
                <w:rFonts w:eastAsiaTheme="minorEastAsia"/>
                <w:lang w:val="en-CA"/>
              </w:rPr>
              <w:fldChar w:fldCharType="end"/>
            </w:r>
            <w:r w:rsidR="00404948">
              <w:rPr>
                <w:rFonts w:eastAsiaTheme="minorEastAsia"/>
                <w:lang w:val="en-CA"/>
              </w:rPr>
              <w:t>.</w:t>
            </w:r>
          </w:moveTo>
          <w:bookmarkEnd w:id="358"/>
          <w:moveToRangeEnd w:id="382"/>
        </w:moveTo>
      </w:moveFrom>
    </w:p>
    <w:p w14:paraId="09A369E6" w14:textId="0EFF129E" w:rsidR="00290B44" w:rsidRPr="00C576D8" w:rsidDel="00404948" w:rsidRDefault="00290B44" w:rsidP="00C55257">
      <w:pPr>
        <w:spacing w:line="480" w:lineRule="auto"/>
        <w:rPr>
          <w:del w:id="387" w:author="Jens Christian Ulrich" w:date="2025-09-10T15:45:00Z" w16du:dateUtc="2025-09-10T19:45:00Z"/>
          <w:rFonts w:cs="Times New Roman"/>
          <w:lang w:val="en-CA"/>
        </w:rPr>
      </w:pPr>
    </w:p>
    <w:p w14:paraId="7A492CE3" w14:textId="392314EB" w:rsidR="00640157" w:rsidRDefault="00B53C04" w:rsidP="00640157">
      <w:pPr>
        <w:spacing w:line="480" w:lineRule="auto"/>
        <w:ind w:firstLine="720"/>
        <w:rPr>
          <w:rFonts w:eastAsiaTheme="minorEastAsia"/>
          <w:lang w:val="en-CA"/>
        </w:rPr>
      </w:pPr>
      <w:r w:rsidRPr="005E3E53">
        <w:rPr>
          <w:lang w:val="en-CA"/>
        </w:rPr>
        <w:t xml:space="preserve">Finally, for the </w:t>
      </w:r>
      <w:proofErr w:type="spellStart"/>
      <w:r w:rsidRPr="005E3E53">
        <w:rPr>
          <w:lang w:val="en-CA"/>
        </w:rPr>
        <w:t>multimix</w:t>
      </w:r>
      <w:proofErr w:type="spellEnd"/>
      <w:r w:rsidR="00263137">
        <w:rPr>
          <w:lang w:val="en-CA"/>
        </w:rPr>
        <w:t xml:space="preserve"> approach</w:t>
      </w:r>
      <w:r w:rsidRPr="005E3E53">
        <w:rPr>
          <w:lang w:val="en-CA"/>
        </w:rPr>
        <w:t>, we specified a</w:t>
      </w:r>
      <w:r w:rsidR="00E37768">
        <w:rPr>
          <w:lang w:val="en-CA"/>
        </w:rPr>
        <w:t xml:space="preserve"> three-level</w:t>
      </w:r>
      <w:r w:rsidRPr="005E3E53">
        <w:rPr>
          <w:lang w:val="en-CA"/>
        </w:rPr>
        <w:t xml:space="preserve"> model </w:t>
      </w:r>
      <w:r w:rsidR="00E37768">
        <w:rPr>
          <w:lang w:val="en-CA"/>
        </w:rPr>
        <w:t>with a multinomial observation process</w:t>
      </w:r>
      <w:r w:rsidR="009A50F5">
        <w:rPr>
          <w:lang w:val="en-CA"/>
        </w:rPr>
        <w:t xml:space="preserve"> for detection histories</w:t>
      </w:r>
      <w:r w:rsidR="002877E4">
        <w:rPr>
          <w:lang w:val="en-CA"/>
        </w:rPr>
        <w:t xml:space="preserve"> </w:t>
      </w:r>
      <w:r w:rsidR="002877E4">
        <w:rPr>
          <w:lang w:val="en-CA"/>
        </w:rPr>
        <w:fldChar w:fldCharType="begin" w:fldLock="1"/>
      </w:r>
      <w:r w:rsidR="00AC4FC7">
        <w:rPr>
          <w:lang w:val="en-CA"/>
        </w:rPr>
        <w:instrText>ADDIN CSL_CITATION {"citationItems":[{"id":"ITEM-1","itemData":{"DOI":"10.1111/j.1365-2656.2009.01632.x","abstract":"1. Population assessment in changing environments is challenging because factors governing abundance may also affect detectability and thus bias observed counts. We describe a hierarchical modelling framework for estimating abundance corrected for detectability in metapopulation designs, where observations of 'individuals' (e.g. territories) are replicated in space and time. We consider two classes of models; first, we regard the data as independent binomial counts and model abundance and detectability based on a product-binomial likelihood. Secondly, we use the more complex detection-non-detection data for each territory to form encounter history frequencies, and analyse the resulting multinomial/Poisson hierarchical model. Importantly, we extend both models to directly estimate population trends over multiple years. Our models correct for any time trends in detectability when assessing population trends in abundance. 2. We illustrate both models for a farmland and a woodland bird species, skylark Alauda arvensis and willow tit Parus montanus, by applying them to Swiss BBS data, where 268 1 km 2 quadrats were surveyed two to three times during 1999-2003. We fit binomial and multinomial mixture models where log(abundance) depended on year, elevation, forest cover and transect route length, and logit(detection) on year, season and search effort. 3. Parameter estimates were very similar between models with confidence intervals overlapping for most parameters. Trend estimates were similar for skylark ()0.074 ± 0.041 vs.)0.047 ± 0.019) and willow tit (0.044 ± 0.046 vs. 0.047 ± 0.018). As expected, the multinomial model gave more precise estimates, but also yielded lower abundance estimates for the skylark. This may be due to effects of territory misclassification (lumping error), which do not affect the binomial model. 4. Both models appear useful for estimating abundance and population trends free from distortions by detectability in metapopulation designs with temporally replicated observations. The ability to obtain estimates of abundance and population trends that are unbiased with respect to any time trends in detectability ought to be a strong motivation for the collection of replicate observation data.","author":[{"dropping-particle":"","family":"Kery","given":"M.","non-dropping-particle":"","parse-names":false,"suffix":""},{"dropping-particle":"","family":"Royle","given":"J. A.","non-dropping-particle":"","parse-names":false,"suffix":""}],"container-title":"Journal of Animal Ecology","id":"ITEM-1","issued":{"date-parts":[["2010"]]},"page":"453-461","title":"Hierarchical modelling and estimation of abundance and population trends in metapopulation designs","type":"article-journal","volume":"79"},"uris":["http://www.mendeley.com/documents/?uuid=ec62e80e-35bb-364c-b95c-54fbc364d2a2"]}],"mendeley":{"formattedCitation":"(Kery &amp; Royle, 2010)","manualFormatting":"(Kery and Royle 2010)","plainTextFormattedCitation":"(Kery &amp; Royle, 2010)","previouslyFormattedCitation":"(Kery &amp; Royle, 2010)"},"properties":{"noteIndex":0},"schema":"https://github.com/citation-style-language/schema/raw/master/csl-citation.json"}</w:instrText>
      </w:r>
      <w:r w:rsidR="002877E4">
        <w:rPr>
          <w:lang w:val="en-CA"/>
        </w:rPr>
        <w:fldChar w:fldCharType="separate"/>
      </w:r>
      <w:r w:rsidR="004142EE" w:rsidRPr="004142EE">
        <w:rPr>
          <w:noProof/>
          <w:lang w:val="en-CA"/>
        </w:rPr>
        <w:t>(Kery and Royle 2010)</w:t>
      </w:r>
      <w:r w:rsidR="002877E4">
        <w:rPr>
          <w:lang w:val="en-CA"/>
        </w:rPr>
        <w:fldChar w:fldCharType="end"/>
      </w:r>
      <w:r w:rsidR="00E37768">
        <w:rPr>
          <w:lang w:val="en-CA"/>
        </w:rPr>
        <w:t>.</w:t>
      </w:r>
      <w:r w:rsidR="009A50F5">
        <w:rPr>
          <w:lang w:val="en-CA"/>
        </w:rPr>
        <w:t xml:space="preserve"> </w:t>
      </w:r>
      <w:r w:rsidR="007F4AB9">
        <w:rPr>
          <w:lang w:val="en-CA"/>
        </w:rPr>
        <w:t>W</w:t>
      </w:r>
      <w:r w:rsidR="009A50F5">
        <w:rPr>
          <w:lang w:val="en-CA"/>
        </w:rPr>
        <w:t xml:space="preserve">here 0 represents non-detection and 1 represents detection, </w:t>
      </w:r>
      <w:r w:rsidR="009A50F5">
        <w:rPr>
          <w:rFonts w:eastAsiaTheme="minorEastAsia"/>
          <w:lang w:val="en-CA"/>
        </w:rPr>
        <w:t xml:space="preserve">the possible observable detection histories for </w:t>
      </w:r>
      <w:r w:rsidR="007F4AB9">
        <w:rPr>
          <w:rFonts w:eastAsiaTheme="minorEastAsia"/>
          <w:lang w:val="en-CA"/>
        </w:rPr>
        <w:t>three repeat surveys</w:t>
      </w:r>
      <w:r w:rsidR="009A50F5">
        <w:rPr>
          <w:rFonts w:eastAsiaTheme="minorEastAsia"/>
          <w:lang w:val="en-CA"/>
        </w:rPr>
        <w:t xml:space="preserve"> </w:t>
      </w:r>
      <w:r w:rsidR="007F4AB9">
        <w:rPr>
          <w:rFonts w:eastAsiaTheme="minorEastAsia"/>
          <w:lang w:val="en-CA"/>
        </w:rPr>
        <w:t>a</w:t>
      </w:r>
      <w:r w:rsidR="009A50F5">
        <w:rPr>
          <w:rFonts w:eastAsiaTheme="minorEastAsia"/>
          <w:lang w:val="en-CA"/>
        </w:rPr>
        <w:t>re: 111, 110, 101, 100, 011, 010, and 001</w:t>
      </w:r>
      <w:r w:rsidR="007F4AB9">
        <w:rPr>
          <w:rFonts w:eastAsiaTheme="minorEastAsia"/>
          <w:lang w:val="en-CA"/>
        </w:rPr>
        <w:t xml:space="preserve">. </w:t>
      </w:r>
      <w:bookmarkStart w:id="388" w:name="_Hlk203566159"/>
      <w:r w:rsidR="005A6DF3">
        <w:rPr>
          <w:rFonts w:eastAsiaTheme="minorEastAsia"/>
          <w:lang w:val="en-CA"/>
        </w:rPr>
        <w:t>T</w:t>
      </w:r>
      <w:r w:rsidR="007F4AB9">
        <w:rPr>
          <w:rFonts w:eastAsiaTheme="minorEastAsia"/>
          <w:lang w:val="en-CA"/>
        </w:rPr>
        <w:t xml:space="preserve">he eighth possible history, </w:t>
      </w:r>
      <w:r w:rsidR="005A6DF3">
        <w:rPr>
          <w:rFonts w:eastAsiaTheme="minorEastAsia"/>
          <w:lang w:val="en-CA"/>
        </w:rPr>
        <w:t xml:space="preserve">000, </w:t>
      </w:r>
      <w:del w:id="389" w:author="Jens Ulrich [2]" w:date="2025-07-16T13:48:00Z" w16du:dateUtc="2025-07-16T20:48:00Z">
        <w:r w:rsidR="007F4AB9" w:rsidDel="000B32FD">
          <w:rPr>
            <w:rFonts w:eastAsiaTheme="minorEastAsia"/>
            <w:lang w:val="en-CA"/>
          </w:rPr>
          <w:delText xml:space="preserve">is not </w:delText>
        </w:r>
      </w:del>
      <w:ins w:id="390" w:author="Jens Ulrich [2]" w:date="2025-07-16T13:48:00Z" w16du:dateUtc="2025-07-16T20:48:00Z">
        <w:r w:rsidR="000B32FD">
          <w:rPr>
            <w:rFonts w:eastAsiaTheme="minorEastAsia"/>
            <w:lang w:val="en-CA"/>
          </w:rPr>
          <w:t xml:space="preserve">represents unobserved </w:t>
        </w:r>
      </w:ins>
      <w:del w:id="391" w:author="Jens Ulrich [2]" w:date="2025-07-16T13:48:00Z" w16du:dateUtc="2025-07-16T20:48:00Z">
        <w:r w:rsidR="007F4AB9" w:rsidDel="000B32FD">
          <w:rPr>
            <w:rFonts w:eastAsiaTheme="minorEastAsia"/>
            <w:lang w:val="en-CA"/>
          </w:rPr>
          <w:delText>observable</w:delText>
        </w:r>
        <w:r w:rsidR="00DC4948" w:rsidDel="000B32FD">
          <w:rPr>
            <w:rFonts w:eastAsiaTheme="minorEastAsia"/>
            <w:lang w:val="en-CA"/>
          </w:rPr>
          <w:delText xml:space="preserve"> </w:delText>
        </w:r>
      </w:del>
      <w:ins w:id="392" w:author="Jens Ulrich [2]" w:date="2025-07-16T13:48:00Z" w16du:dateUtc="2025-07-16T20:48:00Z">
        <w:r w:rsidR="000B32FD">
          <w:rPr>
            <w:rFonts w:eastAsiaTheme="minorEastAsia"/>
            <w:lang w:val="en-CA"/>
          </w:rPr>
          <w:t xml:space="preserve">individuals </w:t>
        </w:r>
      </w:ins>
      <w:bookmarkEnd w:id="388"/>
      <w:r w:rsidR="002877E4">
        <w:rPr>
          <w:rFonts w:eastAsiaTheme="minorEastAsia"/>
          <w:lang w:val="en-CA"/>
        </w:rPr>
        <w:fldChar w:fldCharType="begin" w:fldLock="1"/>
      </w:r>
      <w:r w:rsidR="00AC4FC7">
        <w:rPr>
          <w:rFonts w:eastAsiaTheme="minorEastAsia"/>
          <w:lang w:val="en-CA"/>
        </w:rPr>
        <w:instrText>ADDIN CSL_CITATION {"citationItems":[{"id":"ITEM-1","itemData":{"DOI":"10.1890/06-0912.1","abstract":"Many estimation and inference problems arising from large-scale animal surveys are focused on developing an understanding of patterns in abundance or occurrence of a species based on spatially referenced count data. One fundamental challenge, then, is that it is generally not feasible to completely enumerate (''census'') all individuals present in each sample unit. This observation bias may consist of several components, including spatial coverage bias (not all individuals in the population are exposed to sampling) and detection bias (exposed individuals may go undetected). Thus, observations are biased for the state variable (abundance, occupancy) that is the object of inference. Moreover, data are often sparse for most observation locations, requiring consideration of methods for spatially aggregating or otherwise combining sparse data among sample units. The development of methods that unify spatial statistical models with models accommodating non-detection is necessary to resolve important spatial inference problems based on animal survey data. In this paper, we develop a novel hierarchical spatial model for estimation of abundance and occurrence from survey data wherein detection is imperfect. Our application is focused on spatial inference problems in the Swiss Survey of Common Breeding Birds. The observation model for the survey data is specified conditional on the unknown quadrat population size, N(s). We augment the observation model with a spatial process model for N(s), describing the spatial variation in abundance of the species. The model includes explicit sources of variation in habitat structure (forest, elevation) and latent variation in the form of a correlated spatial process. This provides a model-based framework for combining the spatially referenced samples while at the same time yielding a unified treatment of estimation problems involving both abundance and occurrence. We provide a Bayesian framework for analysis and prediction based on the integrated likelihood, and we use the model to obtain estimates of abundance and occurrence maps for the European Jay (Garrulus glandarius), a widespread, elusive, forest bird. The naive national abundance estimate ignoring imperfect detection and incomplete quadrat coverage was 77 766 territories. Accounting for imperfect detection added approximately 18 000 territories, and adjusting for coverage bias added another 131 000 territories to yield a fully corrected estimate of the national total …","author":[{"dropping-particle":"","family":"Royle","given":"J. A.","non-dropping-particle":"","parse-names":false,"suffix":""},{"dropping-particle":"","family":"Kéry","given":"M.","non-dropping-particle":"","parse-names":false,"suffix":""},{"dropping-particle":"","family":"Gautier","given":"R.","non-dropping-particle":"","parse-names":false,"suffix":""},{"dropping-particle":"","family":"Schmid","given":"H.","non-dropping-particle":"","parse-names":false,"suffix":""}],"container-title":"Ecological Monographs","id":"ITEM-1","issue":"3","issued":{"date-parts":[["2007"]]},"page":"465-481","title":"Hierarchical spatial models of abundance and occurrence from imperfect survey data","type":"article-journal","volume":"77"},"uris":["http://www.mendeley.com/documents/?uuid=d01c9f32-72b6-36d5-bb93-854d9ee68d10"]}],"mendeley":{"formattedCitation":"(Royle et al., 2007)","manualFormatting":"(Royle et al. 2007)","plainTextFormattedCitation":"(Royle et al., 2007)","previouslyFormattedCitation":"(Royle et al., 2007)"},"properties":{"noteIndex":0},"schema":"https://github.com/citation-style-language/schema/raw/master/csl-citation.json"}</w:instrText>
      </w:r>
      <w:r w:rsidR="002877E4">
        <w:rPr>
          <w:rFonts w:eastAsiaTheme="minorEastAsia"/>
          <w:lang w:val="en-CA"/>
        </w:rPr>
        <w:fldChar w:fldCharType="separate"/>
      </w:r>
      <w:r w:rsidR="00EE319C" w:rsidRPr="00EE319C">
        <w:rPr>
          <w:rFonts w:eastAsiaTheme="minorEastAsia"/>
          <w:noProof/>
          <w:lang w:val="en-CA"/>
        </w:rPr>
        <w:t>(Royle et al. 2007)</w:t>
      </w:r>
      <w:r w:rsidR="002877E4">
        <w:rPr>
          <w:rFonts w:eastAsiaTheme="minorEastAsia"/>
          <w:lang w:val="en-CA"/>
        </w:rPr>
        <w:fldChar w:fldCharType="end"/>
      </w:r>
      <w:r w:rsidR="009A50F5">
        <w:rPr>
          <w:rFonts w:eastAsiaTheme="minorEastAsia"/>
          <w:lang w:val="en-CA"/>
        </w:rPr>
        <w:t xml:space="preserve">. </w:t>
      </w:r>
      <w:r w:rsidR="009A50F5">
        <w:rPr>
          <w:lang w:val="en-CA"/>
        </w:rPr>
        <w:t xml:space="preserve">The outcome variable </w:t>
      </w: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oMath>
      <w:r w:rsidR="00D17430">
        <w:rPr>
          <w:rFonts w:eastAsiaTheme="minorEastAsia"/>
          <w:lang w:val="en-CA"/>
        </w:rPr>
        <w:t xml:space="preserve"> was defined as a vector with each element representing the number of individuals in </w:t>
      </w:r>
      <w:r w:rsidR="007E58AE">
        <w:rPr>
          <w:rFonts w:eastAsiaTheme="minorEastAsia"/>
          <w:lang w:val="en-CA"/>
        </w:rPr>
        <w:t>each</w:t>
      </w:r>
      <w:r w:rsidR="00D17430">
        <w:rPr>
          <w:rFonts w:eastAsiaTheme="minorEastAsia"/>
          <w:lang w:val="en-CA"/>
        </w:rPr>
        <w:t xml:space="preserve"> of the seven </w:t>
      </w:r>
      <w:r w:rsidR="00DC4948">
        <w:rPr>
          <w:rFonts w:eastAsiaTheme="minorEastAsia"/>
          <w:lang w:val="en-CA"/>
        </w:rPr>
        <w:t xml:space="preserve">observable </w:t>
      </w:r>
      <w:r w:rsidR="00D17430">
        <w:rPr>
          <w:rFonts w:eastAsiaTheme="minorEastAsia"/>
          <w:lang w:val="en-CA"/>
        </w:rPr>
        <w:t>detection history categories</w:t>
      </w:r>
      <w:r w:rsidR="00D0162F">
        <w:rPr>
          <w:rFonts w:eastAsiaTheme="minorEastAsia"/>
          <w:lang w:val="en-CA"/>
        </w:rPr>
        <w:t xml:space="preserve"> (Figure 1)</w:t>
      </w:r>
      <w:r w:rsidR="009A50F5">
        <w:rPr>
          <w:rFonts w:eastAsiaTheme="minorEastAsia"/>
          <w:lang w:val="en-CA"/>
        </w:rPr>
        <w:t xml:space="preserve">. </w:t>
      </w:r>
      <w:r w:rsidR="00D17430">
        <w:rPr>
          <w:rFonts w:eastAsiaTheme="minorEastAsia"/>
          <w:lang w:val="en-CA"/>
        </w:rPr>
        <w:t>The likelihood of the observed detection histories is specified as the outcome of a multinomial trial with some number of individuals observed one or more times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17430">
        <w:rPr>
          <w:rFonts w:eastAsiaTheme="minorEastAsia"/>
          <w:lang w:val="en-CA"/>
        </w:rPr>
        <w:t>)</w:t>
      </w:r>
      <w:r w:rsidR="00673AE0">
        <w:rPr>
          <w:rFonts w:eastAsiaTheme="minorEastAsia"/>
          <w:lang w:val="en-CA"/>
        </w:rPr>
        <w:t xml:space="preserve">, </w:t>
      </w:r>
      <w:r w:rsidR="005A6DF3">
        <w:rPr>
          <w:rFonts w:eastAsiaTheme="minorEastAsia"/>
          <w:lang w:val="en-CA"/>
        </w:rPr>
        <w:t>with</w:t>
      </w:r>
      <w:r w:rsidR="00D17430">
        <w:rPr>
          <w:rFonts w:eastAsiaTheme="minorEastAsia"/>
          <w:lang w:val="en-CA"/>
        </w:rPr>
        <w:t xml:space="preserve"> a vector of probabilities for each observable histor</w:t>
      </w:r>
      <w:r w:rsidR="005A6DF3">
        <w:rPr>
          <w:rFonts w:eastAsiaTheme="minorEastAsia"/>
          <w:lang w:val="en-CA"/>
        </w:rPr>
        <w:t>y</w:t>
      </w:r>
      <w:r w:rsidR="00D17430">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oMath>
      <w:r w:rsidR="00D17430">
        <w:rPr>
          <w:rFonts w:eastAsiaTheme="minorEastAsia"/>
          <w:lang w:val="en-CA"/>
        </w:rPr>
        <w:t xml:space="preserve">) (Equation </w:t>
      </w:r>
      <w:r w:rsidR="00E3505D">
        <w:rPr>
          <w:rFonts w:eastAsiaTheme="minorEastAsia"/>
          <w:lang w:val="en-CA"/>
        </w:rPr>
        <w:t>6</w:t>
      </w:r>
      <w:r w:rsidR="00D17430">
        <w:rPr>
          <w:rFonts w:eastAsiaTheme="minorEastAsia"/>
          <w:lang w:val="en-CA"/>
        </w:rPr>
        <w:t>). To estimate the remaining number of individuals at the site, we treated the</w:t>
      </w:r>
      <w:r w:rsidR="006F70FD">
        <w:rPr>
          <w:rFonts w:eastAsiaTheme="minorEastAsia"/>
          <w:lang w:val="en-CA"/>
        </w:rPr>
        <w:t xml:space="preserve"> number of observed individuals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xml:space="preserve">) </w:t>
      </w:r>
      <w:r w:rsidR="00263137">
        <w:rPr>
          <w:rFonts w:eastAsiaTheme="minorEastAsia"/>
          <w:lang w:val="en-CA"/>
        </w:rPr>
        <w:t>as</w:t>
      </w:r>
      <w:r w:rsidR="006F70FD">
        <w:rPr>
          <w:rFonts w:eastAsiaTheme="minorEastAsia"/>
          <w:lang w:val="en-CA"/>
        </w:rPr>
        <w:t xml:space="preserve"> the outcome of a binomial trial </w:t>
      </w:r>
      <w:r w:rsidR="005A6DF3">
        <w:rPr>
          <w:rFonts w:eastAsiaTheme="minorEastAsia"/>
          <w:lang w:val="en-CA"/>
        </w:rPr>
        <w:t xml:space="preserve">that </w:t>
      </w:r>
      <w:r w:rsidR="006F70FD">
        <w:rPr>
          <w:rFonts w:eastAsiaTheme="minorEastAsia"/>
          <w:lang w:val="en-CA"/>
        </w:rPr>
        <w:t>depend</w:t>
      </w:r>
      <w:r w:rsidR="005A6DF3">
        <w:rPr>
          <w:rFonts w:eastAsiaTheme="minorEastAsia"/>
          <w:lang w:val="en-CA"/>
        </w:rPr>
        <w:t>s</w:t>
      </w:r>
      <w:r w:rsidR="006F70FD">
        <w:rPr>
          <w:rFonts w:eastAsiaTheme="minorEastAsia"/>
          <w:lang w:val="en-CA"/>
        </w:rPr>
        <w:t xml:space="preserve"> on the size of the total population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6F70FD">
        <w:rPr>
          <w:rFonts w:eastAsiaTheme="minorEastAsia"/>
          <w:lang w:val="en-CA"/>
        </w:rPr>
        <w:t>) and the probability of not being observed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oMath>
      <w:r w:rsidR="006F70FD">
        <w:rPr>
          <w:rFonts w:eastAsiaTheme="minorEastAsia"/>
          <w:lang w:val="en-CA"/>
        </w:rPr>
        <w:t>, i.e., probability of a detection history of 000)</w:t>
      </w:r>
      <w:r w:rsidR="00E3505D">
        <w:rPr>
          <w:rFonts w:eastAsiaTheme="minorEastAsia"/>
          <w:lang w:val="en-CA"/>
        </w:rPr>
        <w:t xml:space="preserve"> (Equation 7)</w:t>
      </w:r>
      <w:r w:rsidR="00640157">
        <w:rPr>
          <w:rFonts w:eastAsiaTheme="minorEastAsia"/>
          <w:lang w:val="en-CA"/>
        </w:rPr>
        <w:t>:</w:t>
      </w:r>
    </w:p>
    <w:p w14:paraId="7038E1EB" w14:textId="77777777" w:rsidR="00640157" w:rsidRPr="00EF13F8"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y</m:t>
            </m:r>
          </m:e>
          <m:sub>
            <m:r>
              <w:rPr>
                <w:rFonts w:ascii="Cambria Math" w:hAnsi="Cambria Math" w:cs="Times New Roman"/>
                <w:lang w:val="en-CA"/>
              </w:rPr>
              <m:t>i</m:t>
            </m:r>
          </m:sub>
        </m:sSub>
        <m:r>
          <w:rPr>
            <w:rFonts w:ascii="Cambria Math" w:hAnsi="Cambria Math" w:cs="Times New Roman"/>
            <w:lang w:val="en-CA"/>
          </w:rPr>
          <m:t xml:space="preserve"> ~ multinomial(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c</m:t>
            </m:r>
          </m:sup>
        </m:sSubSup>
        <m:r>
          <w:rPr>
            <w:rFonts w:ascii="Cambria Math" w:hAnsi="Cambria Math" w:cs="Times New Roman"/>
            <w:lang w:val="en-CA"/>
          </w:rPr>
          <m:t>)</m:t>
        </m:r>
      </m:oMath>
      <w:r w:rsidR="00640157" w:rsidRPr="005E3E53">
        <w:rPr>
          <w:rFonts w:eastAsiaTheme="minorEastAsia" w:cs="Times New Roman"/>
          <w:lang w:val="en-CA"/>
        </w:rPr>
        <w:t>;</w:t>
      </w:r>
    </w:p>
    <w:p w14:paraId="24E7EB41" w14:textId="08CBB406" w:rsidR="00640157" w:rsidRPr="00640157" w:rsidRDefault="00000000" w:rsidP="00640157">
      <w:pPr>
        <w:pStyle w:val="ListParagraph"/>
        <w:numPr>
          <w:ilvl w:val="0"/>
          <w:numId w:val="1"/>
        </w:numPr>
        <w:spacing w:line="480" w:lineRule="auto"/>
        <w:rPr>
          <w:rFonts w:cs="Times New Roman"/>
          <w:lang w:val="en-CA"/>
        </w:rPr>
      </w:pP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 1-</m:t>
        </m:r>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0</m:t>
            </m:r>
          </m:sup>
        </m:sSubSup>
        <m:r>
          <w:rPr>
            <w:rFonts w:ascii="Cambria Math" w:hAnsi="Cambria Math" w:cs="Times New Roman"/>
            <w:lang w:val="en-CA"/>
          </w:rPr>
          <m:t>)</m:t>
        </m:r>
      </m:oMath>
      <w:r w:rsidR="00640157" w:rsidRPr="005E3E53">
        <w:rPr>
          <w:rFonts w:eastAsiaTheme="minorEastAsia" w:cs="Times New Roman"/>
          <w:lang w:val="en-CA"/>
        </w:rPr>
        <w:t>;</w:t>
      </w:r>
    </w:p>
    <w:p w14:paraId="12378084" w14:textId="55F87421" w:rsidR="00E37768" w:rsidRDefault="006F70FD" w:rsidP="00640157">
      <w:pPr>
        <w:spacing w:line="480" w:lineRule="auto"/>
        <w:rPr>
          <w:lang w:val="en-CA"/>
        </w:rPr>
      </w:pPr>
      <w:r>
        <w:rPr>
          <w:rFonts w:eastAsiaTheme="minorEastAsia"/>
          <w:lang w:val="en-CA"/>
        </w:rPr>
        <w:t xml:space="preserve">As with the </w:t>
      </w:r>
      <w:proofErr w:type="spellStart"/>
      <w:r>
        <w:rPr>
          <w:rFonts w:eastAsiaTheme="minorEastAsia"/>
          <w:lang w:val="en-CA"/>
        </w:rPr>
        <w:t>binmix</w:t>
      </w:r>
      <w:proofErr w:type="spellEnd"/>
      <w:r>
        <w:rPr>
          <w:rFonts w:eastAsiaTheme="minorEastAsia"/>
          <w:lang w:val="en-CA"/>
        </w:rPr>
        <w:t xml:space="preserve"> model, the population size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Pr>
          <w:rFonts w:eastAsiaTheme="minorEastAsia"/>
          <w:lang w:val="en-CA"/>
        </w:rPr>
        <w:t xml:space="preserve"> was modelled as the outcome of a negative binomial distribution </w:t>
      </w:r>
      <w:r w:rsidR="00E3505D">
        <w:rPr>
          <w:rFonts w:eastAsiaTheme="minorEastAsia"/>
          <w:lang w:val="en-CA"/>
        </w:rPr>
        <w:t xml:space="preserve">(Equation 3) </w:t>
      </w:r>
      <w:r>
        <w:rPr>
          <w:rFonts w:eastAsiaTheme="minorEastAsia"/>
          <w:lang w:val="en-CA"/>
        </w:rPr>
        <w:t>with a dispersion term and a linear predictor for the mean</w:t>
      </w:r>
      <w:r w:rsidR="00DC4948">
        <w:rPr>
          <w:rFonts w:eastAsiaTheme="minorEastAsia"/>
          <w:lang w:val="en-CA"/>
        </w:rPr>
        <w:t xml:space="preserve"> </w:t>
      </w:r>
      <w:r>
        <w:rPr>
          <w:rFonts w:eastAsiaTheme="minorEastAsia"/>
          <w:lang w:val="en-CA"/>
        </w:rPr>
        <w:t xml:space="preserve">(Equation 2). </w:t>
      </w:r>
      <w:r w:rsidR="005A6DF3">
        <w:rPr>
          <w:rFonts w:eastAsiaTheme="minorEastAsia"/>
          <w:lang w:val="en-CA"/>
        </w:rPr>
        <w:t xml:space="preserve">We bounded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5A6DF3">
        <w:rPr>
          <w:rFonts w:eastAsiaTheme="minorEastAsia"/>
          <w:lang w:val="en-CA"/>
        </w:rPr>
        <w:t xml:space="preserve"> within the range </w:t>
      </w:r>
      <m:oMath>
        <m:sSub>
          <m:sSubPr>
            <m:ctrlPr>
              <w:rPr>
                <w:rFonts w:ascii="Cambria Math" w:hAnsi="Cambria Math" w:cs="Times New Roman"/>
                <w:i/>
                <w:lang w:val="en-CA"/>
              </w:rPr>
            </m:ctrlPr>
          </m:sSubPr>
          <m:e>
            <m:r>
              <w:rPr>
                <w:rFonts w:ascii="Cambria Math" w:hAnsi="Cambria Math" w:cs="Times New Roman"/>
                <w:lang w:val="en-CA"/>
              </w:rPr>
              <m:t>K</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w:rPr>
            <w:rFonts w:ascii="Cambria Math" w:hAnsi="Cambria Math" w:cs="Times New Roman"/>
            <w:lang w:val="en-CA"/>
          </w:rPr>
          <m:t>+5) ×12)</m:t>
        </m:r>
      </m:oMath>
      <w:r w:rsidR="00D8323A">
        <w:rPr>
          <w:rFonts w:eastAsiaTheme="minorEastAsia"/>
          <w:lang w:val="en-CA"/>
        </w:rPr>
        <w:t xml:space="preserve">. </w:t>
      </w:r>
      <w:r w:rsidR="004850AE">
        <w:rPr>
          <w:rFonts w:eastAsiaTheme="minorEastAsia"/>
          <w:lang w:val="en-CA"/>
        </w:rPr>
        <w:t>Heterogeneity in</w:t>
      </w:r>
      <w:r w:rsidR="00FD762D">
        <w:rPr>
          <w:rFonts w:eastAsiaTheme="minorEastAsia"/>
          <w:lang w:val="en-CA"/>
        </w:rPr>
        <w:t xml:space="preserve"> the</w:t>
      </w:r>
      <w:r w:rsidR="004850AE">
        <w:rPr>
          <w:rFonts w:eastAsiaTheme="minorEastAsia"/>
          <w:lang w:val="en-CA"/>
        </w:rPr>
        <w:t xml:space="preserve"> detection </w:t>
      </w:r>
      <w:r w:rsidR="004850AE">
        <w:rPr>
          <w:rFonts w:eastAsiaTheme="minorEastAsia"/>
          <w:lang w:val="en-CA"/>
        </w:rPr>
        <w:lastRenderedPageBreak/>
        <w:t xml:space="preserve">rate was modelled using a linear predictor </w:t>
      </w:r>
      <w:r w:rsidR="00ED5BFC">
        <w:rPr>
          <w:rFonts w:eastAsiaTheme="minorEastAsia"/>
          <w:lang w:val="en-CA"/>
        </w:rPr>
        <w:t>for</w:t>
      </w:r>
      <w:r>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(Equation 5), but where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Pr>
          <w:rFonts w:eastAsiaTheme="minorEastAsia"/>
          <w:lang w:val="en-CA"/>
        </w:rPr>
        <w:t xml:space="preserve"> is estimated by defining its relation to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1:8</m:t>
            </m:r>
          </m:sup>
        </m:sSubSup>
      </m:oMath>
      <w:r>
        <w:rPr>
          <w:rFonts w:eastAsiaTheme="minorEastAsia"/>
          <w:lang w:val="en-CA"/>
        </w:rPr>
        <w:t xml:space="preserve">. For example, where probability of detection history 111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1</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D96E43">
        <w:rPr>
          <w:rFonts w:eastAsiaTheme="minorEastAsia"/>
          <w:lang w:val="en-CA"/>
        </w:rPr>
        <w:t>, or</w:t>
      </w:r>
      <w:r>
        <w:rPr>
          <w:rFonts w:eastAsiaTheme="minorEastAsia"/>
          <w:lang w:val="en-CA"/>
        </w:rPr>
        <w:t xml:space="preserve"> probability of detection history 110 </w:t>
      </w:r>
      <w:r w:rsidR="00D96E43">
        <w:rPr>
          <w:rFonts w:eastAsiaTheme="minorEastAsia"/>
          <w:lang w:val="en-CA"/>
        </w:rPr>
        <w:t>is</w:t>
      </w:r>
      <w:r>
        <w:rPr>
          <w:rFonts w:eastAsiaTheme="minorEastAsia"/>
          <w:lang w:val="en-CA"/>
        </w:rPr>
        <w:t xml:space="preserve"> </w:t>
      </w:r>
      <m:oMath>
        <m:sSubSup>
          <m:sSubSupPr>
            <m:ctrlPr>
              <w:rPr>
                <w:rFonts w:ascii="Cambria Math" w:hAnsi="Cambria Math" w:cs="Times New Roman"/>
                <w:i/>
                <w:lang w:val="en-CA"/>
              </w:rPr>
            </m:ctrlPr>
          </m:sSubSupPr>
          <m:e>
            <m:r>
              <w:rPr>
                <w:rFonts w:ascii="Cambria Math" w:hAnsi="Cambria Math" w:cs="Times New Roman"/>
                <w:lang w:val="en-CA"/>
              </w:rPr>
              <m:t>π</m:t>
            </m:r>
          </m:e>
          <m:sub>
            <m:r>
              <w:rPr>
                <w:rFonts w:ascii="Cambria Math" w:hAnsi="Cambria Math" w:cs="Times New Roman"/>
                <w:lang w:val="en-CA"/>
              </w:rPr>
              <m:t>i</m:t>
            </m:r>
          </m:sub>
          <m:sup>
            <m:r>
              <w:rPr>
                <w:rFonts w:ascii="Cambria Math" w:hAnsi="Cambria Math" w:cs="Times New Roman"/>
                <w:lang w:val="en-CA"/>
              </w:rPr>
              <m:t>2</m:t>
            </m:r>
          </m:sup>
        </m:sSubSup>
        <m: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eastAsiaTheme="minorEastAsia" w:hAnsi="Cambria Math"/>
            <w:lang w:val="en-CA"/>
          </w:rPr>
          <m:t>×(1-</m:t>
        </m:r>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r>
          <w:rPr>
            <w:rFonts w:ascii="Cambria Math" w:hAnsi="Cambria Math" w:cs="Times New Roman"/>
            <w:lang w:val="en-CA"/>
          </w:rPr>
          <m:t>)</m:t>
        </m:r>
      </m:oMath>
      <w:r w:rsidR="00D96E43">
        <w:rPr>
          <w:rFonts w:eastAsiaTheme="minorEastAsia"/>
          <w:lang w:val="en-CA"/>
        </w:rPr>
        <w:t xml:space="preserve"> (</w:t>
      </w:r>
      <w:r w:rsidR="00ED5BFC">
        <w:rPr>
          <w:rFonts w:eastAsiaTheme="minorEastAsia"/>
          <w:lang w:val="en-CA"/>
        </w:rPr>
        <w:t>Figure 1)</w:t>
      </w:r>
      <w:r w:rsidR="00621436">
        <w:rPr>
          <w:rFonts w:eastAsiaTheme="minorEastAsia"/>
          <w:lang w:val="en-CA"/>
        </w:rPr>
        <w:t xml:space="preserve">. </w:t>
      </w:r>
      <w:r w:rsidR="00917E29">
        <w:rPr>
          <w:rFonts w:eastAsiaTheme="minorEastAsia"/>
          <w:lang w:val="en-CA"/>
        </w:rPr>
        <w:t>By tracking individual level detection histories</w:t>
      </w:r>
      <w:r w:rsidR="00621436">
        <w:rPr>
          <w:rFonts w:eastAsiaTheme="minorEastAsia"/>
          <w:lang w:val="en-CA"/>
        </w:rPr>
        <w:t xml:space="preserve">, </w:t>
      </w:r>
      <w:r w:rsidR="00917E29">
        <w:rPr>
          <w:rFonts w:eastAsiaTheme="minorEastAsia"/>
          <w:lang w:val="en-CA"/>
        </w:rPr>
        <w:t xml:space="preserve">our </w:t>
      </w:r>
      <w:proofErr w:type="spellStart"/>
      <w:r w:rsidR="00917E29">
        <w:rPr>
          <w:rFonts w:eastAsiaTheme="minorEastAsia"/>
          <w:lang w:val="en-CA"/>
        </w:rPr>
        <w:t>multimix</w:t>
      </w:r>
      <w:proofErr w:type="spellEnd"/>
      <w:r w:rsidR="00917E29">
        <w:rPr>
          <w:rFonts w:eastAsiaTheme="minorEastAsia"/>
          <w:lang w:val="en-CA"/>
        </w:rPr>
        <w:t xml:space="preserve"> model estimates for</w:t>
      </w:r>
      <w:r w:rsidR="00621436">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p</m:t>
            </m:r>
          </m:e>
          <m:sub>
            <m:r>
              <w:rPr>
                <w:rFonts w:ascii="Cambria Math" w:hAnsi="Cambria Math" w:cs="Times New Roman"/>
                <w:lang w:val="en-CA"/>
              </w:rPr>
              <m:t>i</m:t>
            </m:r>
          </m:sub>
        </m:sSub>
      </m:oMath>
      <w:r w:rsidR="00621436">
        <w:rPr>
          <w:rFonts w:eastAsiaTheme="minorEastAsia"/>
          <w:lang w:val="en-CA"/>
        </w:rPr>
        <w:t xml:space="preserve"> </w:t>
      </w:r>
      <w:r w:rsidR="00917E29">
        <w:rPr>
          <w:rFonts w:eastAsiaTheme="minorEastAsia"/>
          <w:lang w:val="en-CA"/>
        </w:rPr>
        <w:t>combine the</w:t>
      </w:r>
      <w:r w:rsidR="00621436">
        <w:rPr>
          <w:rFonts w:eastAsiaTheme="minorEastAsia"/>
          <w:lang w:val="en-CA"/>
        </w:rPr>
        <w:t xml:space="preserve"> probability that an individual is</w:t>
      </w:r>
      <w:r w:rsidR="00917E29">
        <w:rPr>
          <w:rFonts w:eastAsiaTheme="minorEastAsia"/>
          <w:lang w:val="en-CA"/>
        </w:rPr>
        <w:t xml:space="preserve"> alive and actively</w:t>
      </w:r>
      <w:r w:rsidR="00621436">
        <w:rPr>
          <w:rFonts w:eastAsiaTheme="minorEastAsia"/>
          <w:lang w:val="en-CA"/>
        </w:rPr>
        <w:t xml:space="preserve"> foraging in the sampling area at the time of a </w:t>
      </w:r>
      <w:r w:rsidR="00917E29">
        <w:rPr>
          <w:rFonts w:eastAsiaTheme="minorEastAsia"/>
          <w:lang w:val="en-CA"/>
        </w:rPr>
        <w:t>sampling</w:t>
      </w:r>
      <w:r w:rsidR="00621436">
        <w:rPr>
          <w:rFonts w:eastAsiaTheme="minorEastAsia"/>
          <w:lang w:val="en-CA"/>
        </w:rPr>
        <w:t xml:space="preserve"> event </w:t>
      </w:r>
      <w:r w:rsidR="00917E29">
        <w:rPr>
          <w:rFonts w:eastAsiaTheme="minorEastAsia"/>
          <w:lang w:val="en-CA"/>
        </w:rPr>
        <w:t>along with the probability that we see and capture the individual with a net</w:t>
      </w:r>
      <w:r w:rsidR="0015135D">
        <w:rPr>
          <w:rFonts w:eastAsiaTheme="minorEastAsia"/>
          <w:lang w:val="en-CA"/>
        </w:rPr>
        <w:t>.</w:t>
      </w:r>
    </w:p>
    <w:p w14:paraId="3DB20DB7" w14:textId="69EAE851" w:rsidR="00EF13F8" w:rsidRPr="00EF13F8" w:rsidRDefault="00EF13F8" w:rsidP="00621436">
      <w:pPr>
        <w:spacing w:line="480" w:lineRule="auto"/>
        <w:ind w:firstLine="720"/>
        <w:rPr>
          <w:rFonts w:cs="Times New Roman"/>
          <w:lang w:val="en-CA"/>
        </w:rPr>
      </w:pPr>
      <w:r w:rsidRPr="00EF13F8">
        <w:rPr>
          <w:rFonts w:cs="Times New Roman"/>
          <w:lang w:val="en-CA"/>
        </w:rPr>
        <w:t>We employed best practices for model development and fitting by</w:t>
      </w:r>
      <w:r w:rsidR="007768ED">
        <w:rPr>
          <w:rFonts w:cs="Times New Roman"/>
          <w:lang w:val="en-CA"/>
        </w:rPr>
        <w:t xml:space="preserve"> (1)</w:t>
      </w:r>
      <w:r w:rsidRPr="00EF13F8">
        <w:rPr>
          <w:rFonts w:cs="Times New Roman"/>
          <w:lang w:val="en-CA"/>
        </w:rPr>
        <w:t xml:space="preserve"> using weakly-informative priors to discourage unrealistic parameter values (Table </w:t>
      </w:r>
      <w:r w:rsidR="00B05A68">
        <w:rPr>
          <w:rFonts w:cs="Times New Roman"/>
          <w:lang w:val="en-CA"/>
        </w:rPr>
        <w:t>S</w:t>
      </w:r>
      <w:r w:rsidR="0068185E">
        <w:rPr>
          <w:rFonts w:cs="Times New Roman"/>
          <w:lang w:val="en-CA"/>
        </w:rPr>
        <w:t>2 – S4</w:t>
      </w:r>
      <w:r w:rsidRPr="00EF13F8">
        <w:rPr>
          <w:rFonts w:cs="Times New Roman"/>
          <w:lang w:val="en-CA"/>
        </w:rPr>
        <w:t>)</w:t>
      </w:r>
      <w:r w:rsidR="00E27515">
        <w:rPr>
          <w:rFonts w:cs="Times New Roman"/>
          <w:lang w:val="en-CA"/>
        </w:rPr>
        <w:t>;</w:t>
      </w:r>
      <w:r w:rsidR="007768ED">
        <w:rPr>
          <w:rFonts w:cs="Times New Roman"/>
          <w:lang w:val="en-CA"/>
        </w:rPr>
        <w:t xml:space="preserve"> (2)</w:t>
      </w:r>
      <w:r w:rsidRPr="00EF13F8">
        <w:rPr>
          <w:rFonts w:cs="Times New Roman"/>
          <w:lang w:val="en-CA"/>
        </w:rPr>
        <w:t xml:space="preserve"> confirming sufficient mixing of chains (Gelman-Rubin R-hat values &lt;</w:t>
      </w:r>
      <w:r w:rsidRPr="00EF13F8">
        <w:rPr>
          <w:rFonts w:ascii="Arial" w:hAnsi="Arial" w:cs="Arial"/>
          <w:lang w:val="en-CA"/>
        </w:rPr>
        <w:t> </w:t>
      </w:r>
      <w:r w:rsidRPr="00EF13F8">
        <w:rPr>
          <w:rFonts w:cs="Times New Roman"/>
          <w:lang w:val="en-CA"/>
        </w:rPr>
        <w:t>1.05), minimal within-chain autocorrelation (effective sample size/steps &gt;</w:t>
      </w:r>
      <w:r w:rsidRPr="00EF13F8">
        <w:rPr>
          <w:rFonts w:ascii="Arial" w:hAnsi="Arial" w:cs="Arial"/>
          <w:lang w:val="en-CA"/>
        </w:rPr>
        <w:t> </w:t>
      </w:r>
      <w:r w:rsidRPr="00EF13F8">
        <w:rPr>
          <w:rFonts w:cs="Times New Roman"/>
          <w:lang w:val="en-CA"/>
        </w:rPr>
        <w:t xml:space="preserve">0.1) and no divergent transitions (Figures </w:t>
      </w:r>
      <w:r w:rsidR="00B05A68">
        <w:rPr>
          <w:rFonts w:cs="Times New Roman"/>
          <w:lang w:val="en-CA"/>
        </w:rPr>
        <w:t>S</w:t>
      </w:r>
      <w:r w:rsidR="00BA096B">
        <w:rPr>
          <w:rFonts w:cs="Times New Roman"/>
          <w:lang w:val="en-CA"/>
        </w:rPr>
        <w:t>5</w:t>
      </w:r>
      <w:r w:rsidRPr="00EF13F8">
        <w:rPr>
          <w:rFonts w:cs="Times New Roman"/>
          <w:lang w:val="en-CA"/>
        </w:rPr>
        <w:t xml:space="preserve"> and </w:t>
      </w:r>
      <w:r w:rsidR="00B05A68">
        <w:rPr>
          <w:rFonts w:cs="Times New Roman"/>
          <w:lang w:val="en-CA"/>
        </w:rPr>
        <w:t>S</w:t>
      </w:r>
      <w:r w:rsidR="00BA096B">
        <w:rPr>
          <w:rFonts w:cs="Times New Roman"/>
          <w:lang w:val="en-CA"/>
        </w:rPr>
        <w:t>6</w:t>
      </w:r>
      <w:r w:rsidRPr="00EF13F8">
        <w:rPr>
          <w:rFonts w:cs="Times New Roman"/>
          <w:lang w:val="en-CA"/>
        </w:rPr>
        <w:t>)</w:t>
      </w:r>
      <w:r w:rsidR="00E27515">
        <w:rPr>
          <w:rFonts w:cs="Times New Roman"/>
          <w:lang w:val="en-CA"/>
        </w:rPr>
        <w:t>;</w:t>
      </w:r>
      <w:r w:rsidR="007768ED">
        <w:rPr>
          <w:rFonts w:cs="Times New Roman"/>
          <w:lang w:val="en-CA"/>
        </w:rPr>
        <w:t xml:space="preserve"> (3)</w:t>
      </w:r>
      <w:r w:rsidRPr="00EF13F8">
        <w:rPr>
          <w:rFonts w:cs="Times New Roman"/>
          <w:lang w:val="en-CA"/>
        </w:rPr>
        <w:t xml:space="preserve"> </w:t>
      </w:r>
      <w:bookmarkStart w:id="393" w:name="_Hlk203566357"/>
      <w:r w:rsidRPr="00EF13F8">
        <w:rPr>
          <w:rFonts w:cs="Times New Roman"/>
          <w:lang w:val="en-CA"/>
        </w:rPr>
        <w:t xml:space="preserve">running our model for a length of 4000 </w:t>
      </w:r>
      <w:del w:id="394" w:author="Jens Ulrich [2]" w:date="2025-07-16T13:52:00Z" w16du:dateUtc="2025-07-16T20:52:00Z">
        <w:r w:rsidRPr="00EF13F8" w:rsidDel="000B32FD">
          <w:rPr>
            <w:rFonts w:cs="Times New Roman"/>
            <w:lang w:val="en-CA"/>
          </w:rPr>
          <w:delText>HMC steps</w:delText>
        </w:r>
      </w:del>
      <w:ins w:id="395" w:author="Jens Ulrich [2]" w:date="2025-07-16T13:52:00Z" w16du:dateUtc="2025-07-16T20:52:00Z">
        <w:r w:rsidR="000B32FD">
          <w:rPr>
            <w:rFonts w:cs="Times New Roman"/>
            <w:lang w:val="en-CA"/>
          </w:rPr>
          <w:t>iterations</w:t>
        </w:r>
      </w:ins>
      <w:r w:rsidRPr="00EF13F8">
        <w:rPr>
          <w:rFonts w:cs="Times New Roman"/>
          <w:lang w:val="en-CA"/>
        </w:rPr>
        <w:t>,</w:t>
      </w:r>
      <w:bookmarkEnd w:id="393"/>
      <w:r w:rsidRPr="00EF13F8">
        <w:rPr>
          <w:rFonts w:cs="Times New Roman"/>
          <w:lang w:val="en-CA"/>
        </w:rPr>
        <w:t xml:space="preserve"> discarding the first 2000</w:t>
      </w:r>
      <w:r w:rsidR="007B0A94">
        <w:rPr>
          <w:rFonts w:cs="Times New Roman"/>
          <w:lang w:val="en-CA"/>
        </w:rPr>
        <w:t xml:space="preserve">; and </w:t>
      </w:r>
      <w:r w:rsidR="007768ED">
        <w:rPr>
          <w:rFonts w:cs="Times New Roman"/>
          <w:lang w:val="en-CA"/>
        </w:rPr>
        <w:t xml:space="preserve">(4) </w:t>
      </w:r>
      <w:r w:rsidR="007B0A94">
        <w:rPr>
          <w:rFonts w:cs="Times New Roman"/>
          <w:lang w:val="en-CA"/>
        </w:rPr>
        <w:t>using posterior predictive checks to assess the fit of our models</w:t>
      </w:r>
      <w:r w:rsidR="007A22CF">
        <w:rPr>
          <w:rFonts w:cs="Times New Roman"/>
          <w:lang w:val="en-CA"/>
        </w:rPr>
        <w:t xml:space="preserve"> (Figure S</w:t>
      </w:r>
      <w:r w:rsidR="00E105DC">
        <w:rPr>
          <w:rFonts w:cs="Times New Roman"/>
          <w:lang w:val="en-CA"/>
        </w:rPr>
        <w:t>4</w:t>
      </w:r>
      <w:r w:rsidR="007A22CF">
        <w:rPr>
          <w:rFonts w:cs="Times New Roman"/>
          <w:lang w:val="en-CA"/>
        </w:rPr>
        <w:t>)</w:t>
      </w:r>
      <w:r w:rsidRPr="00EF13F8">
        <w:rPr>
          <w:rFonts w:cs="Times New Roman"/>
          <w:lang w:val="en-CA"/>
        </w:rPr>
        <w:t xml:space="preserve"> </w:t>
      </w:r>
      <w:r w:rsidR="004F44AF">
        <w:rPr>
          <w:rFonts w:cs="Times New Roman"/>
          <w:lang w:val="en-CA"/>
        </w:rPr>
        <w:fldChar w:fldCharType="begin" w:fldLock="1"/>
      </w:r>
      <w:r w:rsidR="00AC4FC7">
        <w:rPr>
          <w:rFonts w:cs="Times New Roman"/>
          <w:lang w:val="en-CA"/>
        </w:rPr>
        <w:instrText>ADDIN CSL_CITATION {"citationItems":[{"id":"ITEM-1","itemData":{"URL":"https://mc-stan.org","author":[{"dropping-particle":"","family":"Stan Development Team","given":"","non-dropping-particle":"","parse-names":false,"suffix":""}],"id":"ITEM-1","issued":{"date-parts":[["2023"]]},"title":"Stan Modeling Language Users Guide and Reference Manual, v2.31.0.","type":"webpage"},"uris":["http://www.mendeley.com/documents/?uuid=c82fe0e3-e5a9-4ac8-b715-55a45ff453b1"]},{"id":"ITEM-2","itemData":{"author":[{"dropping-particle":"","family":"Gelman","given":"A.","non-dropping-particle":"","parse-names":false,"suffix":""},{"dropping-particle":"","family":"Hill","given":"J.","non-dropping-particle":"","parse-names":false,"suffix":""},{"dropping-particle":"","family":"Vehtari","given":"A.","non-dropping-particle":"","parse-names":false,"suffix":""}],"id":"ITEM-2","issued":{"date-parts":[["2020"]]},"publisher":"Cambridge University Press","title":"Regression and other stories","type":"book"},"uris":["http://www.mendeley.com/documents/?uuid=2aa2f331-e341-48fc-a576-4b81f37f1f0e"]},{"id":"ITEM-3","itemData":{"author":[{"dropping-particle":"","family":"Kery","given":"M.","non-dropping-particle":"","parse-names":false,"suffix":""},{"dropping-particle":"","family":"Royle","given":"J. A.","non-dropping-particle":"","parse-names":false,"suffix":""}],"id":"ITEM-3","issued":{"date-parts":[["2020"]]},"publisher":"Academic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models","type":"book"},"uris":["http://www.mendeley.com/documents/?uuid=91016cbe-0b9b-497a-b808-658738883c67"]}],"mendeley":{"formattedCitation":"(Gelman et al., 2020; Kery &amp; Royle, 2020; Stan Development Team, 2023b)","manualFormatting":"(Stan Development Team 2023b; Gelman, Hill, and Vehtari 2020; Kery and Royle 2020)","plainTextFormattedCitation":"(Gelman et al., 2020; Kery &amp; Royle, 2020; Stan Development Team, 2023b)","previouslyFormattedCitation":"(Gelman et al., 2020; Kery &amp; Royle, 2020; Stan Development Team, 2023b)"},"properties":{"noteIndex":0},"schema":"https://github.com/citation-style-language/schema/raw/master/csl-citation.json"}</w:instrText>
      </w:r>
      <w:r w:rsidR="004F44AF">
        <w:rPr>
          <w:rFonts w:cs="Times New Roman"/>
          <w:lang w:val="en-CA"/>
        </w:rPr>
        <w:fldChar w:fldCharType="separate"/>
      </w:r>
      <w:r w:rsidR="004F44AF" w:rsidRPr="004F44AF">
        <w:rPr>
          <w:rFonts w:cs="Times New Roman"/>
          <w:noProof/>
          <w:lang w:val="en-CA"/>
        </w:rPr>
        <w:t>(Stan Development Team 2023b; Gelman, Hill, and Vehtari 2020; Kery and Royle 2020)</w:t>
      </w:r>
      <w:r w:rsidR="004F44AF">
        <w:rPr>
          <w:rFonts w:cs="Times New Roman"/>
          <w:lang w:val="en-CA"/>
        </w:rPr>
        <w:fldChar w:fldCharType="end"/>
      </w:r>
      <w:r w:rsidR="004F44AF">
        <w:rPr>
          <w:rFonts w:cs="Times New Roman"/>
          <w:lang w:val="en-CA"/>
        </w:rPr>
        <w:t>.</w:t>
      </w:r>
    </w:p>
    <w:p w14:paraId="5C095C75" w14:textId="563A55A8" w:rsidR="00B512B6" w:rsidRPr="005E3E53" w:rsidRDefault="00EF13F8" w:rsidP="00B33FC4">
      <w:pPr>
        <w:spacing w:line="480" w:lineRule="auto"/>
        <w:rPr>
          <w:lang w:val="en-CA"/>
        </w:rPr>
      </w:pPr>
      <w:r>
        <w:rPr>
          <w:i/>
          <w:iCs/>
          <w:lang w:val="en-CA"/>
        </w:rPr>
        <w:t xml:space="preserve">2.3 </w:t>
      </w:r>
      <w:r w:rsidR="00B3215B" w:rsidRPr="005E3E53">
        <w:rPr>
          <w:i/>
          <w:iCs/>
          <w:lang w:val="en-CA"/>
        </w:rPr>
        <w:t>Simulation</w:t>
      </w:r>
      <w:r w:rsidR="00B512B6" w:rsidRPr="005E3E53">
        <w:rPr>
          <w:i/>
          <w:iCs/>
          <w:lang w:val="en-CA"/>
        </w:rPr>
        <w:t xml:space="preserve"> study</w:t>
      </w:r>
    </w:p>
    <w:p w14:paraId="51E909FF" w14:textId="021199C2" w:rsidR="00B512B6" w:rsidRDefault="00D76832" w:rsidP="00B33FC4">
      <w:pPr>
        <w:spacing w:line="480" w:lineRule="auto"/>
        <w:rPr>
          <w:lang w:val="en-CA"/>
        </w:rPr>
      </w:pPr>
      <w:r>
        <w:rPr>
          <w:b/>
          <w:bCs/>
          <w:lang w:val="en-CA"/>
        </w:rPr>
        <w:tab/>
      </w:r>
      <w:r w:rsidR="00D504C7">
        <w:rPr>
          <w:lang w:val="en-CA"/>
        </w:rPr>
        <w:t>W</w:t>
      </w:r>
      <w:r>
        <w:rPr>
          <w:lang w:val="en-CA"/>
        </w:rPr>
        <w:t xml:space="preserve">e wrote </w:t>
      </w:r>
      <w:r w:rsidR="00D504C7">
        <w:rPr>
          <w:lang w:val="en-CA"/>
        </w:rPr>
        <w:t>a</w:t>
      </w:r>
      <w:r>
        <w:rPr>
          <w:lang w:val="en-CA"/>
        </w:rPr>
        <w:t xml:space="preserve"> simulation </w:t>
      </w:r>
      <w:r w:rsidR="00D504C7">
        <w:rPr>
          <w:lang w:val="en-CA"/>
        </w:rPr>
        <w:t>program in R</w:t>
      </w:r>
      <w:r w:rsidR="004F44AF">
        <w:rPr>
          <w:lang w:val="en-CA"/>
        </w:rPr>
        <w:t xml:space="preserve"> </w:t>
      </w:r>
      <w:r w:rsidR="00C56902">
        <w:rPr>
          <w:lang w:val="en-CA"/>
        </w:rPr>
        <w:t xml:space="preserve">to </w:t>
      </w:r>
      <w:r>
        <w:rPr>
          <w:lang w:val="en-CA"/>
        </w:rPr>
        <w:t>generate</w:t>
      </w:r>
      <w:r w:rsidR="00C56902">
        <w:rPr>
          <w:lang w:val="en-CA"/>
        </w:rPr>
        <w:t xml:space="preserve"> </w:t>
      </w:r>
      <w:r w:rsidR="00676C2E">
        <w:rPr>
          <w:lang w:val="en-CA"/>
        </w:rPr>
        <w:t>species</w:t>
      </w:r>
      <w:r>
        <w:rPr>
          <w:lang w:val="en-CA"/>
        </w:rPr>
        <w:t xml:space="preserve"> abundance and </w:t>
      </w:r>
      <w:r w:rsidR="00713A33">
        <w:rPr>
          <w:lang w:val="en-CA"/>
        </w:rPr>
        <w:t>detection</w:t>
      </w:r>
      <w:r w:rsidR="004F44AF">
        <w:rPr>
          <w:lang w:val="en-CA"/>
        </w:rPr>
        <w:t xml:space="preserve"> patterns</w:t>
      </w:r>
      <w:r w:rsidR="007526ED">
        <w:rPr>
          <w:lang w:val="en-CA"/>
        </w:rPr>
        <w:t>. We simulated abundance</w:t>
      </w:r>
      <w:r w:rsidR="000E0E06">
        <w:rPr>
          <w:lang w:val="en-CA"/>
        </w:rPr>
        <w:t xml:space="preserve"> from</w:t>
      </w:r>
      <w:r w:rsidR="00E3505D">
        <w:rPr>
          <w:lang w:val="en-CA"/>
        </w:rPr>
        <w:t xml:space="preserve"> a Poisson distribution</w:t>
      </w:r>
      <w:r w:rsidR="00676C2E">
        <w:rPr>
          <w:lang w:val="en-CA"/>
        </w:rPr>
        <w:t xml:space="preserve">. </w:t>
      </w:r>
      <w:r w:rsidR="00713A33">
        <w:rPr>
          <w:lang w:val="en-CA"/>
        </w:rPr>
        <w:t>We included species, site, and year predictors for the mean of the Poisson generating process</w:t>
      </w:r>
      <w:r w:rsidR="007F4AB9">
        <w:rPr>
          <w:lang w:val="en-CA"/>
        </w:rPr>
        <w:t xml:space="preserve">, </w:t>
      </w:r>
      <w:r w:rsidR="00713A33">
        <w:rPr>
          <w:lang w:val="en-CA"/>
        </w:rPr>
        <w:t xml:space="preserve">as in Equation 2. </w:t>
      </w:r>
      <w:r w:rsidR="00676C2E">
        <w:rPr>
          <w:lang w:val="en-CA"/>
        </w:rPr>
        <w:t xml:space="preserve">Conditional on </w:t>
      </w:r>
      <w:r w:rsidR="00D96E43">
        <w:rPr>
          <w:lang w:val="en-CA"/>
        </w:rPr>
        <w:t>input</w:t>
      </w:r>
      <w:r w:rsidR="00676C2E">
        <w:rPr>
          <w:lang w:val="en-CA"/>
        </w:rPr>
        <w:t xml:space="preserve"> abundance and detection rate</w:t>
      </w:r>
      <w:r w:rsidR="00D96E43">
        <w:rPr>
          <w:lang w:val="en-CA"/>
        </w:rPr>
        <w:t>s</w:t>
      </w:r>
      <w:r w:rsidR="00676C2E">
        <w:rPr>
          <w:lang w:val="en-CA"/>
        </w:rPr>
        <w:t>, t</w:t>
      </w:r>
      <w:r w:rsidR="00713A33">
        <w:rPr>
          <w:lang w:val="en-CA"/>
        </w:rPr>
        <w:t xml:space="preserve">he </w:t>
      </w:r>
      <w:r w:rsidR="00D504C7">
        <w:rPr>
          <w:lang w:val="en-CA"/>
        </w:rPr>
        <w:t>program</w:t>
      </w:r>
      <w:r w:rsidR="00713A33">
        <w:rPr>
          <w:lang w:val="en-CA"/>
        </w:rPr>
        <w:t xml:space="preserve"> then produces </w:t>
      </w:r>
      <w:r w:rsidR="00D96E43">
        <w:rPr>
          <w:lang w:val="en-CA"/>
        </w:rPr>
        <w:t>mark-recapture</w:t>
      </w:r>
      <w:r w:rsidR="00676C2E">
        <w:rPr>
          <w:lang w:val="en-CA"/>
        </w:rPr>
        <w:t xml:space="preserve"> histories </w:t>
      </w:r>
      <w:r w:rsidR="00D96E43">
        <w:rPr>
          <w:lang w:val="en-CA"/>
        </w:rPr>
        <w:t>or</w:t>
      </w:r>
      <w:r w:rsidR="00676C2E">
        <w:rPr>
          <w:lang w:val="en-CA"/>
        </w:rPr>
        <w:t xml:space="preserve"> </w:t>
      </w:r>
      <w:r w:rsidR="00D96E43">
        <w:rPr>
          <w:lang w:val="en-CA"/>
        </w:rPr>
        <w:t xml:space="preserve">summarizes the histories as </w:t>
      </w:r>
      <w:r w:rsidR="00676C2E">
        <w:rPr>
          <w:lang w:val="en-CA"/>
        </w:rPr>
        <w:t>counts. The simulation script allows</w:t>
      </w:r>
      <w:r w:rsidR="00D23CC3">
        <w:rPr>
          <w:lang w:val="en-CA"/>
        </w:rPr>
        <w:t xml:space="preserve"> the</w:t>
      </w:r>
      <w:r w:rsidR="00676C2E">
        <w:rPr>
          <w:lang w:val="en-CA"/>
        </w:rPr>
        <w:t xml:space="preserve"> </w:t>
      </w:r>
      <w:r w:rsidR="00713A33">
        <w:rPr>
          <w:lang w:val="en-CA"/>
        </w:rPr>
        <w:t>detection rate t</w:t>
      </w:r>
      <w:r w:rsidR="00676C2E">
        <w:rPr>
          <w:lang w:val="en-CA"/>
        </w:rPr>
        <w:t>o</w:t>
      </w:r>
      <w:r w:rsidR="00713A33">
        <w:rPr>
          <w:lang w:val="en-CA"/>
        </w:rPr>
        <w:t xml:space="preserve"> vary by species, site</w:t>
      </w:r>
      <w:r w:rsidR="00676C2E">
        <w:rPr>
          <w:lang w:val="en-CA"/>
        </w:rPr>
        <w:t>,</w:t>
      </w:r>
      <w:r w:rsidR="00713A33">
        <w:rPr>
          <w:lang w:val="en-CA"/>
        </w:rPr>
        <w:t xml:space="preserve"> </w:t>
      </w:r>
      <w:r w:rsidR="00676C2E">
        <w:rPr>
          <w:lang w:val="en-CA"/>
        </w:rPr>
        <w:t>and/</w:t>
      </w:r>
      <w:r w:rsidR="00713A33">
        <w:rPr>
          <w:lang w:val="en-CA"/>
        </w:rPr>
        <w:t>or year</w:t>
      </w:r>
      <w:r w:rsidR="007F4AB9">
        <w:rPr>
          <w:lang w:val="en-CA"/>
        </w:rPr>
        <w:t xml:space="preserve">, </w:t>
      </w:r>
      <w:r w:rsidR="00713A33">
        <w:rPr>
          <w:lang w:val="en-CA"/>
        </w:rPr>
        <w:t>as in Equation 5.</w:t>
      </w:r>
      <w:r w:rsidR="00B30FA7">
        <w:rPr>
          <w:lang w:val="en-CA"/>
        </w:rPr>
        <w:t xml:space="preserve"> </w:t>
      </w:r>
    </w:p>
    <w:p w14:paraId="7AB70F00" w14:textId="7965233C" w:rsidR="00B05A68" w:rsidRDefault="00676C2E" w:rsidP="00676C2E">
      <w:pPr>
        <w:spacing w:line="480" w:lineRule="auto"/>
        <w:rPr>
          <w:lang w:val="en-CA"/>
        </w:rPr>
      </w:pPr>
      <w:r>
        <w:rPr>
          <w:lang w:val="en-CA"/>
        </w:rPr>
        <w:tab/>
        <w:t>We used this simulation to determine how</w:t>
      </w:r>
      <w:r w:rsidR="00D23CC3">
        <w:rPr>
          <w:lang w:val="en-CA"/>
        </w:rPr>
        <w:t xml:space="preserve"> particular</w:t>
      </w:r>
      <w:r>
        <w:rPr>
          <w:lang w:val="en-CA"/>
        </w:rPr>
        <w:t xml:space="preserve"> aspects of</w:t>
      </w:r>
      <w:r w:rsidR="00D23CC3">
        <w:rPr>
          <w:lang w:val="en-CA"/>
        </w:rPr>
        <w:t xml:space="preserve"> </w:t>
      </w:r>
      <w:r>
        <w:rPr>
          <w:lang w:val="en-CA"/>
        </w:rPr>
        <w:t xml:space="preserve">study </w:t>
      </w:r>
      <w:r w:rsidR="00D23CC3">
        <w:rPr>
          <w:lang w:val="en-CA"/>
        </w:rPr>
        <w:t xml:space="preserve">design </w:t>
      </w:r>
      <w:r>
        <w:rPr>
          <w:lang w:val="en-CA"/>
        </w:rPr>
        <w:t>and violations</w:t>
      </w:r>
      <w:r w:rsidR="00D23CC3">
        <w:rPr>
          <w:lang w:val="en-CA"/>
        </w:rPr>
        <w:t xml:space="preserve"> of </w:t>
      </w:r>
      <w:r w:rsidR="00B32FC6">
        <w:rPr>
          <w:lang w:val="en-CA"/>
        </w:rPr>
        <w:t xml:space="preserve">the </w:t>
      </w:r>
      <w:r w:rsidR="00D96E43">
        <w:rPr>
          <w:lang w:val="en-CA"/>
        </w:rPr>
        <w:t>population</w:t>
      </w:r>
      <w:r w:rsidR="00D23CC3">
        <w:rPr>
          <w:lang w:val="en-CA"/>
        </w:rPr>
        <w:t xml:space="preserve"> closure assumption</w:t>
      </w:r>
      <w:r>
        <w:rPr>
          <w:lang w:val="en-CA"/>
        </w:rPr>
        <w:t xml:space="preserve"> </w:t>
      </w:r>
      <w:r w:rsidR="001F4525">
        <w:rPr>
          <w:lang w:val="en-CA"/>
        </w:rPr>
        <w:t>impact</w:t>
      </w:r>
      <w:r>
        <w:rPr>
          <w:lang w:val="en-CA"/>
        </w:rPr>
        <w:t xml:space="preserve"> estimate</w:t>
      </w:r>
      <w:r w:rsidR="00D96E43">
        <w:rPr>
          <w:lang w:val="en-CA"/>
        </w:rPr>
        <w:t>s</w:t>
      </w:r>
      <w:r>
        <w:rPr>
          <w:lang w:val="en-CA"/>
        </w:rPr>
        <w:t xml:space="preserve"> </w:t>
      </w:r>
      <w:r w:rsidR="00D96E43">
        <w:rPr>
          <w:lang w:val="en-CA"/>
        </w:rPr>
        <w:t xml:space="preserve">of </w:t>
      </w:r>
      <w:r>
        <w:rPr>
          <w:lang w:val="en-CA"/>
        </w:rPr>
        <w:t>the effect of a</w:t>
      </w:r>
      <w:r w:rsidR="00D23CC3">
        <w:rPr>
          <w:lang w:val="en-CA"/>
        </w:rPr>
        <w:t>n ecological</w:t>
      </w:r>
      <w:r>
        <w:rPr>
          <w:lang w:val="en-CA"/>
        </w:rPr>
        <w:t xml:space="preserve"> </w:t>
      </w:r>
      <w:r w:rsidR="007F4AB9">
        <w:rPr>
          <w:lang w:val="en-CA"/>
        </w:rPr>
        <w:t>driver</w:t>
      </w:r>
      <w:r>
        <w:rPr>
          <w:lang w:val="en-CA"/>
        </w:rPr>
        <w:t xml:space="preserve"> of abundance.  To accomplish this goal, we fit each of the three models to data </w:t>
      </w:r>
      <w:r w:rsidR="00D94CD1">
        <w:rPr>
          <w:lang w:val="en-CA"/>
        </w:rPr>
        <w:t>that we</w:t>
      </w:r>
      <w:r w:rsidR="007F4AB9">
        <w:rPr>
          <w:lang w:val="en-CA"/>
        </w:rPr>
        <w:t>re</w:t>
      </w:r>
      <w:r w:rsidR="00D94CD1">
        <w:rPr>
          <w:lang w:val="en-CA"/>
        </w:rPr>
        <w:t xml:space="preserve"> simulated </w:t>
      </w:r>
      <w:r w:rsidR="00D94CD1">
        <w:rPr>
          <w:lang w:val="en-CA"/>
        </w:rPr>
        <w:lastRenderedPageBreak/>
        <w:t>under</w:t>
      </w:r>
      <w:r>
        <w:rPr>
          <w:lang w:val="en-CA"/>
        </w:rPr>
        <w:t xml:space="preserve"> </w:t>
      </w:r>
      <w:r w:rsidR="001F4525">
        <w:rPr>
          <w:lang w:val="en-CA"/>
        </w:rPr>
        <w:t>different study parameter</w:t>
      </w:r>
      <w:r w:rsidR="00D504C7">
        <w:rPr>
          <w:lang w:val="en-CA"/>
        </w:rPr>
        <w:t xml:space="preserve"> scenarios</w:t>
      </w:r>
      <w:r>
        <w:rPr>
          <w:lang w:val="en-CA"/>
        </w:rPr>
        <w:t xml:space="preserve">. </w:t>
      </w:r>
      <w:r w:rsidR="00713A33">
        <w:rPr>
          <w:lang w:val="en-CA"/>
        </w:rPr>
        <w:t xml:space="preserve">For all simulations we </w:t>
      </w:r>
      <w:r w:rsidR="00D94CD1">
        <w:rPr>
          <w:lang w:val="en-CA"/>
        </w:rPr>
        <w:t xml:space="preserve">specified </w:t>
      </w:r>
      <w:r w:rsidR="005E29F4">
        <w:rPr>
          <w:lang w:val="en-CA"/>
        </w:rPr>
        <w:t>half of the</w:t>
      </w:r>
      <w:r w:rsidR="00D94CD1">
        <w:rPr>
          <w:lang w:val="en-CA"/>
        </w:rPr>
        <w:t xml:space="preserve"> sites as “restored” </w:t>
      </w:r>
      <w:r w:rsidR="005E29F4">
        <w:rPr>
          <w:lang w:val="en-CA"/>
        </w:rPr>
        <w:t>and</w:t>
      </w:r>
      <w:r w:rsidR="00D94CD1">
        <w:rPr>
          <w:lang w:val="en-CA"/>
        </w:rPr>
        <w:t xml:space="preserve"> </w:t>
      </w:r>
      <w:r w:rsidR="005E29F4">
        <w:rPr>
          <w:lang w:val="en-CA"/>
        </w:rPr>
        <w:t>the other half of</w:t>
      </w:r>
      <w:r w:rsidR="00D94CD1">
        <w:rPr>
          <w:lang w:val="en-CA"/>
        </w:rPr>
        <w:t xml:space="preserve"> sites as “control”</w:t>
      </w:r>
      <w:r w:rsidR="005E29F4">
        <w:rPr>
          <w:lang w:val="en-CA"/>
        </w:rPr>
        <w:t xml:space="preserve">. </w:t>
      </w:r>
      <w:r w:rsidR="00D94CD1">
        <w:rPr>
          <w:lang w:val="en-CA"/>
        </w:rPr>
        <w:t xml:space="preserve">In these simulations, restoration represents a </w:t>
      </w:r>
      <w:r w:rsidR="00DA5FC7">
        <w:rPr>
          <w:lang w:val="en-CA"/>
        </w:rPr>
        <w:t>hypothesized</w:t>
      </w:r>
      <w:r w:rsidR="00D94CD1">
        <w:rPr>
          <w:lang w:val="en-CA"/>
        </w:rPr>
        <w:t xml:space="preserve"> </w:t>
      </w:r>
      <w:r w:rsidR="00D23CC3">
        <w:rPr>
          <w:lang w:val="en-CA"/>
        </w:rPr>
        <w:t xml:space="preserve">ecological </w:t>
      </w:r>
      <w:r w:rsidR="00D94CD1">
        <w:rPr>
          <w:lang w:val="en-CA"/>
        </w:rPr>
        <w:t xml:space="preserve">driver of insect abundance that </w:t>
      </w:r>
      <w:r w:rsidR="007F4AB9">
        <w:rPr>
          <w:lang w:val="en-CA"/>
        </w:rPr>
        <w:t>a researcher</w:t>
      </w:r>
      <w:r w:rsidR="00D94CD1">
        <w:rPr>
          <w:lang w:val="en-CA"/>
        </w:rPr>
        <w:t xml:space="preserve"> may wish to quantify</w:t>
      </w:r>
      <w:r w:rsidR="001F4525">
        <w:rPr>
          <w:lang w:val="en-CA"/>
        </w:rPr>
        <w:t xml:space="preserve">. </w:t>
      </w:r>
      <w:r w:rsidR="00B05A68">
        <w:rPr>
          <w:lang w:val="en-CA"/>
        </w:rPr>
        <w:t>The effect of the restoration parameter</w:t>
      </w:r>
      <w:r w:rsidR="00D96E43">
        <w:rPr>
          <w:lang w:val="en-CA"/>
        </w:rPr>
        <w:t>,</w:t>
      </w:r>
      <w:r w:rsidR="00B05A68">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D96E43">
        <w:rPr>
          <w:rFonts w:eastAsiaTheme="minorEastAsia"/>
          <w:lang w:val="en-CA"/>
        </w:rPr>
        <w:t xml:space="preserve"> </w:t>
      </w:r>
      <w:r w:rsidR="007F4AB9">
        <w:rPr>
          <w:rFonts w:eastAsiaTheme="minorEastAsia"/>
          <w:lang w:val="en-CA"/>
        </w:rPr>
        <w:t>(E</w:t>
      </w:r>
      <w:r w:rsidR="00B05A68">
        <w:rPr>
          <w:rFonts w:eastAsiaTheme="minorEastAsia"/>
          <w:lang w:val="en-CA"/>
        </w:rPr>
        <w:t>quation 2)</w:t>
      </w:r>
      <w:r w:rsidR="00D96E43">
        <w:rPr>
          <w:rFonts w:eastAsiaTheme="minorEastAsia"/>
          <w:lang w:val="en-CA"/>
        </w:rPr>
        <w:t>,</w:t>
      </w:r>
      <w:r w:rsidR="00B05A68">
        <w:rPr>
          <w:rFonts w:eastAsiaTheme="minorEastAsia"/>
          <w:lang w:val="en-CA"/>
        </w:rPr>
        <w:t xml:space="preserve"> </w:t>
      </w:r>
      <w:r w:rsidR="00B05A68">
        <w:rPr>
          <w:lang w:val="en-CA"/>
        </w:rPr>
        <w:t>was held constant at 1</w:t>
      </w:r>
      <w:r w:rsidR="001F4525">
        <w:rPr>
          <w:lang w:val="en-CA"/>
        </w:rPr>
        <w:t xml:space="preserve"> (a positive effect).</w:t>
      </w:r>
      <w:r w:rsidR="00713A33">
        <w:rPr>
          <w:lang w:val="en-CA"/>
        </w:rPr>
        <w:t xml:space="preserve"> </w:t>
      </w:r>
    </w:p>
    <w:p w14:paraId="72D0CCC2" w14:textId="6DBE8F53" w:rsidR="000A671E" w:rsidRDefault="007F4AB9" w:rsidP="00B33FC4">
      <w:pPr>
        <w:spacing w:line="480" w:lineRule="auto"/>
        <w:rPr>
          <w:lang w:val="en-CA"/>
        </w:rPr>
      </w:pPr>
      <w:r>
        <w:rPr>
          <w:lang w:val="en-CA"/>
        </w:rPr>
        <w:tab/>
        <w:t xml:space="preserve">First, we assessed </w:t>
      </w:r>
      <w:r w:rsidR="00611BF7">
        <w:rPr>
          <w:lang w:val="en-CA"/>
        </w:rPr>
        <w:t>how</w:t>
      </w:r>
      <w:r w:rsidR="00565CF7">
        <w:rPr>
          <w:lang w:val="en-CA"/>
        </w:rPr>
        <w:t xml:space="preserve"> changes in</w:t>
      </w:r>
      <w:r>
        <w:rPr>
          <w:lang w:val="en-CA"/>
        </w:rPr>
        <w:t xml:space="preserve"> baseline </w:t>
      </w:r>
      <w:r w:rsidR="00D504C7">
        <w:rPr>
          <w:lang w:val="en-CA"/>
        </w:rPr>
        <w:t xml:space="preserve">insect </w:t>
      </w:r>
      <w:r>
        <w:rPr>
          <w:lang w:val="en-CA"/>
        </w:rPr>
        <w:t>detection rate</w:t>
      </w:r>
      <w:r w:rsidR="00D504C7">
        <w:rPr>
          <w:lang w:val="en-CA"/>
        </w:rPr>
        <w:t>s</w:t>
      </w:r>
      <w:r w:rsidR="00611BF7">
        <w:rPr>
          <w:lang w:val="en-CA"/>
        </w:rPr>
        <w:t xml:space="preserve"> </w:t>
      </w:r>
      <w:r w:rsidR="00565CF7">
        <w:rPr>
          <w:lang w:val="en-CA"/>
        </w:rPr>
        <w:t>impact</w:t>
      </w:r>
      <w:r w:rsidR="00B32FC6">
        <w:rPr>
          <w:lang w:val="en-CA"/>
        </w:rPr>
        <w:t>ed</w:t>
      </w:r>
      <w:r w:rsidR="00565CF7">
        <w:rPr>
          <w:lang w:val="en-CA"/>
        </w:rPr>
        <w:t xml:space="preserve"> model bias and precision</w:t>
      </w:r>
      <w:r>
        <w:rPr>
          <w:lang w:val="en-CA"/>
        </w:rPr>
        <w:t xml:space="preserve">. </w:t>
      </w:r>
      <w:r w:rsidR="001F4525">
        <w:rPr>
          <w:lang w:val="en-CA"/>
        </w:rPr>
        <w:t>W</w:t>
      </w:r>
      <w:r>
        <w:rPr>
          <w:lang w:val="en-CA"/>
        </w:rPr>
        <w:t xml:space="preserve">e simulated detections for </w:t>
      </w:r>
      <w:r w:rsidR="00D84AB9">
        <w:rPr>
          <w:lang w:val="en-CA"/>
        </w:rPr>
        <w:t xml:space="preserve">twenty </w:t>
      </w:r>
      <w:r>
        <w:rPr>
          <w:lang w:val="en-CA"/>
        </w:rPr>
        <w:t xml:space="preserve">sites, </w:t>
      </w:r>
      <w:r w:rsidR="00D84AB9">
        <w:rPr>
          <w:lang w:val="en-CA"/>
        </w:rPr>
        <w:t>sixteen</w:t>
      </w:r>
      <w:r>
        <w:rPr>
          <w:lang w:val="en-CA"/>
        </w:rPr>
        <w:t xml:space="preserve"> species</w:t>
      </w:r>
      <w:r w:rsidR="00D84AB9">
        <w:rPr>
          <w:lang w:val="en-CA"/>
        </w:rPr>
        <w:t>,</w:t>
      </w:r>
      <w:r>
        <w:rPr>
          <w:lang w:val="en-CA"/>
        </w:rPr>
        <w:t xml:space="preserve"> </w:t>
      </w:r>
      <w:r w:rsidR="00D84AB9">
        <w:rPr>
          <w:lang w:val="en-CA"/>
        </w:rPr>
        <w:t xml:space="preserve">and </w:t>
      </w:r>
      <w:r>
        <w:rPr>
          <w:lang w:val="en-CA"/>
        </w:rPr>
        <w:t>two years</w:t>
      </w:r>
      <w:r w:rsidR="00D84AB9">
        <w:rPr>
          <w:lang w:val="en-CA"/>
        </w:rPr>
        <w:t>, with three repeat</w:t>
      </w:r>
      <w:ins w:id="396" w:author="Ulrich, Jens" w:date="2025-06-30T16:24:00Z" w16du:dateUtc="2025-06-30T23:24:00Z">
        <w:r w:rsidR="00BD4812">
          <w:rPr>
            <w:lang w:val="en-CA"/>
          </w:rPr>
          <w:t>ed</w:t>
        </w:r>
      </w:ins>
      <w:r w:rsidR="00D84AB9">
        <w:rPr>
          <w:lang w:val="en-CA"/>
        </w:rPr>
        <w:t xml:space="preserve"> surveys per year. </w:t>
      </w:r>
      <w:r w:rsidR="00565CF7">
        <w:rPr>
          <w:lang w:val="en-CA"/>
        </w:rPr>
        <w:t xml:space="preserve">We varied the </w:t>
      </w:r>
      <w:ins w:id="397" w:author="Ulrich Jens Christian" w:date="2025-09-09T11:40:00Z" w16du:dateUtc="2025-09-09T15:40:00Z">
        <w:r w:rsidR="00F63352">
          <w:rPr>
            <w:lang w:val="en-CA"/>
          </w:rPr>
          <w:t xml:space="preserve">mean </w:t>
        </w:r>
      </w:ins>
      <w:r w:rsidR="00565CF7">
        <w:rPr>
          <w:lang w:val="en-CA"/>
        </w:rPr>
        <w:t>detection intercept</w:t>
      </w:r>
      <w:r w:rsidR="005F2F9C">
        <w:rPr>
          <w:lang w:val="en-CA"/>
        </w:rPr>
        <w:t xml:space="preserve"> (</w:t>
      </w:r>
      <m:oMath>
        <m:sSub>
          <m:sSubPr>
            <m:ctrlPr>
              <w:ins w:id="398" w:author="Ulrich Jens Christian" w:date="2025-09-09T11:40:00Z" w16du:dateUtc="2025-09-09T15:40:00Z">
                <w:rPr>
                  <w:rFonts w:ascii="Cambria Math" w:eastAsiaTheme="minorEastAsia" w:hAnsi="Cambria Math"/>
                  <w:i/>
                  <w:lang w:val="en-CA"/>
                </w:rPr>
              </w:ins>
            </m:ctrlPr>
          </m:sSubPr>
          <m:e>
            <m:r>
              <w:ins w:id="399" w:author="Ulrich Jens Christian" w:date="2025-09-09T11:40:00Z" w16du:dateUtc="2025-09-09T15:40:00Z">
                <w:rPr>
                  <w:rFonts w:ascii="Cambria Math" w:eastAsiaTheme="minorEastAsia" w:hAnsi="Cambria Math"/>
                  <w:lang w:val="en-CA"/>
                </w:rPr>
                <m:t>μ</m:t>
              </w:ins>
            </m:r>
          </m:e>
          <m:sub>
            <m:sSub>
              <m:sSubPr>
                <m:ctrlPr>
                  <w:ins w:id="400" w:author="Ulrich Jens Christian" w:date="2025-09-09T11:40:00Z" w16du:dateUtc="2025-09-09T15:40:00Z">
                    <w:rPr>
                      <w:rFonts w:ascii="Cambria Math" w:eastAsiaTheme="minorEastAsia" w:hAnsi="Cambria Math" w:cs="Times New Roman"/>
                      <w:i/>
                      <w:lang w:val="en-CA"/>
                    </w:rPr>
                  </w:ins>
                </m:ctrlPr>
              </m:sSubPr>
              <m:e>
                <m:r>
                  <w:ins w:id="401" w:author="Ulrich Jens Christian" w:date="2025-09-09T11:40:00Z" w16du:dateUtc="2025-09-09T15:40:00Z">
                    <w:rPr>
                      <w:rFonts w:ascii="Cambria Math" w:eastAsiaTheme="minorEastAsia" w:hAnsi="Cambria Math" w:cs="Times New Roman"/>
                      <w:lang w:val="en-CA"/>
                    </w:rPr>
                    <m:t>β</m:t>
                  </w:ins>
                </m:r>
              </m:e>
              <m:sub>
                <m:r>
                  <w:ins w:id="402" w:author="Ulrich Jens Christian" w:date="2025-09-09T11:40:00Z" w16du:dateUtc="2025-09-09T15:40:00Z">
                    <w:rPr>
                      <w:rFonts w:ascii="Cambria Math" w:eastAsiaTheme="minorEastAsia" w:hAnsi="Cambria Math" w:cs="Times New Roman"/>
                      <w:lang w:val="en-CA"/>
                    </w:rPr>
                    <m:t>1</m:t>
                  </w:ins>
                </m:r>
              </m:sub>
            </m:sSub>
          </m:sub>
        </m:sSub>
        <m:sSub>
          <m:sSubPr>
            <m:ctrlPr>
              <w:del w:id="403" w:author="Ulrich Jens Christian" w:date="2025-09-09T11:40:00Z" w16du:dateUtc="2025-09-09T15:40:00Z">
                <w:rPr>
                  <w:rFonts w:ascii="Cambria Math" w:eastAsiaTheme="minorEastAsia" w:hAnsi="Cambria Math" w:cs="Times New Roman"/>
                  <w:i/>
                  <w:lang w:val="en-CA"/>
                </w:rPr>
              </w:del>
            </m:ctrlPr>
          </m:sSubPr>
          <m:e>
            <m:r>
              <w:del w:id="404" w:author="Ulrich Jens Christian" w:date="2025-09-09T11:40:00Z" w16du:dateUtc="2025-09-09T15:40:00Z">
                <w:rPr>
                  <w:rFonts w:ascii="Cambria Math" w:eastAsiaTheme="minorEastAsia" w:hAnsi="Cambria Math" w:cs="Times New Roman"/>
                  <w:lang w:val="en-CA"/>
                </w:rPr>
                <m:t>β</m:t>
              </w:del>
            </m:r>
          </m:e>
          <m:sub>
            <m:r>
              <w:del w:id="405" w:author="Ulrich Jens Christian" w:date="2025-09-09T11:40:00Z" w16du:dateUtc="2025-09-09T15:40:00Z">
                <w:rPr>
                  <w:rFonts w:ascii="Cambria Math" w:eastAsiaTheme="minorEastAsia" w:hAnsi="Cambria Math" w:cs="Times New Roman"/>
                  <w:lang w:val="en-CA"/>
                </w:rPr>
                <m:t>0</m:t>
              </w:del>
            </m:r>
          </m:sub>
        </m:sSub>
      </m:oMath>
      <w:r w:rsidR="005F2F9C">
        <w:rPr>
          <w:lang w:val="en-CA"/>
        </w:rPr>
        <w:t>)</w:t>
      </w:r>
      <w:r w:rsidR="00364C29">
        <w:rPr>
          <w:lang w:val="en-CA"/>
        </w:rPr>
        <w:t xml:space="preserve"> </w:t>
      </w:r>
      <w:r w:rsidR="00565CF7">
        <w:rPr>
          <w:lang w:val="en-CA"/>
        </w:rPr>
        <w:t>across</w:t>
      </w:r>
      <w:r w:rsidR="00D504C7">
        <w:rPr>
          <w:lang w:val="en-CA"/>
        </w:rPr>
        <w:t xml:space="preserve"> values of</w:t>
      </w:r>
      <w:r w:rsidR="00565CF7">
        <w:rPr>
          <w:lang w:val="en-CA"/>
        </w:rPr>
        <w:t xml:space="preserve"> -3, -2, -1, and 0</w:t>
      </w:r>
      <w:r w:rsidR="00611BF7">
        <w:rPr>
          <w:lang w:val="en-CA"/>
        </w:rPr>
        <w:t xml:space="preserve"> (</w:t>
      </w:r>
      <w:r w:rsidR="00D504C7">
        <w:rPr>
          <w:lang w:val="en-CA"/>
        </w:rPr>
        <w:t xml:space="preserve">on a </w:t>
      </w:r>
      <w:r w:rsidR="00611BF7">
        <w:rPr>
          <w:lang w:val="en-CA"/>
        </w:rPr>
        <w:t>logit-scaled)</w:t>
      </w:r>
      <w:r w:rsidR="00D504C7">
        <w:rPr>
          <w:lang w:val="en-CA"/>
        </w:rPr>
        <w:t xml:space="preserve">. </w:t>
      </w:r>
      <w:r w:rsidR="00611BF7">
        <w:rPr>
          <w:lang w:val="en-CA"/>
        </w:rPr>
        <w:t>On the probability scale</w:t>
      </w:r>
      <w:r w:rsidR="00D504C7">
        <w:rPr>
          <w:lang w:val="en-CA"/>
        </w:rPr>
        <w:t>,</w:t>
      </w:r>
      <w:r w:rsidR="00611BF7">
        <w:rPr>
          <w:lang w:val="en-CA"/>
        </w:rPr>
        <w:t xml:space="preserve"> a value of 0 represents 50% </w:t>
      </w:r>
      <w:del w:id="406" w:author="Jens Christian Ulrich" w:date="2025-09-10T15:31:00Z" w16du:dateUtc="2025-09-10T19:31:00Z">
        <w:r w:rsidR="00611BF7" w:rsidDel="00D00E6D">
          <w:rPr>
            <w:lang w:val="en-CA"/>
          </w:rPr>
          <w:delText xml:space="preserve">odds </w:delText>
        </w:r>
      </w:del>
      <w:ins w:id="407" w:author="Jens Christian Ulrich" w:date="2025-09-10T15:31:00Z" w16du:dateUtc="2025-09-10T19:31:00Z">
        <w:r w:rsidR="00D00E6D">
          <w:rPr>
            <w:lang w:val="en-CA"/>
          </w:rPr>
          <w:t>probability</w:t>
        </w:r>
        <w:r w:rsidR="00D00E6D">
          <w:rPr>
            <w:lang w:val="en-CA"/>
          </w:rPr>
          <w:t xml:space="preserve"> </w:t>
        </w:r>
      </w:ins>
      <w:r w:rsidR="00611BF7">
        <w:rPr>
          <w:lang w:val="en-CA"/>
        </w:rPr>
        <w:t xml:space="preserve">of an individual </w:t>
      </w:r>
      <w:r w:rsidR="00D504C7">
        <w:rPr>
          <w:lang w:val="en-CA"/>
        </w:rPr>
        <w:t xml:space="preserve">insect </w:t>
      </w:r>
      <w:r w:rsidR="00611BF7">
        <w:rPr>
          <w:lang w:val="en-CA"/>
        </w:rPr>
        <w:t xml:space="preserve">being detected </w:t>
      </w:r>
      <w:r w:rsidR="00750E1F">
        <w:rPr>
          <w:lang w:val="en-CA"/>
        </w:rPr>
        <w:t xml:space="preserve">during </w:t>
      </w:r>
      <w:r w:rsidR="00611BF7">
        <w:rPr>
          <w:lang w:val="en-CA"/>
        </w:rPr>
        <w:t>a given survey</w:t>
      </w:r>
      <w:r w:rsidR="00D504C7">
        <w:rPr>
          <w:lang w:val="en-CA"/>
        </w:rPr>
        <w:t xml:space="preserve"> given that it is present</w:t>
      </w:r>
      <w:r w:rsidR="00611BF7">
        <w:rPr>
          <w:lang w:val="en-CA"/>
        </w:rPr>
        <w:t xml:space="preserve">, whereas a value of -3 represents a </w:t>
      </w:r>
      <w:r w:rsidR="00D504C7">
        <w:rPr>
          <w:lang w:val="en-CA"/>
        </w:rPr>
        <w:t>&lt;5</w:t>
      </w:r>
      <w:r w:rsidR="00611BF7">
        <w:rPr>
          <w:lang w:val="en-CA"/>
        </w:rPr>
        <w:t xml:space="preserve">% </w:t>
      </w:r>
      <w:ins w:id="408" w:author="Jens Christian Ulrich" w:date="2025-09-10T15:31:00Z" w16du:dateUtc="2025-09-10T19:31:00Z">
        <w:r w:rsidR="00D00E6D">
          <w:rPr>
            <w:lang w:val="en-CA"/>
          </w:rPr>
          <w:t>probability</w:t>
        </w:r>
        <w:r w:rsidR="00D00E6D">
          <w:rPr>
            <w:lang w:val="en-CA"/>
          </w:rPr>
          <w:t xml:space="preserve"> </w:t>
        </w:r>
      </w:ins>
      <w:del w:id="409" w:author="Jens Christian Ulrich" w:date="2025-09-10T15:31:00Z" w16du:dateUtc="2025-09-10T19:31:00Z">
        <w:r w:rsidR="00611BF7" w:rsidDel="00D00E6D">
          <w:rPr>
            <w:lang w:val="en-CA"/>
          </w:rPr>
          <w:delText>odds</w:delText>
        </w:r>
      </w:del>
      <w:r w:rsidR="00565CF7">
        <w:rPr>
          <w:lang w:val="en-CA"/>
        </w:rPr>
        <w:t xml:space="preserve">. </w:t>
      </w:r>
      <w:r w:rsidR="00611BF7">
        <w:rPr>
          <w:lang w:val="en-CA"/>
        </w:rPr>
        <w:t xml:space="preserve">For each level of detectability, we varied the effect of </w:t>
      </w:r>
      <w:r w:rsidR="001F4525">
        <w:rPr>
          <w:lang w:val="en-CA"/>
        </w:rPr>
        <w:t>habitat</w:t>
      </w:r>
      <w:r w:rsidR="00142BD5">
        <w:rPr>
          <w:lang w:val="en-CA"/>
        </w:rPr>
        <w:t xml:space="preserve"> restoration</w:t>
      </w:r>
      <w:r w:rsidR="00611BF7">
        <w:rPr>
          <w:lang w:val="en-CA"/>
        </w:rPr>
        <w:t xml:space="preserve"> on</w:t>
      </w:r>
      <w:r w:rsidR="00750E1F">
        <w:rPr>
          <w:lang w:val="en-CA"/>
        </w:rPr>
        <w:t xml:space="preserve"> </w:t>
      </w:r>
      <w:r w:rsidR="00611BF7">
        <w:rPr>
          <w:lang w:val="en-CA"/>
        </w:rPr>
        <w:t>detection rate</w:t>
      </w:r>
      <w:r w:rsidR="00364C29">
        <w:rPr>
          <w:lang w:val="en-CA"/>
        </w:rPr>
        <w:t xml:space="preserv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sidR="005F2F9C">
        <w:rPr>
          <w:lang w:val="en-CA"/>
        </w:rPr>
        <w:t xml:space="preserve">) </w:t>
      </w:r>
      <w:r w:rsidR="00D504C7">
        <w:rPr>
          <w:lang w:val="en-CA"/>
        </w:rPr>
        <w:t>across values of</w:t>
      </w:r>
      <w:r w:rsidR="00611BF7">
        <w:rPr>
          <w:lang w:val="en-CA"/>
        </w:rPr>
        <w:t xml:space="preserve"> -0.5, 0, 0.5, and 1</w:t>
      </w:r>
      <w:r w:rsidR="00D504C7">
        <w:rPr>
          <w:lang w:val="en-CA"/>
        </w:rPr>
        <w:t xml:space="preserve"> (logit-scaled)</w:t>
      </w:r>
      <w:r w:rsidR="00611BF7">
        <w:rPr>
          <w:lang w:val="en-CA"/>
        </w:rPr>
        <w:t xml:space="preserve">. </w:t>
      </w:r>
      <w:r w:rsidR="00DC5FDD">
        <w:rPr>
          <w:lang w:val="en-CA"/>
        </w:rPr>
        <w:t xml:space="preserve">A positive value corresponds to a scenario where restored sites increase detection rate. </w:t>
      </w:r>
      <w:r w:rsidR="00565CF7">
        <w:rPr>
          <w:lang w:val="en-CA"/>
        </w:rPr>
        <w:t>The abundance intercept</w:t>
      </w:r>
      <w:r w:rsidR="00364C29">
        <w:rPr>
          <w:lang w:val="en-CA"/>
        </w:rPr>
        <w:t xml:space="preserve"> </w:t>
      </w:r>
      <w:r w:rsidR="00565CF7">
        <w:rPr>
          <w:lang w:val="en-CA"/>
        </w:rPr>
        <w:t xml:space="preserve">was held constant at a value of </w:t>
      </w:r>
      <w:r w:rsidR="00B531BB">
        <w:rPr>
          <w:lang w:val="en-CA"/>
        </w:rPr>
        <w:t>2</w:t>
      </w:r>
      <w:r w:rsidR="00D504C7">
        <w:rPr>
          <w:lang w:val="en-CA"/>
        </w:rPr>
        <w:t xml:space="preserve"> (log-scale</w:t>
      </w:r>
      <w:r w:rsidR="00142BD5">
        <w:rPr>
          <w:lang w:val="en-CA"/>
        </w:rPr>
        <w:t>d)</w:t>
      </w:r>
      <w:r w:rsidR="00565CF7">
        <w:rPr>
          <w:lang w:val="en-CA"/>
        </w:rPr>
        <w:t>.</w:t>
      </w:r>
      <w:r w:rsidR="00142BD5">
        <w:rPr>
          <w:lang w:val="en-CA"/>
        </w:rPr>
        <w:t xml:space="preserve"> We fit all three of the models to twenty systems simulated under each scenario</w:t>
      </w:r>
      <w:r w:rsidR="00611BF7">
        <w:rPr>
          <w:lang w:val="en-CA"/>
        </w:rPr>
        <w:t xml:space="preserve">. We extracted 250 samples from the posterior </w:t>
      </w:r>
      <w:r w:rsidR="000A671E">
        <w:rPr>
          <w:lang w:val="en-CA"/>
        </w:rPr>
        <w:t xml:space="preserve">distribution </w:t>
      </w:r>
      <w:r w:rsidR="00142BD5">
        <w:rPr>
          <w:lang w:val="en-CA"/>
        </w:rPr>
        <w:t xml:space="preserve">of model estimates </w:t>
      </w:r>
      <w:r w:rsidR="000A671E">
        <w:rPr>
          <w:lang w:val="en-CA"/>
        </w:rPr>
        <w:t xml:space="preserve">for each </w:t>
      </w:r>
      <w:r w:rsidR="00142BD5">
        <w:rPr>
          <w:lang w:val="en-CA"/>
        </w:rPr>
        <w:t xml:space="preserve">model </w:t>
      </w:r>
      <w:r w:rsidR="000A671E">
        <w:rPr>
          <w:lang w:val="en-CA"/>
        </w:rPr>
        <w:t>fit</w:t>
      </w:r>
      <w:r w:rsidR="00142BD5">
        <w:rPr>
          <w:lang w:val="en-CA"/>
        </w:rPr>
        <w:t xml:space="preserve">. </w:t>
      </w:r>
      <w:r w:rsidR="00F84015">
        <w:rPr>
          <w:lang w:val="en-CA"/>
        </w:rPr>
        <w:t xml:space="preserve">To </w:t>
      </w:r>
      <w:r w:rsidR="00142BD5">
        <w:rPr>
          <w:lang w:val="en-CA"/>
        </w:rPr>
        <w:t>assess</w:t>
      </w:r>
      <w:r w:rsidR="00F84015">
        <w:rPr>
          <w:lang w:val="en-CA"/>
        </w:rPr>
        <w:t xml:space="preserve"> model </w:t>
      </w:r>
      <w:r w:rsidR="00DC5FDD">
        <w:rPr>
          <w:lang w:val="en-CA"/>
        </w:rPr>
        <w:t>accuracy</w:t>
      </w:r>
      <w:r w:rsidR="00F84015">
        <w:rPr>
          <w:lang w:val="en-CA"/>
        </w:rPr>
        <w:t xml:space="preserve">, we </w:t>
      </w:r>
      <w:r w:rsidR="00142BD5">
        <w:rPr>
          <w:lang w:val="en-CA"/>
        </w:rPr>
        <w:t xml:space="preserve">calculated the bias of the estimates: </w:t>
      </w:r>
      <w:r w:rsidR="00F84015">
        <w:rPr>
          <w:lang w:val="en-CA"/>
        </w:rPr>
        <w:t xml:space="preserve">the </w:t>
      </w:r>
      <w:r w:rsidR="00142BD5">
        <w:rPr>
          <w:lang w:val="en-CA"/>
        </w:rPr>
        <w:t xml:space="preserve">difference between </w:t>
      </w:r>
      <w:ins w:id="410" w:author="Jens Christian Ulrich" w:date="2025-09-09T15:53:00Z" w16du:dateUtc="2025-09-09T19:53:00Z">
        <w:r w:rsidR="00572383">
          <w:rPr>
            <w:lang w:val="en-CA"/>
          </w:rPr>
          <w:t xml:space="preserve">each of </w:t>
        </w:r>
      </w:ins>
      <w:r w:rsidR="00142BD5">
        <w:rPr>
          <w:lang w:val="en-CA"/>
        </w:rPr>
        <w:t xml:space="preserve">the </w:t>
      </w:r>
      <w:r w:rsidR="00F84015">
        <w:rPr>
          <w:lang w:val="en-CA"/>
        </w:rPr>
        <w:t xml:space="preserve">sampled effect size estimates </w:t>
      </w:r>
      <w:ins w:id="411" w:author="Jens Christian Ulrich" w:date="2025-09-09T15:53:00Z" w16du:dateUtc="2025-09-09T19:53:00Z">
        <w:r w:rsidR="00572383">
          <w:rPr>
            <w:lang w:val="en-CA"/>
          </w:rPr>
          <w:t xml:space="preserve">from the posterior distributions </w:t>
        </w:r>
      </w:ins>
      <w:r w:rsidR="00142BD5">
        <w:rPr>
          <w:lang w:val="en-CA"/>
        </w:rPr>
        <w:t>and</w:t>
      </w:r>
      <w:r w:rsidR="005F2F9C">
        <w:rPr>
          <w:lang w:val="en-CA"/>
        </w:rPr>
        <w:t xml:space="preserve"> the true value</w:t>
      </w:r>
      <w:r w:rsidR="00F84015">
        <w:rPr>
          <w:lang w:val="en-CA"/>
        </w:rPr>
        <w:t xml:space="preserve"> </w:t>
      </w:r>
      <w:r w:rsidR="00142BD5">
        <w:rPr>
          <w:lang w:val="en-CA"/>
        </w:rPr>
        <w:t xml:space="preserve">of the effect of habitat on abundance </w:t>
      </w:r>
      <w:r w:rsidR="005F2F9C">
        <w:rPr>
          <w:lang w:val="en-CA"/>
        </w:rPr>
        <w:t>(</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r>
          <w:rPr>
            <w:rFonts w:ascii="Cambria Math" w:eastAsiaTheme="minorEastAsia" w:hAnsi="Cambria Math"/>
            <w:lang w:val="en-CA"/>
          </w:rPr>
          <m:t>)</m:t>
        </m:r>
      </m:oMath>
      <w:ins w:id="412" w:author="Jens Christian Ulrich" w:date="2025-09-09T15:53:00Z" w16du:dateUtc="2025-09-09T19:53:00Z">
        <w:r w:rsidR="00572383">
          <w:rPr>
            <w:rFonts w:eastAsiaTheme="minorEastAsia"/>
            <w:lang w:val="en-CA"/>
          </w:rPr>
          <w:t>, i.e., how far away the parameter estimate is from</w:t>
        </w:r>
      </w:ins>
      <w:ins w:id="413" w:author="Jens Christian Ulrich" w:date="2025-09-09T15:54:00Z" w16du:dateUtc="2025-09-09T19:54:00Z">
        <w:r w:rsidR="00572383">
          <w:rPr>
            <w:rFonts w:eastAsiaTheme="minorEastAsia"/>
            <w:lang w:val="en-CA"/>
          </w:rPr>
          <w:t xml:space="preserve"> the true value of 1 that was used to simulate the data</w:t>
        </w:r>
      </w:ins>
      <w:r w:rsidR="00DC5FDD">
        <w:rPr>
          <w:rFonts w:eastAsiaTheme="minorEastAsia"/>
          <w:lang w:val="en-CA"/>
        </w:rPr>
        <w:t xml:space="preserve">. </w:t>
      </w:r>
      <w:del w:id="414" w:author="Ulrich, Jens" w:date="2025-06-30T15:38:00Z" w16du:dateUtc="2025-06-30T22:38:00Z">
        <w:r w:rsidR="00120E75" w:rsidDel="00D32FEB">
          <w:rPr>
            <w:lang w:val="en-CA"/>
          </w:rPr>
          <w:delText>To</w:delText>
        </w:r>
        <w:r w:rsidR="00F84015" w:rsidDel="00D32FEB">
          <w:rPr>
            <w:lang w:val="en-CA"/>
          </w:rPr>
          <w:delText xml:space="preserve"> </w:delText>
        </w:r>
      </w:del>
      <w:bookmarkStart w:id="415" w:name="_Hlk203566855"/>
      <w:ins w:id="416" w:author="Ulrich, Jens" w:date="2025-06-30T15:38:00Z" w16du:dateUtc="2025-06-30T22:38:00Z">
        <w:r w:rsidR="00D32FEB">
          <w:rPr>
            <w:lang w:val="en-CA"/>
          </w:rPr>
          <w:t xml:space="preserve">We calculated </w:t>
        </w:r>
      </w:ins>
      <w:ins w:id="417" w:author="Ulrich, Jens" w:date="2025-06-30T15:43:00Z" w16du:dateUtc="2025-06-30T22:43:00Z">
        <w:r w:rsidR="00D32FEB">
          <w:rPr>
            <w:lang w:val="en-CA"/>
          </w:rPr>
          <w:t xml:space="preserve">model </w:t>
        </w:r>
      </w:ins>
      <w:ins w:id="418" w:author="Ulrich, Jens" w:date="2025-06-30T15:38:00Z" w16du:dateUtc="2025-06-30T22:38:00Z">
        <w:r w:rsidR="00D32FEB">
          <w:rPr>
            <w:lang w:val="en-CA"/>
          </w:rPr>
          <w:t>precision as</w:t>
        </w:r>
      </w:ins>
      <w:ins w:id="419" w:author="Jens Christian Ulrich" w:date="2025-09-09T16:01:00Z" w16du:dateUtc="2025-09-09T20:01:00Z">
        <w:r w:rsidR="005106E3">
          <w:rPr>
            <w:lang w:val="en-CA"/>
          </w:rPr>
          <w:t xml:space="preserve"> the reciprocal of the </w:t>
        </w:r>
      </w:ins>
      <w:ins w:id="420" w:author="Jens Christian Ulrich" w:date="2025-09-09T16:06:00Z" w16du:dateUtc="2025-09-09T20:06:00Z">
        <w:r w:rsidR="00E070E0">
          <w:rPr>
            <w:lang w:val="en-CA"/>
          </w:rPr>
          <w:t>standard deviation</w:t>
        </w:r>
      </w:ins>
      <w:ins w:id="421" w:author="Jens Christian Ulrich" w:date="2025-09-09T16:01:00Z" w16du:dateUtc="2025-09-09T20:01:00Z">
        <w:r w:rsidR="005106E3">
          <w:rPr>
            <w:lang w:val="en-CA"/>
          </w:rPr>
          <w:t xml:space="preserve"> of </w:t>
        </w:r>
      </w:ins>
      <w:ins w:id="422" w:author="Ulrich, Jens" w:date="2025-06-30T15:38:00Z" w16du:dateUtc="2025-06-30T22:38:00Z">
        <w:del w:id="423" w:author="Jens Christian Ulrich" w:date="2025-09-09T16:01:00Z" w16du:dateUtc="2025-09-09T20:01:00Z">
          <w:r w:rsidR="00D32FEB" w:rsidDel="005106E3">
            <w:rPr>
              <w:lang w:val="en-CA"/>
            </w:rPr>
            <w:delText xml:space="preserve"> 1</w:delText>
          </w:r>
        </w:del>
      </w:ins>
      <w:ins w:id="424" w:author="Ulrich, Jens" w:date="2025-06-30T15:39:00Z" w16du:dateUtc="2025-06-30T22:39:00Z">
        <w:del w:id="425" w:author="Jens Christian Ulrich" w:date="2025-09-09T16:01:00Z" w16du:dateUtc="2025-09-09T20:01:00Z">
          <w:r w:rsidR="00D32FEB" w:rsidDel="005106E3">
            <w:rPr>
              <w:lang w:val="en-CA"/>
            </w:rPr>
            <w:delText xml:space="preserve"> </w:delText>
          </w:r>
        </w:del>
        <w:del w:id="426" w:author="Jens Christian Ulrich" w:date="2025-09-09T15:54:00Z" w16du:dateUtc="2025-09-09T19:54:00Z">
          <w:r w:rsidR="00D32FEB" w:rsidDel="00572383">
            <w:rPr>
              <w:lang w:val="en-CA"/>
            </w:rPr>
            <w:delText>/ sd</w:delText>
          </w:r>
        </w:del>
        <w:del w:id="427" w:author="Jens Christian Ulrich" w:date="2025-09-09T15:55:00Z" w16du:dateUtc="2025-09-09T19:55:00Z">
          <w:r w:rsidR="00D32FEB" w:rsidDel="00572383">
            <w:rPr>
              <w:lang w:val="en-CA"/>
            </w:rPr>
            <w:delText>(</w:delText>
          </w:r>
        </w:del>
      </w:ins>
      <w:ins w:id="428" w:author="Jens Christian Ulrich" w:date="2025-09-09T15:51:00Z" w16du:dateUtc="2025-09-09T19:51:00Z">
        <w:r w:rsidR="00D363BA">
          <w:rPr>
            <w:lang w:val="en-CA"/>
          </w:rPr>
          <w:t xml:space="preserve">all </w:t>
        </w:r>
      </w:ins>
      <w:ins w:id="429" w:author="Ulrich, Jens" w:date="2025-06-30T15:39:00Z" w16du:dateUtc="2025-06-30T22:39:00Z">
        <w:r w:rsidR="00D32FEB">
          <w:rPr>
            <w:lang w:val="en-CA"/>
          </w:rPr>
          <w:t>posterior samples</w:t>
        </w:r>
      </w:ins>
      <w:ins w:id="430" w:author="Jens Christian Ulrich" w:date="2025-09-09T16:01:00Z" w16du:dateUtc="2025-09-09T20:01:00Z">
        <w:r w:rsidR="005106E3">
          <w:rPr>
            <w:lang w:val="en-CA"/>
          </w:rPr>
          <w:t xml:space="preserve"> from each simulation scenario</w:t>
        </w:r>
      </w:ins>
      <w:ins w:id="431" w:author="Ulrich, Jens" w:date="2025-06-30T15:39:00Z" w16du:dateUtc="2025-06-30T22:39:00Z">
        <w:del w:id="432" w:author="Jens Christian Ulrich" w:date="2025-09-09T15:55:00Z" w16du:dateUtc="2025-09-09T19:55:00Z">
          <w:r w:rsidR="00D32FEB" w:rsidDel="00572383">
            <w:rPr>
              <w:lang w:val="en-CA"/>
            </w:rPr>
            <w:delText>)</w:delText>
          </w:r>
        </w:del>
        <w:r w:rsidR="00D32FEB">
          <w:rPr>
            <w:lang w:val="en-CA"/>
          </w:rPr>
          <w:t xml:space="preserve">. </w:t>
        </w:r>
      </w:ins>
      <w:del w:id="433" w:author="Ulrich, Jens" w:date="2025-06-30T15:39:00Z" w16du:dateUtc="2025-06-30T22:39:00Z">
        <w:r w:rsidR="00F84015" w:rsidDel="00D32FEB">
          <w:rPr>
            <w:lang w:val="en-CA"/>
          </w:rPr>
          <w:delText xml:space="preserve">assess precision, </w:delText>
        </w:r>
        <w:r w:rsidR="00120E75" w:rsidDel="00D32FEB">
          <w:rPr>
            <w:lang w:val="en-CA"/>
          </w:rPr>
          <w:delText xml:space="preserve">we </w:delText>
        </w:r>
        <w:r w:rsidR="00DC5FDD" w:rsidDel="00D32FEB">
          <w:rPr>
            <w:lang w:val="en-CA"/>
          </w:rPr>
          <w:delText>measured the</w:delText>
        </w:r>
        <w:r w:rsidR="003F2617" w:rsidDel="00D32FEB">
          <w:rPr>
            <w:lang w:val="en-CA"/>
          </w:rPr>
          <w:delText xml:space="preserve"> 90% </w:delText>
        </w:r>
        <w:r w:rsidR="00DC5FDD" w:rsidDel="00D32FEB">
          <w:rPr>
            <w:lang w:val="en-CA"/>
          </w:rPr>
          <w:delText>Bayesian Credible Intervals (BCI)</w:delText>
        </w:r>
        <w:r w:rsidR="003F2617" w:rsidDel="00D32FEB">
          <w:rPr>
            <w:lang w:val="en-CA"/>
          </w:rPr>
          <w:delText xml:space="preserve"> </w:delText>
        </w:r>
        <w:r w:rsidR="00DC5FDD" w:rsidDel="00D32FEB">
          <w:rPr>
            <w:lang w:val="en-CA"/>
          </w:rPr>
          <w:delText>of</w:delText>
        </w:r>
        <w:r w:rsidR="003F2617" w:rsidDel="00D32FEB">
          <w:rPr>
            <w:lang w:val="en-CA"/>
          </w:rPr>
          <w:delText xml:space="preserve"> each model fit. </w:delText>
        </w:r>
      </w:del>
      <w:del w:id="434" w:author="Ulrich, Jens" w:date="2025-06-30T15:44:00Z" w16du:dateUtc="2025-06-30T22:44:00Z">
        <w:r w:rsidR="00DC5FDD" w:rsidDel="00D32FEB">
          <w:rPr>
            <w:lang w:val="en-CA"/>
          </w:rPr>
          <w:delText>L</w:delText>
        </w:r>
        <w:r w:rsidR="003F2617" w:rsidDel="00D32FEB">
          <w:rPr>
            <w:lang w:val="en-CA"/>
          </w:rPr>
          <w:delText xml:space="preserve">arger </w:delText>
        </w:r>
        <w:r w:rsidR="00142BD5" w:rsidDel="00D32FEB">
          <w:rPr>
            <w:lang w:val="en-CA"/>
          </w:rPr>
          <w:delText xml:space="preserve">values of </w:delText>
        </w:r>
      </w:del>
      <w:ins w:id="435" w:author="Ulrich, Jens" w:date="2025-06-30T15:44:00Z" w16du:dateUtc="2025-06-30T22:44:00Z">
        <w:r w:rsidR="00D32FEB">
          <w:rPr>
            <w:lang w:val="en-CA"/>
          </w:rPr>
          <w:t xml:space="preserve">Higher </w:t>
        </w:r>
      </w:ins>
      <w:r w:rsidR="00142BD5">
        <w:rPr>
          <w:lang w:val="en-CA"/>
        </w:rPr>
        <w:t>precision</w:t>
      </w:r>
      <w:r w:rsidR="003F2617">
        <w:rPr>
          <w:lang w:val="en-CA"/>
        </w:rPr>
        <w:t xml:space="preserve"> </w:t>
      </w:r>
      <w:del w:id="436" w:author="Ulrich, Jens" w:date="2025-06-30T15:44:00Z" w16du:dateUtc="2025-06-30T22:44:00Z">
        <w:r w:rsidR="00142BD5" w:rsidDel="00D32FEB">
          <w:rPr>
            <w:lang w:val="en-CA"/>
          </w:rPr>
          <w:delText xml:space="preserve">represent </w:delText>
        </w:r>
      </w:del>
      <w:ins w:id="437" w:author="Ulrich, Jens" w:date="2025-06-30T15:44:00Z" w16du:dateUtc="2025-06-30T22:44:00Z">
        <w:r w:rsidR="00D32FEB">
          <w:rPr>
            <w:lang w:val="en-CA"/>
          </w:rPr>
          <w:t xml:space="preserve">reflects </w:t>
        </w:r>
      </w:ins>
      <w:ins w:id="438" w:author="Ulrich, Jens" w:date="2025-06-30T15:45:00Z" w16du:dateUtc="2025-06-30T22:45:00Z">
        <w:del w:id="439" w:author="Jens Christian Ulrich" w:date="2025-09-09T16:01:00Z" w16du:dateUtc="2025-09-09T20:01:00Z">
          <w:r w:rsidR="00D32FEB" w:rsidDel="00DD7700">
            <w:rPr>
              <w:lang w:val="en-CA"/>
            </w:rPr>
            <w:delText>reduced</w:delText>
          </w:r>
        </w:del>
      </w:ins>
      <w:ins w:id="440" w:author="Jens Christian Ulrich" w:date="2025-09-09T16:01:00Z" w16du:dateUtc="2025-09-09T20:01:00Z">
        <w:r w:rsidR="00DD7700">
          <w:rPr>
            <w:lang w:val="en-CA"/>
          </w:rPr>
          <w:t>lower</w:t>
        </w:r>
      </w:ins>
      <w:ins w:id="441" w:author="Ulrich, Jens" w:date="2025-06-30T15:44:00Z" w16du:dateUtc="2025-06-30T22:44:00Z">
        <w:r w:rsidR="00D32FEB">
          <w:rPr>
            <w:lang w:val="en-CA"/>
          </w:rPr>
          <w:t xml:space="preserve"> un</w:t>
        </w:r>
      </w:ins>
      <w:ins w:id="442" w:author="Ulrich, Jens" w:date="2025-06-30T15:45:00Z" w16du:dateUtc="2025-06-30T22:45:00Z">
        <w:r w:rsidR="00D32FEB">
          <w:rPr>
            <w:lang w:val="en-CA"/>
          </w:rPr>
          <w:t xml:space="preserve">certainty in the posterior </w:t>
        </w:r>
        <w:del w:id="443" w:author="Jens Christian Ulrich" w:date="2025-09-09T16:01:00Z" w16du:dateUtc="2025-09-09T20:01:00Z">
          <w:r w:rsidR="00D32FEB" w:rsidDel="00DD7700">
            <w:rPr>
              <w:lang w:val="en-CA"/>
            </w:rPr>
            <w:delText>samples</w:delText>
          </w:r>
        </w:del>
      </w:ins>
      <w:ins w:id="444" w:author="Jens Christian Ulrich" w:date="2025-09-09T16:01:00Z" w16du:dateUtc="2025-09-09T20:01:00Z">
        <w:r w:rsidR="00DD7700">
          <w:rPr>
            <w:lang w:val="en-CA"/>
          </w:rPr>
          <w:t>dis</w:t>
        </w:r>
      </w:ins>
      <w:ins w:id="445" w:author="Jens Christian Ulrich" w:date="2025-09-09T16:02:00Z" w16du:dateUtc="2025-09-09T20:02:00Z">
        <w:r w:rsidR="00DD7700">
          <w:rPr>
            <w:lang w:val="en-CA"/>
          </w:rPr>
          <w:t>tributions</w:t>
        </w:r>
      </w:ins>
      <w:del w:id="446" w:author="Ulrich, Jens" w:date="2025-06-30T15:45:00Z" w16du:dateUtc="2025-06-30T22:45:00Z">
        <w:r w:rsidR="00142BD5" w:rsidDel="00D32FEB">
          <w:rPr>
            <w:lang w:val="en-CA"/>
          </w:rPr>
          <w:delText>model</w:delText>
        </w:r>
      </w:del>
      <w:del w:id="447" w:author="Ulrich, Jens" w:date="2025-06-30T15:40:00Z" w16du:dateUtc="2025-06-30T22:40:00Z">
        <w:r w:rsidR="00142BD5" w:rsidDel="00D32FEB">
          <w:rPr>
            <w:lang w:val="en-CA"/>
          </w:rPr>
          <w:delText>s</w:delText>
        </w:r>
      </w:del>
      <w:del w:id="448" w:author="Ulrich, Jens" w:date="2025-06-30T15:45:00Z" w16du:dateUtc="2025-06-30T22:45:00Z">
        <w:r w:rsidR="00142BD5" w:rsidDel="00D32FEB">
          <w:rPr>
            <w:lang w:val="en-CA"/>
          </w:rPr>
          <w:delText xml:space="preserve"> with</w:delText>
        </w:r>
        <w:r w:rsidR="003F2617" w:rsidDel="00D32FEB">
          <w:rPr>
            <w:lang w:val="en-CA"/>
          </w:rPr>
          <w:delText xml:space="preserve"> </w:delText>
        </w:r>
      </w:del>
      <w:del w:id="449" w:author="Ulrich, Jens" w:date="2025-06-30T15:40:00Z" w16du:dateUtc="2025-06-30T22:40:00Z">
        <w:r w:rsidR="00142BD5" w:rsidDel="00D32FEB">
          <w:rPr>
            <w:lang w:val="en-CA"/>
          </w:rPr>
          <w:delText>greater</w:delText>
        </w:r>
        <w:r w:rsidR="003F2617" w:rsidDel="00D32FEB">
          <w:rPr>
            <w:lang w:val="en-CA"/>
          </w:rPr>
          <w:delText xml:space="preserve"> </w:delText>
        </w:r>
      </w:del>
      <w:del w:id="450" w:author="Ulrich, Jens" w:date="2025-06-30T15:45:00Z" w16du:dateUtc="2025-06-30T22:45:00Z">
        <w:r w:rsidR="003F2617" w:rsidDel="00D32FEB">
          <w:rPr>
            <w:lang w:val="en-CA"/>
          </w:rPr>
          <w:delText>uncertainty</w:delText>
        </w:r>
      </w:del>
      <w:r w:rsidR="003F2617">
        <w:rPr>
          <w:lang w:val="en-CA"/>
        </w:rPr>
        <w:t xml:space="preserve">. </w:t>
      </w:r>
      <w:bookmarkEnd w:id="415"/>
      <w:r w:rsidR="000A671E">
        <w:rPr>
          <w:lang w:val="en-CA"/>
        </w:rPr>
        <w:t xml:space="preserve">Next, we assessed how changes in </w:t>
      </w:r>
      <w:r w:rsidR="00BA38EB">
        <w:rPr>
          <w:lang w:val="en-CA"/>
        </w:rPr>
        <w:t xml:space="preserve">the number of </w:t>
      </w:r>
      <w:r w:rsidR="000A671E">
        <w:rPr>
          <w:lang w:val="en-CA"/>
        </w:rPr>
        <w:t>site</w:t>
      </w:r>
      <w:r w:rsidR="00BA38EB">
        <w:rPr>
          <w:lang w:val="en-CA"/>
        </w:rPr>
        <w:t>s included in a study</w:t>
      </w:r>
      <w:r w:rsidR="000A671E">
        <w:rPr>
          <w:lang w:val="en-CA"/>
        </w:rPr>
        <w:t xml:space="preserve"> </w:t>
      </w:r>
      <w:r w:rsidR="00E27515">
        <w:rPr>
          <w:lang w:val="en-CA"/>
        </w:rPr>
        <w:t xml:space="preserve">impacted </w:t>
      </w:r>
      <w:r w:rsidR="000A671E">
        <w:rPr>
          <w:lang w:val="en-CA"/>
        </w:rPr>
        <w:t xml:space="preserve">model </w:t>
      </w:r>
      <w:r w:rsidR="00142BD5">
        <w:rPr>
          <w:lang w:val="en-CA"/>
        </w:rPr>
        <w:t>accuracy</w:t>
      </w:r>
      <w:r w:rsidR="000A671E">
        <w:rPr>
          <w:lang w:val="en-CA"/>
        </w:rPr>
        <w:t xml:space="preserve"> and precision. </w:t>
      </w:r>
      <w:r w:rsidR="00142BD5">
        <w:rPr>
          <w:lang w:val="en-CA"/>
        </w:rPr>
        <w:t>W</w:t>
      </w:r>
      <w:r w:rsidR="000A671E">
        <w:rPr>
          <w:lang w:val="en-CA"/>
        </w:rPr>
        <w:t xml:space="preserve">e simulated </w:t>
      </w:r>
      <w:r w:rsidR="00BA38EB">
        <w:rPr>
          <w:lang w:val="en-CA"/>
        </w:rPr>
        <w:t>scenarios with 10, 20 or 30 sites</w:t>
      </w:r>
      <w:r w:rsidR="000A671E">
        <w:rPr>
          <w:lang w:val="en-CA"/>
        </w:rPr>
        <w:t xml:space="preserve">. For each </w:t>
      </w:r>
      <w:r w:rsidR="00BA38EB">
        <w:rPr>
          <w:lang w:val="en-CA"/>
        </w:rPr>
        <w:t>scenario</w:t>
      </w:r>
      <w:r w:rsidR="000A671E">
        <w:rPr>
          <w:lang w:val="en-CA"/>
        </w:rPr>
        <w:t xml:space="preserve">, we </w:t>
      </w:r>
      <w:r w:rsidR="00E75E4A">
        <w:rPr>
          <w:lang w:val="en-CA"/>
        </w:rPr>
        <w:t xml:space="preserve">again </w:t>
      </w:r>
      <w:r w:rsidR="000A671E">
        <w:rPr>
          <w:lang w:val="en-CA"/>
        </w:rPr>
        <w:t xml:space="preserve">varied the effect of </w:t>
      </w:r>
      <w:r w:rsidR="00142BD5">
        <w:rPr>
          <w:lang w:val="en-CA"/>
        </w:rPr>
        <w:t>habitat restoration</w:t>
      </w:r>
      <w:r w:rsidR="000A671E">
        <w:rPr>
          <w:lang w:val="en-CA"/>
        </w:rPr>
        <w:t xml:space="preserve"> on detection rate. The detection intercept was held constant at -2 </w:t>
      </w:r>
      <w:r w:rsidR="003F2617">
        <w:rPr>
          <w:lang w:val="en-CA"/>
        </w:rPr>
        <w:t>(logit-scaled). A</w:t>
      </w:r>
      <w:r w:rsidR="000A671E">
        <w:rPr>
          <w:lang w:val="en-CA"/>
        </w:rPr>
        <w:t xml:space="preserve">ll other parameters and study dimensions </w:t>
      </w:r>
      <w:r w:rsidR="00E75E4A">
        <w:rPr>
          <w:lang w:val="en-CA"/>
        </w:rPr>
        <w:t xml:space="preserve">were </w:t>
      </w:r>
      <w:r w:rsidR="000A671E">
        <w:rPr>
          <w:lang w:val="en-CA"/>
        </w:rPr>
        <w:t xml:space="preserve">held constant as described </w:t>
      </w:r>
      <w:r w:rsidR="00142BD5">
        <w:rPr>
          <w:lang w:val="en-CA"/>
        </w:rPr>
        <w:t>above</w:t>
      </w:r>
      <w:r w:rsidR="003F2617">
        <w:rPr>
          <w:lang w:val="en-CA"/>
        </w:rPr>
        <w:t xml:space="preserve">. </w:t>
      </w:r>
    </w:p>
    <w:p w14:paraId="18AB1E18" w14:textId="35C24C04" w:rsidR="000A671E" w:rsidRDefault="000A671E" w:rsidP="00E76D91">
      <w:pPr>
        <w:spacing w:line="480" w:lineRule="auto"/>
        <w:ind w:firstLine="720"/>
        <w:rPr>
          <w:lang w:val="en-CA"/>
        </w:rPr>
      </w:pPr>
      <w:r w:rsidRPr="00E75E4A">
        <w:rPr>
          <w:lang w:val="en-CA"/>
        </w:rPr>
        <w:lastRenderedPageBreak/>
        <w:t xml:space="preserve">Finally, we </w:t>
      </w:r>
      <w:r w:rsidR="003F2617">
        <w:rPr>
          <w:lang w:val="en-CA"/>
        </w:rPr>
        <w:t xml:space="preserve">examined how </w:t>
      </w:r>
      <w:r w:rsidR="003F2617" w:rsidRPr="00E75E4A">
        <w:rPr>
          <w:lang w:val="en-CA"/>
        </w:rPr>
        <w:t xml:space="preserve">violations </w:t>
      </w:r>
      <w:r w:rsidR="00750E1F">
        <w:rPr>
          <w:lang w:val="en-CA"/>
        </w:rPr>
        <w:t>of</w:t>
      </w:r>
      <w:r w:rsidR="00750E1F" w:rsidRPr="00E75E4A">
        <w:rPr>
          <w:lang w:val="en-CA"/>
        </w:rPr>
        <w:t xml:space="preserve"> </w:t>
      </w:r>
      <w:r w:rsidR="00750E1F">
        <w:rPr>
          <w:lang w:val="en-CA"/>
        </w:rPr>
        <w:t xml:space="preserve">the </w:t>
      </w:r>
      <w:r w:rsidR="00BA38EB">
        <w:rPr>
          <w:lang w:val="en-CA"/>
        </w:rPr>
        <w:t>population</w:t>
      </w:r>
      <w:r w:rsidR="00750E1F">
        <w:rPr>
          <w:lang w:val="en-CA"/>
        </w:rPr>
        <w:t xml:space="preserve"> </w:t>
      </w:r>
      <w:r w:rsidR="003F2617" w:rsidRPr="00E75E4A">
        <w:rPr>
          <w:lang w:val="en-CA"/>
        </w:rPr>
        <w:t>closure assumption</w:t>
      </w:r>
      <w:r w:rsidR="003F2617">
        <w:rPr>
          <w:lang w:val="en-CA"/>
        </w:rPr>
        <w:t xml:space="preserve"> impact</w:t>
      </w:r>
      <w:r w:rsidR="00750E1F">
        <w:rPr>
          <w:lang w:val="en-CA"/>
        </w:rPr>
        <w:t>ed</w:t>
      </w:r>
      <w:r w:rsidRPr="00E75E4A">
        <w:rPr>
          <w:lang w:val="en-CA"/>
        </w:rPr>
        <w:t xml:space="preserve"> </w:t>
      </w:r>
      <w:proofErr w:type="spellStart"/>
      <w:r w:rsidRPr="00E75E4A">
        <w:rPr>
          <w:lang w:val="en-CA"/>
        </w:rPr>
        <w:t>binmix</w:t>
      </w:r>
      <w:proofErr w:type="spellEnd"/>
      <w:r w:rsidRPr="00E75E4A">
        <w:rPr>
          <w:lang w:val="en-CA"/>
        </w:rPr>
        <w:t xml:space="preserve"> </w:t>
      </w:r>
      <w:r w:rsidR="003F2617">
        <w:rPr>
          <w:lang w:val="en-CA"/>
        </w:rPr>
        <w:t>and</w:t>
      </w:r>
      <w:r w:rsidRPr="00E75E4A">
        <w:rPr>
          <w:lang w:val="en-CA"/>
        </w:rPr>
        <w:t xml:space="preserve"> </w:t>
      </w:r>
      <w:proofErr w:type="spellStart"/>
      <w:r w:rsidRPr="00E75E4A">
        <w:rPr>
          <w:lang w:val="en-CA"/>
        </w:rPr>
        <w:t>multimix</w:t>
      </w:r>
      <w:proofErr w:type="spellEnd"/>
      <w:r w:rsidRPr="00E75E4A">
        <w:rPr>
          <w:lang w:val="en-CA"/>
        </w:rPr>
        <w:t xml:space="preserve"> </w:t>
      </w:r>
      <w:r w:rsidR="003F2617">
        <w:rPr>
          <w:lang w:val="en-CA"/>
        </w:rPr>
        <w:t>estimates</w:t>
      </w:r>
      <w:r w:rsidRPr="00E75E4A">
        <w:rPr>
          <w:lang w:val="en-CA"/>
        </w:rPr>
        <w:t xml:space="preserve">. </w:t>
      </w:r>
      <w:r w:rsidR="00C60981">
        <w:rPr>
          <w:lang w:val="en-CA"/>
        </w:rPr>
        <w:t>Here</w:t>
      </w:r>
      <w:r w:rsidR="0039216E">
        <w:rPr>
          <w:lang w:val="en-CA"/>
        </w:rPr>
        <w:t>,</w:t>
      </w:r>
      <w:r w:rsidR="00E75E4A" w:rsidRPr="00E75E4A">
        <w:rPr>
          <w:lang w:val="en-CA"/>
        </w:rPr>
        <w:t xml:space="preserve"> we still considered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E75E4A">
        <w:rPr>
          <w:rFonts w:eastAsiaTheme="minorEastAsia"/>
          <w:lang w:val="en-CA"/>
        </w:rPr>
        <w:t xml:space="preserve"> to be the outcome of a Poisson trial. </w:t>
      </w:r>
      <w:r w:rsidR="0039216E">
        <w:rPr>
          <w:rFonts w:eastAsiaTheme="minorEastAsia"/>
          <w:lang w:val="en-CA"/>
        </w:rPr>
        <w:t>However, we also</w:t>
      </w:r>
      <w:r w:rsidR="00E75E4A">
        <w:rPr>
          <w:rFonts w:eastAsiaTheme="minorEastAsia"/>
          <w:lang w:val="en-CA"/>
        </w:rPr>
        <w:t xml:space="preserve"> </w:t>
      </w:r>
      <w:r w:rsidR="00FC7B9F">
        <w:rPr>
          <w:rFonts w:eastAsiaTheme="minorEastAsia"/>
          <w:lang w:val="en-CA"/>
        </w:rPr>
        <w:t xml:space="preserve">simulated movement </w:t>
      </w:r>
      <w:r w:rsidR="00186F50">
        <w:rPr>
          <w:rFonts w:eastAsiaTheme="minorEastAsia"/>
          <w:lang w:val="en-CA"/>
        </w:rPr>
        <w:t>in</w:t>
      </w:r>
      <w:r w:rsidR="00B32FC6">
        <w:rPr>
          <w:rFonts w:eastAsiaTheme="minorEastAsia"/>
          <w:lang w:val="en-CA"/>
        </w:rPr>
        <w:t xml:space="preserve"> and </w:t>
      </w:r>
      <w:r w:rsidR="00186F50">
        <w:rPr>
          <w:rFonts w:eastAsiaTheme="minorEastAsia"/>
          <w:lang w:val="en-CA"/>
        </w:rPr>
        <w:t>out</w:t>
      </w:r>
      <w:r w:rsidR="00BA38EB">
        <w:rPr>
          <w:rFonts w:eastAsiaTheme="minorEastAsia"/>
          <w:lang w:val="en-CA"/>
        </w:rPr>
        <w:t xml:space="preserve"> </w:t>
      </w:r>
      <w:r w:rsidR="00186F50">
        <w:rPr>
          <w:rFonts w:eastAsiaTheme="minorEastAsia"/>
          <w:lang w:val="en-CA"/>
        </w:rPr>
        <w:t>of</w:t>
      </w:r>
      <w:r w:rsidR="00BA38EB">
        <w:rPr>
          <w:rFonts w:eastAsiaTheme="minorEastAsia"/>
          <w:lang w:val="en-CA"/>
        </w:rPr>
        <w:t xml:space="preserve"> site</w:t>
      </w:r>
      <w:r w:rsidR="00186F50">
        <w:rPr>
          <w:rFonts w:eastAsiaTheme="minorEastAsia"/>
          <w:lang w:val="en-CA"/>
        </w:rPr>
        <w:t>s</w:t>
      </w:r>
      <w:r w:rsidR="00FC7B9F">
        <w:rPr>
          <w:rFonts w:eastAsiaTheme="minorEastAsia"/>
          <w:lang w:val="en-CA"/>
        </w:rPr>
        <w:t xml:space="preserve"> by allowing </w:t>
      </w:r>
      <w:r w:rsidR="00A169CF">
        <w:rPr>
          <w:rFonts w:eastAsiaTheme="minorEastAsia"/>
          <w:lang w:val="en-CA"/>
        </w:rPr>
        <w:t xml:space="preserve">random variation in whether </w:t>
      </w:r>
      <w:r w:rsidR="00FC7B9F">
        <w:rPr>
          <w:rFonts w:eastAsiaTheme="minorEastAsia"/>
          <w:lang w:val="en-CA"/>
        </w:rPr>
        <w:t xml:space="preserve">individuals </w:t>
      </w:r>
      <w:r w:rsidR="00A169CF">
        <w:rPr>
          <w:rFonts w:eastAsiaTheme="minorEastAsia"/>
          <w:lang w:val="en-CA"/>
        </w:rPr>
        <w:t>were “available” for detection</w:t>
      </w:r>
      <w:r w:rsidR="00DC5FDD">
        <w:rPr>
          <w:rFonts w:eastAsiaTheme="minorEastAsia"/>
          <w:lang w:val="en-CA"/>
        </w:rPr>
        <w:t>:</w:t>
      </w:r>
      <w:r w:rsidR="00E75E4A">
        <w:rPr>
          <w:rFonts w:eastAsiaTheme="minorEastAsia"/>
          <w:lang w:val="en-CA"/>
        </w:rPr>
        <w:t xml:space="preserve"> </w:t>
      </w:r>
      <w:r w:rsidR="00BA38EB">
        <w:rPr>
          <w:rFonts w:eastAsiaTheme="minorEastAsia"/>
          <w:lang w:val="en-CA"/>
        </w:rPr>
        <w:t>E</w:t>
      </w:r>
      <w:r w:rsidR="00E75E4A">
        <w:rPr>
          <w:rFonts w:eastAsiaTheme="minorEastAsia"/>
          <w:lang w:val="en-CA"/>
        </w:rPr>
        <w:t>ach individual</w:t>
      </w:r>
      <w:r w:rsidR="00DC5FDD">
        <w:rPr>
          <w:rFonts w:eastAsiaTheme="minorEastAsia"/>
          <w:lang w:val="en-CA"/>
        </w:rPr>
        <w:t>,</w:t>
      </w:r>
      <w:r w:rsidR="00E75E4A">
        <w:rPr>
          <w:rFonts w:eastAsiaTheme="minorEastAsia"/>
          <w:lang w:val="en-CA"/>
        </w:rPr>
        <w:t xml:space="preserve"> </w:t>
      </w:r>
      <m:oMath>
        <m:r>
          <w:rPr>
            <w:rFonts w:ascii="Cambria Math" w:hAnsi="Cambria Math" w:cs="Times New Roman"/>
            <w:lang w:val="en-CA"/>
          </w:rPr>
          <m:t>k</m:t>
        </m:r>
      </m:oMath>
      <w:r w:rsidR="00DC5FDD">
        <w:rPr>
          <w:rFonts w:eastAsiaTheme="minorEastAsia"/>
          <w:lang w:val="en-CA"/>
        </w:rPr>
        <w:t>,</w:t>
      </w:r>
      <w:r w:rsidR="00647EC5">
        <w:rPr>
          <w:rFonts w:eastAsiaTheme="minorEastAsia"/>
          <w:lang w:val="en-CA"/>
        </w:rPr>
        <w:t xml:space="preserve"> </w:t>
      </w:r>
      <w:r w:rsidR="00A169CF">
        <w:rPr>
          <w:rFonts w:eastAsiaTheme="minorEastAsia"/>
          <w:lang w:val="en-CA"/>
        </w:rPr>
        <w:t>from each superpopulation</w:t>
      </w:r>
      <w:r w:rsidR="00DC5FDD">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oMath>
      <w:r w:rsidR="00DC5FDD">
        <w:rPr>
          <w:rFonts w:eastAsiaTheme="minorEastAsia"/>
          <w:lang w:val="en-CA"/>
        </w:rPr>
        <w:t xml:space="preserve">, </w:t>
      </w:r>
      <w:r w:rsidR="00E75E4A">
        <w:rPr>
          <w:rFonts w:eastAsiaTheme="minorEastAsia"/>
          <w:lang w:val="en-CA"/>
        </w:rPr>
        <w:t>was</w:t>
      </w:r>
      <w:r w:rsidR="00BA38EB">
        <w:rPr>
          <w:rFonts w:eastAsiaTheme="minorEastAsia"/>
          <w:lang w:val="en-CA"/>
        </w:rPr>
        <w:t xml:space="preserve"> randomly</w:t>
      </w:r>
      <w:r w:rsidR="00E75E4A">
        <w:rPr>
          <w:rFonts w:eastAsiaTheme="minorEastAsia"/>
          <w:lang w:val="en-CA"/>
        </w:rPr>
        <w:t xml:space="preserve"> available for</w:t>
      </w:r>
      <w:r w:rsidR="00647EC5">
        <w:rPr>
          <w:rFonts w:eastAsiaTheme="minorEastAsia"/>
          <w:lang w:val="en-CA"/>
        </w:rPr>
        <w:t xml:space="preserve"> </w:t>
      </w:r>
      <w:r w:rsidR="00E75E4A">
        <w:rPr>
          <w:rFonts w:eastAsiaTheme="minorEastAsia"/>
          <w:lang w:val="en-CA"/>
        </w:rPr>
        <w:t>detection</w:t>
      </w:r>
      <w:r w:rsidR="009860A2">
        <w:rPr>
          <w:rFonts w:eastAsiaTheme="minorEastAsia"/>
          <w:lang w:val="en-CA"/>
        </w:rPr>
        <w:t xml:space="preserve"> </w:t>
      </w:r>
      <w:r w:rsidR="00C60981">
        <w:rPr>
          <w:rFonts w:eastAsiaTheme="minorEastAsia"/>
          <w:lang w:val="en-CA"/>
        </w:rPr>
        <w:t>on</w:t>
      </w:r>
      <w:r w:rsidR="009860A2">
        <w:rPr>
          <w:rFonts w:eastAsiaTheme="minorEastAsia"/>
          <w:lang w:val="en-CA"/>
        </w:rPr>
        <w:t xml:space="preserve"> </w:t>
      </w:r>
      <w:r w:rsidR="00DC5FDD">
        <w:rPr>
          <w:rFonts w:eastAsiaTheme="minorEastAsia"/>
          <w:lang w:val="en-CA"/>
        </w:rPr>
        <w:t>sampling event,</w:t>
      </w:r>
      <w:r w:rsidR="00BA38EB">
        <w:rPr>
          <w:rFonts w:eastAsiaTheme="minorEastAsia"/>
          <w:lang w:val="en-CA"/>
        </w:rPr>
        <w:t xml:space="preserve"> </w:t>
      </w:r>
      <m:oMath>
        <m:r>
          <w:rPr>
            <w:rFonts w:ascii="Cambria Math" w:eastAsiaTheme="minorEastAsia" w:hAnsi="Cambria Math"/>
            <w:lang w:val="en-CA"/>
          </w:rPr>
          <m:t>j</m:t>
        </m:r>
      </m:oMath>
      <w:r w:rsidR="00DC5FDD">
        <w:rPr>
          <w:rFonts w:eastAsiaTheme="minorEastAsia"/>
          <w:lang w:val="en-CA"/>
        </w:rPr>
        <w:t>,</w:t>
      </w:r>
      <w:r w:rsidR="00647EC5">
        <w:rPr>
          <w:rFonts w:eastAsiaTheme="minorEastAsia"/>
          <w:lang w:val="en-CA"/>
        </w:rPr>
        <w:t xml:space="preserve"> </w:t>
      </w:r>
      <w:r w:rsidR="00BA38EB">
        <w:rPr>
          <w:rFonts w:eastAsiaTheme="minorEastAsia"/>
          <w:lang w:val="en-CA"/>
        </w:rPr>
        <w:t xml:space="preserve">with some probability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E75E4A">
        <w:rPr>
          <w:rFonts w:eastAsiaTheme="minorEastAsia"/>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availability</m:t>
            </m:r>
          </m:e>
          <m:sub>
            <m:r>
              <w:rPr>
                <w:rFonts w:ascii="Cambria Math" w:hAnsi="Cambria Math" w:cs="Times New Roman"/>
                <w:lang w:val="en-CA"/>
              </w:rPr>
              <m:t>i,j, k</m:t>
            </m:r>
          </m:sub>
        </m:sSub>
        <m:r>
          <w:rPr>
            <w:rFonts w:ascii="Cambria Math" w:hAnsi="Cambria Math" w:cs="Times New Roman"/>
            <w:lang w:val="en-CA"/>
          </w:rPr>
          <m:t xml:space="preserve"> ~ binomial(</m:t>
        </m:r>
        <m:sSub>
          <m:sSubPr>
            <m:ctrlPr>
              <w:rPr>
                <w:rFonts w:ascii="Cambria Math" w:hAnsi="Cambria Math" w:cs="Times New Roman"/>
                <w:i/>
                <w:lang w:val="en-CA"/>
              </w:rPr>
            </m:ctrlPr>
          </m:sSubPr>
          <m:e>
            <m:r>
              <w:rPr>
                <w:rFonts w:ascii="Cambria Math" w:hAnsi="Cambria Math" w:cs="Times New Roman"/>
                <w:lang w:val="en-CA"/>
              </w:rPr>
              <m:t>N</m:t>
            </m:r>
          </m:e>
          <m:sub>
            <m:r>
              <w:rPr>
                <w:rFonts w:ascii="Cambria Math" w:hAnsi="Cambria Math" w:cs="Times New Roman"/>
                <w:lang w:val="en-CA"/>
              </w:rPr>
              <m:t>i</m:t>
            </m:r>
          </m:sub>
        </m:sSub>
        <m:r>
          <m:rPr>
            <m:sty m:val="p"/>
          </m:rPr>
          <w:rPr>
            <w:rFonts w:ascii="Cambria Math" w:eastAsiaTheme="minorEastAsia" w:hAnsi="Cambria Math"/>
            <w:lang w:val="en-CA"/>
          </w:rPr>
          <m:t xml:space="preserve">, </m:t>
        </m:r>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r>
          <w:rPr>
            <w:rFonts w:ascii="Cambria Math" w:hAnsi="Cambria Math" w:cs="Times New Roman"/>
            <w:lang w:val="en-CA"/>
          </w:rPr>
          <m:t>)</m:t>
        </m:r>
      </m:oMath>
      <w:r w:rsidR="00E75E4A">
        <w:rPr>
          <w:rFonts w:eastAsiaTheme="minorEastAsia"/>
          <w:lang w:val="en-CA"/>
        </w:rPr>
        <w:t xml:space="preserve">. </w:t>
      </w:r>
      <w:r w:rsidR="009860A2">
        <w:rPr>
          <w:rFonts w:eastAsiaTheme="minorEastAsia"/>
          <w:lang w:val="en-CA"/>
        </w:rPr>
        <w:t xml:space="preserve">We specified a linear predictor for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i</m:t>
            </m:r>
          </m:sub>
        </m:sSub>
      </m:oMath>
      <w:r w:rsidR="009860A2">
        <w:rPr>
          <w:rFonts w:eastAsiaTheme="minorEastAsia"/>
          <w:lang w:val="en-CA"/>
        </w:rPr>
        <w:t>, with a</w:t>
      </w:r>
      <w:r w:rsidR="00B4676A">
        <w:rPr>
          <w:rFonts w:eastAsiaTheme="minorEastAsia"/>
          <w:lang w:val="en-CA"/>
        </w:rPr>
        <w:t xml:space="preserve">n </w:t>
      </w:r>
      <w:r w:rsidR="00E76D91">
        <w:rPr>
          <w:rFonts w:eastAsiaTheme="minorEastAsia"/>
          <w:lang w:val="en-CA"/>
        </w:rPr>
        <w:t xml:space="preserve">availability </w:t>
      </w:r>
      <w:r w:rsidR="009860A2">
        <w:rPr>
          <w:rFonts w:eastAsiaTheme="minorEastAsia"/>
          <w:lang w:val="en-CA"/>
        </w:rPr>
        <w:t xml:space="preserve">intercept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and </w:t>
      </w:r>
      <w:r w:rsidR="00E76D91">
        <w:rPr>
          <w:rFonts w:eastAsiaTheme="minorEastAsia"/>
          <w:lang w:val="en-CA"/>
        </w:rPr>
        <w:t>a</w:t>
      </w:r>
      <w:r w:rsidR="00C60981">
        <w:rPr>
          <w:rFonts w:eastAsiaTheme="minorEastAsia"/>
          <w:lang w:val="en-CA"/>
        </w:rPr>
        <w:t xml:space="preserve">n </w:t>
      </w:r>
      <w:r w:rsidR="009860A2">
        <w:rPr>
          <w:rFonts w:eastAsiaTheme="minorEastAsia"/>
          <w:lang w:val="en-CA"/>
        </w:rPr>
        <w:t xml:space="preserve">effect of </w:t>
      </w:r>
      <w:r w:rsidR="00C60981">
        <w:rPr>
          <w:rFonts w:eastAsiaTheme="minorEastAsia"/>
          <w:lang w:val="en-CA"/>
        </w:rPr>
        <w:t xml:space="preserve">habitat </w:t>
      </w:r>
      <w:r w:rsidR="009860A2">
        <w:rPr>
          <w:rFonts w:eastAsiaTheme="minorEastAsia"/>
          <w:lang w:val="en-CA"/>
        </w:rPr>
        <w:t xml:space="preserve">restoration on availability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We varied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9860A2">
        <w:rPr>
          <w:rFonts w:eastAsiaTheme="minorEastAsia"/>
          <w:lang w:val="en-CA"/>
        </w:rPr>
        <w:t xml:space="preserve"> </w:t>
      </w:r>
      <w:del w:id="451" w:author="Jens Ulrich [2]" w:date="2025-07-16T14:01:00Z" w16du:dateUtc="2025-07-16T21:01:00Z">
        <w:r w:rsidR="009860A2" w:rsidDel="00DA6307">
          <w:rPr>
            <w:rFonts w:eastAsiaTheme="minorEastAsia"/>
            <w:lang w:val="en-CA"/>
          </w:rPr>
          <w:delText xml:space="preserve">between </w:delText>
        </w:r>
      </w:del>
      <w:ins w:id="452" w:author="Jens Ulrich [2]" w:date="2025-07-16T14:01:00Z" w16du:dateUtc="2025-07-16T21:01:00Z">
        <w:r w:rsidR="00DA6307">
          <w:rPr>
            <w:rFonts w:eastAsiaTheme="minorEastAsia"/>
            <w:lang w:val="en-CA"/>
          </w:rPr>
          <w:t xml:space="preserve">across </w:t>
        </w:r>
      </w:ins>
      <w:r w:rsidR="009860A2">
        <w:rPr>
          <w:rFonts w:eastAsiaTheme="minorEastAsia"/>
          <w:lang w:val="en-CA"/>
        </w:rPr>
        <w:t xml:space="preserve">-1, 0, </w:t>
      </w:r>
      <w:r w:rsidR="008C6D8C">
        <w:rPr>
          <w:rFonts w:eastAsiaTheme="minorEastAsia"/>
          <w:lang w:val="en-CA"/>
        </w:rPr>
        <w:t xml:space="preserve">and </w:t>
      </w:r>
      <w:r w:rsidR="009860A2">
        <w:rPr>
          <w:rFonts w:eastAsiaTheme="minorEastAsia"/>
          <w:lang w:val="en-CA"/>
        </w:rPr>
        <w:t xml:space="preserve">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9860A2">
        <w:rPr>
          <w:rFonts w:eastAsiaTheme="minorEastAsia"/>
          <w:lang w:val="en-CA"/>
        </w:rPr>
        <w:t xml:space="preserve"> </w:t>
      </w:r>
      <w:ins w:id="453" w:author="Jens Ulrich [2]" w:date="2025-07-16T14:01:00Z" w16du:dateUtc="2025-07-16T21:01:00Z">
        <w:r w:rsidR="00DA6307">
          <w:rPr>
            <w:rFonts w:eastAsiaTheme="minorEastAsia"/>
            <w:lang w:val="en-CA"/>
          </w:rPr>
          <w:t xml:space="preserve">across </w:t>
        </w:r>
      </w:ins>
      <w:del w:id="454" w:author="Jens Ulrich [2]" w:date="2025-07-16T14:01:00Z" w16du:dateUtc="2025-07-16T21:01:00Z">
        <w:r w:rsidR="009860A2" w:rsidDel="00DA6307">
          <w:rPr>
            <w:rFonts w:eastAsiaTheme="minorEastAsia"/>
            <w:lang w:val="en-CA"/>
          </w:rPr>
          <w:delText xml:space="preserve">between </w:delText>
        </w:r>
      </w:del>
      <w:r w:rsidR="009860A2">
        <w:rPr>
          <w:rFonts w:eastAsiaTheme="minorEastAsia"/>
          <w:lang w:val="en-CA"/>
        </w:rPr>
        <w:t>-1, 0 and 1</w:t>
      </w:r>
      <w:r w:rsidR="00266541">
        <w:rPr>
          <w:rFonts w:eastAsiaTheme="minorEastAsia"/>
          <w:lang w:val="en-CA"/>
        </w:rPr>
        <w:t xml:space="preserve"> (logit-scaled)</w:t>
      </w:r>
      <w:r w:rsidR="004B3DE1">
        <w:rPr>
          <w:rFonts w:eastAsiaTheme="minorEastAsia"/>
          <w:lang w:val="en-CA"/>
        </w:rPr>
        <w:t xml:space="preserve">. A negative value of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4B3DE1">
        <w:rPr>
          <w:rFonts w:eastAsiaTheme="minorEastAsia"/>
          <w:lang w:val="en-CA"/>
        </w:rPr>
        <w:t xml:space="preserve"> represents a scenario</w:t>
      </w:r>
      <w:r w:rsidR="00C60981">
        <w:rPr>
          <w:rFonts w:eastAsiaTheme="minorEastAsia"/>
          <w:lang w:val="en-CA"/>
        </w:rPr>
        <w:t xml:space="preserve"> </w:t>
      </w:r>
      <w:r w:rsidR="00EA6935">
        <w:rPr>
          <w:rFonts w:eastAsiaTheme="minorEastAsia"/>
          <w:lang w:val="en-CA"/>
        </w:rPr>
        <w:t xml:space="preserve">where </w:t>
      </w:r>
      <w:r w:rsidR="00C60981">
        <w:rPr>
          <w:rFonts w:eastAsiaTheme="minorEastAsia"/>
          <w:lang w:val="en-CA"/>
        </w:rPr>
        <w:t>restoration reduces the tendency for</w:t>
      </w:r>
      <w:r w:rsidR="004B3DE1">
        <w:rPr>
          <w:rFonts w:eastAsiaTheme="minorEastAsia"/>
          <w:lang w:val="en-CA"/>
        </w:rPr>
        <w:t xml:space="preserve"> individuals to remain within </w:t>
      </w:r>
      <w:r w:rsidR="00EA6935">
        <w:rPr>
          <w:rFonts w:eastAsiaTheme="minorEastAsia"/>
          <w:lang w:val="en-CA"/>
        </w:rPr>
        <w:t xml:space="preserve">the </w:t>
      </w:r>
      <w:r w:rsidR="004B3DE1">
        <w:rPr>
          <w:rFonts w:eastAsiaTheme="minorEastAsia"/>
          <w:lang w:val="en-CA"/>
        </w:rPr>
        <w:t xml:space="preserve">sampling area, whereas a positive value </w:t>
      </w:r>
      <w:r w:rsidR="00C60981">
        <w:rPr>
          <w:rFonts w:eastAsiaTheme="minorEastAsia"/>
          <w:lang w:val="en-CA"/>
        </w:rPr>
        <w:t>represents</w:t>
      </w:r>
      <w:r w:rsidR="004B3DE1">
        <w:rPr>
          <w:rFonts w:eastAsiaTheme="minorEastAsia"/>
          <w:lang w:val="en-CA"/>
        </w:rPr>
        <w:t xml:space="preserve"> </w:t>
      </w:r>
      <w:r w:rsidR="00C60981">
        <w:rPr>
          <w:rFonts w:eastAsiaTheme="minorEastAsia"/>
          <w:lang w:val="en-CA"/>
        </w:rPr>
        <w:t>a positive effect on this tendency</w:t>
      </w:r>
      <w:r w:rsidR="002C1B77">
        <w:rPr>
          <w:rFonts w:eastAsiaTheme="minorEastAsia"/>
          <w:lang w:val="en-CA"/>
        </w:rPr>
        <w:t>. A value of zero indicates a scenario where individuals may move in</w:t>
      </w:r>
      <w:r w:rsidR="00EA6935">
        <w:rPr>
          <w:rFonts w:eastAsiaTheme="minorEastAsia"/>
          <w:lang w:val="en-CA"/>
        </w:rPr>
        <w:t xml:space="preserve"> and </w:t>
      </w:r>
      <w:r w:rsidR="002C1B77">
        <w:rPr>
          <w:rFonts w:eastAsiaTheme="minorEastAsia"/>
          <w:lang w:val="en-CA"/>
        </w:rPr>
        <w:t xml:space="preserve">out of the plot, but that </w:t>
      </w:r>
      <w:r w:rsidR="00DC5FDD">
        <w:rPr>
          <w:rFonts w:eastAsiaTheme="minorEastAsia"/>
          <w:lang w:val="en-CA"/>
        </w:rPr>
        <w:t xml:space="preserve">restoration does not </w:t>
      </w:r>
      <w:r w:rsidR="00C60981">
        <w:rPr>
          <w:rFonts w:eastAsiaTheme="minorEastAsia"/>
          <w:lang w:val="en-CA"/>
        </w:rPr>
        <w:t>affect</w:t>
      </w:r>
      <w:r w:rsidR="00DC5FDD">
        <w:rPr>
          <w:rFonts w:eastAsiaTheme="minorEastAsia"/>
          <w:lang w:val="en-CA"/>
        </w:rPr>
        <w:t xml:space="preserve"> </w:t>
      </w:r>
      <w:r w:rsidR="002C1B77">
        <w:rPr>
          <w:rFonts w:eastAsiaTheme="minorEastAsia"/>
          <w:lang w:val="en-CA"/>
        </w:rPr>
        <w:t xml:space="preserve">the </w:t>
      </w:r>
      <w:ins w:id="455" w:author="Jens Christian Ulrich" w:date="2025-09-10T15:32:00Z" w16du:dateUtc="2025-09-10T19:32:00Z">
        <w:r w:rsidR="00D00E6D">
          <w:rPr>
            <w:lang w:val="en-CA"/>
          </w:rPr>
          <w:t>probability</w:t>
        </w:r>
        <w:r w:rsidR="00D00E6D">
          <w:rPr>
            <w:lang w:val="en-CA"/>
          </w:rPr>
          <w:t xml:space="preserve"> </w:t>
        </w:r>
      </w:ins>
      <w:del w:id="456" w:author="Jens Christian Ulrich" w:date="2025-09-10T15:32:00Z" w16du:dateUtc="2025-09-10T19:32:00Z">
        <w:r w:rsidR="002C1B77" w:rsidDel="00D00E6D">
          <w:rPr>
            <w:rFonts w:eastAsiaTheme="minorEastAsia"/>
            <w:lang w:val="en-CA"/>
          </w:rPr>
          <w:delText xml:space="preserve">odds </w:delText>
        </w:r>
      </w:del>
      <w:r w:rsidR="002C1B77">
        <w:rPr>
          <w:rFonts w:eastAsiaTheme="minorEastAsia"/>
          <w:lang w:val="en-CA"/>
        </w:rPr>
        <w:t>of doing so</w:t>
      </w:r>
      <w:r w:rsidR="00B4676A">
        <w:rPr>
          <w:rFonts w:eastAsiaTheme="minorEastAsia"/>
          <w:lang w:val="en-CA"/>
        </w:rPr>
        <w:t xml:space="preserve">. </w:t>
      </w:r>
      <w:r w:rsidR="00DC5FDD">
        <w:rPr>
          <w:rFonts w:eastAsiaTheme="minorEastAsia"/>
          <w:lang w:val="en-CA"/>
        </w:rPr>
        <w:t xml:space="preserve">For these simulations, </w:t>
      </w:r>
      <w:r w:rsidR="00DC5FDD">
        <w:rPr>
          <w:lang w:val="en-CA"/>
        </w:rPr>
        <w:t>w</w:t>
      </w:r>
      <w:r w:rsidR="00E76D91">
        <w:rPr>
          <w:lang w:val="en-CA"/>
        </w:rPr>
        <w:t xml:space="preserve">e held the abundance intercept at </w:t>
      </w:r>
      <w:r w:rsidR="004B3DE1">
        <w:rPr>
          <w:lang w:val="en-CA"/>
        </w:rPr>
        <w:t>3</w:t>
      </w:r>
      <w:r w:rsidR="00E76D91">
        <w:rPr>
          <w:lang w:val="en-CA"/>
        </w:rPr>
        <w:t xml:space="preserve"> (log-scaled) and </w:t>
      </w:r>
      <w:r w:rsidR="00B6487C">
        <w:rPr>
          <w:lang w:val="en-CA"/>
        </w:rPr>
        <w:t>kept</w:t>
      </w:r>
      <w:r w:rsidR="00E76D91">
        <w:rPr>
          <w:lang w:val="en-CA"/>
        </w:rPr>
        <w:t xml:space="preserve"> the baseline detection rate constant at -2 (logit-scaled) with no effect of </w:t>
      </w:r>
      <w:r w:rsidR="00C60981">
        <w:rPr>
          <w:lang w:val="en-CA"/>
        </w:rPr>
        <w:t xml:space="preserve">habitat </w:t>
      </w:r>
      <w:r w:rsidR="00E76D91">
        <w:rPr>
          <w:lang w:val="en-CA"/>
        </w:rPr>
        <w:t>restoration on detection.</w:t>
      </w:r>
      <w:r w:rsidR="00E76D91">
        <w:rPr>
          <w:rFonts w:cs="Times New Roman"/>
          <w:lang w:val="en-CA"/>
        </w:rPr>
        <w:t xml:space="preserve"> </w:t>
      </w:r>
      <w:ins w:id="457" w:author="Jens Ulrich [2]" w:date="2025-07-16T14:13:00Z" w16du:dateUtc="2025-07-16T21:13:00Z">
        <w:r w:rsidR="004648B0">
          <w:rPr>
            <w:rFonts w:cs="Times New Roman"/>
            <w:lang w:val="en-CA"/>
          </w:rPr>
          <w:t xml:space="preserve">We used a larger abundance intercept for these simulations to reflect a </w:t>
        </w:r>
      </w:ins>
      <w:ins w:id="458" w:author="Jens Christian Ulrich" w:date="2025-09-09T15:51:00Z" w16du:dateUtc="2025-09-09T19:51:00Z">
        <w:r w:rsidR="00C02C31">
          <w:rPr>
            <w:rFonts w:cs="Times New Roman"/>
            <w:lang w:val="en-CA"/>
          </w:rPr>
          <w:t xml:space="preserve">larger </w:t>
        </w:r>
      </w:ins>
      <w:ins w:id="459" w:author="Jens Ulrich [2]" w:date="2025-07-16T14:14:00Z" w16du:dateUtc="2025-07-16T21:14:00Z">
        <w:r w:rsidR="004648B0">
          <w:rPr>
            <w:rFonts w:cs="Times New Roman"/>
            <w:lang w:val="en-CA"/>
          </w:rPr>
          <w:t xml:space="preserve">number </w:t>
        </w:r>
        <w:r w:rsidR="004648B0" w:rsidRPr="004648B0">
          <w:rPr>
            <w:rFonts w:cs="Times New Roman"/>
            <w:lang w:val="en-CA"/>
          </w:rPr>
          <w:t xml:space="preserve">of individuals in the wider landscape surrounding a site that have some probability of entering the </w:t>
        </w:r>
        <w:del w:id="460" w:author="Jens Christian Ulrich" w:date="2025-09-09T15:51:00Z" w16du:dateUtc="2025-09-09T19:51:00Z">
          <w:r w:rsidR="004648B0" w:rsidRPr="004648B0" w:rsidDel="00C02C31">
            <w:rPr>
              <w:rFonts w:cs="Times New Roman"/>
              <w:lang w:val="en-CA"/>
            </w:rPr>
            <w:delText xml:space="preserve">site </w:delText>
          </w:r>
        </w:del>
      </w:ins>
      <w:ins w:id="461" w:author="Jens Christian Ulrich" w:date="2025-09-09T15:51:00Z" w16du:dateUtc="2025-09-09T19:51:00Z">
        <w:r w:rsidR="00C02C31">
          <w:rPr>
            <w:rFonts w:cs="Times New Roman"/>
            <w:lang w:val="en-CA"/>
          </w:rPr>
          <w:t xml:space="preserve">sampling area </w:t>
        </w:r>
      </w:ins>
      <w:ins w:id="462" w:author="Jens Ulrich [2]" w:date="2025-07-16T14:14:00Z" w16du:dateUtc="2025-07-16T21:14:00Z">
        <w:del w:id="463" w:author="Jens Christian Ulrich" w:date="2025-09-09T15:51:00Z" w16du:dateUtc="2025-09-09T19:51:00Z">
          <w:r w:rsidR="004648B0" w:rsidRPr="004648B0" w:rsidDel="00C02C31">
            <w:rPr>
              <w:rFonts w:cs="Times New Roman"/>
              <w:lang w:val="en-CA"/>
            </w:rPr>
            <w:delText>patch on</w:delText>
          </w:r>
        </w:del>
      </w:ins>
      <w:ins w:id="464" w:author="Jens Christian Ulrich" w:date="2025-09-09T15:51:00Z" w16du:dateUtc="2025-09-09T19:51:00Z">
        <w:r w:rsidR="00C02C31">
          <w:rPr>
            <w:rFonts w:cs="Times New Roman"/>
            <w:lang w:val="en-CA"/>
          </w:rPr>
          <w:t>during</w:t>
        </w:r>
      </w:ins>
      <w:ins w:id="465" w:author="Jens Ulrich [2]" w:date="2025-07-16T14:14:00Z" w16du:dateUtc="2025-07-16T21:14:00Z">
        <w:r w:rsidR="004648B0" w:rsidRPr="004648B0">
          <w:rPr>
            <w:rFonts w:cs="Times New Roman"/>
            <w:lang w:val="en-CA"/>
          </w:rPr>
          <w:t xml:space="preserve"> each survey</w:t>
        </w:r>
        <w:r w:rsidR="004648B0">
          <w:rPr>
            <w:rFonts w:cs="Times New Roman"/>
            <w:lang w:val="en-CA"/>
          </w:rPr>
          <w:t>.</w:t>
        </w:r>
        <w:r w:rsidR="004648B0" w:rsidRPr="004648B0">
          <w:rPr>
            <w:rFonts w:cs="Times New Roman"/>
            <w:lang w:val="en-CA"/>
          </w:rPr>
          <w:t xml:space="preserve"> </w:t>
        </w:r>
      </w:ins>
      <w:r w:rsidR="007B0A94">
        <w:rPr>
          <w:lang w:val="en-CA"/>
        </w:rPr>
        <w:t>All other parameters and study dimensions were held constant as described above</w:t>
      </w:r>
      <w:r w:rsidR="00E76D91">
        <w:rPr>
          <w:lang w:val="en-CA"/>
        </w:rPr>
        <w:t>,</w:t>
      </w:r>
      <w:r w:rsidR="007B0A94">
        <w:rPr>
          <w:lang w:val="en-CA"/>
        </w:rPr>
        <w:t xml:space="preserve"> </w:t>
      </w:r>
      <w:r w:rsidR="00E76D91">
        <w:rPr>
          <w:lang w:val="en-CA"/>
        </w:rPr>
        <w:t xml:space="preserve">with </w:t>
      </w:r>
      <w:r w:rsidR="007B0A94">
        <w:rPr>
          <w:lang w:val="en-CA"/>
        </w:rPr>
        <w:t>the same approach</w:t>
      </w:r>
      <w:r w:rsidR="00E76D91" w:rsidRPr="00E76D91">
        <w:rPr>
          <w:lang w:val="en-CA"/>
        </w:rPr>
        <w:t xml:space="preserve"> </w:t>
      </w:r>
      <w:r w:rsidR="00E76D91">
        <w:rPr>
          <w:lang w:val="en-CA"/>
        </w:rPr>
        <w:t>used</w:t>
      </w:r>
      <w:r w:rsidR="007B0A94">
        <w:rPr>
          <w:lang w:val="en-CA"/>
        </w:rPr>
        <w:t xml:space="preserve"> to quantify </w:t>
      </w:r>
      <w:r w:rsidR="00A96103">
        <w:rPr>
          <w:lang w:val="en-CA"/>
        </w:rPr>
        <w:t>accuracy</w:t>
      </w:r>
      <w:r w:rsidR="007B0A94">
        <w:rPr>
          <w:lang w:val="en-CA"/>
        </w:rPr>
        <w:t xml:space="preserve"> and precision.</w:t>
      </w:r>
      <w:r w:rsidR="00266541">
        <w:rPr>
          <w:lang w:val="en-CA"/>
        </w:rPr>
        <w:t xml:space="preserve"> </w:t>
      </w:r>
    </w:p>
    <w:p w14:paraId="17517B95" w14:textId="72279EF1" w:rsidR="00475501" w:rsidRPr="005E3E53" w:rsidRDefault="00EF6948" w:rsidP="00B33FC4">
      <w:pPr>
        <w:spacing w:line="480" w:lineRule="auto"/>
        <w:rPr>
          <w:b/>
          <w:bCs/>
          <w:lang w:val="en-CA"/>
        </w:rPr>
      </w:pPr>
      <w:r>
        <w:rPr>
          <w:b/>
          <w:bCs/>
          <w:lang w:val="en-CA"/>
        </w:rPr>
        <w:t xml:space="preserve">3. </w:t>
      </w:r>
      <w:r w:rsidR="00B512B6" w:rsidRPr="005E3E53">
        <w:rPr>
          <w:b/>
          <w:bCs/>
          <w:lang w:val="en-CA"/>
        </w:rPr>
        <w:t>Results</w:t>
      </w:r>
    </w:p>
    <w:p w14:paraId="219053F9" w14:textId="39B3E2DA" w:rsidR="00415071" w:rsidDel="00415071" w:rsidRDefault="0028623F" w:rsidP="00415071">
      <w:pPr>
        <w:spacing w:line="480" w:lineRule="auto"/>
        <w:ind w:firstLine="720"/>
        <w:rPr>
          <w:del w:id="466" w:author="Jens Ulrich [2]" w:date="2025-07-16T14:58:00Z" w16du:dateUtc="2025-07-16T21:58:00Z"/>
          <w:lang w:val="en-CA"/>
        </w:rPr>
      </w:pPr>
      <w:del w:id="467" w:author="Jens Ulrich [2]" w:date="2025-07-16T14:58:00Z" w16du:dateUtc="2025-07-16T21:58:00Z">
        <w:r w:rsidDel="00415071">
          <w:rPr>
            <w:lang w:val="en-CA"/>
          </w:rPr>
          <w:delText>T</w:delText>
        </w:r>
        <w:r w:rsidR="00B97A2C" w:rsidDel="00415071">
          <w:rPr>
            <w:lang w:val="en-CA"/>
          </w:rPr>
          <w:delText xml:space="preserve">o </w:delText>
        </w:r>
        <w:r w:rsidR="00627788" w:rsidDel="00415071">
          <w:rPr>
            <w:lang w:val="en-CA"/>
          </w:rPr>
          <w:delText>determine</w:delText>
        </w:r>
        <w:r w:rsidR="00B97A2C" w:rsidDel="00415071">
          <w:rPr>
            <w:lang w:val="en-CA"/>
          </w:rPr>
          <w:delText xml:space="preserve"> </w:delText>
        </w:r>
        <w:r w:rsidR="00C06FD8" w:rsidDel="00415071">
          <w:rPr>
            <w:lang w:val="en-CA"/>
          </w:rPr>
          <w:delText xml:space="preserve">the </w:delText>
        </w:r>
        <w:r w:rsidR="00B97A2C" w:rsidDel="00415071">
          <w:rPr>
            <w:lang w:val="en-CA"/>
          </w:rPr>
          <w:delText xml:space="preserve">abundance and detection patterns </w:delText>
        </w:r>
        <w:r w:rsidR="00627788" w:rsidDel="00415071">
          <w:rPr>
            <w:lang w:val="en-CA"/>
          </w:rPr>
          <w:delText>for</w:delText>
        </w:r>
        <w:r w:rsidR="00C06FD8" w:rsidDel="00415071">
          <w:rPr>
            <w:lang w:val="en-CA"/>
          </w:rPr>
          <w:delText xml:space="preserve"> </w:delText>
        </w:r>
        <w:r w:rsidR="00B97A2C" w:rsidDel="00415071">
          <w:rPr>
            <w:lang w:val="en-CA"/>
          </w:rPr>
          <w:delText xml:space="preserve">insect </w:delText>
        </w:r>
        <w:r w:rsidDel="00415071">
          <w:rPr>
            <w:lang w:val="en-CA"/>
          </w:rPr>
          <w:delText>populations</w:delText>
        </w:r>
        <w:r w:rsidR="00B774A2" w:rsidDel="00415071">
          <w:rPr>
            <w:lang w:val="en-CA"/>
          </w:rPr>
          <w:delText xml:space="preserve"> in the field</w:delText>
        </w:r>
        <w:r w:rsidR="007B0A94" w:rsidDel="00415071">
          <w:rPr>
            <w:lang w:val="en-CA"/>
          </w:rPr>
          <w:delText>,</w:delText>
        </w:r>
        <w:r w:rsidR="00EF6948" w:rsidDel="00415071">
          <w:rPr>
            <w:lang w:val="en-CA"/>
          </w:rPr>
          <w:delText xml:space="preserve"> we</w:delText>
        </w:r>
        <w:r w:rsidR="007B0A94" w:rsidDel="00415071">
          <w:rPr>
            <w:lang w:val="en-CA"/>
          </w:rPr>
          <w:delText xml:space="preserve"> fit each of our models to </w:delText>
        </w:r>
        <w:r w:rsidR="00C06FD8" w:rsidDel="00415071">
          <w:rPr>
            <w:lang w:val="en-CA"/>
          </w:rPr>
          <w:delText xml:space="preserve">the </w:delText>
        </w:r>
        <w:r w:rsidR="00475501" w:rsidDel="00415071">
          <w:rPr>
            <w:lang w:val="en-CA"/>
          </w:rPr>
          <w:delText xml:space="preserve">wild bee </w:delText>
        </w:r>
        <w:r w:rsidR="00D7698D" w:rsidDel="00415071">
          <w:rPr>
            <w:lang w:val="en-CA"/>
          </w:rPr>
          <w:delText>abundance data</w:delText>
        </w:r>
        <w:r w:rsidR="00475501" w:rsidDel="00415071">
          <w:rPr>
            <w:lang w:val="en-CA"/>
          </w:rPr>
          <w:delText xml:space="preserve"> </w:delText>
        </w:r>
        <w:r w:rsidR="000D1918" w:rsidDel="00415071">
          <w:rPr>
            <w:lang w:val="en-CA"/>
          </w:rPr>
          <w:delText xml:space="preserve">collected </w:delText>
        </w:r>
        <w:r w:rsidR="00475501" w:rsidDel="00415071">
          <w:rPr>
            <w:lang w:val="en-CA"/>
          </w:rPr>
          <w:delText>from</w:delText>
        </w:r>
        <w:r w:rsidR="00C06FD8" w:rsidDel="00415071">
          <w:rPr>
            <w:lang w:val="en-CA"/>
          </w:rPr>
          <w:delText xml:space="preserve"> our</w:delText>
        </w:r>
        <w:r w:rsidR="00475501" w:rsidDel="00415071">
          <w:rPr>
            <w:lang w:val="en-CA"/>
          </w:rPr>
          <w:delText xml:space="preserve"> </w:delText>
        </w:r>
        <w:r w:rsidR="000D1918" w:rsidDel="00415071">
          <w:rPr>
            <w:lang w:val="en-CA"/>
          </w:rPr>
          <w:delText xml:space="preserve">ten </w:delText>
        </w:r>
        <w:r w:rsidR="007B0A94" w:rsidDel="00415071">
          <w:rPr>
            <w:lang w:val="en-CA"/>
          </w:rPr>
          <w:delText>field</w:delText>
        </w:r>
        <w:r w:rsidR="000D1918" w:rsidDel="00415071">
          <w:rPr>
            <w:lang w:val="en-CA"/>
          </w:rPr>
          <w:delText xml:space="preserve"> sites</w:delText>
        </w:r>
        <w:r w:rsidR="007B0A94" w:rsidDel="00415071">
          <w:rPr>
            <w:lang w:val="en-CA"/>
          </w:rPr>
          <w:delText xml:space="preserve"> </w:delText>
        </w:r>
        <w:r w:rsidR="00807B86" w:rsidDel="00415071">
          <w:rPr>
            <w:lang w:val="en-CA"/>
          </w:rPr>
          <w:delText>(Figure 2)</w:delText>
        </w:r>
        <w:r w:rsidR="007B0A94" w:rsidDel="00415071">
          <w:rPr>
            <w:lang w:val="en-CA"/>
          </w:rPr>
          <w:delText>.</w:delText>
        </w:r>
      </w:del>
      <w:ins w:id="468" w:author="Jens Ulrich [2]" w:date="2025-07-16T14:55:00Z" w16du:dateUtc="2025-07-16T21:55:00Z">
        <w:r w:rsidR="00415071">
          <w:rPr>
            <w:lang w:val="en-CA"/>
          </w:rPr>
          <w:t xml:space="preserve">Our </w:t>
        </w:r>
        <w:proofErr w:type="spellStart"/>
        <w:r w:rsidR="00415071">
          <w:rPr>
            <w:lang w:val="en-CA"/>
          </w:rPr>
          <w:t>binmix</w:t>
        </w:r>
        <w:proofErr w:type="spellEnd"/>
        <w:r w:rsidR="00415071">
          <w:rPr>
            <w:lang w:val="en-CA"/>
          </w:rPr>
          <w:t xml:space="preserve"> and </w:t>
        </w:r>
        <w:proofErr w:type="spellStart"/>
        <w:r w:rsidR="00415071">
          <w:rPr>
            <w:lang w:val="en-CA"/>
          </w:rPr>
          <w:t>multimix</w:t>
        </w:r>
        <w:proofErr w:type="spellEnd"/>
        <w:r w:rsidR="00415071">
          <w:rPr>
            <w:lang w:val="en-CA"/>
          </w:rPr>
          <w:t xml:space="preserve"> models estimated wild bee detection rates </w:t>
        </w:r>
      </w:ins>
      <w:ins w:id="469" w:author="Jens Ulrich [2]" w:date="2025-07-16T14:58:00Z" w16du:dateUtc="2025-07-16T21:58:00Z">
        <w:r w:rsidR="00415071">
          <w:rPr>
            <w:lang w:val="en-CA"/>
          </w:rPr>
          <w:t>in the field</w:t>
        </w:r>
      </w:ins>
      <w:ins w:id="470" w:author="Jens Ulrich [2]" w:date="2025-07-16T14:55:00Z" w16du:dateUtc="2025-07-16T21:55:00Z">
        <w:r w:rsidR="00415071">
          <w:rPr>
            <w:lang w:val="en-CA"/>
          </w:rPr>
          <w:t xml:space="preserve"> </w:t>
        </w:r>
      </w:ins>
      <w:ins w:id="471" w:author="Jens Ulrich [2]" w:date="2025-07-16T14:56:00Z" w16du:dateUtc="2025-07-16T21:56:00Z">
        <w:r w:rsidR="00415071">
          <w:rPr>
            <w:lang w:val="en-CA"/>
          </w:rPr>
          <w:t xml:space="preserve">(Figure 2). </w:t>
        </w:r>
      </w:ins>
      <w:moveToRangeStart w:id="472" w:author="Jens Ulrich [2]" w:date="2025-07-16T14:55:00Z" w:name="move203570117"/>
      <w:moveTo w:id="473" w:author="Jens Ulrich [2]" w:date="2025-07-16T14:55:00Z" w16du:dateUtc="2025-07-16T21:55:00Z">
        <w:r w:rsidR="00415071">
          <w:rPr>
            <w:lang w:val="en-CA"/>
          </w:rPr>
          <w:t xml:space="preserve">The </w:t>
        </w:r>
        <w:proofErr w:type="spellStart"/>
        <w:r w:rsidR="00415071">
          <w:rPr>
            <w:lang w:val="en-CA"/>
          </w:rPr>
          <w:t>multimix</w:t>
        </w:r>
        <w:proofErr w:type="spellEnd"/>
        <w:r w:rsidR="00415071">
          <w:rPr>
            <w:lang w:val="en-CA"/>
          </w:rPr>
          <w:t xml:space="preserve"> model estimated a lower baseline detection rate (</w:t>
        </w:r>
        <m:oMath>
          <m:sSub>
            <m:sSubPr>
              <m:ctrlPr>
                <w:ins w:id="474" w:author="Ulrich Jens Christian" w:date="2025-09-09T11:41:00Z" w16du:dateUtc="2025-09-09T15:41:00Z">
                  <w:rPr>
                    <w:rFonts w:ascii="Cambria Math" w:eastAsiaTheme="minorEastAsia" w:hAnsi="Cambria Math"/>
                    <w:i/>
                    <w:lang w:val="en-CA"/>
                  </w:rPr>
                </w:ins>
              </m:ctrlPr>
            </m:sSubPr>
            <m:e>
              <m:r>
                <w:ins w:id="475" w:author="Ulrich Jens Christian" w:date="2025-09-09T11:41:00Z" w16du:dateUtc="2025-09-09T15:41:00Z">
                  <w:rPr>
                    <w:rFonts w:ascii="Cambria Math" w:eastAsiaTheme="minorEastAsia" w:hAnsi="Cambria Math"/>
                    <w:lang w:val="en-CA"/>
                  </w:rPr>
                  <m:t>μ</m:t>
                </w:ins>
              </m:r>
            </m:e>
            <m:sub>
              <m:sSub>
                <m:sSubPr>
                  <m:ctrlPr>
                    <w:ins w:id="476" w:author="Ulrich Jens Christian" w:date="2025-09-09T11:41:00Z" w16du:dateUtc="2025-09-09T15:41:00Z">
                      <w:rPr>
                        <w:rFonts w:ascii="Cambria Math" w:eastAsiaTheme="minorEastAsia" w:hAnsi="Cambria Math" w:cs="Times New Roman"/>
                        <w:i/>
                        <w:lang w:val="en-CA"/>
                      </w:rPr>
                    </w:ins>
                  </m:ctrlPr>
                </m:sSubPr>
                <m:e>
                  <m:r>
                    <w:ins w:id="477" w:author="Ulrich Jens Christian" w:date="2025-09-09T11:41:00Z" w16du:dateUtc="2025-09-09T15:41:00Z">
                      <w:rPr>
                        <w:rFonts w:ascii="Cambria Math" w:eastAsiaTheme="minorEastAsia" w:hAnsi="Cambria Math" w:cs="Times New Roman"/>
                        <w:lang w:val="en-CA"/>
                      </w:rPr>
                      <m:t>β</m:t>
                    </w:ins>
                  </m:r>
                </m:e>
                <m:sub>
                  <m:r>
                    <w:ins w:id="478" w:author="Ulrich Jens Christian" w:date="2025-09-09T11:41:00Z" w16du:dateUtc="2025-09-09T15:41:00Z">
                      <w:rPr>
                        <w:rFonts w:ascii="Cambria Math" w:eastAsiaTheme="minorEastAsia" w:hAnsi="Cambria Math" w:cs="Times New Roman"/>
                        <w:lang w:val="en-CA"/>
                      </w:rPr>
                      <m:t>1</m:t>
                    </w:ins>
                  </m:r>
                </m:sub>
              </m:sSub>
            </m:sub>
          </m:sSub>
          <m:sSub>
            <m:sSubPr>
              <m:ctrlPr>
                <w:del w:id="479" w:author="Ulrich Jens Christian" w:date="2025-09-09T11:41:00Z" w16du:dateUtc="2025-09-09T15:41:00Z">
                  <w:rPr>
                    <w:rFonts w:ascii="Cambria Math" w:eastAsiaTheme="minorEastAsia" w:hAnsi="Cambria Math" w:cs="Times New Roman"/>
                    <w:i/>
                    <w:lang w:val="en-CA"/>
                  </w:rPr>
                </w:del>
              </m:ctrlPr>
            </m:sSubPr>
            <m:e>
              <m:r>
                <w:del w:id="480" w:author="Ulrich Jens Christian" w:date="2025-09-09T11:41:00Z" w16du:dateUtc="2025-09-09T15:41:00Z">
                  <w:rPr>
                    <w:rFonts w:ascii="Cambria Math" w:eastAsiaTheme="minorEastAsia" w:hAnsi="Cambria Math" w:cs="Times New Roman"/>
                    <w:lang w:val="en-CA"/>
                  </w:rPr>
                  <m:t>β</m:t>
                </w:del>
              </m:r>
            </m:e>
            <m:sub>
              <m:r>
                <w:del w:id="481" w:author="Ulrich Jens Christian" w:date="2025-09-09T11:41:00Z" w16du:dateUtc="2025-09-09T15:41:00Z">
                  <w:rPr>
                    <w:rFonts w:ascii="Cambria Math" w:eastAsiaTheme="minorEastAsia" w:hAnsi="Cambria Math" w:cs="Times New Roman"/>
                    <w:lang w:val="en-CA"/>
                  </w:rPr>
                  <m:t>0</m:t>
                </w:del>
              </m:r>
            </m:sub>
          </m:sSub>
        </m:oMath>
        <w:moveTo w:id="482" w:author="Jens Ulrich [2]" w:date="2025-07-16T14:55:00Z" w16du:dateUtc="2025-07-16T21:55:00Z">
          <w:del w:id="483" w:author="Ulrich Jens Christian" w:date="2025-09-09T11:41:00Z" w16du:dateUtc="2025-09-09T15:41:00Z">
            <w:r w:rsidR="00415071" w:rsidDel="00073DE1">
              <w:rPr>
                <w:rFonts w:eastAsiaTheme="minorEastAsia"/>
                <w:lang w:val="en-CA"/>
              </w:rPr>
              <w:delText xml:space="preserve"> </w:delText>
            </w:r>
          </w:del>
          <w:r w:rsidR="00415071">
            <w:rPr>
              <w:rFonts w:eastAsiaTheme="minorEastAsia"/>
              <w:lang w:val="en-CA"/>
            </w:rPr>
            <w:t>mean = -3.17; 90% BCI = [-3.66, -2.62]</w:t>
          </w:r>
          <w:r w:rsidR="00415071">
            <w:rPr>
              <w:lang w:val="en-CA"/>
            </w:rPr>
            <w:t xml:space="preserve">) than the </w:t>
          </w:r>
          <w:proofErr w:type="spellStart"/>
          <w:r w:rsidR="00415071">
            <w:rPr>
              <w:lang w:val="en-CA"/>
            </w:rPr>
            <w:t>binmix</w:t>
          </w:r>
          <w:proofErr w:type="spellEnd"/>
          <w:r w:rsidR="00415071">
            <w:rPr>
              <w:lang w:val="en-CA"/>
            </w:rPr>
            <w:t xml:space="preserve"> model (</w:t>
          </w:r>
          <m:oMath>
            <m:sSub>
              <m:sSubPr>
                <m:ctrlPr>
                  <w:ins w:id="484" w:author="Ulrich Jens Christian" w:date="2025-09-09T11:40:00Z" w16du:dateUtc="2025-09-09T15:40:00Z">
                    <w:rPr>
                      <w:rFonts w:ascii="Cambria Math" w:eastAsiaTheme="minorEastAsia" w:hAnsi="Cambria Math"/>
                      <w:i/>
                      <w:lang w:val="en-CA"/>
                    </w:rPr>
                  </w:ins>
                </m:ctrlPr>
              </m:sSubPr>
              <m:e>
                <m:r>
                  <w:ins w:id="485" w:author="Ulrich Jens Christian" w:date="2025-09-09T11:40:00Z" w16du:dateUtc="2025-09-09T15:40:00Z">
                    <w:rPr>
                      <w:rFonts w:ascii="Cambria Math" w:eastAsiaTheme="minorEastAsia" w:hAnsi="Cambria Math"/>
                      <w:lang w:val="en-CA"/>
                    </w:rPr>
                    <m:t>μ</m:t>
                  </w:ins>
                </m:r>
              </m:e>
              <m:sub>
                <m:sSub>
                  <m:sSubPr>
                    <m:ctrlPr>
                      <w:ins w:id="486" w:author="Ulrich Jens Christian" w:date="2025-09-09T11:40:00Z" w16du:dateUtc="2025-09-09T15:40:00Z">
                        <w:rPr>
                          <w:rFonts w:ascii="Cambria Math" w:eastAsiaTheme="minorEastAsia" w:hAnsi="Cambria Math" w:cs="Times New Roman"/>
                          <w:i/>
                          <w:lang w:val="en-CA"/>
                        </w:rPr>
                      </w:ins>
                    </m:ctrlPr>
                  </m:sSubPr>
                  <m:e>
                    <m:r>
                      <w:ins w:id="487" w:author="Ulrich Jens Christian" w:date="2025-09-09T11:40:00Z" w16du:dateUtc="2025-09-09T15:40:00Z">
                        <w:rPr>
                          <w:rFonts w:ascii="Cambria Math" w:eastAsiaTheme="minorEastAsia" w:hAnsi="Cambria Math" w:cs="Times New Roman"/>
                          <w:lang w:val="en-CA"/>
                        </w:rPr>
                        <m:t>β</m:t>
                      </w:ins>
                    </m:r>
                  </m:e>
                  <m:sub>
                    <m:r>
                      <w:ins w:id="488" w:author="Ulrich Jens Christian" w:date="2025-09-09T11:40:00Z" w16du:dateUtc="2025-09-09T15:40:00Z">
                        <w:rPr>
                          <w:rFonts w:ascii="Cambria Math" w:eastAsiaTheme="minorEastAsia" w:hAnsi="Cambria Math" w:cs="Times New Roman"/>
                          <w:lang w:val="en-CA"/>
                        </w:rPr>
                        <m:t>1</m:t>
                      </w:ins>
                    </m:r>
                  </m:sub>
                </m:sSub>
              </m:sub>
            </m:sSub>
            <m:sSub>
              <m:sSubPr>
                <m:ctrlPr>
                  <w:del w:id="489" w:author="Ulrich Jens Christian" w:date="2025-09-09T11:40:00Z" w16du:dateUtc="2025-09-09T15:40:00Z">
                    <w:rPr>
                      <w:rFonts w:ascii="Cambria Math" w:eastAsiaTheme="minorEastAsia" w:hAnsi="Cambria Math" w:cs="Times New Roman"/>
                      <w:i/>
                      <w:lang w:val="en-CA"/>
                    </w:rPr>
                  </w:del>
                </m:ctrlPr>
              </m:sSubPr>
              <m:e>
                <m:r>
                  <w:del w:id="490" w:author="Ulrich Jens Christian" w:date="2025-09-09T11:40:00Z" w16du:dateUtc="2025-09-09T15:40:00Z">
                    <w:rPr>
                      <w:rFonts w:ascii="Cambria Math" w:eastAsiaTheme="minorEastAsia" w:hAnsi="Cambria Math" w:cs="Times New Roman"/>
                      <w:lang w:val="en-CA"/>
                    </w:rPr>
                    <m:t>β</m:t>
                  </w:del>
                </m:r>
              </m:e>
              <m:sub>
                <m:r>
                  <w:del w:id="491" w:author="Ulrich Jens Christian" w:date="2025-09-09T11:40:00Z" w16du:dateUtc="2025-09-09T15:40:00Z">
                    <w:rPr>
                      <w:rFonts w:ascii="Cambria Math" w:eastAsiaTheme="minorEastAsia" w:hAnsi="Cambria Math" w:cs="Times New Roman"/>
                      <w:lang w:val="en-CA"/>
                    </w:rPr>
                    <m:t>0</m:t>
                  </w:del>
                </m:r>
              </m:sub>
            </m:sSub>
          </m:oMath>
          <w:moveTo w:id="492" w:author="Jens Ulrich [2]" w:date="2025-07-16T14:55:00Z" w16du:dateUtc="2025-07-16T21:55:00Z">
            <w:del w:id="493" w:author="Ulrich Jens Christian" w:date="2025-09-09T11:40:00Z" w16du:dateUtc="2025-09-09T15:40:00Z">
              <w:r w:rsidR="00415071" w:rsidDel="00073DE1">
                <w:rPr>
                  <w:rFonts w:eastAsiaTheme="minorEastAsia"/>
                  <w:lang w:val="en-CA"/>
                </w:rPr>
                <w:delText xml:space="preserve"> </w:delText>
              </w:r>
            </w:del>
            <w:del w:id="494" w:author="Ulrich Jens Christian" w:date="2025-09-09T11:41:00Z" w16du:dateUtc="2025-09-09T15:41:00Z">
              <w:r w:rsidR="00415071" w:rsidDel="00073DE1">
                <w:rPr>
                  <w:rFonts w:eastAsiaTheme="minorEastAsia"/>
                  <w:lang w:val="en-CA"/>
                </w:rPr>
                <w:delText>m</w:delText>
              </w:r>
            </w:del>
          </w:moveTo>
          <w:ins w:id="495" w:author="Ulrich Jens Christian" w:date="2025-09-09T11:41:00Z" w16du:dateUtc="2025-09-09T15:41:00Z">
            <w:r w:rsidR="00073DE1">
              <w:rPr>
                <w:rFonts w:eastAsiaTheme="minorEastAsia"/>
                <w:lang w:val="en-CA"/>
              </w:rPr>
              <w:t>m</w:t>
            </w:r>
          </w:ins>
          <w:proofErr w:type="spellStart"/>
          <w:moveTo w:id="496" w:author="Jens Ulrich [2]" w:date="2025-07-16T14:55:00Z" w16du:dateUtc="2025-07-16T21:55:00Z">
            <w:r w:rsidR="00415071">
              <w:rPr>
                <w:rFonts w:eastAsiaTheme="minorEastAsia"/>
                <w:lang w:val="en-CA"/>
              </w:rPr>
              <w:t>ean</w:t>
            </w:r>
            <w:proofErr w:type="spellEnd"/>
            <w:r w:rsidR="00415071">
              <w:rPr>
                <w:rFonts w:eastAsiaTheme="minorEastAsia"/>
                <w:lang w:val="en-CA"/>
              </w:rPr>
              <w:t xml:space="preserve"> = -2.47; 90% BCI = [-3.2, -1.65]</w:t>
            </w:r>
            <w:r w:rsidR="00415071">
              <w:rPr>
                <w:lang w:val="en-CA"/>
              </w:rPr>
              <w:t xml:space="preserve">). On a probability scale, the mean estimate of the </w:t>
            </w:r>
            <w:proofErr w:type="spellStart"/>
            <w:r w:rsidR="00415071">
              <w:rPr>
                <w:lang w:val="en-CA"/>
              </w:rPr>
              <w:t>multimix</w:t>
            </w:r>
            <w:proofErr w:type="spellEnd"/>
            <w:r w:rsidR="00415071">
              <w:rPr>
                <w:lang w:val="en-CA"/>
              </w:rPr>
              <w:t xml:space="preserve"> model equates to a 4.3% </w:t>
            </w:r>
          </w:moveTo>
          <w:ins w:id="497" w:author="Jens Christian Ulrich" w:date="2025-09-10T15:32:00Z" w16du:dateUtc="2025-09-10T19:32:00Z">
            <w:r w:rsidR="00D00E6D">
              <w:rPr>
                <w:lang w:val="en-CA"/>
              </w:rPr>
              <w:t>probability</w:t>
            </w:r>
            <w:r w:rsidR="00D00E6D">
              <w:rPr>
                <w:lang w:val="en-CA"/>
              </w:rPr>
              <w:t xml:space="preserve"> </w:t>
            </w:r>
          </w:ins>
          <w:moveTo w:id="498" w:author="Jens Ulrich [2]" w:date="2025-07-16T14:55:00Z" w16du:dateUtc="2025-07-16T21:55:00Z">
            <w:del w:id="499" w:author="Jens Christian Ulrich" w:date="2025-09-10T15:32:00Z" w16du:dateUtc="2025-09-10T19:32:00Z">
              <w:r w:rsidR="00415071" w:rsidDel="00D00E6D">
                <w:rPr>
                  <w:lang w:val="en-CA"/>
                </w:rPr>
                <w:delText xml:space="preserve">odds </w:delText>
              </w:r>
            </w:del>
            <w:r w:rsidR="00415071">
              <w:rPr>
                <w:lang w:val="en-CA"/>
              </w:rPr>
              <w:t xml:space="preserve">of detecting an individual bee </w:t>
            </w:r>
            <w:r w:rsidR="00415071">
              <w:rPr>
                <w:lang w:val="en-CA"/>
              </w:rPr>
              <w:lastRenderedPageBreak/>
              <w:t xml:space="preserve">during a survey of a </w:t>
            </w:r>
            <w:r w:rsidR="00415071" w:rsidRPr="007C4201">
              <w:rPr>
                <w:lang w:val="en-CA"/>
              </w:rPr>
              <w:t xml:space="preserve">control plot (90% BCI = [2.5%, 7.4%]). </w:t>
            </w:r>
            <w:r w:rsidR="00415071">
              <w:rPr>
                <w:lang w:val="en-CA"/>
              </w:rPr>
              <w:t xml:space="preserve">The </w:t>
            </w:r>
            <w:proofErr w:type="spellStart"/>
            <w:r w:rsidR="00415071">
              <w:rPr>
                <w:lang w:val="en-CA"/>
              </w:rPr>
              <w:t>multimix</w:t>
            </w:r>
            <w:proofErr w:type="spellEnd"/>
            <w:r w:rsidR="00415071">
              <w:rPr>
                <w:lang w:val="en-CA"/>
              </w:rPr>
              <w:t xml:space="preserve"> model </w:t>
            </w:r>
            <w:del w:id="500" w:author="Jens Ulrich [2]" w:date="2025-07-16T14:59:00Z" w16du:dateUtc="2025-07-16T21:59:00Z">
              <w:r w:rsidR="00415071" w:rsidDel="00415071">
                <w:rPr>
                  <w:lang w:val="en-CA"/>
                </w:rPr>
                <w:delText xml:space="preserve">also </w:delText>
              </w:r>
            </w:del>
            <w:r w:rsidR="00415071">
              <w:rPr>
                <w:lang w:val="en-CA"/>
              </w:rPr>
              <w:t xml:space="preserve">estimated a positive effect of restoration on detection: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To w:id="501" w:author="Jens Ulrich [2]" w:date="2025-07-16T14:55:00Z" w16du:dateUtc="2025-07-16T21:55:00Z">
              <w:r w:rsidR="00415071">
                <w:rPr>
                  <w:rFonts w:eastAsiaTheme="minorEastAsia"/>
                  <w:lang w:val="en-CA"/>
                </w:rPr>
                <w:t xml:space="preserve"> </w:t>
              </w:r>
              <w:r w:rsidR="00415071">
                <w:rPr>
                  <w:lang w:val="en-CA"/>
                </w:rPr>
                <w:t xml:space="preserve">mean = 0.56; 90% BCI = [0.07, 1.05]. On a probability scale, the mean estimate of the </w:t>
              </w:r>
              <w:proofErr w:type="spellStart"/>
              <w:r w:rsidR="00415071">
                <w:rPr>
                  <w:lang w:val="en-CA"/>
                </w:rPr>
                <w:t>multimix</w:t>
              </w:r>
              <w:proofErr w:type="spellEnd"/>
              <w:r w:rsidR="00415071">
                <w:rPr>
                  <w:lang w:val="en-CA"/>
                </w:rPr>
                <w:t xml:space="preserve"> model equates to a 6.8% </w:t>
              </w:r>
            </w:moveTo>
            <w:ins w:id="502" w:author="Jens Christian Ulrich" w:date="2025-09-10T15:32:00Z" w16du:dateUtc="2025-09-10T19:32:00Z">
              <w:r w:rsidR="00D00E6D">
                <w:rPr>
                  <w:lang w:val="en-CA"/>
                </w:rPr>
                <w:t>probability</w:t>
              </w:r>
              <w:r w:rsidR="00D00E6D">
                <w:rPr>
                  <w:lang w:val="en-CA"/>
                </w:rPr>
                <w:t xml:space="preserve"> </w:t>
              </w:r>
            </w:ins>
            <w:moveTo w:id="503" w:author="Jens Ulrich [2]" w:date="2025-07-16T14:55:00Z" w16du:dateUtc="2025-07-16T21:55:00Z">
              <w:del w:id="504" w:author="Jens Christian Ulrich" w:date="2025-09-10T15:32:00Z" w16du:dateUtc="2025-09-10T19:32:00Z">
                <w:r w:rsidR="00415071" w:rsidDel="00D00E6D">
                  <w:rPr>
                    <w:lang w:val="en-CA"/>
                  </w:rPr>
                  <w:delText xml:space="preserve">odds </w:delText>
                </w:r>
              </w:del>
              <w:r w:rsidR="00415071">
                <w:rPr>
                  <w:lang w:val="en-CA"/>
                </w:rPr>
                <w:t>(</w:t>
              </w:r>
              <w:proofErr w:type="gramStart"/>
              <w:r w:rsidR="00415071">
                <w:rPr>
                  <w:lang w:val="en-CA"/>
                </w:rPr>
                <w:t>1.6 fold</w:t>
              </w:r>
              <w:proofErr w:type="gramEnd"/>
              <w:r w:rsidR="00415071">
                <w:rPr>
                  <w:lang w:val="en-CA"/>
                </w:rPr>
                <w:t xml:space="preserve"> increase) of detecting individual bees during surveys of restored</w:t>
              </w:r>
              <w:r w:rsidR="00415071" w:rsidRPr="007C4201">
                <w:rPr>
                  <w:lang w:val="en-CA"/>
                </w:rPr>
                <w:t xml:space="preserve"> </w:t>
              </w:r>
              <w:r w:rsidR="00415071">
                <w:rPr>
                  <w:lang w:val="en-CA"/>
                </w:rPr>
                <w:t>sites</w:t>
              </w:r>
              <w:r w:rsidR="00415071" w:rsidRPr="007C4201">
                <w:rPr>
                  <w:lang w:val="en-CA"/>
                </w:rPr>
                <w:t xml:space="preserve"> (90% BCI = [</w:t>
              </w:r>
              <w:r w:rsidR="00415071">
                <w:rPr>
                  <w:lang w:val="en-CA"/>
                </w:rPr>
                <w:t>3.9</w:t>
              </w:r>
              <w:r w:rsidR="00415071" w:rsidRPr="007C4201">
                <w:rPr>
                  <w:lang w:val="en-CA"/>
                </w:rPr>
                <w:t xml:space="preserve">%, </w:t>
              </w:r>
              <w:r w:rsidR="00415071">
                <w:rPr>
                  <w:lang w:val="en-CA"/>
                </w:rPr>
                <w:t>11</w:t>
              </w:r>
              <w:r w:rsidR="00415071" w:rsidRPr="007C4201">
                <w:rPr>
                  <w:lang w:val="en-CA"/>
                </w:rPr>
                <w:t>.</w:t>
              </w:r>
              <w:r w:rsidR="00415071">
                <w:rPr>
                  <w:lang w:val="en-CA"/>
                </w:rPr>
                <w:t>8</w:t>
              </w:r>
              <w:r w:rsidR="00415071" w:rsidRPr="007C4201">
                <w:rPr>
                  <w:lang w:val="en-CA"/>
                </w:rPr>
                <w:t>%]</w:t>
              </w:r>
              <w:r w:rsidR="00415071">
                <w:rPr>
                  <w:lang w:val="en-CA"/>
                </w:rPr>
                <w:t>)</w:t>
              </w:r>
              <w:r w:rsidR="00415071" w:rsidRPr="007C4201">
                <w:rPr>
                  <w:lang w:val="en-CA"/>
                </w:rPr>
                <w:t>. The</w:t>
              </w:r>
              <w:r w:rsidR="00415071">
                <w:rPr>
                  <w:lang w:val="en-CA"/>
                </w:rPr>
                <w:t xml:space="preserve"> </w:t>
              </w:r>
              <w:proofErr w:type="spellStart"/>
              <w:r w:rsidR="00415071">
                <w:rPr>
                  <w:lang w:val="en-CA"/>
                </w:rPr>
                <w:t>binmix</w:t>
              </w:r>
              <w:proofErr w:type="spellEnd"/>
              <w:r w:rsidR="00415071">
                <w:rPr>
                  <w:lang w:val="en-CA"/>
                </w:rPr>
                <w:t xml:space="preserve"> model tended to estimate a positive effect of restoration on detection rate</w:t>
              </w:r>
            </w:moveTo>
            <w:ins w:id="505" w:author="Jens Christian Ulrich" w:date="2025-09-10T15:55:00Z" w16du:dateUtc="2025-09-10T19:55:00Z">
              <w:r w:rsidR="00F92F1C">
                <w:rPr>
                  <w:lang w:val="en-CA"/>
                </w:rPr>
                <w:t xml:space="preserve"> although the 90% BCI overlapped with zero</w:t>
              </w:r>
            </w:ins>
            <w:moveTo w:id="506" w:author="Jens Ulrich [2]" w:date="2025-07-16T14:55:00Z" w16du:dateUtc="2025-07-16T21:55:00Z">
              <w:del w:id="507" w:author="Jens Christian Ulrich" w:date="2025-09-10T15:55:00Z" w16du:dateUtc="2025-09-10T19:55:00Z">
                <w:r w:rsidR="00415071" w:rsidDel="00F92F1C">
                  <w:rPr>
                    <w:lang w:val="en-CA"/>
                  </w:rPr>
                  <w:delText>, although only the 50% BCI was in the positive direction</w:delText>
                </w:r>
              </w:del>
              <w:r w:rsidR="00415071">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To w:id="508" w:author="Jens Ulrich [2]" w:date="2025-07-16T14:55:00Z" w16du:dateUtc="2025-07-16T21:55:00Z">
                <w:r w:rsidR="00415071">
                  <w:rPr>
                    <w:rFonts w:eastAsiaTheme="minorEastAsia"/>
                    <w:lang w:val="en-CA"/>
                  </w:rPr>
                  <w:t xml:space="preserve"> </w:t>
                </w:r>
                <w:r w:rsidR="00415071">
                  <w:rPr>
                    <w:lang w:val="en-CA"/>
                  </w:rPr>
                  <w:t>mean = 0.25; 50% BCI = [</w:t>
                </w:r>
              </w:moveTo>
              <w:ins w:id="509" w:author="Jens Christian Ulrich" w:date="2025-09-10T15:56:00Z" w16du:dateUtc="2025-09-10T19:56:00Z">
                <w:r w:rsidR="00F92F1C">
                  <w:rPr>
                    <w:lang w:val="en-CA"/>
                  </w:rPr>
                  <w:t>-</w:t>
                </w:r>
              </w:ins>
              <w:moveTo w:id="510" w:author="Jens Ulrich [2]" w:date="2025-07-16T14:55:00Z" w16du:dateUtc="2025-07-16T21:55:00Z">
                <w:r w:rsidR="00415071">
                  <w:rPr>
                    <w:lang w:val="en-CA"/>
                  </w:rPr>
                  <w:t>0.</w:t>
                </w:r>
              </w:moveTo>
              <w:ins w:id="511" w:author="Jens Christian Ulrich" w:date="2025-09-10T15:56:00Z" w16du:dateUtc="2025-09-10T19:56:00Z">
                <w:r w:rsidR="00F92F1C">
                  <w:rPr>
                    <w:lang w:val="en-CA"/>
                  </w:rPr>
                  <w:t>34</w:t>
                </w:r>
              </w:ins>
              <w:moveTo w:id="512" w:author="Jens Ulrich [2]" w:date="2025-07-16T14:55:00Z" w16du:dateUtc="2025-07-16T21:55:00Z">
                <w:del w:id="513" w:author="Jens Christian Ulrich" w:date="2025-09-10T15:56:00Z" w16du:dateUtc="2025-09-10T19:56:00Z">
                  <w:r w:rsidR="00415071" w:rsidDel="00F92F1C">
                    <w:rPr>
                      <w:lang w:val="en-CA"/>
                    </w:rPr>
                    <w:delText>01</w:delText>
                  </w:r>
                </w:del>
                <w:r w:rsidR="00415071">
                  <w:rPr>
                    <w:lang w:val="en-CA"/>
                  </w:rPr>
                  <w:t>, 0.</w:t>
                </w:r>
                <w:del w:id="514" w:author="Jens Christian Ulrich" w:date="2025-09-10T15:56:00Z" w16du:dateUtc="2025-09-10T19:56:00Z">
                  <w:r w:rsidR="00415071" w:rsidDel="00F92F1C">
                    <w:rPr>
                      <w:lang w:val="en-CA"/>
                    </w:rPr>
                    <w:delText>48</w:delText>
                  </w:r>
                </w:del>
              </w:moveTo>
              <w:ins w:id="515" w:author="Jens Christian Ulrich" w:date="2025-09-10T15:56:00Z" w16du:dateUtc="2025-09-10T19:56:00Z">
                <w:r w:rsidR="00F92F1C">
                  <w:rPr>
                    <w:lang w:val="en-CA"/>
                  </w:rPr>
                  <w:t>83</w:t>
                </w:r>
              </w:ins>
              <w:moveTo w:id="516" w:author="Jens Ulrich [2]" w:date="2025-07-16T14:55:00Z" w16du:dateUtc="2025-07-16T21:55:00Z">
                <w:r w:rsidR="00415071">
                  <w:rPr>
                    <w:lang w:val="en-CA"/>
                  </w:rPr>
                  <w:t xml:space="preserve">]. </w:t>
                </w:r>
              </w:moveTo>
            </w:moveTo>
          </w:moveTo>
        </w:moveTo>
      </w:moveTo>
    </w:p>
    <w:p w14:paraId="6C2412D0" w14:textId="77777777" w:rsidR="00415071" w:rsidRDefault="00415071" w:rsidP="00415071">
      <w:pPr>
        <w:spacing w:line="480" w:lineRule="auto"/>
        <w:ind w:firstLine="720"/>
        <w:rPr>
          <w:ins w:id="517" w:author="Jens Ulrich [2]" w:date="2025-07-16T14:58:00Z" w16du:dateUtc="2025-07-16T21:58:00Z"/>
          <w:moveTo w:id="518" w:author="Jens Ulrich [2]" w:date="2025-07-16T14:55:00Z" w16du:dateUtc="2025-07-16T21:55:00Z"/>
          <w:lang w:val="en-CA"/>
        </w:rPr>
      </w:pPr>
    </w:p>
    <w:moveToRangeEnd w:id="472"/>
    <w:p w14:paraId="7FBB3541" w14:textId="6DD33CE8" w:rsidR="00890C44" w:rsidRDefault="00415071" w:rsidP="00415071">
      <w:pPr>
        <w:spacing w:line="480" w:lineRule="auto"/>
        <w:ind w:firstLine="720"/>
        <w:rPr>
          <w:lang w:val="en-CA"/>
        </w:rPr>
      </w:pPr>
      <w:ins w:id="519" w:author="Jens Ulrich [2]" w:date="2025-07-16T14:58:00Z" w16du:dateUtc="2025-07-16T21:58:00Z">
        <w:r>
          <w:rPr>
            <w:lang w:val="en-CA"/>
          </w:rPr>
          <w:t xml:space="preserve">All </w:t>
        </w:r>
      </w:ins>
      <w:ins w:id="520" w:author="Jens Ulrich [2]" w:date="2025-07-16T14:59:00Z" w16du:dateUtc="2025-07-16T21:59:00Z">
        <w:r>
          <w:rPr>
            <w:lang w:val="en-CA"/>
          </w:rPr>
          <w:t xml:space="preserve">three model types estimated </w:t>
        </w:r>
      </w:ins>
      <w:ins w:id="521" w:author="Jens Ulrich [2]" w:date="2025-07-16T15:00:00Z" w16du:dateUtc="2025-07-16T22:00:00Z">
        <w:r>
          <w:rPr>
            <w:lang w:val="en-CA"/>
          </w:rPr>
          <w:t xml:space="preserve">the effect of habitat restoration on </w:t>
        </w:r>
      </w:ins>
      <w:ins w:id="522" w:author="Jens Ulrich [2]" w:date="2025-07-16T14:59:00Z" w16du:dateUtc="2025-07-16T21:59:00Z">
        <w:r>
          <w:rPr>
            <w:lang w:val="en-CA"/>
          </w:rPr>
          <w:t xml:space="preserve">wild bee abundance (Figure 2). </w:t>
        </w:r>
      </w:ins>
      <w:del w:id="523" w:author="Jens Ulrich [2]" w:date="2025-07-16T14:58:00Z" w16du:dateUtc="2025-07-16T21:58:00Z">
        <w:r w:rsidR="007B0A94" w:rsidDel="00415071">
          <w:rPr>
            <w:lang w:val="en-CA"/>
          </w:rPr>
          <w:delText xml:space="preserve"> </w:delText>
        </w:r>
      </w:del>
      <w:del w:id="524" w:author="Jens Ulrich [2]" w:date="2025-07-16T14:54:00Z" w16du:dateUtc="2025-07-16T21:54:00Z">
        <w:r w:rsidR="007B0A94" w:rsidDel="00415071">
          <w:rPr>
            <w:lang w:val="en-CA"/>
          </w:rPr>
          <w:delText>As expected</w:delText>
        </w:r>
        <w:r w:rsidR="00C06FD8" w:rsidDel="00415071">
          <w:rPr>
            <w:lang w:val="en-CA"/>
          </w:rPr>
          <w:delText>,</w:delText>
        </w:r>
        <w:r w:rsidR="00890C44" w:rsidDel="00415071">
          <w:rPr>
            <w:lang w:val="en-CA"/>
          </w:rPr>
          <w:delText xml:space="preserve"> given that GLMs do not account for imperfect detection</w:delText>
        </w:r>
        <w:r w:rsidR="007B0A94" w:rsidDel="00415071">
          <w:rPr>
            <w:lang w:val="en-CA"/>
          </w:rPr>
          <w:delText xml:space="preserve">, </w:delText>
        </w:r>
        <w:r w:rsidR="000D1918" w:rsidDel="00415071">
          <w:rPr>
            <w:lang w:val="en-CA"/>
          </w:rPr>
          <w:delText>the</w:delText>
        </w:r>
        <w:r w:rsidR="007B0A94" w:rsidDel="00415071">
          <w:rPr>
            <w:lang w:val="en-CA"/>
          </w:rPr>
          <w:delText xml:space="preserve"> GLM estimated a lower abundance intercept </w:delText>
        </w:r>
        <w:r w:rsidR="00475501" w:rsidDel="00415071">
          <w:rPr>
            <w:lang w:val="en-CA"/>
          </w:rPr>
          <w:delText>(</w:delText>
        </w:r>
      </w:del>
      <m:oMath>
        <m:sSub>
          <m:sSubPr>
            <m:ctrlPr>
              <w:del w:id="525" w:author="Jens Ulrich [2]" w:date="2025-07-16T14:54:00Z" w16du:dateUtc="2025-07-16T21:54:00Z">
                <w:rPr>
                  <w:rFonts w:ascii="Cambria Math" w:eastAsiaTheme="minorEastAsia" w:hAnsi="Cambria Math" w:cs="Times New Roman"/>
                  <w:i/>
                  <w:lang w:val="en-CA"/>
                </w:rPr>
              </w:del>
            </m:ctrlPr>
          </m:sSubPr>
          <m:e>
            <m:r>
              <w:del w:id="526" w:author="Jens Ulrich [2]" w:date="2025-07-16T14:54:00Z" w16du:dateUtc="2025-07-16T21:54:00Z">
                <w:rPr>
                  <w:rFonts w:ascii="Cambria Math" w:eastAsiaTheme="minorEastAsia" w:hAnsi="Cambria Math" w:cs="Times New Roman"/>
                  <w:lang w:val="en-CA"/>
                </w:rPr>
                <m:t>α</m:t>
              </w:del>
            </m:r>
          </m:e>
          <m:sub>
            <m:r>
              <w:del w:id="527" w:author="Jens Ulrich [2]" w:date="2025-07-16T14:54:00Z" w16du:dateUtc="2025-07-16T21:54:00Z">
                <w:rPr>
                  <w:rFonts w:ascii="Cambria Math" w:eastAsiaTheme="minorEastAsia" w:hAnsi="Cambria Math" w:cs="Times New Roman"/>
                  <w:lang w:val="en-CA"/>
                </w:rPr>
                <m:t>0</m:t>
              </w:del>
            </m:r>
          </m:sub>
        </m:sSub>
      </m:oMath>
      <w:del w:id="528" w:author="Jens Ulrich [2]" w:date="2025-07-16T14:54:00Z" w16du:dateUtc="2025-07-16T21:54:00Z">
        <w:r w:rsidR="000D1918" w:rsidDel="00415071">
          <w:rPr>
            <w:rFonts w:eastAsiaTheme="minorEastAsia"/>
            <w:lang w:val="en-CA"/>
          </w:rPr>
          <w:delText xml:space="preserve"> mean = 0.23; 90%</w:delText>
        </w:r>
        <w:r w:rsidR="00B6487C" w:rsidDel="00415071">
          <w:rPr>
            <w:rFonts w:eastAsiaTheme="minorEastAsia"/>
            <w:lang w:val="en-CA"/>
          </w:rPr>
          <w:delText xml:space="preserve"> Bayesian credible interval (</w:delText>
        </w:r>
        <w:r w:rsidR="000D1918" w:rsidDel="00415071">
          <w:rPr>
            <w:rFonts w:eastAsiaTheme="minorEastAsia"/>
            <w:lang w:val="en-CA"/>
          </w:rPr>
          <w:delText>BCI</w:delText>
        </w:r>
        <w:r w:rsidR="00B6487C" w:rsidDel="00415071">
          <w:rPr>
            <w:rFonts w:eastAsiaTheme="minorEastAsia"/>
            <w:lang w:val="en-CA"/>
          </w:rPr>
          <w:delText>)</w:delText>
        </w:r>
        <w:r w:rsidR="000D1918" w:rsidDel="00415071">
          <w:rPr>
            <w:rFonts w:eastAsiaTheme="minorEastAsia"/>
            <w:lang w:val="en-CA"/>
          </w:rPr>
          <w:delText xml:space="preserve"> = [-0.82, 1.27]</w:delText>
        </w:r>
        <w:r w:rsidR="00475501" w:rsidDel="00415071">
          <w:rPr>
            <w:lang w:val="en-CA"/>
          </w:rPr>
          <w:delText xml:space="preserve">) </w:delText>
        </w:r>
        <w:r w:rsidR="00054159" w:rsidDel="00415071">
          <w:rPr>
            <w:lang w:val="en-CA"/>
          </w:rPr>
          <w:delText>compared to either the binmix or multimix models</w:delText>
        </w:r>
        <w:r w:rsidR="000D1918" w:rsidDel="00415071">
          <w:rPr>
            <w:lang w:val="en-CA"/>
          </w:rPr>
          <w:delText xml:space="preserve">: The binmix model </w:delText>
        </w:r>
        <w:r w:rsidR="00C06FD8" w:rsidDel="00415071">
          <w:rPr>
            <w:lang w:val="en-CA"/>
          </w:rPr>
          <w:delText xml:space="preserve">estimated </w:delText>
        </w:r>
        <w:r w:rsidR="000D1918" w:rsidDel="00415071">
          <w:rPr>
            <w:lang w:val="en-CA"/>
          </w:rPr>
          <w:delText>a higher intercept with 98.</w:delText>
        </w:r>
        <w:r w:rsidR="003C10D7" w:rsidDel="00415071">
          <w:rPr>
            <w:lang w:val="en-CA"/>
          </w:rPr>
          <w:delText>7</w:delText>
        </w:r>
        <w:r w:rsidR="000D1918" w:rsidDel="00415071">
          <w:rPr>
            <w:lang w:val="en-CA"/>
          </w:rPr>
          <w:delText>% probability and the multimix model with 99.5% probability</w:delText>
        </w:r>
        <w:r w:rsidR="007B0A94" w:rsidDel="00415071">
          <w:rPr>
            <w:lang w:val="en-CA"/>
          </w:rPr>
          <w:delText>.</w:delText>
        </w:r>
        <w:r w:rsidR="00054159" w:rsidDel="00415071">
          <w:rPr>
            <w:lang w:val="en-CA"/>
          </w:rPr>
          <w:delText xml:space="preserve"> </w:delText>
        </w:r>
      </w:del>
      <w:r w:rsidR="00054159">
        <w:rPr>
          <w:lang w:val="en-CA"/>
        </w:rPr>
        <w:t>The GLM</w:t>
      </w:r>
      <w:ins w:id="529" w:author="Jens Christian Ulrich" w:date="2025-09-10T15:13:00Z" w16du:dateUtc="2025-09-10T19:13:00Z">
        <w:r w:rsidR="003171AB">
          <w:rPr>
            <w:lang w:val="en-CA"/>
          </w:rPr>
          <w:t>M</w:t>
        </w:r>
      </w:ins>
      <w:r w:rsidR="00054159">
        <w:rPr>
          <w:lang w:val="en-CA"/>
        </w:rPr>
        <w:t xml:space="preserve"> estimated a positive effect of restoration on insect abundance</w:t>
      </w:r>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54159">
        <w:rPr>
          <w:lang w:val="en-CA"/>
        </w:rPr>
        <w:t xml:space="preserve">mean </w:t>
      </w:r>
      <w:r w:rsidR="00475501">
        <w:rPr>
          <w:lang w:val="en-CA"/>
        </w:rPr>
        <w:t xml:space="preserve">= </w:t>
      </w:r>
      <w:r w:rsidR="000D1918">
        <w:rPr>
          <w:lang w:val="en-CA"/>
        </w:rPr>
        <w:t>1.30</w:t>
      </w:r>
      <w:r w:rsidR="00475501">
        <w:rPr>
          <w:lang w:val="en-CA"/>
        </w:rPr>
        <w:t xml:space="preserve">; </w:t>
      </w:r>
      <w:r w:rsidR="00054159">
        <w:rPr>
          <w:lang w:val="en-CA"/>
        </w:rPr>
        <w:t>9</w:t>
      </w:r>
      <w:r w:rsidR="000D1918">
        <w:rPr>
          <w:lang w:val="en-CA"/>
        </w:rPr>
        <w:t>0</w:t>
      </w:r>
      <w:r w:rsidR="00054159">
        <w:rPr>
          <w:lang w:val="en-CA"/>
        </w:rPr>
        <w:t>% BCI</w:t>
      </w:r>
      <w:r w:rsidR="00475501">
        <w:rPr>
          <w:lang w:val="en-CA"/>
        </w:rPr>
        <w:t xml:space="preserve"> = [</w:t>
      </w:r>
      <w:r w:rsidR="000D1918">
        <w:rPr>
          <w:lang w:val="en-CA"/>
        </w:rPr>
        <w:t>0.34, 2.25</w:t>
      </w:r>
      <w:r w:rsidR="00475501">
        <w:rPr>
          <w:lang w:val="en-CA"/>
        </w:rPr>
        <w:t>]</w:t>
      </w:r>
      <w:r w:rsidR="00054159">
        <w:rPr>
          <w:lang w:val="en-CA"/>
        </w:rPr>
        <w:t>.</w:t>
      </w:r>
      <w:r w:rsidR="000D1918">
        <w:rPr>
          <w:lang w:val="en-CA"/>
        </w:rPr>
        <w:t xml:space="preserve"> Effect</w:t>
      </w:r>
      <w:r w:rsidR="00054159">
        <w:rPr>
          <w:lang w:val="en-CA"/>
        </w:rPr>
        <w:t xml:space="preserve"> </w:t>
      </w:r>
      <w:r w:rsidR="000D1918">
        <w:rPr>
          <w:lang w:val="en-CA"/>
        </w:rPr>
        <w:t xml:space="preserve">size estimates </w:t>
      </w:r>
      <w:del w:id="530" w:author="Jens Ulrich [2]" w:date="2025-07-16T15:01:00Z" w16du:dateUtc="2025-07-16T22:01:00Z">
        <w:r w:rsidR="000D1918" w:rsidDel="00415071">
          <w:rPr>
            <w:lang w:val="en-CA"/>
          </w:rPr>
          <w:delText xml:space="preserve">were smaller </w:delText>
        </w:r>
      </w:del>
      <w:r w:rsidR="000D1918">
        <w:rPr>
          <w:lang w:val="en-CA"/>
        </w:rPr>
        <w:t xml:space="preserve">for the </w:t>
      </w:r>
      <w:proofErr w:type="spellStart"/>
      <w:r w:rsidR="00054159">
        <w:rPr>
          <w:lang w:val="en-CA"/>
        </w:rPr>
        <w:t>binmix</w:t>
      </w:r>
      <w:proofErr w:type="spellEnd"/>
      <w:r w:rsidR="00054159">
        <w:rPr>
          <w:lang w:val="en-CA"/>
        </w:rPr>
        <w:t xml:space="preserve"> </w:t>
      </w:r>
      <w:r w:rsidR="000D1918">
        <w:rPr>
          <w:lang w:val="en-CA"/>
        </w:rPr>
        <w:t>model</w:t>
      </w:r>
      <w:ins w:id="531" w:author="Jens Ulrich [2]" w:date="2025-07-16T15:01:00Z" w16du:dateUtc="2025-07-16T22:01:00Z">
        <w:r>
          <w:rPr>
            <w:lang w:val="en-CA"/>
          </w:rPr>
          <w:t xml:space="preserve"> were smaller</w:t>
        </w:r>
      </w:ins>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3C10D7">
        <w:rPr>
          <w:lang w:val="en-CA"/>
        </w:rPr>
        <w:t>1.11</w:t>
      </w:r>
      <w:r w:rsidR="000D1918">
        <w:rPr>
          <w:lang w:val="en-CA"/>
        </w:rPr>
        <w:t>; 90% BCI = [</w:t>
      </w:r>
      <w:r w:rsidR="003C10D7">
        <w:rPr>
          <w:lang w:val="en-CA"/>
        </w:rPr>
        <w:t>0.16</w:t>
      </w:r>
      <w:r w:rsidR="000D1918">
        <w:rPr>
          <w:lang w:val="en-CA"/>
        </w:rPr>
        <w:t xml:space="preserve">, </w:t>
      </w:r>
      <w:r w:rsidR="003C10D7">
        <w:rPr>
          <w:lang w:val="en-CA"/>
        </w:rPr>
        <w:t>2.11</w:t>
      </w:r>
      <w:r w:rsidR="000D1918">
        <w:rPr>
          <w:lang w:val="en-CA"/>
        </w:rPr>
        <w:t>]</w:t>
      </w:r>
      <w:del w:id="532" w:author="Jens Christian Ulrich" w:date="2025-09-10T15:12:00Z" w16du:dateUtc="2025-09-10T19:12:00Z">
        <w:r w:rsidR="00857669" w:rsidDel="003171AB">
          <w:rPr>
            <w:lang w:val="en-CA"/>
          </w:rPr>
          <w:delText xml:space="preserve">; </w:delText>
        </w:r>
        <w:r w:rsidR="003C10D7" w:rsidDel="003171AB">
          <w:rPr>
            <w:lang w:val="en-CA"/>
          </w:rPr>
          <w:delText>60</w:delText>
        </w:r>
        <w:r w:rsidR="00857669" w:rsidDel="003171AB">
          <w:rPr>
            <w:lang w:val="en-CA"/>
          </w:rPr>
          <w:delText>% probability of a smaller effect size compared to the GLM approach</w:delText>
        </w:r>
      </w:del>
      <w:r w:rsidR="00890C44">
        <w:rPr>
          <w:lang w:val="en-CA"/>
        </w:rPr>
        <w:t xml:space="preserve">. </w:t>
      </w:r>
      <w:del w:id="533" w:author="Jens Ulrich [2]" w:date="2025-07-16T15:01:00Z" w16du:dateUtc="2025-07-16T22:01:00Z">
        <w:r w:rsidR="00890C44" w:rsidDel="00415071">
          <w:rPr>
            <w:lang w:val="en-CA"/>
          </w:rPr>
          <w:delText>Effect size estimates were also smaller</w:delText>
        </w:r>
        <w:r w:rsidR="000D1918" w:rsidDel="00415071">
          <w:rPr>
            <w:lang w:val="en-CA"/>
          </w:rPr>
          <w:delText xml:space="preserve"> for the</w:delText>
        </w:r>
      </w:del>
      <w:ins w:id="534" w:author="Jens Ulrich [2]" w:date="2025-07-16T15:01:00Z" w16du:dateUtc="2025-07-16T22:01:00Z">
        <w:r>
          <w:rPr>
            <w:lang w:val="en-CA"/>
          </w:rPr>
          <w:t>The</w:t>
        </w:r>
      </w:ins>
      <w:r w:rsidR="000D1918">
        <w:rPr>
          <w:lang w:val="en-CA"/>
        </w:rPr>
        <w:t xml:space="preserve"> </w:t>
      </w:r>
      <w:proofErr w:type="spellStart"/>
      <w:r w:rsidR="00054159">
        <w:rPr>
          <w:lang w:val="en-CA"/>
        </w:rPr>
        <w:t>multimix</w:t>
      </w:r>
      <w:proofErr w:type="spellEnd"/>
      <w:r w:rsidR="00054159">
        <w:rPr>
          <w:lang w:val="en-CA"/>
        </w:rPr>
        <w:t xml:space="preserve"> model</w:t>
      </w:r>
      <w:ins w:id="535" w:author="Jens Ulrich [2]" w:date="2025-07-16T15:01:00Z" w16du:dateUtc="2025-07-16T22:01:00Z">
        <w:r>
          <w:rPr>
            <w:lang w:val="en-CA"/>
          </w:rPr>
          <w:t xml:space="preserve"> al</w:t>
        </w:r>
      </w:ins>
      <w:ins w:id="536" w:author="Jens Ulrich [2]" w:date="2025-07-16T15:02:00Z" w16du:dateUtc="2025-07-16T22:02:00Z">
        <w:r>
          <w:rPr>
            <w:lang w:val="en-CA"/>
          </w:rPr>
          <w:t>so estimated a smaller magnitude of effect of restoration on wild bee abundance</w:t>
        </w:r>
      </w:ins>
      <w:r w:rsidR="00890C44">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sidR="000D1918">
        <w:rPr>
          <w:lang w:val="en-CA"/>
        </w:rPr>
        <w:t xml:space="preserve">mean = </w:t>
      </w:r>
      <w:r w:rsidR="004D2C63">
        <w:rPr>
          <w:lang w:val="en-CA"/>
        </w:rPr>
        <w:t>0.91</w:t>
      </w:r>
      <w:r w:rsidR="000D1918">
        <w:rPr>
          <w:lang w:val="en-CA"/>
        </w:rPr>
        <w:t>; 90% BCI = [0.</w:t>
      </w:r>
      <w:r w:rsidR="00857669">
        <w:rPr>
          <w:lang w:val="en-CA"/>
        </w:rPr>
        <w:t>05</w:t>
      </w:r>
      <w:r w:rsidR="000D1918">
        <w:rPr>
          <w:lang w:val="en-CA"/>
        </w:rPr>
        <w:t xml:space="preserve">, </w:t>
      </w:r>
      <w:r w:rsidR="004D2C63">
        <w:rPr>
          <w:lang w:val="en-CA"/>
        </w:rPr>
        <w:t>1.85</w:t>
      </w:r>
      <w:r w:rsidR="000D1918">
        <w:rPr>
          <w:lang w:val="en-CA"/>
        </w:rPr>
        <w:t>]</w:t>
      </w:r>
      <w:ins w:id="537" w:author="Jens Christian Ulrich" w:date="2025-09-10T15:13:00Z" w16du:dateUtc="2025-09-10T19:13:00Z">
        <w:r w:rsidR="003171AB">
          <w:rPr>
            <w:lang w:val="en-CA"/>
          </w:rPr>
          <w:t xml:space="preserve">. </w:t>
        </w:r>
        <w:r w:rsidR="003171AB">
          <w:t>Combined with the abundance intercept estimates, t</w:t>
        </w:r>
        <w:r w:rsidR="003171AB">
          <w:t xml:space="preserve">he mean estimates for the </w:t>
        </w:r>
        <w:proofErr w:type="spellStart"/>
        <w:r w:rsidR="003171AB">
          <w:t>multimix</w:t>
        </w:r>
        <w:proofErr w:type="spellEnd"/>
        <w:r w:rsidR="003171AB">
          <w:t xml:space="preserve"> model equate to a 2.6 fold increase in the number of individuals that are present</w:t>
        </w:r>
        <w:r w:rsidR="003171AB">
          <w:t xml:space="preserve">: </w:t>
        </w:r>
        <w:proofErr w:type="gramStart"/>
        <w:r w:rsidR="003171AB" w:rsidRPr="003171AB">
          <w:rPr>
            <w:i/>
            <w:iCs/>
            <w:rPrChange w:id="538" w:author="Jens Christian Ulrich" w:date="2025-09-10T15:13:00Z" w16du:dateUtc="2025-09-10T19:13:00Z">
              <w:rPr/>
            </w:rPrChange>
          </w:rPr>
          <w:t>exp</w:t>
        </w:r>
        <w:r w:rsidR="003171AB">
          <w:t>(</w:t>
        </w:r>
        <w:proofErr w:type="gramEnd"/>
        <w:r w:rsidR="003171AB">
          <w:t xml:space="preserve">3.16) individuals in unrestored parks versus </w:t>
        </w:r>
        <w:r w:rsidR="003171AB" w:rsidRPr="003171AB">
          <w:rPr>
            <w:i/>
            <w:iCs/>
            <w:rPrChange w:id="539" w:author="Jens Christian Ulrich" w:date="2025-09-10T15:13:00Z" w16du:dateUtc="2025-09-10T19:13:00Z">
              <w:rPr/>
            </w:rPrChange>
          </w:rPr>
          <w:t>exp</w:t>
        </w:r>
        <w:r w:rsidR="003171AB">
          <w:t>(3.16+0.91) individuals in restored sites. In contrast, the mean estimate for the GLMM equates to a 4.6 fold increase in the number of individuals that are present</w:t>
        </w:r>
      </w:ins>
      <w:ins w:id="540" w:author="Jens Christian Ulrich" w:date="2025-09-10T15:14:00Z" w16du:dateUtc="2025-09-10T19:14:00Z">
        <w:r w:rsidR="003171AB">
          <w:t xml:space="preserve">: </w:t>
        </w:r>
      </w:ins>
      <w:proofErr w:type="gramStart"/>
      <w:ins w:id="541" w:author="Jens Christian Ulrich" w:date="2025-09-10T15:13:00Z" w16du:dateUtc="2025-09-10T19:13:00Z">
        <w:r w:rsidR="003171AB" w:rsidRPr="003171AB">
          <w:rPr>
            <w:i/>
            <w:iCs/>
            <w:rPrChange w:id="542" w:author="Jens Christian Ulrich" w:date="2025-09-10T15:14:00Z" w16du:dateUtc="2025-09-10T19:14:00Z">
              <w:rPr/>
            </w:rPrChange>
          </w:rPr>
          <w:t>exp</w:t>
        </w:r>
        <w:r w:rsidR="003171AB">
          <w:t>(</w:t>
        </w:r>
        <w:proofErr w:type="gramEnd"/>
        <w:r w:rsidR="003171AB">
          <w:t xml:space="preserve">0.23) individuals in unrestored parks versus </w:t>
        </w:r>
        <w:r w:rsidR="003171AB" w:rsidRPr="003171AB">
          <w:rPr>
            <w:i/>
            <w:iCs/>
            <w:rPrChange w:id="543" w:author="Jens Christian Ulrich" w:date="2025-09-10T15:14:00Z" w16du:dateUtc="2025-09-10T19:14:00Z">
              <w:rPr/>
            </w:rPrChange>
          </w:rPr>
          <w:t>exp</w:t>
        </w:r>
        <w:r w:rsidR="003171AB">
          <w:t>(0.23+1.3</w:t>
        </w:r>
      </w:ins>
      <w:ins w:id="544" w:author="Jens Christian Ulrich" w:date="2025-09-10T15:14:00Z" w16du:dateUtc="2025-09-10T19:14:00Z">
        <w:r w:rsidR="003171AB">
          <w:t>0</w:t>
        </w:r>
      </w:ins>
      <w:ins w:id="545" w:author="Jens Christian Ulrich" w:date="2025-09-10T15:13:00Z" w16du:dateUtc="2025-09-10T19:13:00Z">
        <w:r w:rsidR="003171AB">
          <w:t xml:space="preserve">) individuals in restored sites. </w:t>
        </w:r>
      </w:ins>
      <w:ins w:id="546" w:author="Jens Christian Ulrich" w:date="2025-09-10T15:14:00Z" w16du:dateUtc="2025-09-10T19:14:00Z">
        <w:r w:rsidR="003171AB">
          <w:t>Therefore, the GLMM</w:t>
        </w:r>
      </w:ins>
      <w:ins w:id="547" w:author="Jens Christian Ulrich" w:date="2025-09-10T15:13:00Z" w16du:dateUtc="2025-09-10T19:13:00Z">
        <w:r w:rsidR="003171AB">
          <w:t xml:space="preserve"> </w:t>
        </w:r>
      </w:ins>
      <w:ins w:id="548" w:author="Jens Christian Ulrich" w:date="2025-09-10T15:15:00Z" w16du:dateUtc="2025-09-10T19:15:00Z">
        <w:r w:rsidR="003171AB">
          <w:t xml:space="preserve">compared to the </w:t>
        </w:r>
        <w:proofErr w:type="spellStart"/>
        <w:r w:rsidR="003171AB">
          <w:t>multimix</w:t>
        </w:r>
        <w:proofErr w:type="spellEnd"/>
        <w:r w:rsidR="003171AB">
          <w:t xml:space="preserve"> model </w:t>
        </w:r>
      </w:ins>
      <w:ins w:id="549" w:author="Jens Christian Ulrich" w:date="2025-09-10T15:14:00Z" w16du:dateUtc="2025-09-10T19:14:00Z">
        <w:r w:rsidR="003171AB">
          <w:t>estimates almost</w:t>
        </w:r>
      </w:ins>
      <w:ins w:id="550" w:author="Jens Christian Ulrich" w:date="2025-09-10T15:13:00Z" w16du:dateUtc="2025-09-10T19:13:00Z">
        <w:r w:rsidR="003171AB">
          <w:t xml:space="preserve"> double the increase in the </w:t>
        </w:r>
      </w:ins>
      <w:ins w:id="551" w:author="Jens Christian Ulrich" w:date="2025-09-10T15:15:00Z" w16du:dateUtc="2025-09-10T19:15:00Z">
        <w:r w:rsidR="003171AB">
          <w:t>population size</w:t>
        </w:r>
      </w:ins>
      <w:ins w:id="552" w:author="Jens Christian Ulrich" w:date="2025-09-10T15:13:00Z" w16du:dateUtc="2025-09-10T19:13:00Z">
        <w:r w:rsidR="003171AB">
          <w:t xml:space="preserve"> of </w:t>
        </w:r>
      </w:ins>
      <w:ins w:id="553" w:author="Jens Christian Ulrich" w:date="2025-09-10T15:15:00Z" w16du:dateUtc="2025-09-10T19:15:00Z">
        <w:r w:rsidR="003171AB">
          <w:t xml:space="preserve">average </w:t>
        </w:r>
      </w:ins>
      <w:ins w:id="554" w:author="Jens Christian Ulrich" w:date="2025-09-10T15:13:00Z" w16du:dateUtc="2025-09-10T19:13:00Z">
        <w:r w:rsidR="003171AB">
          <w:t>wild bee</w:t>
        </w:r>
      </w:ins>
      <w:ins w:id="555" w:author="Jens Christian Ulrich" w:date="2025-09-10T15:15:00Z" w16du:dateUtc="2025-09-10T19:15:00Z">
        <w:r w:rsidR="003171AB">
          <w:t xml:space="preserve"> </w:t>
        </w:r>
      </w:ins>
      <w:ins w:id="556" w:author="Jens Christian Ulrich" w:date="2025-09-10T15:13:00Z" w16du:dateUtc="2025-09-10T19:13:00Z">
        <w:r w:rsidR="003171AB">
          <w:t>s</w:t>
        </w:r>
      </w:ins>
      <w:ins w:id="557" w:author="Jens Christian Ulrich" w:date="2025-09-10T15:15:00Z" w16du:dateUtc="2025-09-10T19:15:00Z">
        <w:r w:rsidR="003171AB">
          <w:t>pecies</w:t>
        </w:r>
      </w:ins>
      <w:ins w:id="558" w:author="Jens Christian Ulrich" w:date="2025-09-10T15:13:00Z" w16du:dateUtc="2025-09-10T19:13:00Z">
        <w:r w:rsidR="003171AB">
          <w:t xml:space="preserve"> </w:t>
        </w:r>
      </w:ins>
      <w:ins w:id="559" w:author="Jens Christian Ulrich" w:date="2025-09-10T15:15:00Z" w16du:dateUtc="2025-09-10T19:15:00Z">
        <w:r w:rsidR="003171AB">
          <w:t>in restored versus unrestored parks</w:t>
        </w:r>
      </w:ins>
      <w:ins w:id="560" w:author="Jens Christian Ulrich" w:date="2025-09-10T15:14:00Z" w16du:dateUtc="2025-09-10T19:14:00Z">
        <w:r w:rsidR="003171AB">
          <w:t>.</w:t>
        </w:r>
      </w:ins>
      <w:del w:id="561" w:author="Jens Christian Ulrich" w:date="2025-09-10T15:13:00Z" w16du:dateUtc="2025-09-10T19:13:00Z">
        <w:r w:rsidR="00857669" w:rsidDel="003171AB">
          <w:rPr>
            <w:lang w:val="en-CA"/>
          </w:rPr>
          <w:delText xml:space="preserve">; </w:delText>
        </w:r>
        <w:r w:rsidR="003C10D7" w:rsidDel="003171AB">
          <w:rPr>
            <w:lang w:val="en-CA"/>
          </w:rPr>
          <w:delText>67</w:delText>
        </w:r>
        <w:r w:rsidR="00857669" w:rsidDel="003171AB">
          <w:rPr>
            <w:lang w:val="en-CA"/>
          </w:rPr>
          <w:delText>% probability of a smaller effect size compared to the GLM approach</w:delText>
        </w:r>
        <w:r w:rsidR="00054159" w:rsidDel="003171AB">
          <w:rPr>
            <w:lang w:val="en-CA"/>
          </w:rPr>
          <w:delText xml:space="preserve">. </w:delText>
        </w:r>
      </w:del>
    </w:p>
    <w:p w14:paraId="1D739EA2" w14:textId="0C759D77" w:rsidR="00B512B6" w:rsidDel="00415071" w:rsidRDefault="002520F7" w:rsidP="007B0A94">
      <w:pPr>
        <w:spacing w:line="480" w:lineRule="auto"/>
        <w:ind w:firstLine="720"/>
        <w:rPr>
          <w:moveFrom w:id="562" w:author="Jens Ulrich [2]" w:date="2025-07-16T14:55:00Z" w16du:dateUtc="2025-07-16T21:55:00Z"/>
          <w:lang w:val="en-CA"/>
        </w:rPr>
      </w:pPr>
      <w:moveFromRangeStart w:id="563" w:author="Jens Ulrich [2]" w:date="2025-07-16T14:55:00Z" w:name="move203570117"/>
      <w:moveFrom w:id="564" w:author="Jens Ulrich [2]" w:date="2025-07-16T14:55:00Z" w16du:dateUtc="2025-07-16T21:55:00Z">
        <w:r w:rsidDel="00415071">
          <w:rPr>
            <w:lang w:val="en-CA"/>
          </w:rPr>
          <w:t>T</w:t>
        </w:r>
        <w:r w:rsidR="00F20D29" w:rsidDel="00415071">
          <w:rPr>
            <w:lang w:val="en-CA"/>
          </w:rPr>
          <w:t xml:space="preserve">he multimix model estimated a lower </w:t>
        </w:r>
        <w:r w:rsidR="008142CB" w:rsidDel="00415071">
          <w:rPr>
            <w:lang w:val="en-CA"/>
          </w:rPr>
          <w:t xml:space="preserve">baseline </w:t>
        </w:r>
        <w:r w:rsidR="00F20D29" w:rsidDel="00415071">
          <w:rPr>
            <w:lang w:val="en-CA"/>
          </w:rPr>
          <w:t xml:space="preserve">detection rate </w:t>
        </w:r>
        <w:r w:rsidR="008142CB" w:rsidDel="00415071">
          <w:rPr>
            <w:lang w:val="en-CA"/>
          </w:rPr>
          <w:t>(</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moveFrom w:id="565" w:author="Jens Ulrich [2]" w:date="2025-07-16T14:55:00Z" w16du:dateUtc="2025-07-16T21:55:00Z">
          <w:r w:rsidR="008142CB" w:rsidDel="00415071">
            <w:rPr>
              <w:rFonts w:eastAsiaTheme="minorEastAsia"/>
              <w:lang w:val="en-CA"/>
            </w:rPr>
            <w:t xml:space="preserve"> mean = -3.17; 90% BCI = [-3.66, -2.62]</w:t>
          </w:r>
          <w:r w:rsidR="008142CB" w:rsidDel="00415071">
            <w:rPr>
              <w:lang w:val="en-CA"/>
            </w:rPr>
            <w:t>) than</w:t>
          </w:r>
          <w:r w:rsidR="00F20D29" w:rsidDel="00415071">
            <w:rPr>
              <w:lang w:val="en-CA"/>
            </w:rPr>
            <w:t xml:space="preserve"> the binmix model</w:t>
          </w:r>
          <w:r w:rsidR="008142CB" w:rsidDel="00415071">
            <w:rPr>
              <w:lang w:val="en-CA"/>
            </w:rPr>
            <w:t xml:space="preserve"> (</w:t>
          </w:r>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w:moveFrom w:id="566" w:author="Jens Ulrich [2]" w:date="2025-07-16T14:55:00Z" w16du:dateUtc="2025-07-16T21:55:00Z">
            <w:r w:rsidR="008142CB" w:rsidDel="00415071">
              <w:rPr>
                <w:rFonts w:eastAsiaTheme="minorEastAsia"/>
                <w:lang w:val="en-CA"/>
              </w:rPr>
              <w:t xml:space="preserve"> mean = -</w:t>
            </w:r>
            <w:r w:rsidR="00613CAD" w:rsidDel="00415071">
              <w:rPr>
                <w:rFonts w:eastAsiaTheme="minorEastAsia"/>
                <w:lang w:val="en-CA"/>
              </w:rPr>
              <w:t>2.47</w:t>
            </w:r>
            <w:r w:rsidR="008142CB" w:rsidDel="00415071">
              <w:rPr>
                <w:rFonts w:eastAsiaTheme="minorEastAsia"/>
                <w:lang w:val="en-CA"/>
              </w:rPr>
              <w:t>; 90% BCI = [-</w:t>
            </w:r>
            <w:r w:rsidR="00613CAD" w:rsidDel="00415071">
              <w:rPr>
                <w:rFonts w:eastAsiaTheme="minorEastAsia"/>
                <w:lang w:val="en-CA"/>
              </w:rPr>
              <w:t>3.2</w:t>
            </w:r>
            <w:r w:rsidR="008142CB" w:rsidDel="00415071">
              <w:rPr>
                <w:rFonts w:eastAsiaTheme="minorEastAsia"/>
                <w:lang w:val="en-CA"/>
              </w:rPr>
              <w:t>, -</w:t>
            </w:r>
            <w:r w:rsidR="00613CAD" w:rsidDel="00415071">
              <w:rPr>
                <w:rFonts w:eastAsiaTheme="minorEastAsia"/>
                <w:lang w:val="en-CA"/>
              </w:rPr>
              <w:t>1.65</w:t>
            </w:r>
            <w:r w:rsidR="008142CB" w:rsidDel="00415071">
              <w:rPr>
                <w:rFonts w:eastAsiaTheme="minorEastAsia"/>
                <w:lang w:val="en-CA"/>
              </w:rPr>
              <w:t>]</w:t>
            </w:r>
            <w:r w:rsidR="008142CB" w:rsidDel="00415071">
              <w:rPr>
                <w:lang w:val="en-CA"/>
              </w:rPr>
              <w:t>)</w:t>
            </w:r>
            <w:r w:rsidR="00F20D29" w:rsidDel="00415071">
              <w:rPr>
                <w:lang w:val="en-CA"/>
              </w:rPr>
              <w:t>.</w:t>
            </w:r>
            <w:r w:rsidR="00807B86" w:rsidDel="00415071">
              <w:rPr>
                <w:lang w:val="en-CA"/>
              </w:rPr>
              <w:t xml:space="preserve"> </w:t>
            </w:r>
            <w:r w:rsidR="00890C44" w:rsidDel="00415071">
              <w:rPr>
                <w:lang w:val="en-CA"/>
              </w:rPr>
              <w:t>On a probability scale, the mean estimate of the</w:t>
            </w:r>
            <w:r w:rsidR="007C4201" w:rsidDel="00415071">
              <w:rPr>
                <w:lang w:val="en-CA"/>
              </w:rPr>
              <w:t xml:space="preserve"> multimix model </w:t>
            </w:r>
            <w:r w:rsidR="00890C44" w:rsidDel="00415071">
              <w:rPr>
                <w:lang w:val="en-CA"/>
              </w:rPr>
              <w:t>equate</w:t>
            </w:r>
            <w:r w:rsidR="007C4201" w:rsidDel="00415071">
              <w:rPr>
                <w:lang w:val="en-CA"/>
              </w:rPr>
              <w:t>s</w:t>
            </w:r>
            <w:r w:rsidR="00890C44" w:rsidDel="00415071">
              <w:rPr>
                <w:lang w:val="en-CA"/>
              </w:rPr>
              <w:t xml:space="preserve"> to a 4</w:t>
            </w:r>
            <w:r w:rsidR="007C4201" w:rsidDel="00415071">
              <w:rPr>
                <w:lang w:val="en-CA"/>
              </w:rPr>
              <w:t>.3</w:t>
            </w:r>
            <w:r w:rsidR="00890C44" w:rsidDel="00415071">
              <w:rPr>
                <w:lang w:val="en-CA"/>
              </w:rPr>
              <w:t xml:space="preserve">% </w:t>
            </w:r>
            <w:r w:rsidR="00217481" w:rsidDel="00415071">
              <w:rPr>
                <w:lang w:val="en-CA"/>
              </w:rPr>
              <w:t xml:space="preserve">odds </w:t>
            </w:r>
            <w:r w:rsidR="00890C44" w:rsidDel="00415071">
              <w:rPr>
                <w:lang w:val="en-CA"/>
              </w:rPr>
              <w:t xml:space="preserve">of detecting </w:t>
            </w:r>
            <w:r w:rsidR="007C4201" w:rsidDel="00415071">
              <w:rPr>
                <w:lang w:val="en-CA"/>
              </w:rPr>
              <w:t xml:space="preserve">an </w:t>
            </w:r>
            <w:r w:rsidR="00890C44" w:rsidDel="00415071">
              <w:rPr>
                <w:lang w:val="en-CA"/>
              </w:rPr>
              <w:t xml:space="preserve">individual bee during a survey of </w:t>
            </w:r>
            <w:r w:rsidR="007C4201" w:rsidDel="00415071">
              <w:rPr>
                <w:lang w:val="en-CA"/>
              </w:rPr>
              <w:t xml:space="preserve">a </w:t>
            </w:r>
            <w:r w:rsidR="007C4201" w:rsidRPr="007C4201" w:rsidDel="00415071">
              <w:rPr>
                <w:lang w:val="en-CA"/>
              </w:rPr>
              <w:t>control plot (90% BCI = [2.5%, 7.4%])</w:t>
            </w:r>
            <w:r w:rsidR="00890C44" w:rsidRPr="007C4201" w:rsidDel="00415071">
              <w:rPr>
                <w:lang w:val="en-CA"/>
              </w:rPr>
              <w:t xml:space="preserve">. </w:t>
            </w:r>
            <w:r w:rsidR="00890C44" w:rsidDel="00415071">
              <w:rPr>
                <w:lang w:val="en-CA"/>
              </w:rPr>
              <w:t>The multimix model also estimated a positive effect</w:t>
            </w:r>
            <w:r w:rsidR="009224E6" w:rsidDel="00415071">
              <w:rPr>
                <w:lang w:val="en-CA"/>
              </w:rPr>
              <w:t xml:space="preserve"> of restoration on detection</w:t>
            </w:r>
            <w:r w:rsidR="00890C44" w:rsidDel="00415071">
              <w:rPr>
                <w:lang w:val="en-CA"/>
              </w:rPr>
              <w:t xml:space="preserve">: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From w:id="567" w:author="Jens Ulrich [2]" w:date="2025-07-16T14:55:00Z" w16du:dateUtc="2025-07-16T21:55:00Z">
              <w:r w:rsidR="00890C44" w:rsidDel="00415071">
                <w:rPr>
                  <w:rFonts w:eastAsiaTheme="minorEastAsia"/>
                  <w:lang w:val="en-CA"/>
                </w:rPr>
                <w:t xml:space="preserve"> </w:t>
              </w:r>
              <w:r w:rsidR="00890C44" w:rsidDel="00415071">
                <w:rPr>
                  <w:lang w:val="en-CA"/>
                </w:rPr>
                <w:t xml:space="preserve">mean = 0.56; 90% BCI = [0.07, 1.05]. </w:t>
              </w:r>
              <w:r w:rsidR="007C4201" w:rsidDel="00415071">
                <w:rPr>
                  <w:lang w:val="en-CA"/>
                </w:rPr>
                <w:t xml:space="preserve">On a probability scale, the mean estimate of the multimix model equates to a 6.8% odds </w:t>
              </w:r>
              <w:r w:rsidR="00E77651" w:rsidDel="00415071">
                <w:rPr>
                  <w:lang w:val="en-CA"/>
                </w:rPr>
                <w:t xml:space="preserve">(1.6 fold increase) </w:t>
              </w:r>
              <w:r w:rsidR="007C4201" w:rsidDel="00415071">
                <w:rPr>
                  <w:lang w:val="en-CA"/>
                </w:rPr>
                <w:t>of detecting individual bee</w:t>
              </w:r>
              <w:r w:rsidR="00B6487C" w:rsidDel="00415071">
                <w:rPr>
                  <w:lang w:val="en-CA"/>
                </w:rPr>
                <w:t>s</w:t>
              </w:r>
              <w:r w:rsidR="007C4201" w:rsidDel="00415071">
                <w:rPr>
                  <w:lang w:val="en-CA"/>
                </w:rPr>
                <w:t xml:space="preserve"> during survey</w:t>
              </w:r>
              <w:r w:rsidR="00B6487C" w:rsidDel="00415071">
                <w:rPr>
                  <w:lang w:val="en-CA"/>
                </w:rPr>
                <w:t>s</w:t>
              </w:r>
              <w:r w:rsidR="007C4201" w:rsidDel="00415071">
                <w:rPr>
                  <w:lang w:val="en-CA"/>
                </w:rPr>
                <w:t xml:space="preserve"> of restored</w:t>
              </w:r>
              <w:r w:rsidR="007C4201" w:rsidRPr="007C4201" w:rsidDel="00415071">
                <w:rPr>
                  <w:lang w:val="en-CA"/>
                </w:rPr>
                <w:t xml:space="preserve"> </w:t>
              </w:r>
              <w:r w:rsidR="00B6487C" w:rsidDel="00415071">
                <w:rPr>
                  <w:lang w:val="en-CA"/>
                </w:rPr>
                <w:t>sites</w:t>
              </w:r>
              <w:r w:rsidR="007C4201" w:rsidRPr="007C4201" w:rsidDel="00415071">
                <w:rPr>
                  <w:lang w:val="en-CA"/>
                </w:rPr>
                <w:t xml:space="preserve"> (90% BCI = [</w:t>
              </w:r>
              <w:r w:rsidR="007C4201" w:rsidDel="00415071">
                <w:rPr>
                  <w:lang w:val="en-CA"/>
                </w:rPr>
                <w:t>3.9</w:t>
              </w:r>
              <w:r w:rsidR="007C4201" w:rsidRPr="007C4201" w:rsidDel="00415071">
                <w:rPr>
                  <w:lang w:val="en-CA"/>
                </w:rPr>
                <w:t xml:space="preserve">%, </w:t>
              </w:r>
              <w:r w:rsidR="007C4201" w:rsidDel="00415071">
                <w:rPr>
                  <w:lang w:val="en-CA"/>
                </w:rPr>
                <w:t>11</w:t>
              </w:r>
              <w:r w:rsidR="007C4201" w:rsidRPr="007C4201" w:rsidDel="00415071">
                <w:rPr>
                  <w:lang w:val="en-CA"/>
                </w:rPr>
                <w:t>.</w:t>
              </w:r>
              <w:r w:rsidR="007C4201" w:rsidDel="00415071">
                <w:rPr>
                  <w:lang w:val="en-CA"/>
                </w:rPr>
                <w:t>8</w:t>
              </w:r>
              <w:r w:rsidR="007C4201" w:rsidRPr="007C4201" w:rsidDel="00415071">
                <w:rPr>
                  <w:lang w:val="en-CA"/>
                </w:rPr>
                <w:t>%]</w:t>
              </w:r>
              <w:r w:rsidR="00B774A2" w:rsidDel="00415071">
                <w:rPr>
                  <w:lang w:val="en-CA"/>
                </w:rPr>
                <w:t>)</w:t>
              </w:r>
              <w:r w:rsidR="007C4201" w:rsidRPr="007C4201" w:rsidDel="00415071">
                <w:rPr>
                  <w:lang w:val="en-CA"/>
                </w:rPr>
                <w:t xml:space="preserve">. </w:t>
              </w:r>
              <w:r w:rsidR="00613CAD" w:rsidRPr="007C4201" w:rsidDel="00415071">
                <w:rPr>
                  <w:lang w:val="en-CA"/>
                </w:rPr>
                <w:t>The</w:t>
              </w:r>
              <w:r w:rsidR="00613CAD" w:rsidDel="00415071">
                <w:rPr>
                  <w:lang w:val="en-CA"/>
                </w:rPr>
                <w:t xml:space="preserve"> binmix model tended to estimate a positive effect of restoration on detection rate, although only the 50% BCI was in the positive direction: </w:t>
              </w:r>
              <m:oMath>
                <m:sSub>
                  <m:sSubPr>
                    <m:ctrlPr>
                      <w:rPr>
                        <w:rFonts w:ascii="Cambria Math" w:eastAsiaTheme="minorEastAsia" w:hAnsi="Cambria Math"/>
                        <w:i/>
                        <w:lang w:val="en-CA"/>
                      </w:rPr>
                    </m:ctrlPr>
                  </m:sSubPr>
                  <m:e>
                    <m:r>
                      <w:rPr>
                        <w:rFonts w:ascii="Cambria Math" w:eastAsiaTheme="minorEastAsia" w:hAnsi="Cambria Math"/>
                        <w:lang w:val="en-CA"/>
                      </w:rPr>
                      <m:t>μ</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moveFrom w:id="568" w:author="Jens Ulrich [2]" w:date="2025-07-16T14:55:00Z" w16du:dateUtc="2025-07-16T21:55:00Z">
                <w:r w:rsidR="00613CAD" w:rsidDel="00415071">
                  <w:rPr>
                    <w:rFonts w:eastAsiaTheme="minorEastAsia"/>
                    <w:lang w:val="en-CA"/>
                  </w:rPr>
                  <w:t xml:space="preserve"> </w:t>
                </w:r>
                <w:r w:rsidR="00613CAD" w:rsidDel="00415071">
                  <w:rPr>
                    <w:lang w:val="en-CA"/>
                  </w:rPr>
                  <w:t xml:space="preserve">mean = 0.25; 50% BCI = [0.01, 0.48]. </w:t>
                </w:r>
              </w:moveFrom>
            </w:moveFrom>
          </w:moveFrom>
        </w:moveFrom>
      </w:moveFrom>
    </w:p>
    <w:moveFromRangeEnd w:id="563"/>
    <w:p w14:paraId="0F94E2AC" w14:textId="2CA76E9F" w:rsidR="00807B86" w:rsidRDefault="00807B86" w:rsidP="007B0A94">
      <w:pPr>
        <w:spacing w:line="480" w:lineRule="auto"/>
        <w:ind w:firstLine="720"/>
        <w:rPr>
          <w:lang w:val="en-CA"/>
        </w:rPr>
      </w:pPr>
      <w:r>
        <w:rPr>
          <w:lang w:val="en-CA"/>
        </w:rPr>
        <w:t xml:space="preserve">We used simulation to determine how </w:t>
      </w:r>
      <w:r w:rsidR="00D93D9C">
        <w:rPr>
          <w:lang w:val="en-CA"/>
        </w:rPr>
        <w:t xml:space="preserve">certain </w:t>
      </w:r>
      <w:r>
        <w:rPr>
          <w:lang w:val="en-CA"/>
        </w:rPr>
        <w:t>aspects of</w:t>
      </w:r>
      <w:r w:rsidR="004B3DE1">
        <w:rPr>
          <w:lang w:val="en-CA"/>
        </w:rPr>
        <w:t xml:space="preserve"> study</w:t>
      </w:r>
      <w:r w:rsidR="000A7871">
        <w:rPr>
          <w:lang w:val="en-CA"/>
        </w:rPr>
        <w:t xml:space="preserve"> design</w:t>
      </w:r>
      <w:r w:rsidR="004B3DE1">
        <w:rPr>
          <w:lang w:val="en-CA"/>
        </w:rPr>
        <w:t xml:space="preserve"> </w:t>
      </w:r>
      <w:r>
        <w:rPr>
          <w:lang w:val="en-CA"/>
        </w:rPr>
        <w:t xml:space="preserve">impact </w:t>
      </w:r>
      <w:r w:rsidR="00B8316B">
        <w:rPr>
          <w:lang w:val="en-CA"/>
        </w:rPr>
        <w:t>the ability of these models to estimate insect abundance</w:t>
      </w:r>
      <w:r w:rsidR="004B3DE1">
        <w:rPr>
          <w:lang w:val="en-CA"/>
        </w:rPr>
        <w:t xml:space="preserve"> drivers</w:t>
      </w:r>
      <w:r w:rsidR="0028623F">
        <w:rPr>
          <w:lang w:val="en-CA"/>
        </w:rPr>
        <w:t xml:space="preserve">. First, we examined how </w:t>
      </w:r>
      <w:r w:rsidR="00B8316B">
        <w:rPr>
          <w:lang w:val="en-CA"/>
        </w:rPr>
        <w:t xml:space="preserve">changes in </w:t>
      </w:r>
      <w:r w:rsidR="0028623F">
        <w:rPr>
          <w:lang w:val="en-CA"/>
        </w:rPr>
        <w:t xml:space="preserve">baseline detection rate and effects of habitat </w:t>
      </w:r>
      <w:r w:rsidR="00541A1D">
        <w:rPr>
          <w:lang w:val="en-CA"/>
        </w:rPr>
        <w:t xml:space="preserve">restoration </w:t>
      </w:r>
      <w:r w:rsidR="0028623F">
        <w:rPr>
          <w:lang w:val="en-CA"/>
        </w:rPr>
        <w:t>on detection rate impact</w:t>
      </w:r>
      <w:r w:rsidR="009B6A66">
        <w:rPr>
          <w:lang w:val="en-CA"/>
        </w:rPr>
        <w:t xml:space="preserve"> the</w:t>
      </w:r>
      <w:r w:rsidR="004B3DE1">
        <w:rPr>
          <w:lang w:val="en-CA"/>
        </w:rPr>
        <w:t xml:space="preserve"> </w:t>
      </w:r>
      <w:r w:rsidR="00B8316B">
        <w:rPr>
          <w:lang w:val="en-CA"/>
        </w:rPr>
        <w:t>accuracy and precision</w:t>
      </w:r>
      <w:r w:rsidR="004B3DE1">
        <w:rPr>
          <w:lang w:val="en-CA"/>
        </w:rPr>
        <w:t xml:space="preserve"> of estimates</w:t>
      </w:r>
      <w:r w:rsidR="00541A1D">
        <w:rPr>
          <w:lang w:val="en-CA"/>
        </w:rPr>
        <w:t xml:space="preserve"> for the effect of habitat restoration on abundance</w:t>
      </w:r>
      <w:r w:rsidR="0028623F">
        <w:rPr>
          <w:lang w:val="en-CA"/>
        </w:rPr>
        <w:t>.</w:t>
      </w:r>
      <w:r>
        <w:rPr>
          <w:lang w:val="en-CA"/>
        </w:rPr>
        <w:t xml:space="preserve"> </w:t>
      </w:r>
      <w:r w:rsidR="00B97A2C">
        <w:rPr>
          <w:lang w:val="en-CA"/>
        </w:rPr>
        <w:t xml:space="preserve">When the </w:t>
      </w:r>
      <w:ins w:id="569" w:author="Jens Christian Ulrich" w:date="2025-09-10T15:32:00Z" w16du:dateUtc="2025-09-10T19:32:00Z">
        <w:r w:rsidR="00D00E6D">
          <w:rPr>
            <w:lang w:val="en-CA"/>
          </w:rPr>
          <w:t>probability</w:t>
        </w:r>
        <w:r w:rsidR="00D00E6D">
          <w:rPr>
            <w:lang w:val="en-CA"/>
          </w:rPr>
          <w:t xml:space="preserve"> </w:t>
        </w:r>
      </w:ins>
      <w:del w:id="570" w:author="Jens Christian Ulrich" w:date="2025-09-10T15:32:00Z" w16du:dateUtc="2025-09-10T19:32:00Z">
        <w:r w:rsidR="00B97A2C" w:rsidDel="00D00E6D">
          <w:rPr>
            <w:lang w:val="en-CA"/>
          </w:rPr>
          <w:delText xml:space="preserve">odds </w:delText>
        </w:r>
      </w:del>
      <w:r w:rsidR="00B97A2C">
        <w:rPr>
          <w:lang w:val="en-CA"/>
        </w:rPr>
        <w:t xml:space="preserve">of detecting an insect </w:t>
      </w:r>
      <w:r w:rsidR="0028623F">
        <w:rPr>
          <w:lang w:val="en-CA"/>
        </w:rPr>
        <w:t>were</w:t>
      </w:r>
      <w:r w:rsidR="00B97A2C">
        <w:rPr>
          <w:lang w:val="en-CA"/>
        </w:rPr>
        <w:t xml:space="preserve"> 50% (0 on the logit scale), </w:t>
      </w:r>
      <w:r w:rsidR="00541A1D">
        <w:rPr>
          <w:lang w:val="en-CA"/>
        </w:rPr>
        <w:t>GLM</w:t>
      </w:r>
      <w:ins w:id="571" w:author="Jens Christian Ulrich" w:date="2025-09-10T15:17:00Z" w16du:dateUtc="2025-09-10T19:17:00Z">
        <w:r w:rsidR="00BB41FB">
          <w:rPr>
            <w:lang w:val="en-CA"/>
          </w:rPr>
          <w:t>M</w:t>
        </w:r>
      </w:ins>
      <w:r w:rsidR="00541A1D">
        <w:rPr>
          <w:lang w:val="en-CA"/>
        </w:rPr>
        <w:t>s</w:t>
      </w:r>
      <w:r w:rsidR="004B3DE1">
        <w:rPr>
          <w:lang w:val="en-CA"/>
        </w:rPr>
        <w:t xml:space="preserve"> </w:t>
      </w:r>
      <w:r w:rsidR="00541A1D">
        <w:rPr>
          <w:lang w:val="en-CA"/>
        </w:rPr>
        <w:t>showed</w:t>
      </w:r>
      <w:r w:rsidR="004B3DE1">
        <w:rPr>
          <w:lang w:val="en-CA"/>
        </w:rPr>
        <w:t xml:space="preserve"> minimal bias</w:t>
      </w:r>
      <w:r w:rsidR="00B97A2C">
        <w:rPr>
          <w:lang w:val="en-CA"/>
        </w:rPr>
        <w:t xml:space="preserve"> even when </w:t>
      </w:r>
      <w:r w:rsidR="00541A1D">
        <w:rPr>
          <w:lang w:val="en-CA"/>
        </w:rPr>
        <w:t>habitat</w:t>
      </w:r>
      <w:r w:rsidR="00B97A2C">
        <w:rPr>
          <w:lang w:val="en-CA"/>
        </w:rPr>
        <w:t xml:space="preserve"> </w:t>
      </w:r>
      <w:r w:rsidR="004B3DE1">
        <w:rPr>
          <w:lang w:val="en-CA"/>
        </w:rPr>
        <w:lastRenderedPageBreak/>
        <w:t>strongly</w:t>
      </w:r>
      <w:r w:rsidR="00B97A2C">
        <w:rPr>
          <w:lang w:val="en-CA"/>
        </w:rPr>
        <w:t xml:space="preserve"> increase</w:t>
      </w:r>
      <w:r w:rsidR="004B3DE1">
        <w:rPr>
          <w:lang w:val="en-CA"/>
        </w:rPr>
        <w:t>d</w:t>
      </w:r>
      <w:r w:rsidR="00B97A2C">
        <w:rPr>
          <w:lang w:val="en-CA"/>
        </w:rPr>
        <w:t xml:space="preserve"> detection rate (</w:t>
      </w:r>
      <w:r w:rsidR="00B8316B">
        <w:rPr>
          <w:lang w:val="en-CA"/>
        </w:rPr>
        <w:t>mean bias = 0.4</w:t>
      </w:r>
      <w:r w:rsidR="009C7B07">
        <w:rPr>
          <w:lang w:val="en-CA"/>
        </w:rPr>
        <w:t>2</w:t>
      </w:r>
      <w:r w:rsidR="00B8316B">
        <w:rPr>
          <w:lang w:val="en-CA"/>
        </w:rPr>
        <w:t xml:space="preserve">; </w:t>
      </w:r>
      <w:r w:rsidR="00B97A2C">
        <w:rPr>
          <w:lang w:val="en-CA"/>
        </w:rPr>
        <w:t>9</w:t>
      </w:r>
      <w:r w:rsidR="00B8316B">
        <w:rPr>
          <w:lang w:val="en-CA"/>
        </w:rPr>
        <w:t>0</w:t>
      </w:r>
      <w:r w:rsidR="00B97A2C">
        <w:rPr>
          <w:lang w:val="en-CA"/>
        </w:rPr>
        <w:t xml:space="preserve">% BCI = </w:t>
      </w:r>
      <w:r w:rsidR="00B8316B">
        <w:rPr>
          <w:lang w:val="en-CA"/>
        </w:rPr>
        <w:t>[-0.2</w:t>
      </w:r>
      <w:r w:rsidR="009C7B07">
        <w:rPr>
          <w:lang w:val="en-CA"/>
        </w:rPr>
        <w:t>8</w:t>
      </w:r>
      <w:r w:rsidR="00B8316B">
        <w:rPr>
          <w:lang w:val="en-CA"/>
        </w:rPr>
        <w:t xml:space="preserve">, </w:t>
      </w:r>
      <w:r w:rsidR="009C7B07">
        <w:rPr>
          <w:lang w:val="en-CA"/>
        </w:rPr>
        <w:t>0</w:t>
      </w:r>
      <w:r w:rsidR="00B8316B">
        <w:rPr>
          <w:lang w:val="en-CA"/>
        </w:rPr>
        <w:t>.</w:t>
      </w:r>
      <w:r w:rsidR="009C7B07">
        <w:rPr>
          <w:lang w:val="en-CA"/>
        </w:rPr>
        <w:t>97</w:t>
      </w:r>
      <w:r w:rsidR="00B8316B">
        <w:rPr>
          <w:lang w:val="en-CA"/>
        </w:rPr>
        <w:t>]</w:t>
      </w:r>
      <w:r w:rsidR="00B97A2C">
        <w:rPr>
          <w:lang w:val="en-CA"/>
        </w:rPr>
        <w:t>)</w:t>
      </w:r>
      <w:r w:rsidR="00541A1D">
        <w:rPr>
          <w:lang w:val="en-CA"/>
        </w:rPr>
        <w:t xml:space="preserve"> (Figure 3)</w:t>
      </w:r>
      <w:r w:rsidR="00E13988">
        <w:rPr>
          <w:lang w:val="en-CA"/>
        </w:rPr>
        <w:t xml:space="preserve">. </w:t>
      </w:r>
      <w:r w:rsidR="009C7B07">
        <w:rPr>
          <w:lang w:val="en-CA"/>
        </w:rPr>
        <w:t>Lower detection rates increased</w:t>
      </w:r>
      <w:r w:rsidR="00541A1D">
        <w:rPr>
          <w:lang w:val="en-CA"/>
        </w:rPr>
        <w:t xml:space="preserve"> bias</w:t>
      </w:r>
      <w:r w:rsidR="009C7B07">
        <w:rPr>
          <w:lang w:val="en-CA"/>
        </w:rPr>
        <w:t>: W</w:t>
      </w:r>
      <w:r w:rsidR="00B97A2C">
        <w:rPr>
          <w:lang w:val="en-CA"/>
        </w:rPr>
        <w:t xml:space="preserve">hen the </w:t>
      </w:r>
      <w:ins w:id="572" w:author="Jens Christian Ulrich" w:date="2025-09-10T15:32:00Z" w16du:dateUtc="2025-09-10T19:32:00Z">
        <w:r w:rsidR="00D00E6D">
          <w:rPr>
            <w:lang w:val="en-CA"/>
          </w:rPr>
          <w:t>probability</w:t>
        </w:r>
        <w:r w:rsidR="00D00E6D">
          <w:rPr>
            <w:lang w:val="en-CA"/>
          </w:rPr>
          <w:t xml:space="preserve"> </w:t>
        </w:r>
      </w:ins>
      <w:del w:id="573" w:author="Jens Christian Ulrich" w:date="2025-09-10T15:32:00Z" w16du:dateUtc="2025-09-10T19:32:00Z">
        <w:r w:rsidR="00B97A2C" w:rsidDel="00D00E6D">
          <w:rPr>
            <w:lang w:val="en-CA"/>
          </w:rPr>
          <w:delText xml:space="preserve">odds </w:delText>
        </w:r>
      </w:del>
      <w:r w:rsidR="00B97A2C">
        <w:rPr>
          <w:lang w:val="en-CA"/>
        </w:rPr>
        <w:t xml:space="preserve">of detecting an insect </w:t>
      </w:r>
      <w:r w:rsidR="0028623F">
        <w:rPr>
          <w:lang w:val="en-CA"/>
        </w:rPr>
        <w:t>were</w:t>
      </w:r>
      <w:r w:rsidR="00B97A2C">
        <w:rPr>
          <w:lang w:val="en-CA"/>
        </w:rPr>
        <w:t xml:space="preserve"> &lt;5% (-3 on the logit scale), </w:t>
      </w:r>
      <w:r w:rsidR="00541A1D">
        <w:rPr>
          <w:lang w:val="en-CA"/>
        </w:rPr>
        <w:t>there</w:t>
      </w:r>
      <w:r w:rsidR="0028623F">
        <w:rPr>
          <w:lang w:val="en-CA"/>
        </w:rPr>
        <w:t xml:space="preserve"> was a clear positive bias </w:t>
      </w:r>
      <w:r w:rsidR="00E13988">
        <w:rPr>
          <w:lang w:val="en-CA"/>
        </w:rPr>
        <w:t xml:space="preserve">when </w:t>
      </w:r>
      <w:r w:rsidR="00B8316B">
        <w:rPr>
          <w:lang w:val="en-CA"/>
        </w:rPr>
        <w:t xml:space="preserve">restoration </w:t>
      </w:r>
      <w:r w:rsidR="00FA54F9">
        <w:rPr>
          <w:lang w:val="en-CA"/>
        </w:rPr>
        <w:t xml:space="preserve">increased </w:t>
      </w:r>
      <w:r w:rsidR="00B8316B">
        <w:rPr>
          <w:lang w:val="en-CA"/>
        </w:rPr>
        <w:t>detection rate</w:t>
      </w:r>
      <w:r w:rsidR="0028623F">
        <w:rPr>
          <w:lang w:val="en-CA"/>
        </w:rPr>
        <w:t xml:space="preserve"> (mean </w:t>
      </w:r>
      <w:r w:rsidR="00B8316B">
        <w:rPr>
          <w:lang w:val="en-CA"/>
        </w:rPr>
        <w:t>bias = 0.</w:t>
      </w:r>
      <w:r w:rsidR="009C7B07">
        <w:rPr>
          <w:lang w:val="en-CA"/>
        </w:rPr>
        <w:t>98</w:t>
      </w:r>
      <w:r w:rsidR="00B8316B">
        <w:rPr>
          <w:lang w:val="en-CA"/>
        </w:rPr>
        <w:t xml:space="preserve">; </w:t>
      </w:r>
      <w:r w:rsidR="0028623F">
        <w:rPr>
          <w:lang w:val="en-CA"/>
        </w:rPr>
        <w:t>9</w:t>
      </w:r>
      <w:r w:rsidR="00B8316B">
        <w:rPr>
          <w:lang w:val="en-CA"/>
        </w:rPr>
        <w:t>0</w:t>
      </w:r>
      <w:r w:rsidR="0028623F">
        <w:rPr>
          <w:lang w:val="en-CA"/>
        </w:rPr>
        <w:t>% BCI</w:t>
      </w:r>
      <w:r w:rsidR="00B8316B">
        <w:rPr>
          <w:lang w:val="en-CA"/>
        </w:rPr>
        <w:t xml:space="preserve"> = [0.23, 1.</w:t>
      </w:r>
      <w:r w:rsidR="009C7B07">
        <w:rPr>
          <w:lang w:val="en-CA"/>
        </w:rPr>
        <w:t>7</w:t>
      </w:r>
      <w:r w:rsidR="00B8316B">
        <w:rPr>
          <w:lang w:val="en-CA"/>
        </w:rPr>
        <w:t>]</w:t>
      </w:r>
      <w:r w:rsidR="0028623F">
        <w:rPr>
          <w:lang w:val="en-CA"/>
        </w:rPr>
        <w:t xml:space="preserve">). </w:t>
      </w:r>
      <w:r w:rsidR="00541A1D">
        <w:rPr>
          <w:lang w:val="en-CA"/>
        </w:rPr>
        <w:t>GLM</w:t>
      </w:r>
      <w:ins w:id="574" w:author="Jens Christian Ulrich" w:date="2025-09-10T15:17:00Z" w16du:dateUtc="2025-09-10T19:17:00Z">
        <w:r w:rsidR="007466C2">
          <w:rPr>
            <w:lang w:val="en-CA"/>
          </w:rPr>
          <w:t>M</w:t>
        </w:r>
      </w:ins>
      <w:r w:rsidR="00541A1D">
        <w:rPr>
          <w:lang w:val="en-CA"/>
        </w:rPr>
        <w:t xml:space="preserve"> precision did not vary systematically with changes in baseline detection rate (Figure S</w:t>
      </w:r>
      <w:r w:rsidR="00EB089A">
        <w:rPr>
          <w:lang w:val="en-CA"/>
        </w:rPr>
        <w:t>7</w:t>
      </w:r>
      <w:r w:rsidR="00541A1D">
        <w:rPr>
          <w:lang w:val="en-CA"/>
        </w:rPr>
        <w:t xml:space="preserve">). </w:t>
      </w:r>
      <w:r w:rsidR="009D15E8">
        <w:rPr>
          <w:lang w:val="en-CA"/>
        </w:rPr>
        <w:t>Across all baseline detection rate levels</w:t>
      </w:r>
      <w:r w:rsidR="0028623F">
        <w:rPr>
          <w:lang w:val="en-CA"/>
        </w:rPr>
        <w:t xml:space="preserve">, </w:t>
      </w:r>
      <w:proofErr w:type="spellStart"/>
      <w:r w:rsidR="0028623F">
        <w:rPr>
          <w:lang w:val="en-CA"/>
        </w:rPr>
        <w:t>binmix</w:t>
      </w:r>
      <w:proofErr w:type="spellEnd"/>
      <w:r w:rsidR="0028623F">
        <w:rPr>
          <w:lang w:val="en-CA"/>
        </w:rPr>
        <w:t xml:space="preserve"> and </w:t>
      </w:r>
      <w:proofErr w:type="spellStart"/>
      <w:r w:rsidR="0028623F">
        <w:rPr>
          <w:lang w:val="en-CA"/>
        </w:rPr>
        <w:t>multimix</w:t>
      </w:r>
      <w:proofErr w:type="spellEnd"/>
      <w:r w:rsidR="0028623F">
        <w:rPr>
          <w:lang w:val="en-CA"/>
        </w:rPr>
        <w:t xml:space="preserve"> </w:t>
      </w:r>
      <w:r w:rsidR="009D15E8">
        <w:rPr>
          <w:lang w:val="en-CA"/>
        </w:rPr>
        <w:t xml:space="preserve">models </w:t>
      </w:r>
      <w:r w:rsidR="00541A1D">
        <w:rPr>
          <w:lang w:val="en-CA"/>
        </w:rPr>
        <w:t>were not clearly biased by</w:t>
      </w:r>
      <w:r w:rsidR="009D15E8">
        <w:rPr>
          <w:lang w:val="en-CA"/>
        </w:rPr>
        <w:t xml:space="preserve"> a </w:t>
      </w:r>
      <w:r w:rsidR="007471AC">
        <w:rPr>
          <w:lang w:val="en-CA"/>
        </w:rPr>
        <w:t xml:space="preserve">confounding effect of </w:t>
      </w:r>
      <w:r w:rsidR="00541A1D">
        <w:rPr>
          <w:lang w:val="en-CA"/>
        </w:rPr>
        <w:t>habitat</w:t>
      </w:r>
      <w:r w:rsidR="007471AC">
        <w:rPr>
          <w:lang w:val="en-CA"/>
        </w:rPr>
        <w:t xml:space="preserve"> on detection</w:t>
      </w:r>
      <w:r w:rsidR="00541A1D">
        <w:rPr>
          <w:lang w:val="en-CA"/>
        </w:rPr>
        <w:t xml:space="preserve"> (Figure </w:t>
      </w:r>
      <w:del w:id="575" w:author="Jens Christian Ulrich" w:date="2025-09-09T16:16:00Z" w16du:dateUtc="2025-09-09T20:16:00Z">
        <w:r w:rsidR="00541A1D" w:rsidDel="000431EC">
          <w:rPr>
            <w:lang w:val="en-CA"/>
          </w:rPr>
          <w:delText>S</w:delText>
        </w:r>
        <w:r w:rsidR="00EB089A" w:rsidDel="000431EC">
          <w:rPr>
            <w:lang w:val="en-CA"/>
          </w:rPr>
          <w:delText>8</w:delText>
        </w:r>
      </w:del>
      <w:ins w:id="576" w:author="Jens Christian Ulrich" w:date="2025-09-09T16:16:00Z" w16du:dateUtc="2025-09-09T20:16:00Z">
        <w:r w:rsidR="000431EC">
          <w:rPr>
            <w:lang w:val="en-CA"/>
          </w:rPr>
          <w:t>3</w:t>
        </w:r>
      </w:ins>
      <w:r w:rsidR="00541A1D">
        <w:rPr>
          <w:lang w:val="en-CA"/>
        </w:rPr>
        <w:t>)</w:t>
      </w:r>
      <w:r w:rsidR="009E43CD">
        <w:rPr>
          <w:lang w:val="en-CA"/>
        </w:rPr>
        <w:t>.</w:t>
      </w:r>
      <w:r w:rsidR="00562F17">
        <w:rPr>
          <w:lang w:val="en-CA"/>
        </w:rPr>
        <w:t xml:space="preserve"> </w:t>
      </w:r>
      <w:r w:rsidR="00541A1D">
        <w:rPr>
          <w:lang w:val="en-CA"/>
        </w:rPr>
        <w:t xml:space="preserve">Increasing baseline detection rate improved </w:t>
      </w:r>
      <w:proofErr w:type="spellStart"/>
      <w:r w:rsidR="00541A1D">
        <w:rPr>
          <w:lang w:val="en-CA"/>
        </w:rPr>
        <w:t>b</w:t>
      </w:r>
      <w:r w:rsidR="009E43CD">
        <w:rPr>
          <w:lang w:val="en-CA"/>
        </w:rPr>
        <w:t>inmix</w:t>
      </w:r>
      <w:proofErr w:type="spellEnd"/>
      <w:r w:rsidR="009E43CD">
        <w:rPr>
          <w:lang w:val="en-CA"/>
        </w:rPr>
        <w:t xml:space="preserve"> and </w:t>
      </w:r>
      <w:proofErr w:type="spellStart"/>
      <w:r w:rsidR="009E43CD">
        <w:rPr>
          <w:lang w:val="en-CA"/>
        </w:rPr>
        <w:t>multimix</w:t>
      </w:r>
      <w:proofErr w:type="spellEnd"/>
      <w:r w:rsidR="009E43CD">
        <w:rPr>
          <w:lang w:val="en-CA"/>
        </w:rPr>
        <w:t xml:space="preserve"> </w:t>
      </w:r>
      <w:r w:rsidR="002A0DBA">
        <w:rPr>
          <w:lang w:val="en-CA"/>
        </w:rPr>
        <w:t>precision</w:t>
      </w:r>
      <w:r w:rsidR="00562F17">
        <w:rPr>
          <w:lang w:val="en-CA"/>
        </w:rPr>
        <w:t xml:space="preserve"> </w:t>
      </w:r>
      <w:r w:rsidR="00541A1D">
        <w:rPr>
          <w:lang w:val="en-CA"/>
        </w:rPr>
        <w:t xml:space="preserve">(Figure </w:t>
      </w:r>
      <w:del w:id="577" w:author="Jens Christian Ulrich" w:date="2025-09-09T16:16:00Z" w16du:dateUtc="2025-09-09T20:16:00Z">
        <w:r w:rsidR="00541A1D" w:rsidDel="000431EC">
          <w:rPr>
            <w:lang w:val="en-CA"/>
          </w:rPr>
          <w:delText>S</w:delText>
        </w:r>
        <w:r w:rsidR="00EB089A" w:rsidDel="000431EC">
          <w:rPr>
            <w:lang w:val="en-CA"/>
          </w:rPr>
          <w:delText>8</w:delText>
        </w:r>
      </w:del>
      <w:ins w:id="578" w:author="Jens Christian Ulrich" w:date="2025-09-09T16:16:00Z" w16du:dateUtc="2025-09-09T20:16:00Z">
        <w:r w:rsidR="000431EC">
          <w:rPr>
            <w:lang w:val="en-CA"/>
          </w:rPr>
          <w:t>3</w:t>
        </w:r>
      </w:ins>
      <w:r w:rsidR="00541A1D">
        <w:rPr>
          <w:lang w:val="en-CA"/>
        </w:rPr>
        <w:t>)</w:t>
      </w:r>
      <w:r w:rsidR="009E43CD">
        <w:rPr>
          <w:lang w:val="en-CA"/>
        </w:rPr>
        <w:t xml:space="preserve">. </w:t>
      </w:r>
    </w:p>
    <w:p w14:paraId="50867F75" w14:textId="04D1E9ED" w:rsidR="009E43CD" w:rsidRDefault="009D15E8" w:rsidP="007B0A94">
      <w:pPr>
        <w:spacing w:line="480" w:lineRule="auto"/>
        <w:ind w:firstLine="720"/>
        <w:rPr>
          <w:lang w:val="en-CA"/>
        </w:rPr>
      </w:pPr>
      <w:r>
        <w:rPr>
          <w:lang w:val="en-CA"/>
        </w:rPr>
        <w:t>Increasing</w:t>
      </w:r>
      <w:r w:rsidR="002520F7">
        <w:rPr>
          <w:lang w:val="en-CA"/>
        </w:rPr>
        <w:t xml:space="preserve"> </w:t>
      </w:r>
      <w:r w:rsidR="005F58C7">
        <w:rPr>
          <w:lang w:val="en-CA"/>
        </w:rPr>
        <w:t xml:space="preserve">the </w:t>
      </w:r>
      <w:r w:rsidR="002520F7">
        <w:rPr>
          <w:lang w:val="en-CA"/>
        </w:rPr>
        <w:t>number of sites</w:t>
      </w:r>
      <w:r>
        <w:rPr>
          <w:lang w:val="en-CA"/>
        </w:rPr>
        <w:t xml:space="preserve"> exacerbated GLM</w:t>
      </w:r>
      <w:ins w:id="579" w:author="Jens Christian Ulrich" w:date="2025-09-10T15:17:00Z" w16du:dateUtc="2025-09-10T19:17:00Z">
        <w:r w:rsidR="007466C2">
          <w:rPr>
            <w:lang w:val="en-CA"/>
          </w:rPr>
          <w:t>M</w:t>
        </w:r>
      </w:ins>
      <w:r>
        <w:rPr>
          <w:lang w:val="en-CA"/>
        </w:rPr>
        <w:t xml:space="preserve"> biases (Figure </w:t>
      </w:r>
      <w:ins w:id="580" w:author="Jens Christian Ulrich" w:date="2025-09-09T16:16:00Z" w16du:dateUtc="2025-09-09T20:16:00Z">
        <w:r w:rsidR="000431EC">
          <w:rPr>
            <w:lang w:val="en-CA"/>
          </w:rPr>
          <w:t>4</w:t>
        </w:r>
      </w:ins>
      <w:del w:id="581" w:author="Jens Christian Ulrich" w:date="2025-09-09T16:16:00Z" w16du:dateUtc="2025-09-09T20:16:00Z">
        <w:r w:rsidR="004430D9" w:rsidDel="000431EC">
          <w:rPr>
            <w:lang w:val="en-CA"/>
          </w:rPr>
          <w:delText>3</w:delText>
        </w:r>
      </w:del>
      <w:r>
        <w:rPr>
          <w:lang w:val="en-CA"/>
        </w:rPr>
        <w:t>), while simultaneously increasing estimate precision (Figure S</w:t>
      </w:r>
      <w:r w:rsidR="00EB089A">
        <w:rPr>
          <w:lang w:val="en-CA"/>
        </w:rPr>
        <w:t>7</w:t>
      </w:r>
      <w:r>
        <w:rPr>
          <w:lang w:val="en-CA"/>
        </w:rPr>
        <w:t>)</w:t>
      </w:r>
      <w:r w:rsidR="005F58C7">
        <w:rPr>
          <w:lang w:val="en-CA"/>
        </w:rPr>
        <w:t>.</w:t>
      </w:r>
      <w:r w:rsidR="002E442C">
        <w:rPr>
          <w:lang w:val="en-CA"/>
        </w:rPr>
        <w:t xml:space="preserve"> </w:t>
      </w:r>
      <w:r>
        <w:rPr>
          <w:lang w:val="en-CA"/>
        </w:rPr>
        <w:t>W</w:t>
      </w:r>
      <w:r w:rsidR="00767108">
        <w:rPr>
          <w:lang w:val="en-CA"/>
        </w:rPr>
        <w:t>hen there was a strong positive effect of restoration on detection rate and only ten study sites, GLM</w:t>
      </w:r>
      <w:ins w:id="582" w:author="Jens Christian Ulrich" w:date="2025-09-10T15:17:00Z" w16du:dateUtc="2025-09-10T19:17:00Z">
        <w:r w:rsidR="007466C2">
          <w:rPr>
            <w:lang w:val="en-CA"/>
          </w:rPr>
          <w:t>M</w:t>
        </w:r>
      </w:ins>
      <w:r w:rsidR="00767108">
        <w:rPr>
          <w:lang w:val="en-CA"/>
        </w:rPr>
        <w:t>s slightly overestimate</w:t>
      </w:r>
      <w:r w:rsidR="006B1CF3">
        <w:rPr>
          <w:lang w:val="en-CA"/>
        </w:rPr>
        <w:t>d</w:t>
      </w:r>
      <w:r w:rsidR="00767108">
        <w:rPr>
          <w:lang w:val="en-CA"/>
        </w:rPr>
        <w:t xml:space="preserve"> the effect of restoration on abundance (</w:t>
      </w:r>
      <w:r w:rsidR="00767108" w:rsidRPr="00EB089A">
        <w:rPr>
          <w:lang w:val="en-CA"/>
        </w:rPr>
        <w:t>mean bias = 0.</w:t>
      </w:r>
      <w:r w:rsidRPr="00EB089A">
        <w:rPr>
          <w:lang w:val="en-CA"/>
        </w:rPr>
        <w:t>77</w:t>
      </w:r>
      <w:r w:rsidR="006B1CF3" w:rsidRPr="00EB089A">
        <w:rPr>
          <w:lang w:val="en-CA"/>
        </w:rPr>
        <w:t>;</w:t>
      </w:r>
      <w:r w:rsidR="00767108" w:rsidRPr="00EB089A">
        <w:rPr>
          <w:lang w:val="en-CA"/>
        </w:rPr>
        <w:t xml:space="preserve"> 9</w:t>
      </w:r>
      <w:r w:rsidR="006B1CF3" w:rsidRPr="00EB089A">
        <w:rPr>
          <w:lang w:val="en-CA"/>
        </w:rPr>
        <w:t>0</w:t>
      </w:r>
      <w:r w:rsidR="00767108" w:rsidRPr="00EB089A">
        <w:rPr>
          <w:lang w:val="en-CA"/>
        </w:rPr>
        <w:t xml:space="preserve">% BCI = </w:t>
      </w:r>
      <w:r w:rsidR="006B1CF3" w:rsidRPr="00EB089A">
        <w:rPr>
          <w:lang w:val="en-CA"/>
        </w:rPr>
        <w:t>[</w:t>
      </w:r>
      <w:r w:rsidR="00F20080" w:rsidRPr="00EB089A">
        <w:rPr>
          <w:lang w:val="en-CA"/>
        </w:rPr>
        <w:t>0.03</w:t>
      </w:r>
      <w:r w:rsidR="00767108" w:rsidRPr="00EB089A">
        <w:rPr>
          <w:lang w:val="en-CA"/>
        </w:rPr>
        <w:t>, 1.</w:t>
      </w:r>
      <w:r w:rsidR="00F20080" w:rsidRPr="00EB089A">
        <w:rPr>
          <w:lang w:val="en-CA"/>
        </w:rPr>
        <w:t>6</w:t>
      </w:r>
      <w:r w:rsidR="006B1CF3" w:rsidRPr="00EB089A">
        <w:rPr>
          <w:lang w:val="en-CA"/>
        </w:rPr>
        <w:t>]</w:t>
      </w:r>
      <w:r w:rsidR="00767108" w:rsidRPr="00EB089A">
        <w:rPr>
          <w:lang w:val="en-CA"/>
        </w:rPr>
        <w:t xml:space="preserve">) and provided </w:t>
      </w:r>
      <w:r w:rsidR="00E50CAB" w:rsidRPr="00EB089A">
        <w:rPr>
          <w:lang w:val="en-CA"/>
        </w:rPr>
        <w:t xml:space="preserve">relatively </w:t>
      </w:r>
      <w:r w:rsidR="00767108" w:rsidRPr="00EB089A">
        <w:rPr>
          <w:lang w:val="en-CA"/>
        </w:rPr>
        <w:t>wide confidence intervals (mean 90% BCI width = 0.</w:t>
      </w:r>
      <w:r w:rsidR="00F20080" w:rsidRPr="00EB089A">
        <w:rPr>
          <w:lang w:val="en-CA"/>
        </w:rPr>
        <w:t>82</w:t>
      </w:r>
      <w:r w:rsidR="00767108" w:rsidRPr="00EB089A">
        <w:rPr>
          <w:lang w:val="en-CA"/>
        </w:rPr>
        <w:t>)</w:t>
      </w:r>
      <w:r w:rsidR="005F58C7">
        <w:rPr>
          <w:lang w:val="en-CA"/>
        </w:rPr>
        <w:t>.</w:t>
      </w:r>
      <w:r w:rsidR="00767108" w:rsidRPr="00EB089A">
        <w:rPr>
          <w:lang w:val="en-CA"/>
        </w:rPr>
        <w:t xml:space="preserve"> When </w:t>
      </w:r>
      <w:r w:rsidR="006B1CF3" w:rsidRPr="00EB089A">
        <w:rPr>
          <w:lang w:val="en-CA"/>
        </w:rPr>
        <w:t xml:space="preserve">we increased </w:t>
      </w:r>
      <w:r w:rsidR="00767108" w:rsidRPr="00EB089A">
        <w:rPr>
          <w:lang w:val="en-CA"/>
        </w:rPr>
        <w:t xml:space="preserve">the number of study sites to thirty, overestimates </w:t>
      </w:r>
      <w:r w:rsidR="006B1CF3" w:rsidRPr="00EB089A">
        <w:rPr>
          <w:lang w:val="en-CA"/>
        </w:rPr>
        <w:t>were larger</w:t>
      </w:r>
      <w:r w:rsidR="00767108" w:rsidRPr="00EB089A">
        <w:rPr>
          <w:lang w:val="en-CA"/>
        </w:rPr>
        <w:t xml:space="preserve"> (mean bias = 0.9</w:t>
      </w:r>
      <w:r w:rsidRPr="00EB089A">
        <w:rPr>
          <w:lang w:val="en-CA"/>
        </w:rPr>
        <w:t>3</w:t>
      </w:r>
      <w:r w:rsidR="00E50CAB" w:rsidRPr="00EB089A">
        <w:rPr>
          <w:lang w:val="en-CA"/>
        </w:rPr>
        <w:t>;</w:t>
      </w:r>
      <w:r w:rsidR="00767108" w:rsidRPr="00EB089A">
        <w:rPr>
          <w:lang w:val="en-CA"/>
        </w:rPr>
        <w:t xml:space="preserve"> 9</w:t>
      </w:r>
      <w:r w:rsidR="00E50CAB" w:rsidRPr="00EB089A">
        <w:rPr>
          <w:lang w:val="en-CA"/>
        </w:rPr>
        <w:t>0</w:t>
      </w:r>
      <w:r w:rsidR="00767108" w:rsidRPr="00EB089A">
        <w:rPr>
          <w:lang w:val="en-CA"/>
        </w:rPr>
        <w:t>% BCI = 0.</w:t>
      </w:r>
      <w:r w:rsidR="00F20080" w:rsidRPr="00EB089A">
        <w:rPr>
          <w:lang w:val="en-CA"/>
        </w:rPr>
        <w:t>23</w:t>
      </w:r>
      <w:r w:rsidR="00767108" w:rsidRPr="00EB089A">
        <w:rPr>
          <w:lang w:val="en-CA"/>
        </w:rPr>
        <w:t>, 1.</w:t>
      </w:r>
      <w:r w:rsidR="00F20080" w:rsidRPr="00EB089A">
        <w:rPr>
          <w:lang w:val="en-CA"/>
        </w:rPr>
        <w:t>4</w:t>
      </w:r>
      <w:r w:rsidR="00767108" w:rsidRPr="00EB089A">
        <w:rPr>
          <w:lang w:val="en-CA"/>
        </w:rPr>
        <w:t xml:space="preserve">) </w:t>
      </w:r>
      <w:r w:rsidR="00E10900" w:rsidRPr="00EB089A">
        <w:rPr>
          <w:lang w:val="en-CA"/>
        </w:rPr>
        <w:t xml:space="preserve">and </w:t>
      </w:r>
      <w:r w:rsidR="00767108" w:rsidRPr="00EB089A">
        <w:rPr>
          <w:lang w:val="en-CA"/>
        </w:rPr>
        <w:t>confidence intervals narrow</w:t>
      </w:r>
      <w:r w:rsidR="00E61CDA" w:rsidRPr="00EB089A">
        <w:rPr>
          <w:lang w:val="en-CA"/>
        </w:rPr>
        <w:t xml:space="preserve">ed </w:t>
      </w:r>
      <w:r w:rsidR="00767108" w:rsidRPr="00EB089A">
        <w:rPr>
          <w:lang w:val="en-CA"/>
        </w:rPr>
        <w:t>(mean 90% BCI width = 0.5</w:t>
      </w:r>
      <w:r w:rsidR="00F20080" w:rsidRPr="00EB089A">
        <w:rPr>
          <w:lang w:val="en-CA"/>
        </w:rPr>
        <w:t>6</w:t>
      </w:r>
      <w:r w:rsidR="00767108" w:rsidRPr="00EB089A">
        <w:rPr>
          <w:lang w:val="en-CA"/>
        </w:rPr>
        <w:t xml:space="preserve">). </w:t>
      </w:r>
      <w:r w:rsidRPr="00EB089A">
        <w:rPr>
          <w:lang w:val="en-CA"/>
        </w:rPr>
        <w:t xml:space="preserve">Across </w:t>
      </w:r>
      <w:r w:rsidR="00EB089A">
        <w:rPr>
          <w:lang w:val="en-CA"/>
        </w:rPr>
        <w:t>variation in number of sites</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models were not clearly biased by a confounding effect of habitat on detection (Figure </w:t>
      </w:r>
      <w:del w:id="583" w:author="Jens Christian Ulrich" w:date="2025-09-09T16:16:00Z" w16du:dateUtc="2025-09-09T20:16:00Z">
        <w:r w:rsidDel="000431EC">
          <w:rPr>
            <w:lang w:val="en-CA"/>
          </w:rPr>
          <w:delText>S</w:delText>
        </w:r>
        <w:r w:rsidR="00EB089A" w:rsidDel="000431EC">
          <w:rPr>
            <w:lang w:val="en-CA"/>
          </w:rPr>
          <w:delText>9</w:delText>
        </w:r>
      </w:del>
      <w:ins w:id="584" w:author="Jens Christian Ulrich" w:date="2025-09-09T16:16:00Z" w16du:dateUtc="2025-09-09T20:16:00Z">
        <w:r w:rsidR="000431EC">
          <w:rPr>
            <w:lang w:val="en-CA"/>
          </w:rPr>
          <w:t>4</w:t>
        </w:r>
      </w:ins>
      <w:r>
        <w:rPr>
          <w:lang w:val="en-CA"/>
        </w:rPr>
        <w:t>)</w:t>
      </w:r>
      <w:r w:rsidR="00E61CDA">
        <w:rPr>
          <w:lang w:val="en-CA"/>
        </w:rPr>
        <w:t xml:space="preserve">. </w:t>
      </w:r>
      <w:r>
        <w:rPr>
          <w:lang w:val="en-CA"/>
        </w:rPr>
        <w:t xml:space="preserve">Increasing the number of study sites increased </w:t>
      </w:r>
      <w:proofErr w:type="spellStart"/>
      <w:r>
        <w:rPr>
          <w:lang w:val="en-CA"/>
        </w:rPr>
        <w:t>b</w:t>
      </w:r>
      <w:r w:rsidR="00E61CDA">
        <w:rPr>
          <w:lang w:val="en-CA"/>
        </w:rPr>
        <w:t>inmix</w:t>
      </w:r>
      <w:proofErr w:type="spellEnd"/>
      <w:r w:rsidR="00E61CDA">
        <w:rPr>
          <w:lang w:val="en-CA"/>
        </w:rPr>
        <w:t xml:space="preserve"> and </w:t>
      </w:r>
      <w:proofErr w:type="spellStart"/>
      <w:r w:rsidR="00E61CDA">
        <w:rPr>
          <w:lang w:val="en-CA"/>
        </w:rPr>
        <w:t>multimix</w:t>
      </w:r>
      <w:proofErr w:type="spellEnd"/>
      <w:r w:rsidR="00E61CDA">
        <w:rPr>
          <w:lang w:val="en-CA"/>
        </w:rPr>
        <w:t xml:space="preserve"> precision </w:t>
      </w:r>
      <w:r>
        <w:rPr>
          <w:lang w:val="en-CA"/>
        </w:rPr>
        <w:t xml:space="preserve">(Figure </w:t>
      </w:r>
      <w:del w:id="585" w:author="Jens Christian Ulrich" w:date="2025-09-09T16:16:00Z" w16du:dateUtc="2025-09-09T20:16:00Z">
        <w:r w:rsidDel="000431EC">
          <w:rPr>
            <w:lang w:val="en-CA"/>
          </w:rPr>
          <w:delText>S</w:delText>
        </w:r>
        <w:r w:rsidR="00EB089A" w:rsidDel="000431EC">
          <w:rPr>
            <w:lang w:val="en-CA"/>
          </w:rPr>
          <w:delText>9</w:delText>
        </w:r>
      </w:del>
      <w:ins w:id="586" w:author="Jens Christian Ulrich" w:date="2025-09-09T16:16:00Z" w16du:dateUtc="2025-09-09T20:16:00Z">
        <w:r w:rsidR="000431EC">
          <w:rPr>
            <w:lang w:val="en-CA"/>
          </w:rPr>
          <w:t>4</w:t>
        </w:r>
      </w:ins>
      <w:r>
        <w:rPr>
          <w:lang w:val="en-CA"/>
        </w:rPr>
        <w:t>).</w:t>
      </w:r>
      <w:ins w:id="587" w:author="Jens Christian Ulrich" w:date="2025-09-09T16:22:00Z" w16du:dateUtc="2025-09-09T20:22:00Z">
        <w:r w:rsidR="0003292E">
          <w:rPr>
            <w:lang w:val="en-CA"/>
          </w:rPr>
          <w:t xml:space="preserve"> In general, </w:t>
        </w:r>
        <w:proofErr w:type="spellStart"/>
        <w:r w:rsidR="0003292E">
          <w:rPr>
            <w:lang w:val="en-CA"/>
          </w:rPr>
          <w:t>multimix</w:t>
        </w:r>
        <w:proofErr w:type="spellEnd"/>
        <w:r w:rsidR="0003292E">
          <w:rPr>
            <w:lang w:val="en-CA"/>
          </w:rPr>
          <w:t xml:space="preserve"> models show</w:t>
        </w:r>
      </w:ins>
      <w:ins w:id="588" w:author="Jens Christian Ulrich" w:date="2025-09-09T16:23:00Z" w16du:dateUtc="2025-09-09T20:23:00Z">
        <w:r w:rsidR="0003292E">
          <w:rPr>
            <w:lang w:val="en-CA"/>
          </w:rPr>
          <w:t>ed</w:t>
        </w:r>
      </w:ins>
      <w:ins w:id="589" w:author="Jens Christian Ulrich" w:date="2025-09-09T16:22:00Z" w16du:dateUtc="2025-09-09T20:22:00Z">
        <w:r w:rsidR="0003292E">
          <w:rPr>
            <w:lang w:val="en-CA"/>
          </w:rPr>
          <w:t xml:space="preserve"> higher precision compared to </w:t>
        </w:r>
        <w:proofErr w:type="spellStart"/>
        <w:r w:rsidR="0003292E">
          <w:rPr>
            <w:lang w:val="en-CA"/>
          </w:rPr>
          <w:t>binmix</w:t>
        </w:r>
        <w:proofErr w:type="spellEnd"/>
        <w:r w:rsidR="0003292E">
          <w:rPr>
            <w:lang w:val="en-CA"/>
          </w:rPr>
          <w:t xml:space="preserve"> models (Figures 3 and 4).</w:t>
        </w:r>
      </w:ins>
    </w:p>
    <w:p w14:paraId="06594975" w14:textId="04852E6B" w:rsidR="00E17D29" w:rsidRPr="005B43B5" w:rsidRDefault="00E9379D" w:rsidP="00E17D29">
      <w:pPr>
        <w:spacing w:line="480" w:lineRule="auto"/>
        <w:ind w:firstLine="720"/>
        <w:rPr>
          <w:lang w:val="en-CA"/>
        </w:rPr>
      </w:pPr>
      <w:r>
        <w:rPr>
          <w:lang w:val="en-CA"/>
        </w:rPr>
        <w:t xml:space="preserve">Finally, we </w:t>
      </w:r>
      <w:r w:rsidR="00B63137">
        <w:rPr>
          <w:lang w:val="en-CA"/>
        </w:rPr>
        <w:t>assessed</w:t>
      </w:r>
      <w:r>
        <w:rPr>
          <w:lang w:val="en-CA"/>
        </w:rPr>
        <w:t xml:space="preserve"> </w:t>
      </w:r>
      <w:proofErr w:type="spellStart"/>
      <w:r>
        <w:rPr>
          <w:lang w:val="en-CA"/>
        </w:rPr>
        <w:t>binmix</w:t>
      </w:r>
      <w:proofErr w:type="spellEnd"/>
      <w:r>
        <w:rPr>
          <w:lang w:val="en-CA"/>
        </w:rPr>
        <w:t xml:space="preserve"> and </w:t>
      </w:r>
      <w:proofErr w:type="spellStart"/>
      <w:r>
        <w:rPr>
          <w:lang w:val="en-CA"/>
        </w:rPr>
        <w:t>multimix</w:t>
      </w:r>
      <w:proofErr w:type="spellEnd"/>
      <w:r>
        <w:rPr>
          <w:lang w:val="en-CA"/>
        </w:rPr>
        <w:t xml:space="preserve"> </w:t>
      </w:r>
      <w:proofErr w:type="spellStart"/>
      <w:r w:rsidR="004430D9">
        <w:rPr>
          <w:lang w:val="en-CA"/>
        </w:rPr>
        <w:t>robsutness</w:t>
      </w:r>
      <w:proofErr w:type="spellEnd"/>
      <w:r>
        <w:rPr>
          <w:lang w:val="en-CA"/>
        </w:rPr>
        <w:t xml:space="preserve"> to violations </w:t>
      </w:r>
      <w:r w:rsidR="00F27116">
        <w:rPr>
          <w:lang w:val="en-CA"/>
        </w:rPr>
        <w:t>of the</w:t>
      </w:r>
      <w:r>
        <w:rPr>
          <w:lang w:val="en-CA"/>
        </w:rPr>
        <w:t xml:space="preserve"> closure assumption</w:t>
      </w:r>
      <w:r w:rsidR="00B63137">
        <w:rPr>
          <w:lang w:val="en-CA"/>
        </w:rPr>
        <w:t xml:space="preserve"> (Figure </w:t>
      </w:r>
      <w:del w:id="590" w:author="Jens Christian Ulrich" w:date="2025-09-09T16:16:00Z" w16du:dateUtc="2025-09-09T20:16:00Z">
        <w:r w:rsidR="004430D9" w:rsidDel="000431EC">
          <w:rPr>
            <w:lang w:val="en-CA"/>
          </w:rPr>
          <w:delText>4</w:delText>
        </w:r>
      </w:del>
      <w:ins w:id="591" w:author="Jens Christian Ulrich" w:date="2025-09-09T16:16:00Z" w16du:dateUtc="2025-09-09T20:16:00Z">
        <w:r w:rsidR="000431EC">
          <w:rPr>
            <w:lang w:val="en-CA"/>
          </w:rPr>
          <w:t>5</w:t>
        </w:r>
      </w:ins>
      <w:r w:rsidR="00B63137">
        <w:rPr>
          <w:lang w:val="en-CA"/>
        </w:rPr>
        <w:t>)</w:t>
      </w:r>
      <w:r>
        <w:rPr>
          <w:lang w:val="en-CA"/>
        </w:rPr>
        <w:t>.</w:t>
      </w:r>
      <w:r w:rsidR="00B63137">
        <w:rPr>
          <w:lang w:val="en-CA"/>
        </w:rPr>
        <w:t xml:space="preserve"> </w:t>
      </w:r>
      <w:r w:rsidR="00930D0E">
        <w:rPr>
          <w:lang w:val="en-CA"/>
        </w:rPr>
        <w:t xml:space="preserve">Across all simulation scenarios, </w:t>
      </w:r>
      <w:proofErr w:type="spellStart"/>
      <w:r w:rsidR="00930D0E">
        <w:rPr>
          <w:lang w:val="en-CA"/>
        </w:rPr>
        <w:t>binmix</w:t>
      </w:r>
      <w:proofErr w:type="spellEnd"/>
      <w:r w:rsidR="00930D0E">
        <w:rPr>
          <w:lang w:val="en-CA"/>
        </w:rPr>
        <w:t xml:space="preserve"> models underestimated the abundance intercept term, whereas the </w:t>
      </w:r>
      <w:proofErr w:type="spellStart"/>
      <w:r w:rsidR="00930D0E">
        <w:rPr>
          <w:lang w:val="en-CA"/>
        </w:rPr>
        <w:t>multimix</w:t>
      </w:r>
      <w:proofErr w:type="spellEnd"/>
      <w:r w:rsidR="00930D0E">
        <w:rPr>
          <w:lang w:val="en-CA"/>
        </w:rPr>
        <w:t xml:space="preserve"> model did not. </w:t>
      </w:r>
      <w:r w:rsidR="007471AC">
        <w:rPr>
          <w:lang w:val="en-CA"/>
        </w:rPr>
        <w:t>For both model types, abundance covariate estimates were robust to closure violations when</w:t>
      </w:r>
      <w:r w:rsidR="003543EA">
        <w:rPr>
          <w:lang w:val="en-CA"/>
        </w:rPr>
        <w:t xml:space="preserve"> the probability of</w:t>
      </w:r>
      <w:r w:rsidR="007471AC">
        <w:rPr>
          <w:lang w:val="en-CA"/>
        </w:rPr>
        <w:t xml:space="preserve"> </w:t>
      </w:r>
      <w:r w:rsidR="00707AD1">
        <w:rPr>
          <w:lang w:val="en-CA"/>
        </w:rPr>
        <w:t>movement into/out of sites</w:t>
      </w:r>
      <w:r w:rsidR="007471AC">
        <w:rPr>
          <w:lang w:val="en-CA"/>
        </w:rPr>
        <w:t xml:space="preserve"> was unrelated to </w:t>
      </w:r>
      <w:r w:rsidR="00226EB8">
        <w:rPr>
          <w:lang w:val="en-CA"/>
        </w:rPr>
        <w:t>site conditions</w:t>
      </w:r>
      <w:r w:rsidR="00E17D29">
        <w:rPr>
          <w:lang w:val="en-CA"/>
        </w:rPr>
        <w:t xml:space="preserve">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E17D29">
        <w:rPr>
          <w:rFonts w:eastAsiaTheme="minorEastAsia"/>
          <w:lang w:val="en-CA"/>
        </w:rPr>
        <w:t xml:space="preserve"> </w:t>
      </w:r>
      <w:r w:rsidR="00E17D29">
        <w:rPr>
          <w:lang w:val="en-CA"/>
        </w:rPr>
        <w:t xml:space="preserve">= 0). </w:t>
      </w:r>
      <w:proofErr w:type="spellStart"/>
      <w:r w:rsidR="00B63137">
        <w:rPr>
          <w:lang w:val="en-CA"/>
        </w:rPr>
        <w:t>Binmix</w:t>
      </w:r>
      <w:proofErr w:type="spellEnd"/>
      <w:r w:rsidR="00B63137">
        <w:rPr>
          <w:lang w:val="en-CA"/>
        </w:rPr>
        <w:t xml:space="preserve"> model </w:t>
      </w:r>
      <w:r w:rsidR="00E17D29">
        <w:rPr>
          <w:lang w:val="en-CA"/>
        </w:rPr>
        <w:t xml:space="preserve">estimates </w:t>
      </w:r>
      <w:r w:rsidR="00266541">
        <w:rPr>
          <w:lang w:val="en-CA"/>
        </w:rPr>
        <w:t xml:space="preserve">were </w:t>
      </w:r>
      <w:r w:rsidR="00930D0E">
        <w:rPr>
          <w:lang w:val="en-CA"/>
        </w:rPr>
        <w:t xml:space="preserve">more </w:t>
      </w:r>
      <w:r w:rsidR="00266541">
        <w:rPr>
          <w:lang w:val="en-CA"/>
        </w:rPr>
        <w:t>sensitive to</w:t>
      </w:r>
      <w:r w:rsidR="0035081F">
        <w:rPr>
          <w:lang w:val="en-CA"/>
        </w:rPr>
        <w:t xml:space="preserve"> systematic violation of </w:t>
      </w:r>
      <w:r w:rsidR="00EE45E7">
        <w:rPr>
          <w:lang w:val="en-CA"/>
        </w:rPr>
        <w:t xml:space="preserve">the </w:t>
      </w:r>
      <w:r w:rsidR="0035081F">
        <w:rPr>
          <w:lang w:val="en-CA"/>
        </w:rPr>
        <w:t>closure</w:t>
      </w:r>
      <w:r w:rsidR="00EE45E7">
        <w:rPr>
          <w:lang w:val="en-CA"/>
        </w:rPr>
        <w:t xml:space="preserve"> assumption</w:t>
      </w:r>
      <w:r w:rsidR="00E17D29">
        <w:rPr>
          <w:lang w:val="en-CA"/>
        </w:rPr>
        <w:t xml:space="preserve">s </w:t>
      </w:r>
      <w:r w:rsidR="0035081F">
        <w:rPr>
          <w:lang w:val="en-CA"/>
        </w:rPr>
        <w:t>when</w:t>
      </w:r>
      <w:r w:rsidR="003543EA">
        <w:rPr>
          <w:lang w:val="en-CA"/>
        </w:rPr>
        <w:t xml:space="preserve"> the</w:t>
      </w:r>
      <w:r w:rsidR="0035081F">
        <w:rPr>
          <w:lang w:val="en-CA"/>
        </w:rPr>
        <w:t xml:space="preserve"> baseline </w:t>
      </w:r>
      <w:ins w:id="592" w:author="Jens Christian Ulrich" w:date="2025-09-10T15:32:00Z" w16du:dateUtc="2025-09-10T19:32:00Z">
        <w:r w:rsidR="00D00E6D">
          <w:rPr>
            <w:lang w:val="en-CA"/>
          </w:rPr>
          <w:t>probability</w:t>
        </w:r>
        <w:r w:rsidR="00D00E6D">
          <w:rPr>
            <w:lang w:val="en-CA"/>
          </w:rPr>
          <w:t xml:space="preserve"> </w:t>
        </w:r>
      </w:ins>
      <w:del w:id="593" w:author="Jens Christian Ulrich" w:date="2025-09-10T15:32:00Z" w16du:dateUtc="2025-09-10T19:32:00Z">
        <w:r w:rsidR="0035081F" w:rsidDel="00D00E6D">
          <w:rPr>
            <w:lang w:val="en-CA"/>
          </w:rPr>
          <w:delText>odds</w:delText>
        </w:r>
        <w:r w:rsidR="00E17D29" w:rsidDel="00D00E6D">
          <w:rPr>
            <w:lang w:val="en-CA"/>
          </w:rPr>
          <w:delText xml:space="preserve"> </w:delText>
        </w:r>
      </w:del>
      <w:r w:rsidR="00E17D29">
        <w:rPr>
          <w:lang w:val="en-CA"/>
        </w:rPr>
        <w:t>of remaining in the site</w:t>
      </w:r>
      <w:r w:rsidR="0035081F">
        <w:rPr>
          <w:lang w:val="en-CA"/>
        </w:rPr>
        <w:t xml:space="preserve"> were low: </w:t>
      </w:r>
      <w:r w:rsidR="00B6487C">
        <w:rPr>
          <w:lang w:val="en-CA"/>
        </w:rPr>
        <w:t>W</w:t>
      </w:r>
      <w:r w:rsidR="0035081F">
        <w:rPr>
          <w:lang w:val="en-CA"/>
        </w:rPr>
        <w:t xml:space="preserve">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0</m:t>
            </m:r>
          </m:sub>
        </m:sSub>
      </m:oMath>
      <w:r w:rsidR="0035081F">
        <w:rPr>
          <w:rFonts w:eastAsiaTheme="minorEastAsia"/>
          <w:lang w:val="en-CA"/>
        </w:rPr>
        <w:t xml:space="preserve"> </w:t>
      </w:r>
      <w:r w:rsidR="0035081F">
        <w:rPr>
          <w:lang w:val="en-CA"/>
        </w:rPr>
        <w:t xml:space="preserve">= -1 and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35081F">
        <w:rPr>
          <w:rFonts w:eastAsiaTheme="minorEastAsia"/>
          <w:lang w:val="en-CA"/>
        </w:rPr>
        <w:t xml:space="preserve"> = </w:t>
      </w:r>
      <w:r w:rsidR="00D617D0">
        <w:rPr>
          <w:rFonts w:eastAsiaTheme="minorEastAsia"/>
          <w:lang w:val="en-CA"/>
        </w:rPr>
        <w:t>-</w:t>
      </w:r>
      <w:r w:rsidR="0035081F">
        <w:rPr>
          <w:rFonts w:eastAsiaTheme="minorEastAsia"/>
          <w:lang w:val="en-CA"/>
        </w:rPr>
        <w:t>1</w:t>
      </w:r>
      <w:r w:rsidR="0035081F">
        <w:rPr>
          <w:lang w:val="en-CA"/>
        </w:rPr>
        <w:t xml:space="preserve">, </w:t>
      </w:r>
      <w:r w:rsidR="00226EB8">
        <w:rPr>
          <w:lang w:val="en-CA"/>
        </w:rPr>
        <w:t xml:space="preserve">the </w:t>
      </w:r>
      <w:proofErr w:type="spellStart"/>
      <w:r w:rsidR="0035081F">
        <w:rPr>
          <w:lang w:val="en-CA"/>
        </w:rPr>
        <w:t>binmix</w:t>
      </w:r>
      <w:proofErr w:type="spellEnd"/>
      <w:r w:rsidR="0035081F">
        <w:rPr>
          <w:lang w:val="en-CA"/>
        </w:rPr>
        <w:t xml:space="preserve"> model </w:t>
      </w:r>
      <w:r w:rsidR="00D617D0">
        <w:rPr>
          <w:lang w:val="en-CA"/>
        </w:rPr>
        <w:t>under</w:t>
      </w:r>
      <w:r w:rsidR="0035081F">
        <w:rPr>
          <w:lang w:val="en-CA"/>
        </w:rPr>
        <w:t xml:space="preserve">estimated the effect of habitat </w:t>
      </w:r>
      <w:r w:rsidR="0035081F">
        <w:rPr>
          <w:lang w:val="en-CA"/>
        </w:rPr>
        <w:lastRenderedPageBreak/>
        <w:t xml:space="preserve">restoration on abundance by an average of </w:t>
      </w:r>
      <w:r w:rsidR="00D617D0">
        <w:rPr>
          <w:lang w:val="en-CA"/>
        </w:rPr>
        <w:t>-0.</w:t>
      </w:r>
      <w:r w:rsidR="00DD1907">
        <w:rPr>
          <w:lang w:val="en-CA"/>
        </w:rPr>
        <w:t>70</w:t>
      </w:r>
      <w:r w:rsidR="0035081F">
        <w:rPr>
          <w:lang w:val="en-CA"/>
        </w:rPr>
        <w:t xml:space="preserve"> (90% BCI = [</w:t>
      </w:r>
      <w:r w:rsidR="00D617D0">
        <w:rPr>
          <w:lang w:val="en-CA"/>
        </w:rPr>
        <w:t>-1.</w:t>
      </w:r>
      <w:r w:rsidR="005F3225">
        <w:rPr>
          <w:lang w:val="en-CA"/>
        </w:rPr>
        <w:t>6</w:t>
      </w:r>
      <w:r w:rsidR="0035081F">
        <w:rPr>
          <w:lang w:val="en-CA"/>
        </w:rPr>
        <w:t xml:space="preserve">, </w:t>
      </w:r>
      <w:r w:rsidR="00D617D0">
        <w:rPr>
          <w:lang w:val="en-CA"/>
        </w:rPr>
        <w:t>0.</w:t>
      </w:r>
      <w:r w:rsidR="00DD1907">
        <w:rPr>
          <w:lang w:val="en-CA"/>
        </w:rPr>
        <w:t>23</w:t>
      </w:r>
      <w:r w:rsidR="0035081F">
        <w:rPr>
          <w:lang w:val="en-CA"/>
        </w:rPr>
        <w:t>])</w:t>
      </w:r>
      <w:r w:rsidR="00B63137">
        <w:rPr>
          <w:lang w:val="en-CA"/>
        </w:rPr>
        <w:t xml:space="preserve">. In contrast, </w:t>
      </w:r>
      <w:r w:rsidR="00226EB8">
        <w:rPr>
          <w:lang w:val="en-CA"/>
        </w:rPr>
        <w:t>a</w:t>
      </w:r>
      <w:r w:rsidR="004B3DE1">
        <w:rPr>
          <w:lang w:val="en-CA"/>
        </w:rPr>
        <w:t xml:space="preserve">cross all </w:t>
      </w:r>
      <w:r w:rsidR="00E17D29">
        <w:rPr>
          <w:lang w:val="en-CA"/>
        </w:rPr>
        <w:t>simulation</w:t>
      </w:r>
      <w:r w:rsidR="004B3DE1">
        <w:rPr>
          <w:lang w:val="en-CA"/>
        </w:rPr>
        <w:t xml:space="preserve"> scenarios</w:t>
      </w:r>
      <w:r w:rsidR="00B63137">
        <w:rPr>
          <w:lang w:val="en-CA"/>
        </w:rPr>
        <w:t>, the</w:t>
      </w:r>
      <w:ins w:id="594" w:author="Jens Christian Ulrich" w:date="2025-09-10T16:09:00Z" w16du:dateUtc="2025-09-10T20:09:00Z">
        <w:r w:rsidR="00900FCB">
          <w:rPr>
            <w:lang w:val="en-CA"/>
          </w:rPr>
          <w:t xml:space="preserve"> bias of the</w:t>
        </w:r>
      </w:ins>
      <w:r w:rsidR="00B63137">
        <w:rPr>
          <w:lang w:val="en-CA"/>
        </w:rPr>
        <w:t xml:space="preserve"> </w:t>
      </w:r>
      <w:proofErr w:type="spellStart"/>
      <w:r w:rsidR="00B63137">
        <w:rPr>
          <w:lang w:val="en-CA"/>
        </w:rPr>
        <w:t>multimix</w:t>
      </w:r>
      <w:proofErr w:type="spellEnd"/>
      <w:r w:rsidR="00B63137">
        <w:rPr>
          <w:lang w:val="en-CA"/>
        </w:rPr>
        <w:t xml:space="preserve"> model </w:t>
      </w:r>
      <w:del w:id="595" w:author="Jens Christian Ulrich" w:date="2025-09-10T16:09:00Z" w16du:dateUtc="2025-09-10T20:09:00Z">
        <w:r w:rsidR="00B63137" w:rsidDel="00900FCB">
          <w:rPr>
            <w:lang w:val="en-CA"/>
          </w:rPr>
          <w:delText xml:space="preserve">tended </w:delText>
        </w:r>
      </w:del>
      <w:ins w:id="596" w:author="Jens Christian Ulrich" w:date="2025-09-10T16:09:00Z" w16du:dateUtc="2025-09-10T20:09:00Z">
        <w:r w:rsidR="00900FCB">
          <w:rPr>
            <w:lang w:val="en-CA"/>
          </w:rPr>
          <w:t>was &lt;=</w:t>
        </w:r>
        <w:r w:rsidR="00900FCB">
          <w:rPr>
            <w:lang w:val="en-CA"/>
          </w:rPr>
          <w:t xml:space="preserve"> </w:t>
        </w:r>
      </w:ins>
      <w:del w:id="597" w:author="Jens Christian Ulrich" w:date="2025-09-10T16:10:00Z" w16du:dateUtc="2025-09-10T20:10:00Z">
        <w:r w:rsidR="00B63137" w:rsidDel="00900FCB">
          <w:rPr>
            <w:lang w:val="en-CA"/>
          </w:rPr>
          <w:delText xml:space="preserve">to miss the true effect of restoration on insect abundance by a magnitude </w:delText>
        </w:r>
        <w:r w:rsidR="001E3A16" w:rsidDel="00900FCB">
          <w:rPr>
            <w:lang w:val="en-CA"/>
          </w:rPr>
          <w:delText xml:space="preserve">of less than </w:delText>
        </w:r>
      </w:del>
      <w:r w:rsidR="00B63137">
        <w:rPr>
          <w:lang w:val="en-CA"/>
        </w:rPr>
        <w:t>0.</w:t>
      </w:r>
      <w:del w:id="598" w:author="Jens Christian Ulrich" w:date="2025-09-10T16:10:00Z" w16du:dateUtc="2025-09-10T20:10:00Z">
        <w:r w:rsidR="00226EB8" w:rsidDel="00900FCB">
          <w:rPr>
            <w:lang w:val="en-CA"/>
          </w:rPr>
          <w:delText>15</w:delText>
        </w:r>
      </w:del>
      <w:ins w:id="599" w:author="Jens Christian Ulrich" w:date="2025-09-10T16:10:00Z" w16du:dateUtc="2025-09-10T20:10:00Z">
        <w:r w:rsidR="00900FCB">
          <w:rPr>
            <w:lang w:val="en-CA"/>
          </w:rPr>
          <w:t>1</w:t>
        </w:r>
        <w:r w:rsidR="00900FCB">
          <w:rPr>
            <w:lang w:val="en-CA"/>
          </w:rPr>
          <w:t>3</w:t>
        </w:r>
      </w:ins>
      <w:r w:rsidR="00B63137">
        <w:rPr>
          <w:lang w:val="en-CA"/>
        </w:rPr>
        <w:t xml:space="preserve">. </w:t>
      </w:r>
    </w:p>
    <w:p w14:paraId="0903A84A" w14:textId="35882DCB" w:rsidR="00B512B6" w:rsidRDefault="00EF6948" w:rsidP="00B33FC4">
      <w:pPr>
        <w:spacing w:line="480" w:lineRule="auto"/>
        <w:rPr>
          <w:b/>
          <w:bCs/>
          <w:lang w:val="en-CA"/>
        </w:rPr>
      </w:pPr>
      <w:r>
        <w:rPr>
          <w:b/>
          <w:bCs/>
          <w:lang w:val="en-CA"/>
        </w:rPr>
        <w:t xml:space="preserve">4. </w:t>
      </w:r>
      <w:r w:rsidR="00B512B6">
        <w:rPr>
          <w:b/>
          <w:bCs/>
          <w:lang w:val="en-CA"/>
        </w:rPr>
        <w:t>Discussion</w:t>
      </w:r>
    </w:p>
    <w:p w14:paraId="60B25D1E" w14:textId="63B11004" w:rsidR="00941154" w:rsidRDefault="00A96686" w:rsidP="00A14F95">
      <w:pPr>
        <w:spacing w:line="480" w:lineRule="auto"/>
        <w:ind w:firstLine="720"/>
        <w:rPr>
          <w:lang w:val="en-CA"/>
        </w:rPr>
      </w:pPr>
      <w:r>
        <w:rPr>
          <w:lang w:val="en-CA"/>
        </w:rPr>
        <w:t xml:space="preserve">To develop evidence-based strategies </w:t>
      </w:r>
      <w:r w:rsidR="00FB4BA3">
        <w:rPr>
          <w:lang w:val="en-CA"/>
        </w:rPr>
        <w:t xml:space="preserve">to mitigate </w:t>
      </w:r>
      <w:r>
        <w:rPr>
          <w:lang w:val="en-CA"/>
        </w:rPr>
        <w:t xml:space="preserve">or </w:t>
      </w:r>
      <w:r w:rsidR="00FB4BA3">
        <w:rPr>
          <w:lang w:val="en-CA"/>
        </w:rPr>
        <w:t xml:space="preserve">reverse </w:t>
      </w:r>
      <w:r>
        <w:rPr>
          <w:lang w:val="en-CA"/>
        </w:rPr>
        <w:t xml:space="preserve">insect declines, we require </w:t>
      </w:r>
      <w:r w:rsidR="00420013">
        <w:rPr>
          <w:lang w:val="en-CA"/>
        </w:rPr>
        <w:t xml:space="preserve">the </w:t>
      </w:r>
      <w:r w:rsidR="00420013" w:rsidRPr="00FD7E10">
        <w:rPr>
          <w:lang w:val="en-CA"/>
        </w:rPr>
        <w:t>ability to estimate</w:t>
      </w:r>
      <w:r w:rsidR="00420013">
        <w:rPr>
          <w:lang w:val="en-CA"/>
        </w:rPr>
        <w:t xml:space="preserve"> the effects of</w:t>
      </w:r>
      <w:r>
        <w:rPr>
          <w:lang w:val="en-CA"/>
        </w:rPr>
        <w:t xml:space="preserve"> ecological </w:t>
      </w:r>
      <w:r w:rsidR="001F209A">
        <w:rPr>
          <w:lang w:val="en-CA"/>
        </w:rPr>
        <w:t xml:space="preserve">factors </w:t>
      </w:r>
      <w:r w:rsidR="00420013">
        <w:rPr>
          <w:lang w:val="en-CA"/>
        </w:rPr>
        <w:t>on</w:t>
      </w:r>
      <w:r>
        <w:rPr>
          <w:lang w:val="en-CA"/>
        </w:rPr>
        <w:t xml:space="preserve"> insect abundance patterns</w:t>
      </w:r>
      <w:r w:rsidR="00FD7E10">
        <w:rPr>
          <w:lang w:val="en-CA"/>
        </w:rPr>
        <w:t xml:space="preserve"> with accuracy and precision</w:t>
      </w:r>
      <w:r>
        <w:rPr>
          <w:lang w:val="en-CA"/>
        </w:rPr>
        <w:t xml:space="preserve"> </w:t>
      </w:r>
      <w:r>
        <w:rPr>
          <w:lang w:val="en-CA"/>
        </w:rPr>
        <w:fldChar w:fldCharType="begin" w:fldLock="1"/>
      </w:r>
      <w:r w:rsidR="00AC4FC7">
        <w:rPr>
          <w:lang w:val="en-CA"/>
        </w:rPr>
        <w:instrText>ADDIN CSL_CITATION {"citationItems":[{"id":"ITEM-1","itemData":{"DOI":"10.1073/PNAS.2023989118","ISSN":"10916490","PMID":"33431573","author":[{"dropping-particle":"","family":"Wagner","given":"D.","non-dropping-particle":"","parse-names":false,"suffix":""},{"dropping-particle":"","family":"Grames","given":"E.","non-dropping-particle":"","parse-names":false,"suffix":""},{"dropping-particle":"","family":"Forister","given":"M.","non-dropping-particle":"","parse-names":false,"suffix":""},{"dropping-particle":"","family":"Berenbaum","given":"M.","non-dropping-particle":"","parse-names":false,"suffix":""},{"dropping-particle":"","family":"Stopak","given":"D.","non-dropping-particle":"","parse-names":false,"suffix":""}],"container-title":"PNAS","id":"ITEM-1","issue":"2","issued":{"date-parts":[["2021","1","11"]]},"publisher":"National Academy of Sciences","title":"Insect decline in the Anthropocene: Death by a thousand cuts","type":"article-journal","volume":"118"},"uris":["http://www.mendeley.com/documents/?uuid=f7525d28-f579-39c6-b576-8c31a855a750"]}],"mendeley":{"formattedCitation":"(Wagner et al., 2021)","plainTextFormattedCitation":"(Wagner et al., 2021)","previouslyFormattedCitation":"(Wagner et al., 2021)"},"properties":{"noteIndex":0},"schema":"https://github.com/citation-style-language/schema/raw/master/csl-citation.json"}</w:instrText>
      </w:r>
      <w:r>
        <w:rPr>
          <w:lang w:val="en-CA"/>
        </w:rPr>
        <w:fldChar w:fldCharType="separate"/>
      </w:r>
      <w:r w:rsidR="00AC4FC7" w:rsidRPr="00AC4FC7">
        <w:rPr>
          <w:noProof/>
          <w:lang w:val="en-CA"/>
        </w:rPr>
        <w:t>(Wagner et al., 2021)</w:t>
      </w:r>
      <w:r>
        <w:rPr>
          <w:lang w:val="en-CA"/>
        </w:rPr>
        <w:fldChar w:fldCharType="end"/>
      </w:r>
      <w:r>
        <w:rPr>
          <w:lang w:val="en-CA"/>
        </w:rPr>
        <w:t>.</w:t>
      </w:r>
      <w:r w:rsidRPr="00A96686">
        <w:rPr>
          <w:lang w:val="en-CA"/>
        </w:rPr>
        <w:t xml:space="preserve"> </w:t>
      </w:r>
      <w:r>
        <w:rPr>
          <w:lang w:val="en-CA"/>
        </w:rPr>
        <w:t>At the same time,</w:t>
      </w:r>
      <w:r w:rsidR="004E6067">
        <w:rPr>
          <w:lang w:val="en-CA"/>
        </w:rPr>
        <w:t xml:space="preserve"> </w:t>
      </w:r>
      <w:r>
        <w:rPr>
          <w:lang w:val="en-CA"/>
        </w:rPr>
        <w:t xml:space="preserve">insects are difficult to detect with standard ecological survey tools, </w:t>
      </w:r>
      <w:r w:rsidR="00420013">
        <w:rPr>
          <w:lang w:val="en-CA"/>
        </w:rPr>
        <w:t>complicating</w:t>
      </w:r>
      <w:r>
        <w:rPr>
          <w:lang w:val="en-CA"/>
        </w:rPr>
        <w:t xml:space="preserve"> our ability to quantify the drivers of their abundance.</w:t>
      </w:r>
      <w:r w:rsidR="001F209A">
        <w:rPr>
          <w:lang w:val="en-CA"/>
        </w:rPr>
        <w:t xml:space="preserve"> </w:t>
      </w:r>
      <w:r w:rsidR="00A14F95">
        <w:rPr>
          <w:lang w:val="en-CA"/>
        </w:rPr>
        <w:t>From a sample of urban parks that contained restored or unrestored habitat, w</w:t>
      </w:r>
      <w:r w:rsidR="00EE7A70">
        <w:rPr>
          <w:lang w:val="en-CA"/>
        </w:rPr>
        <w:t>e collected wild bee abundance</w:t>
      </w:r>
      <w:r w:rsidR="00930D0E">
        <w:rPr>
          <w:lang w:val="en-CA"/>
        </w:rPr>
        <w:t xml:space="preserve"> data</w:t>
      </w:r>
      <w:r w:rsidR="00EE7A70">
        <w:rPr>
          <w:lang w:val="en-CA"/>
        </w:rPr>
        <w:t xml:space="preserve"> that we could treat either as mark-recapture </w:t>
      </w:r>
      <w:r w:rsidR="00507D3B">
        <w:rPr>
          <w:lang w:val="en-CA"/>
        </w:rPr>
        <w:t>histories</w:t>
      </w:r>
      <w:r w:rsidR="00EE7A70">
        <w:rPr>
          <w:lang w:val="en-CA"/>
        </w:rPr>
        <w:t xml:space="preserve"> or as </w:t>
      </w:r>
      <w:r w:rsidR="00420013">
        <w:rPr>
          <w:lang w:val="en-CA"/>
        </w:rPr>
        <w:t xml:space="preserve">traditional </w:t>
      </w:r>
      <w:r w:rsidR="00EE7A70">
        <w:rPr>
          <w:lang w:val="en-CA"/>
        </w:rPr>
        <w:t>count</w:t>
      </w:r>
      <w:r w:rsidR="00507D3B">
        <w:rPr>
          <w:lang w:val="en-CA"/>
        </w:rPr>
        <w:t>s</w:t>
      </w:r>
      <w:r w:rsidR="00EE7A70">
        <w:rPr>
          <w:lang w:val="en-CA"/>
        </w:rPr>
        <w:t xml:space="preserve">. </w:t>
      </w:r>
      <w:r w:rsidR="007C1D49">
        <w:rPr>
          <w:lang w:val="en-CA"/>
        </w:rPr>
        <w:t>Supporting our hypothesis</w:t>
      </w:r>
      <w:r w:rsidR="000664FB">
        <w:rPr>
          <w:lang w:val="en-CA"/>
        </w:rPr>
        <w:t xml:space="preserve"> that more flowers and taller vegetation improve detection</w:t>
      </w:r>
      <w:r w:rsidR="007C1D49">
        <w:rPr>
          <w:lang w:val="en-CA"/>
        </w:rPr>
        <w:t xml:space="preserve">, </w:t>
      </w:r>
      <w:r w:rsidR="00A14F95">
        <w:rPr>
          <w:lang w:val="en-CA"/>
        </w:rPr>
        <w:t>a</w:t>
      </w:r>
      <w:r w:rsidR="001F209A">
        <w:rPr>
          <w:lang w:val="en-CA"/>
        </w:rPr>
        <w:t xml:space="preserve"> </w:t>
      </w:r>
      <w:r w:rsidR="00A14F95">
        <w:rPr>
          <w:lang w:val="en-CA"/>
        </w:rPr>
        <w:t>multinomial N-mixture (</w:t>
      </w:r>
      <w:proofErr w:type="spellStart"/>
      <w:r w:rsidR="00A14F95">
        <w:rPr>
          <w:lang w:val="en-CA"/>
        </w:rPr>
        <w:t>multimix</w:t>
      </w:r>
      <w:proofErr w:type="spellEnd"/>
      <w:r w:rsidR="00A14F95">
        <w:rPr>
          <w:lang w:val="en-CA"/>
        </w:rPr>
        <w:t xml:space="preserve">) model for the </w:t>
      </w:r>
      <w:r w:rsidR="001F209A">
        <w:rPr>
          <w:lang w:val="en-CA"/>
        </w:rPr>
        <w:t>mark-recapture</w:t>
      </w:r>
      <w:r w:rsidR="00A14F95">
        <w:rPr>
          <w:lang w:val="en-CA"/>
        </w:rPr>
        <w:t xml:space="preserve"> data</w:t>
      </w:r>
      <w:r w:rsidR="001F209A">
        <w:rPr>
          <w:lang w:val="en-CA"/>
        </w:rPr>
        <w:t xml:space="preserve"> </w:t>
      </w:r>
      <w:r w:rsidR="000664FB">
        <w:rPr>
          <w:lang w:val="en-CA"/>
        </w:rPr>
        <w:t>estimated that bees were approximately 60% more likely to be detected in sites with restored habitats compared to control sites. Our</w:t>
      </w:r>
      <w:r w:rsidR="001F209A">
        <w:rPr>
          <w:lang w:val="en-CA"/>
        </w:rPr>
        <w:t xml:space="preserve"> </w:t>
      </w:r>
      <w:r w:rsidR="00A14F95">
        <w:rPr>
          <w:lang w:val="en-CA"/>
        </w:rPr>
        <w:t>binomial N-mixture (</w:t>
      </w:r>
      <w:proofErr w:type="spellStart"/>
      <w:r w:rsidR="001F209A">
        <w:rPr>
          <w:lang w:val="en-CA"/>
        </w:rPr>
        <w:t>binmix</w:t>
      </w:r>
      <w:proofErr w:type="spellEnd"/>
      <w:r w:rsidR="00A14F95">
        <w:rPr>
          <w:lang w:val="en-CA"/>
        </w:rPr>
        <w:t>)</w:t>
      </w:r>
      <w:r w:rsidR="001F209A">
        <w:rPr>
          <w:lang w:val="en-CA"/>
        </w:rPr>
        <w:t xml:space="preserve"> model</w:t>
      </w:r>
      <w:r w:rsidR="00420013">
        <w:rPr>
          <w:lang w:val="en-CA"/>
        </w:rPr>
        <w:t xml:space="preserve"> </w:t>
      </w:r>
      <w:r w:rsidR="007A2ABA">
        <w:rPr>
          <w:lang w:val="en-CA"/>
        </w:rPr>
        <w:t xml:space="preserve">for count data </w:t>
      </w:r>
      <w:r w:rsidR="000664FB">
        <w:rPr>
          <w:lang w:val="en-CA"/>
        </w:rPr>
        <w:t>also suggested</w:t>
      </w:r>
      <w:r w:rsidR="00FB4BA3">
        <w:rPr>
          <w:lang w:val="en-CA"/>
        </w:rPr>
        <w:t xml:space="preserve"> </w:t>
      </w:r>
      <w:r w:rsidR="001F209A">
        <w:rPr>
          <w:lang w:val="en-CA"/>
        </w:rPr>
        <w:t>that individual bees were easier to detect</w:t>
      </w:r>
      <w:r w:rsidR="000664FB">
        <w:rPr>
          <w:lang w:val="en-CA"/>
        </w:rPr>
        <w:t xml:space="preserve"> in restored sites</w:t>
      </w:r>
      <w:r w:rsidR="001F209A">
        <w:rPr>
          <w:lang w:val="en-CA"/>
        </w:rPr>
        <w:t>.</w:t>
      </w:r>
      <w:r w:rsidR="007C1D49">
        <w:rPr>
          <w:lang w:val="en-CA"/>
        </w:rPr>
        <w:t xml:space="preserve"> To our knowledge, this provides the first quanti</w:t>
      </w:r>
      <w:r w:rsidR="00DF6BE7">
        <w:rPr>
          <w:lang w:val="en-CA"/>
        </w:rPr>
        <w:t>tative evidence that</w:t>
      </w:r>
      <w:r w:rsidR="007C1D49">
        <w:rPr>
          <w:lang w:val="en-CA"/>
        </w:rPr>
        <w:t xml:space="preserve"> habitat </w:t>
      </w:r>
      <w:r w:rsidR="000664FB">
        <w:rPr>
          <w:lang w:val="en-CA"/>
        </w:rPr>
        <w:t>quality</w:t>
      </w:r>
      <w:r w:rsidR="00575538">
        <w:rPr>
          <w:lang w:val="en-CA"/>
        </w:rPr>
        <w:t xml:space="preserve"> can</w:t>
      </w:r>
      <w:r w:rsidR="007C1D49">
        <w:rPr>
          <w:lang w:val="en-CA"/>
        </w:rPr>
        <w:t xml:space="preserve"> </w:t>
      </w:r>
      <w:r w:rsidR="00DF6BE7">
        <w:rPr>
          <w:lang w:val="en-CA"/>
        </w:rPr>
        <w:t>impact our ability to measure</w:t>
      </w:r>
      <w:r w:rsidR="000664FB">
        <w:rPr>
          <w:lang w:val="en-CA"/>
        </w:rPr>
        <w:t xml:space="preserve"> wild-bee</w:t>
      </w:r>
      <w:r w:rsidR="007C1D49">
        <w:rPr>
          <w:lang w:val="en-CA"/>
        </w:rPr>
        <w:t xml:space="preserve"> abundance.</w:t>
      </w:r>
      <w:r w:rsidR="00F97080">
        <w:rPr>
          <w:lang w:val="en-CA"/>
        </w:rPr>
        <w:t xml:space="preserve"> </w:t>
      </w:r>
      <w:r w:rsidR="00DF6BE7">
        <w:rPr>
          <w:lang w:val="en-CA"/>
        </w:rPr>
        <w:t xml:space="preserve">A </w:t>
      </w:r>
      <w:r w:rsidR="00F97080">
        <w:rPr>
          <w:lang w:val="en-CA"/>
        </w:rPr>
        <w:t>GLM</w:t>
      </w:r>
      <w:ins w:id="600" w:author="Jens Christian Ulrich" w:date="2025-09-10T15:17:00Z" w16du:dateUtc="2025-09-10T19:17:00Z">
        <w:r w:rsidR="007466C2">
          <w:rPr>
            <w:lang w:val="en-CA"/>
          </w:rPr>
          <w:t>M</w:t>
        </w:r>
      </w:ins>
      <w:r w:rsidR="00DF6BE7">
        <w:rPr>
          <w:lang w:val="en-CA"/>
        </w:rPr>
        <w:t>, which</w:t>
      </w:r>
      <w:r w:rsidR="00F97080">
        <w:rPr>
          <w:lang w:val="en-CA"/>
        </w:rPr>
        <w:t xml:space="preserve"> </w:t>
      </w:r>
      <w:r w:rsidR="00DF6BE7">
        <w:rPr>
          <w:lang w:val="en-CA"/>
        </w:rPr>
        <w:t>did</w:t>
      </w:r>
      <w:r w:rsidR="00F97080">
        <w:rPr>
          <w:lang w:val="en-CA"/>
        </w:rPr>
        <w:t xml:space="preserve"> not account for detection </w:t>
      </w:r>
      <w:r w:rsidR="00A14F95">
        <w:rPr>
          <w:lang w:val="en-CA"/>
        </w:rPr>
        <w:t>bias</w:t>
      </w:r>
      <w:r w:rsidR="00DF6BE7">
        <w:rPr>
          <w:lang w:val="en-CA"/>
        </w:rPr>
        <w:t>,</w:t>
      </w:r>
      <w:r w:rsidR="00A14F95">
        <w:rPr>
          <w:lang w:val="en-CA"/>
        </w:rPr>
        <w:t xml:space="preserve"> </w:t>
      </w:r>
      <w:r w:rsidR="00F97080">
        <w:rPr>
          <w:lang w:val="en-CA"/>
        </w:rPr>
        <w:t xml:space="preserve">overestimated the effects of restoration on bee abundance. </w:t>
      </w:r>
      <w:r w:rsidR="00941154">
        <w:rPr>
          <w:lang w:val="en-CA"/>
        </w:rPr>
        <w:t>Th</w:t>
      </w:r>
      <w:r w:rsidR="00DF6BE7">
        <w:rPr>
          <w:lang w:val="en-CA"/>
        </w:rPr>
        <w:t xml:space="preserve">is </w:t>
      </w:r>
      <w:r w:rsidR="00553CBA">
        <w:rPr>
          <w:lang w:val="en-CA"/>
        </w:rPr>
        <w:t>highlight</w:t>
      </w:r>
      <w:r w:rsidR="00DF6BE7">
        <w:rPr>
          <w:lang w:val="en-CA"/>
        </w:rPr>
        <w:t>s</w:t>
      </w:r>
      <w:r w:rsidR="00941154">
        <w:rPr>
          <w:lang w:val="en-CA"/>
        </w:rPr>
        <w:t xml:space="preserve"> that </w:t>
      </w:r>
      <w:r w:rsidR="00A14F95">
        <w:rPr>
          <w:lang w:val="en-CA"/>
        </w:rPr>
        <w:t>confounding effects on</w:t>
      </w:r>
      <w:r w:rsidR="00EE7A70">
        <w:rPr>
          <w:lang w:val="en-CA"/>
        </w:rPr>
        <w:t xml:space="preserve"> detection </w:t>
      </w:r>
      <w:r w:rsidR="00A14F95">
        <w:rPr>
          <w:lang w:val="en-CA"/>
        </w:rPr>
        <w:t xml:space="preserve">can </w:t>
      </w:r>
      <w:r w:rsidR="00EE7A70">
        <w:rPr>
          <w:lang w:val="en-CA"/>
        </w:rPr>
        <w:t xml:space="preserve">bias </w:t>
      </w:r>
      <w:r w:rsidR="00941154">
        <w:rPr>
          <w:lang w:val="en-CA"/>
        </w:rPr>
        <w:t>GLM</w:t>
      </w:r>
      <w:ins w:id="601" w:author="Jens Christian Ulrich" w:date="2025-09-10T15:17:00Z" w16du:dateUtc="2025-09-10T19:17:00Z">
        <w:r w:rsidR="007466C2">
          <w:rPr>
            <w:lang w:val="en-CA"/>
          </w:rPr>
          <w:t>M</w:t>
        </w:r>
      </w:ins>
      <w:r w:rsidR="00EE7A70">
        <w:rPr>
          <w:lang w:val="en-CA"/>
        </w:rPr>
        <w:t xml:space="preserve"> estimates of insect abundance drivers. </w:t>
      </w:r>
      <w:r w:rsidR="00D12B5E">
        <w:rPr>
          <w:lang w:val="en-CA"/>
        </w:rPr>
        <w:t xml:space="preserve">As such, </w:t>
      </w:r>
      <w:r w:rsidR="002A484C">
        <w:rPr>
          <w:lang w:val="en-CA"/>
        </w:rPr>
        <w:t xml:space="preserve">we should interpret </w:t>
      </w:r>
      <w:r w:rsidR="00507D3B">
        <w:rPr>
          <w:lang w:val="en-CA"/>
        </w:rPr>
        <w:t>effect sizes produced by</w:t>
      </w:r>
      <w:r w:rsidR="00941154">
        <w:rPr>
          <w:lang w:val="en-CA"/>
        </w:rPr>
        <w:t xml:space="preserve"> GLM</w:t>
      </w:r>
      <w:ins w:id="602" w:author="Jens Christian Ulrich" w:date="2025-09-10T15:17:00Z" w16du:dateUtc="2025-09-10T19:17:00Z">
        <w:r w:rsidR="007466C2">
          <w:rPr>
            <w:lang w:val="en-CA"/>
          </w:rPr>
          <w:t>M</w:t>
        </w:r>
      </w:ins>
      <w:r w:rsidR="00941154">
        <w:rPr>
          <w:lang w:val="en-CA"/>
        </w:rPr>
        <w:t>s with caution</w:t>
      </w:r>
      <w:r w:rsidR="00420013">
        <w:rPr>
          <w:lang w:val="en-CA"/>
        </w:rPr>
        <w:t xml:space="preserve"> when the environment has the potential to influence our ability to observe or capture insects</w:t>
      </w:r>
      <w:r w:rsidR="00941154">
        <w:rPr>
          <w:lang w:val="en-CA"/>
        </w:rPr>
        <w:t>.</w:t>
      </w:r>
      <w:r w:rsidR="00507D3B">
        <w:rPr>
          <w:lang w:val="en-CA"/>
        </w:rPr>
        <w:t xml:space="preserve"> </w:t>
      </w:r>
      <w:r w:rsidR="007A355A">
        <w:rPr>
          <w:lang w:val="en-CA"/>
        </w:rPr>
        <w:t xml:space="preserve">Finally, using </w:t>
      </w:r>
      <w:r w:rsidR="00FD7DB6">
        <w:rPr>
          <w:lang w:val="en-CA"/>
        </w:rPr>
        <w:t>simulation</w:t>
      </w:r>
      <w:r w:rsidR="00420013">
        <w:rPr>
          <w:lang w:val="en-CA"/>
        </w:rPr>
        <w:t>,</w:t>
      </w:r>
      <w:r w:rsidR="00FD7DB6">
        <w:rPr>
          <w:lang w:val="en-CA"/>
        </w:rPr>
        <w:t xml:space="preserve"> we </w:t>
      </w:r>
      <w:r w:rsidR="007A355A">
        <w:rPr>
          <w:lang w:val="en-CA"/>
        </w:rPr>
        <w:t xml:space="preserve">demonstrate </w:t>
      </w:r>
      <w:r w:rsidR="00FD7DB6">
        <w:rPr>
          <w:lang w:val="en-CA"/>
        </w:rPr>
        <w:t xml:space="preserve">that </w:t>
      </w:r>
      <w:proofErr w:type="spellStart"/>
      <w:r w:rsidR="00FD7DB6">
        <w:rPr>
          <w:lang w:val="en-CA"/>
        </w:rPr>
        <w:t>m</w:t>
      </w:r>
      <w:r w:rsidR="00553CBA">
        <w:rPr>
          <w:lang w:val="en-CA"/>
        </w:rPr>
        <w:t>ultimix</w:t>
      </w:r>
      <w:proofErr w:type="spellEnd"/>
      <w:r w:rsidR="00553CBA">
        <w:rPr>
          <w:lang w:val="en-CA"/>
        </w:rPr>
        <w:t xml:space="preserve"> mark-recapture models were </w:t>
      </w:r>
      <w:r w:rsidR="00FD7DB6">
        <w:rPr>
          <w:lang w:val="en-CA"/>
        </w:rPr>
        <w:t xml:space="preserve">the </w:t>
      </w:r>
      <w:r w:rsidR="00553CBA">
        <w:rPr>
          <w:lang w:val="en-CA"/>
        </w:rPr>
        <w:t>most robust and precise</w:t>
      </w:r>
      <w:r w:rsidR="001846B2">
        <w:rPr>
          <w:lang w:val="en-CA"/>
        </w:rPr>
        <w:t xml:space="preserve"> approach</w:t>
      </w:r>
      <w:r w:rsidR="00A14F95">
        <w:rPr>
          <w:lang w:val="en-CA"/>
        </w:rPr>
        <w:t xml:space="preserve"> for estimating a hypothesized driver of abundance</w:t>
      </w:r>
      <w:r w:rsidR="00553CBA">
        <w:rPr>
          <w:lang w:val="en-CA"/>
        </w:rPr>
        <w:t xml:space="preserve">, however, </w:t>
      </w:r>
      <w:r w:rsidR="00507D3B">
        <w:rPr>
          <w:lang w:val="en-CA"/>
        </w:rPr>
        <w:t xml:space="preserve">we </w:t>
      </w:r>
      <w:r w:rsidR="00FD7DB6">
        <w:rPr>
          <w:lang w:val="en-CA"/>
        </w:rPr>
        <w:t xml:space="preserve">also </w:t>
      </w:r>
      <w:r w:rsidR="00507D3B">
        <w:rPr>
          <w:lang w:val="en-CA"/>
        </w:rPr>
        <w:t>found that</w:t>
      </w:r>
      <w:r w:rsidR="00FD7DB6">
        <w:rPr>
          <w:lang w:val="en-CA"/>
        </w:rPr>
        <w:t xml:space="preserve"> increasing</w:t>
      </w:r>
      <w:r w:rsidR="00420013">
        <w:rPr>
          <w:lang w:val="en-CA"/>
        </w:rPr>
        <w:t xml:space="preserve"> the</w:t>
      </w:r>
      <w:r w:rsidR="00FD7DB6">
        <w:rPr>
          <w:lang w:val="en-CA"/>
        </w:rPr>
        <w:t xml:space="preserve"> baseline detection rate minimize</w:t>
      </w:r>
      <w:r w:rsidR="001846B2">
        <w:rPr>
          <w:lang w:val="en-CA"/>
        </w:rPr>
        <w:t xml:space="preserve">d </w:t>
      </w:r>
      <w:r w:rsidR="00662E4D">
        <w:rPr>
          <w:lang w:val="en-CA"/>
        </w:rPr>
        <w:t xml:space="preserve">the tendency for detection </w:t>
      </w:r>
      <w:r w:rsidR="00420013">
        <w:rPr>
          <w:lang w:val="en-CA"/>
        </w:rPr>
        <w:t>bias</w:t>
      </w:r>
      <w:r w:rsidR="007A2ABA">
        <w:rPr>
          <w:lang w:val="en-CA"/>
        </w:rPr>
        <w:t>es</w:t>
      </w:r>
      <w:r w:rsidR="00420013">
        <w:rPr>
          <w:lang w:val="en-CA"/>
        </w:rPr>
        <w:t xml:space="preserve"> </w:t>
      </w:r>
      <w:r w:rsidR="00662E4D">
        <w:rPr>
          <w:lang w:val="en-CA"/>
        </w:rPr>
        <w:t xml:space="preserve">to </w:t>
      </w:r>
      <w:r w:rsidR="00420013">
        <w:rPr>
          <w:lang w:val="en-CA"/>
        </w:rPr>
        <w:t xml:space="preserve">impact </w:t>
      </w:r>
      <w:r w:rsidR="00DF6BE7">
        <w:rPr>
          <w:lang w:val="en-CA"/>
        </w:rPr>
        <w:t>GL</w:t>
      </w:r>
      <w:ins w:id="603" w:author="Jens Christian Ulrich" w:date="2025-09-10T15:17:00Z" w16du:dateUtc="2025-09-10T19:17:00Z">
        <w:r w:rsidR="007466C2">
          <w:rPr>
            <w:lang w:val="en-CA"/>
          </w:rPr>
          <w:t>M</w:t>
        </w:r>
      </w:ins>
      <w:r w:rsidR="00DF6BE7">
        <w:rPr>
          <w:lang w:val="en-CA"/>
        </w:rPr>
        <w:t xml:space="preserve">M </w:t>
      </w:r>
      <w:r w:rsidR="00420013">
        <w:rPr>
          <w:lang w:val="en-CA"/>
        </w:rPr>
        <w:t>estimates</w:t>
      </w:r>
      <w:r w:rsidR="00FD7DB6">
        <w:rPr>
          <w:lang w:val="en-CA"/>
        </w:rPr>
        <w:t xml:space="preserve">. </w:t>
      </w:r>
      <w:r w:rsidR="00D12B5E">
        <w:rPr>
          <w:lang w:val="en-CA"/>
        </w:rPr>
        <w:t xml:space="preserve">This </w:t>
      </w:r>
      <w:r w:rsidR="001E3A16">
        <w:rPr>
          <w:lang w:val="en-CA"/>
        </w:rPr>
        <w:t>emphasizes</w:t>
      </w:r>
      <w:r w:rsidR="00D12B5E">
        <w:rPr>
          <w:lang w:val="en-CA"/>
        </w:rPr>
        <w:t xml:space="preserve"> that</w:t>
      </w:r>
      <w:r w:rsidR="00420013">
        <w:rPr>
          <w:lang w:val="en-CA"/>
        </w:rPr>
        <w:t xml:space="preserve"> studies making use of</w:t>
      </w:r>
      <w:r w:rsidR="00D12B5E">
        <w:rPr>
          <w:lang w:val="en-CA"/>
        </w:rPr>
        <w:t xml:space="preserve"> </w:t>
      </w:r>
      <w:r w:rsidR="00FD7DB6">
        <w:rPr>
          <w:lang w:val="en-CA"/>
        </w:rPr>
        <w:t>GLM</w:t>
      </w:r>
      <w:ins w:id="604" w:author="Jens Christian Ulrich" w:date="2025-09-10T15:17:00Z" w16du:dateUtc="2025-09-10T19:17:00Z">
        <w:r w:rsidR="007466C2">
          <w:rPr>
            <w:lang w:val="en-CA"/>
          </w:rPr>
          <w:t>M</w:t>
        </w:r>
      </w:ins>
      <w:r w:rsidR="00F97156">
        <w:rPr>
          <w:lang w:val="en-CA"/>
        </w:rPr>
        <w:t>s</w:t>
      </w:r>
      <w:r w:rsidR="00FD7DB6">
        <w:rPr>
          <w:lang w:val="en-CA"/>
        </w:rPr>
        <w:t xml:space="preserve"> can </w:t>
      </w:r>
      <w:r w:rsidR="00420013">
        <w:rPr>
          <w:lang w:val="en-CA"/>
        </w:rPr>
        <w:t>increase their accuracy</w:t>
      </w:r>
      <w:r w:rsidR="00FD7DB6">
        <w:rPr>
          <w:lang w:val="en-CA"/>
        </w:rPr>
        <w:t xml:space="preserve"> by prioritizing increased detection rate over other aspects of study design such as </w:t>
      </w:r>
      <w:r w:rsidR="00F10AB7">
        <w:rPr>
          <w:lang w:val="en-CA"/>
        </w:rPr>
        <w:t xml:space="preserve">the </w:t>
      </w:r>
      <w:r w:rsidR="00FD7DB6">
        <w:rPr>
          <w:lang w:val="en-CA"/>
        </w:rPr>
        <w:t xml:space="preserve">number of </w:t>
      </w:r>
      <w:r w:rsidR="00FD7DB6">
        <w:rPr>
          <w:lang w:val="en-CA"/>
        </w:rPr>
        <w:lastRenderedPageBreak/>
        <w:t xml:space="preserve">sites. </w:t>
      </w:r>
      <w:r w:rsidR="00F93086">
        <w:rPr>
          <w:lang w:val="en-CA"/>
        </w:rPr>
        <w:t xml:space="preserve">Together, </w:t>
      </w:r>
      <w:r w:rsidR="00FB4BA3">
        <w:rPr>
          <w:lang w:val="en-CA"/>
        </w:rPr>
        <w:t xml:space="preserve">our </w:t>
      </w:r>
      <w:r w:rsidR="00F93086">
        <w:rPr>
          <w:lang w:val="en-CA"/>
        </w:rPr>
        <w:t xml:space="preserve">results provide needed guidance on how to </w:t>
      </w:r>
      <w:r w:rsidR="00DD7E13">
        <w:rPr>
          <w:lang w:val="en-CA"/>
        </w:rPr>
        <w:t xml:space="preserve">design and implement studies that </w:t>
      </w:r>
      <w:r w:rsidR="001846B2">
        <w:rPr>
          <w:lang w:val="en-CA"/>
        </w:rPr>
        <w:t>improve our understanding of</w:t>
      </w:r>
      <w:r w:rsidR="00DD7E13">
        <w:rPr>
          <w:lang w:val="en-CA"/>
        </w:rPr>
        <w:t xml:space="preserve"> how to</w:t>
      </w:r>
      <w:r w:rsidR="00F97156">
        <w:rPr>
          <w:lang w:val="en-CA"/>
        </w:rPr>
        <w:t xml:space="preserve"> conserve</w:t>
      </w:r>
      <w:r w:rsidR="00F10AB7">
        <w:rPr>
          <w:lang w:val="en-CA"/>
        </w:rPr>
        <w:t xml:space="preserve"> </w:t>
      </w:r>
      <w:r w:rsidR="00F93086">
        <w:rPr>
          <w:lang w:val="en-CA"/>
        </w:rPr>
        <w:t>insects in a changing world.</w:t>
      </w:r>
    </w:p>
    <w:p w14:paraId="1B097E79" w14:textId="47B85C70" w:rsidR="00D16318" w:rsidRDefault="00D12B5E" w:rsidP="00FD7DB6">
      <w:pPr>
        <w:spacing w:line="480" w:lineRule="auto"/>
        <w:ind w:firstLine="720"/>
        <w:rPr>
          <w:lang w:val="en-CA"/>
        </w:rPr>
      </w:pPr>
      <w:r>
        <w:rPr>
          <w:lang w:val="en-CA"/>
        </w:rPr>
        <w:t>While the GLM</w:t>
      </w:r>
      <w:ins w:id="605" w:author="Jens Christian Ulrich" w:date="2025-09-10T15:17:00Z" w16du:dateUtc="2025-09-10T19:17:00Z">
        <w:r w:rsidR="007466C2">
          <w:rPr>
            <w:lang w:val="en-CA"/>
          </w:rPr>
          <w:t>M</w:t>
        </w:r>
      </w:ins>
      <w:r>
        <w:rPr>
          <w:lang w:val="en-CA"/>
        </w:rPr>
        <w:t xml:space="preserve"> </w:t>
      </w:r>
      <w:r w:rsidR="00FB4BA3">
        <w:rPr>
          <w:lang w:val="en-CA"/>
        </w:rPr>
        <w:t xml:space="preserve">approach </w:t>
      </w:r>
      <w:r>
        <w:rPr>
          <w:lang w:val="en-CA"/>
        </w:rPr>
        <w:t>exaggerat</w:t>
      </w:r>
      <w:r w:rsidR="00FB4BA3">
        <w:rPr>
          <w:lang w:val="en-CA"/>
        </w:rPr>
        <w:t>e</w:t>
      </w:r>
      <w:r w:rsidR="00A14F95">
        <w:rPr>
          <w:lang w:val="en-CA"/>
        </w:rPr>
        <w:t>d</w:t>
      </w:r>
      <w:r>
        <w:rPr>
          <w:lang w:val="en-CA"/>
        </w:rPr>
        <w:t xml:space="preserve"> the size of the effect</w:t>
      </w:r>
      <w:r w:rsidR="00BD4EF1" w:rsidRPr="00175E62">
        <w:rPr>
          <w:lang w:val="en-CA"/>
        </w:rPr>
        <w:t>, all three models estimated a positive effect of restoration</w:t>
      </w:r>
      <w:r w:rsidR="00662E4D">
        <w:rPr>
          <w:lang w:val="en-CA"/>
        </w:rPr>
        <w:t>s</w:t>
      </w:r>
      <w:r w:rsidR="00BD4EF1" w:rsidRPr="00175E62">
        <w:rPr>
          <w:lang w:val="en-CA"/>
        </w:rPr>
        <w:t xml:space="preserve"> on wild bee abundance</w:t>
      </w:r>
      <w:r w:rsidR="00FB4BA3">
        <w:rPr>
          <w:lang w:val="en-CA"/>
        </w:rPr>
        <w:t xml:space="preserve">, </w:t>
      </w:r>
      <w:r w:rsidR="00BD4EF1">
        <w:rPr>
          <w:lang w:val="en-CA"/>
        </w:rPr>
        <w:t>consistent with</w:t>
      </w:r>
      <w:r w:rsidR="00FC2ED5">
        <w:rPr>
          <w:lang w:val="en-CA"/>
        </w:rPr>
        <w:t xml:space="preserve"> </w:t>
      </w:r>
      <w:r>
        <w:rPr>
          <w:lang w:val="en-CA"/>
        </w:rPr>
        <w:t>a</w:t>
      </w:r>
      <w:r w:rsidR="00BD4EF1">
        <w:rPr>
          <w:lang w:val="en-CA"/>
        </w:rPr>
        <w:t xml:space="preserve"> positive effect of restorations</w:t>
      </w:r>
      <w:r w:rsidR="00D05C72">
        <w:rPr>
          <w:lang w:val="en-CA"/>
        </w:rPr>
        <w:t xml:space="preserve"> </w:t>
      </w:r>
      <w:r w:rsidR="00BD4EF1">
        <w:rPr>
          <w:lang w:val="en-CA"/>
        </w:rPr>
        <w:t>on wild bee and hoverfly species occurrence</w:t>
      </w:r>
      <w:r w:rsidR="00B4500E">
        <w:rPr>
          <w:lang w:val="en-CA"/>
        </w:rPr>
        <w:t xml:space="preserve"> </w:t>
      </w:r>
      <w:r w:rsidR="00FB4BA3">
        <w:rPr>
          <w:lang w:val="en-CA"/>
        </w:rPr>
        <w:t xml:space="preserve">(as </w:t>
      </w:r>
      <w:r w:rsidR="00B4500E">
        <w:rPr>
          <w:lang w:val="en-CA"/>
        </w:rPr>
        <w:t>found in a separate study of the same system</w:t>
      </w:r>
      <w:r w:rsidR="00FB4BA3">
        <w:rPr>
          <w:lang w:val="en-CA"/>
        </w:rPr>
        <w:t>,</w:t>
      </w:r>
      <w:r w:rsidR="00FC2ED5">
        <w:rPr>
          <w:lang w:val="en-CA"/>
        </w:rPr>
        <w:t xml:space="preserve"> </w:t>
      </w:r>
      <w:r w:rsidR="00FC2ED5">
        <w:rPr>
          <w:lang w:val="en-CA"/>
        </w:rPr>
        <w:fldChar w:fldCharType="begin" w:fldLock="1"/>
      </w:r>
      <w:r w:rsidR="00BB6ED6">
        <w:rPr>
          <w:lang w:val="en-CA"/>
        </w:rPr>
        <w:instrText>ADDIN CSL_CITATION {"citationItems":[{"id":"ITEM-1","itemData":{"DOI":"https://doi.org/10.1111/ele.70037","author":[{"dropping-particle":"","family":"Ulrich","given":"J.","non-dropping-particle":"","parse-names":false,"suffix":""},{"dropping-particle":"","family":"Sargent","given":"R.","non-dropping-particle":"","parse-names":false,"suffix":""}],"container-title":"Ecology Letters","id":"ITEM-1","issue":"1","issued":{"date-parts":[["2025"]]},"page":"e70037","title":"Habitat restorations in an urban landscape rapidly assemble diverse pollinator communities that persist","type":"article-journal","volume":"28"},"uris":["http://www.mendeley.com/documents/?uuid=e995a7cc-a9f3-4292-ae57-3445fe2aeaeb"]}],"mendeley":{"formattedCitation":"(Ulrich &amp; Sargent, 2025)","manualFormatting":"Ulrich &amp; Sargent 2025)","plainTextFormattedCitation":"(Ulrich &amp; Sargent, 2025)","previouslyFormattedCitation":"(Ulrich &amp; Sargent, 2025)"},"properties":{"noteIndex":0},"schema":"https://github.com/citation-style-language/schema/raw/master/csl-citation.json"}</w:instrText>
      </w:r>
      <w:r w:rsidR="00FC2ED5">
        <w:rPr>
          <w:lang w:val="en-CA"/>
        </w:rPr>
        <w:fldChar w:fldCharType="separate"/>
      </w:r>
      <w:r w:rsidR="0017490F" w:rsidRPr="0017490F">
        <w:rPr>
          <w:noProof/>
          <w:lang w:val="en-CA"/>
        </w:rPr>
        <w:t xml:space="preserve">Ulrich </w:t>
      </w:r>
      <w:r w:rsidR="00B65C27">
        <w:rPr>
          <w:noProof/>
          <w:lang w:val="en-CA"/>
        </w:rPr>
        <w:t>&amp;</w:t>
      </w:r>
      <w:r w:rsidR="0017490F" w:rsidRPr="0017490F">
        <w:rPr>
          <w:noProof/>
          <w:lang w:val="en-CA"/>
        </w:rPr>
        <w:t xml:space="preserve"> Sargent 2025)</w:t>
      </w:r>
      <w:r w:rsidR="00FC2ED5">
        <w:rPr>
          <w:lang w:val="en-CA"/>
        </w:rPr>
        <w:fldChar w:fldCharType="end"/>
      </w:r>
      <w:r w:rsidR="00BD4EF1">
        <w:rPr>
          <w:lang w:val="en-CA"/>
        </w:rPr>
        <w:t>. More broadly, habitat amendments that increase floral resources tend to be associated with</w:t>
      </w:r>
      <w:r w:rsidR="004B22B5">
        <w:rPr>
          <w:lang w:val="en-CA"/>
        </w:rPr>
        <w:t xml:space="preserve"> an</w:t>
      </w:r>
      <w:r w:rsidR="00BD4EF1">
        <w:rPr>
          <w:lang w:val="en-CA"/>
        </w:rPr>
        <w:t xml:space="preserve"> increased abundance of insect</w:t>
      </w:r>
      <w:r w:rsidR="00D05C72">
        <w:rPr>
          <w:lang w:val="en-CA"/>
        </w:rPr>
        <w:t xml:space="preserve"> pollinators</w:t>
      </w:r>
      <w:r w:rsidR="00BD4EF1">
        <w:rPr>
          <w:lang w:val="en-CA"/>
        </w:rPr>
        <w:t xml:space="preserve"> </w:t>
      </w:r>
      <w:r w:rsidR="00FC2ED5">
        <w:rPr>
          <w:lang w:val="en-CA"/>
        </w:rPr>
        <w:fldChar w:fldCharType="begin" w:fldLock="1"/>
      </w:r>
      <w:r w:rsidR="00A169CF">
        <w:rPr>
          <w:lang w:val="en-CA"/>
        </w:rPr>
        <w:instrText>ADDIN CSL_CITATION {"citationItems":[{"id":"ITEM-1","itemData":{"DOI":"10.1016/j.biocon.2022.109679","abstract":"Flowering plants provide critical resources for wild bees. Consequently, enhancing flowering plant communities through hedgerows or flower strips has become a common recommendation to support native pollinator populations. Meta-analysis finds that enhancements are associated with higher local bee diversity. However, many studies have also examined the impacts of unmanipulated (i.e., existing, naturally occurring) plant communities on the local bee community. These studies have typically been excluded from meta-analysis, leaving a partial picture of how local plant communities influence bees. We compiled studies of either approach that looked for an association between bee abundance and/or diversity and local floral resources, measured as floral abundance and/or diversity. From literature surveys, we discovered 60 relevant studies, from which we extracted 133 different effect sizes. Then, using meta-regression, we examined four relationships between floral community traits (i.e., floral abundance and diversity) and bee community traits (i.e., abundance and diversity). Overall, we found strong associations between the plant community and the bee community, regardless of study design, or ecosystem type. To ensure the support of abundant and diverse wild bee populations, our results indicate plant enhancements should be designed to optimize both floral diversity and abundance.","author":[{"dropping-particle":"","family":"Hyjazie","given":"B.","non-dropping-particle":"","parse-names":false,"suffix":""},{"dropping-particle":"","family":"Sargent","given":"R.","non-dropping-particle":"","parse-names":false,"suffix":""}],"container-title":"Biological Conservation","id":"ITEM-1","issued":{"date-parts":[["2022"]]},"page":"109679","title":"Floral resources predict the local bee community: Implications for conservation","type":"article-journal","volume":"273"},"uris":["http://www.mendeley.com/documents/?uuid=4b15f4b4-0451-3939-a6b8-c4b74ec53774"]}],"mendeley":{"formattedCitation":"(Hyjazie &amp; Sargent, 2022)","plainTextFormattedCitation":"(Hyjazie &amp; Sargent, 2022)","previouslyFormattedCitation":"(Hyjazie &amp; Sargent, 2022)"},"properties":{"noteIndex":0},"schema":"https://github.com/citation-style-language/schema/raw/master/csl-citation.json"}</w:instrText>
      </w:r>
      <w:r w:rsidR="00FC2ED5">
        <w:rPr>
          <w:lang w:val="en-CA"/>
        </w:rPr>
        <w:fldChar w:fldCharType="separate"/>
      </w:r>
      <w:r w:rsidR="00A169CF" w:rsidRPr="00A169CF">
        <w:rPr>
          <w:noProof/>
          <w:lang w:val="en-CA"/>
        </w:rPr>
        <w:t>(Hyjazie &amp; Sargent, 2022)</w:t>
      </w:r>
      <w:r w:rsidR="00FC2ED5">
        <w:rPr>
          <w:lang w:val="en-CA"/>
        </w:rPr>
        <w:fldChar w:fldCharType="end"/>
      </w:r>
      <w:r w:rsidR="00BD4EF1">
        <w:rPr>
          <w:lang w:val="en-CA"/>
        </w:rPr>
        <w:t xml:space="preserve">. </w:t>
      </w:r>
      <w:r w:rsidR="00A7561C">
        <w:rPr>
          <w:lang w:val="en-CA"/>
        </w:rPr>
        <w:t>P</w:t>
      </w:r>
      <w:r w:rsidR="00DF4C04">
        <w:rPr>
          <w:lang w:val="en-CA"/>
        </w:rPr>
        <w:t>ollinator habitat amendments</w:t>
      </w:r>
      <w:r w:rsidR="00A7561C">
        <w:rPr>
          <w:lang w:val="en-CA"/>
        </w:rPr>
        <w:t xml:space="preserve"> </w:t>
      </w:r>
      <w:r w:rsidR="00A14F95">
        <w:rPr>
          <w:lang w:val="en-CA"/>
        </w:rPr>
        <w:t>including</w:t>
      </w:r>
      <w:r w:rsidR="00A7561C">
        <w:rPr>
          <w:lang w:val="en-CA"/>
        </w:rPr>
        <w:t xml:space="preserve"> </w:t>
      </w:r>
      <w:r w:rsidR="00A22111">
        <w:rPr>
          <w:lang w:val="en-CA"/>
        </w:rPr>
        <w:t>r</w:t>
      </w:r>
      <w:r w:rsidR="00A14F95">
        <w:rPr>
          <w:lang w:val="en-CA"/>
        </w:rPr>
        <w:t>educed</w:t>
      </w:r>
      <w:r w:rsidR="00A7561C">
        <w:rPr>
          <w:lang w:val="en-CA"/>
        </w:rPr>
        <w:t xml:space="preserve"> </w:t>
      </w:r>
      <w:r w:rsidR="00A22111">
        <w:rPr>
          <w:lang w:val="en-CA"/>
        </w:rPr>
        <w:t xml:space="preserve">turfgrass </w:t>
      </w:r>
      <w:r w:rsidR="00DF4C04">
        <w:rPr>
          <w:lang w:val="en-CA"/>
        </w:rPr>
        <w:t xml:space="preserve">mowing </w:t>
      </w:r>
      <w:r w:rsidR="00A22111">
        <w:rPr>
          <w:lang w:val="en-CA"/>
        </w:rPr>
        <w:t>and</w:t>
      </w:r>
      <w:r w:rsidR="00A7561C">
        <w:rPr>
          <w:lang w:val="en-CA"/>
        </w:rPr>
        <w:t xml:space="preserve"> wildflower </w:t>
      </w:r>
      <w:r w:rsidR="00DF4C04">
        <w:rPr>
          <w:lang w:val="en-CA"/>
        </w:rPr>
        <w:t xml:space="preserve">seeding are growing in popularity and </w:t>
      </w:r>
      <w:r w:rsidR="00A7561C">
        <w:rPr>
          <w:lang w:val="en-CA"/>
        </w:rPr>
        <w:t xml:space="preserve">offer a </w:t>
      </w:r>
      <w:r w:rsidR="00DF4C04">
        <w:rPr>
          <w:lang w:val="en-CA"/>
        </w:rPr>
        <w:t xml:space="preserve">promising approach for supporting sustainable urban development </w:t>
      </w:r>
      <w:r w:rsidR="00DF4C04">
        <w:rPr>
          <w:lang w:val="en-CA"/>
        </w:rPr>
        <w:fldChar w:fldCharType="begin" w:fldLock="1"/>
      </w:r>
      <w:r w:rsidR="00AC4FC7">
        <w:rPr>
          <w:lang w:val="en-CA"/>
        </w:rPr>
        <w:instrText>ADDIN CSL_CITATION {"citationItems":[{"id":"ITEM-1","itemData":{"DOI":"10.1007/s11252-023-01339-7","ISBN":"0123456789","abstract":"The turfgrass lawn is a common feature of urban and suburban communities, often accounting for the largest green spaces by area in these landscapes. Flowering species within turfgrass lawns have the potential to serve as a source of forage for bee pollinators in urban and suburban areas. We intentionally introduced low-growing flowers to turfgrass lawns to promote bee diversity and reduce inputs, while maintaining the traditional aesthetics and recreational uses associated with lawns. We compared bee communities on lawns with naturally-occurring blooms of Trifolium repens to bee communities on florally-enhanced lawns that contained Prunella vulgaris ssp. lanceolata and Thymus serpyllum in addition to T. repens. Trifolium repens provided forage for both wild bee communities and Apis mellifera, with A. mellifera being the most common of the 56 species of bees observed on T. repens. We found that florally-enhanced lawns supported more diverse bee communities than lawns with just T. repens. Furthermore, the bee communities supported by florally-enhanced lawns were significantly different from the bee communities supported by lawns containing just T. repens based on presence-absence data (Jaccard's dis-similarity index). Our research indicates that A. mellifera colonies and wild bee communities can be supported by allowing T. repens to bloom in turfgrass lawns, and that land managers can support more diverse bee communities by intentionally introducing low-growing species of flowers to lawns.","author":[{"dropping-particle":"","family":"Wolfin","given":"J.","non-dropping-particle":"","parse-names":false,"suffix":""},{"dropping-particle":"","family":"Watkins","given":"E.","non-dropping-particle":"","parse-names":false,"suffix":""},{"dropping-particle":"","family":"Lane","given":"I.","non-dropping-particle":"","parse-names":false,"suffix":""},{"dropping-particle":"","family":"Portman","given":"Z.","non-dropping-particle":"","parse-names":false,"suffix":""},{"dropping-particle":"","family":"Spivak","given":"M.","non-dropping-particle":"","parse-names":false,"suffix":""}],"container-title":"Urban Ecosystems","id":"ITEM-1","issued":{"date-parts":[["2023"]]},"page":"361-375","title":"Floral enhancement of turfgrass lawns benefits wild bees and honey bees (Apis mellifera)","type":"article-journal","volume":"26"},"uris":["http://www.mendeley.com/documents/?uuid=88bfb819-506f-3723-9fd9-5a7e8d07c107"]},{"id":"ITEM-2","itemData":{"DOI":"10.1007/s11252-024-01516-2","ISBN":"0123456789","abstract":"Land conversion and intensive vegetation management are major drivers of shifts in insect communities, including economically valuable species. We evaluated the impact of lawns and meadows across agricultural, residential, and industrial landscapes in structuring bees, wasps, and flower flies communities. We carried out plant and insect inventories on 18 lawns and 18 meadows distributed evenly among agricultural, residential, and industrial landscapes within the Greater Quebec City region (Quebec, Canada). Insect sampling was conducted five times using bowl traps and entomological nets, from June to September 2020. Results indicate taxon-specific responses to landscape matrix and site maintenance. Agricultural landscapes negatively influenced bee abundance compared to urban areas, while the opposite trend was observed for flower flies. Wasp abundance and richness were negatively influenced by both agricultural and industrial matrices compared to residential landscapes. Regarding site maintenance, bees and wasps were 3 and 12 times more abundant and 2 and 6 times more species-rich, respectively, in meadows than in lawns as per the data aggregated across the sampling date. Flower fly abundance was higher in meadows than in lawns for agricultural and residential landscapes only, while richness was consistently higher (2 times greater) in meadows compared to lawns. Some species of the sweat bee genus Lasioglossum and the flower fly margined calligrapher (Toxomerus marginatus) were dominant in lawns, while meadows hosted a more balanced community among genera and supported pollinators with wide-ranging resource requirements. Our results suggest that conservation actions should consider both landscape and local management to conserve central-place foragers, such as bees and wasps, and for structuring flower fly species composition.","author":[{"dropping-particle":"","family":"Cloutier","given":"S.","non-dropping-particle":"","parse-names":false,"suffix":""},{"dropping-particle":"","family":"Mendes","given":"P.","non-dropping-particle":"","parse-names":false,"suffix":""},{"dropping-particle":"","family":"Cimon-Morin","given":"J.","non-dropping-particle":"","parse-names":false,"suffix":""},{"dropping-particle":"","family":"Pellerin","given":"S.","non-dropping-particle":"","parse-names":false,"suffix":""},{"dropping-particle":"","family":"Fournier","given":"V.","non-dropping-particle":"","parse-names":false,"suffix":""},{"dropping-particle":"","family":"Poulin","given":"M.","non-dropping-particle":"","parse-names":false,"suffix":""}],"container-title":"Urban Ecosystems","id":"ITEM-2","issued":{"date-parts":[["2024"]]},"page":"1-18","title":"Assessing the contribution of lawns and semi-natural meadows to bee, wasp, and flower fly communities across different landscapes","type":"article-journal"},"uris":["http://www.mendeley.com/documents/?uuid=bdeb9f96-2a67-33ba-a362-f5af03eaee8b"]}],"mendeley":{"formattedCitation":"(Cloutier et al., 2024; Wolfin et al., 2023)","plainTextFormattedCitation":"(Cloutier et al., 2024; Wolfin et al., 2023)","previouslyFormattedCitation":"(Cloutier et al., 2024; Wolfin et al., 2023)"},"properties":{"noteIndex":0},"schema":"https://github.com/citation-style-language/schema/raw/master/csl-citation.json"}</w:instrText>
      </w:r>
      <w:r w:rsidR="00DF4C04">
        <w:rPr>
          <w:lang w:val="en-CA"/>
        </w:rPr>
        <w:fldChar w:fldCharType="separate"/>
      </w:r>
      <w:r w:rsidR="00AC4FC7" w:rsidRPr="00AC4FC7">
        <w:rPr>
          <w:noProof/>
          <w:lang w:val="en-CA"/>
        </w:rPr>
        <w:t>(Cloutier et al., 2024; Wolfin et al., 2023)</w:t>
      </w:r>
      <w:r w:rsidR="00DF4C04">
        <w:rPr>
          <w:lang w:val="en-CA"/>
        </w:rPr>
        <w:fldChar w:fldCharType="end"/>
      </w:r>
      <w:r w:rsidR="00DF4C04">
        <w:rPr>
          <w:lang w:val="en-CA"/>
        </w:rPr>
        <w:t xml:space="preserve">. </w:t>
      </w:r>
    </w:p>
    <w:p w14:paraId="56A0CC20" w14:textId="3352AEAD" w:rsidR="00FC2ED5" w:rsidRDefault="00DF6BE7" w:rsidP="005F2F9C">
      <w:pPr>
        <w:spacing w:line="480" w:lineRule="auto"/>
        <w:ind w:firstLine="720"/>
        <w:rPr>
          <w:lang w:val="en-CA"/>
        </w:rPr>
      </w:pPr>
      <w:r>
        <w:rPr>
          <w:lang w:val="en-CA"/>
        </w:rPr>
        <w:t>We found that habitats with more flowers and taller vegetation increased</w:t>
      </w:r>
      <w:r w:rsidR="004B22B5">
        <w:rPr>
          <w:lang w:val="en-CA"/>
        </w:rPr>
        <w:t xml:space="preserve"> insect</w:t>
      </w:r>
      <w:r>
        <w:rPr>
          <w:lang w:val="en-CA"/>
        </w:rPr>
        <w:t xml:space="preserve"> detectability. </w:t>
      </w:r>
      <w:r w:rsidR="002323F1">
        <w:rPr>
          <w:lang w:val="en-CA"/>
        </w:rPr>
        <w:t>Recent</w:t>
      </w:r>
      <w:r>
        <w:rPr>
          <w:lang w:val="en-CA"/>
        </w:rPr>
        <w:t xml:space="preserve"> </w:t>
      </w:r>
      <w:r w:rsidR="002323F1">
        <w:rPr>
          <w:lang w:val="en-CA"/>
        </w:rPr>
        <w:t>studies have uncovered o</w:t>
      </w:r>
      <w:r w:rsidR="00BD4EF1" w:rsidRPr="00175E62">
        <w:rPr>
          <w:lang w:val="en-CA"/>
        </w:rPr>
        <w:t xml:space="preserve">ther </w:t>
      </w:r>
      <w:r w:rsidR="00175E62" w:rsidRPr="00175E62">
        <w:rPr>
          <w:lang w:val="en-CA"/>
        </w:rPr>
        <w:t xml:space="preserve">factors </w:t>
      </w:r>
      <w:r w:rsidR="002323F1">
        <w:rPr>
          <w:lang w:val="en-CA"/>
        </w:rPr>
        <w:t xml:space="preserve">that </w:t>
      </w:r>
      <w:r w:rsidR="008C754C">
        <w:rPr>
          <w:lang w:val="en-CA"/>
        </w:rPr>
        <w:t>impact</w:t>
      </w:r>
      <w:r w:rsidR="00BD4EF1" w:rsidRPr="00175E62">
        <w:rPr>
          <w:lang w:val="en-CA"/>
        </w:rPr>
        <w:t xml:space="preserve"> insect detection. For</w:t>
      </w:r>
      <w:r w:rsidR="00BD4EF1">
        <w:rPr>
          <w:lang w:val="en-CA"/>
        </w:rPr>
        <w:t xml:space="preserve"> example, looking at urban mosquito populations, </w:t>
      </w:r>
      <w:r w:rsidR="005A1542">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2019)","manualFormatting":"Manica et al. (2019)","plainTextFormattedCitation":"(Manica et al., 2019)","previouslyFormattedCitation":"(Manica et al., 2019)"},"properties":{"noteIndex":0},"schema":"https://github.com/citation-style-language/schema/raw/master/csl-citation.json"}</w:instrText>
      </w:r>
      <w:r w:rsidR="005A1542">
        <w:rPr>
          <w:lang w:val="en-CA"/>
        </w:rPr>
        <w:fldChar w:fldCharType="separate"/>
      </w:r>
      <w:r w:rsidR="005A1542" w:rsidRPr="005A1542">
        <w:rPr>
          <w:noProof/>
          <w:lang w:val="en-CA"/>
        </w:rPr>
        <w:t xml:space="preserve">Manica et al. </w:t>
      </w:r>
      <w:r w:rsidR="005A1542">
        <w:rPr>
          <w:noProof/>
          <w:lang w:val="en-CA"/>
        </w:rPr>
        <w:t>(</w:t>
      </w:r>
      <w:r w:rsidR="005A1542" w:rsidRPr="005A1542">
        <w:rPr>
          <w:noProof/>
          <w:lang w:val="en-CA"/>
        </w:rPr>
        <w:t>2019)</w:t>
      </w:r>
      <w:r w:rsidR="005A1542">
        <w:rPr>
          <w:lang w:val="en-CA"/>
        </w:rPr>
        <w:fldChar w:fldCharType="end"/>
      </w:r>
      <w:r w:rsidR="00BD4EF1">
        <w:rPr>
          <w:lang w:val="en-CA"/>
        </w:rPr>
        <w:t xml:space="preserve"> found that </w:t>
      </w:r>
      <w:r w:rsidR="00BB7709">
        <w:rPr>
          <w:lang w:val="en-CA"/>
        </w:rPr>
        <w:t>dense</w:t>
      </w:r>
      <w:r w:rsidR="00BD4EF1">
        <w:rPr>
          <w:lang w:val="en-CA"/>
        </w:rPr>
        <w:t xml:space="preserve"> vegetation cover </w:t>
      </w:r>
      <w:r w:rsidR="00A511FD">
        <w:rPr>
          <w:lang w:val="en-CA"/>
        </w:rPr>
        <w:t xml:space="preserve">improved </w:t>
      </w:r>
      <w:r w:rsidR="00BD4EF1">
        <w:rPr>
          <w:lang w:val="en-CA"/>
        </w:rPr>
        <w:t>trap capture rates</w:t>
      </w:r>
      <w:r w:rsidR="00BB7709">
        <w:rPr>
          <w:lang w:val="en-CA"/>
        </w:rPr>
        <w:t xml:space="preserve">, </w:t>
      </w:r>
      <w:r w:rsidR="00BD4EF1">
        <w:rPr>
          <w:lang w:val="en-CA"/>
        </w:rPr>
        <w:t>alig</w:t>
      </w:r>
      <w:r w:rsidR="00175E62">
        <w:rPr>
          <w:lang w:val="en-CA"/>
        </w:rPr>
        <w:t>n</w:t>
      </w:r>
      <w:r w:rsidR="00BB7709">
        <w:rPr>
          <w:lang w:val="en-CA"/>
        </w:rPr>
        <w:t>ing</w:t>
      </w:r>
      <w:r w:rsidR="00BD4EF1">
        <w:rPr>
          <w:lang w:val="en-CA"/>
        </w:rPr>
        <w:t xml:space="preserve"> with</w:t>
      </w:r>
      <w:r w:rsidR="00341B43">
        <w:rPr>
          <w:lang w:val="en-CA"/>
        </w:rPr>
        <w:t xml:space="preserve"> preferences in the location of</w:t>
      </w:r>
      <w:r w:rsidR="00BD4EF1">
        <w:rPr>
          <w:lang w:val="en-CA"/>
        </w:rPr>
        <w:t xml:space="preserve"> mosquito </w:t>
      </w:r>
      <w:r w:rsidR="00341B43">
        <w:rPr>
          <w:lang w:val="en-CA"/>
        </w:rPr>
        <w:t>oviposition</w:t>
      </w:r>
      <w:r w:rsidR="00BD4EF1">
        <w:rPr>
          <w:lang w:val="en-CA"/>
        </w:rPr>
        <w:t xml:space="preserve">. Other studies have pointed to </w:t>
      </w:r>
      <w:r w:rsidR="00175E62">
        <w:rPr>
          <w:lang w:val="en-CA"/>
        </w:rPr>
        <w:t xml:space="preserve">observer differences as </w:t>
      </w:r>
      <w:r w:rsidR="00BD4EF1">
        <w:rPr>
          <w:lang w:val="en-CA"/>
        </w:rPr>
        <w:t>source</w:t>
      </w:r>
      <w:r w:rsidR="00466172">
        <w:rPr>
          <w:lang w:val="en-CA"/>
        </w:rPr>
        <w:t>s</w:t>
      </w:r>
      <w:r w:rsidR="00BD4EF1">
        <w:rPr>
          <w:lang w:val="en-CA"/>
        </w:rPr>
        <w:t xml:space="preserve"> of insect detection bias. </w:t>
      </w:r>
      <w:r w:rsidR="00341B43">
        <w:rPr>
          <w:lang w:val="en-CA"/>
        </w:rPr>
        <w:t>For example, i</w:t>
      </w:r>
      <w:r w:rsidR="00BD4EF1">
        <w:rPr>
          <w:lang w:val="en-CA"/>
        </w:rPr>
        <w:t xml:space="preserve">n a study of </w:t>
      </w:r>
      <w:r w:rsidR="005A1542">
        <w:rPr>
          <w:lang w:val="en-CA"/>
        </w:rPr>
        <w:t xml:space="preserve">UK </w:t>
      </w:r>
      <w:r w:rsidR="00BD4EF1">
        <w:rPr>
          <w:lang w:val="en-CA"/>
        </w:rPr>
        <w:t xml:space="preserve">butterfly populations, </w:t>
      </w:r>
      <w:r w:rsidR="005A1542">
        <w:rPr>
          <w:lang w:val="en-CA"/>
        </w:rPr>
        <w:fldChar w:fldCharType="begin" w:fldLock="1"/>
      </w:r>
      <w:r w:rsidR="00AC4FC7">
        <w:rPr>
          <w:lang w:val="en-CA"/>
        </w:rPr>
        <w:instrText>ADDIN CSL_CITATION {"citationItems":[{"id":"ITEM-1","itemData":{"DOI":"10.1111/J.2041-210X.2011.00109.X","ISSN":"2041-210X","abstract":"1. Abundance indices generated by the UK Butterfly Monitoring Scheme (UKBMS) have been influential in informing our understanding of environmental change and highlighting UK conservation priorities. Here, we critically evaluate the standard 'Pollard Walk' methodology employed by the UKBMS. 2.We consider the systematic sampling biases among different butterfly species and biotopes using distance sampling. We collected over 5000 observations on 17 species using distance sampling at 13 study sites in England and Wales. We fitted detection functions to explore variation in detectability among species and sites. 3.Our results suggest that around one-third of individual butterflies in the Pollard Walk box were missed. However, detectability varies markedly among species and sites. We provide the first species-specific estimates of detectability for converting Pollard Walk data into population densities. A few species show no drop off in detectability and most require only a modest correction factor, but for the least detectable species, we estimate that 3/4 of individuals are not recorded. 4.Much of the variation among sites is explained by substantially higher detectability among sites in England than in Wales, which had different recorders. Biological traits have only limited explanatory power in distinguishing detectable vs undetectable species. 5.The variation in detectability is small compared with the variation in true abundance, such that population density estimates from the Pollard Walk are highly correlated with those derived from distance sampling. 6.These results are used to evaluate the robustness of the Pollard Walk for comparisons of abundance across species, across sites and over time. UKBMS data provide a good reflection of relative abundance for most species and of large-scale trends in abundance. We also consider the practicalities of applying distance sampling to butterfly monitoring in general. Distance sampling is a valuable tool for quantifying bias and imprecision and has a role in surveying species of conservation concern, but is not viable as a wholesale replacement for simpler methods for large-scale monitoring of multispecies butterfly communities by volunteer recorders. © 2011 The Authors. Methods in Ecology and Evolution © 2011 British Ecological Society.","author":[{"dropping-particle":"","family":"Isaac","given":"N.","non-dropping-particle":"","parse-names":false,"suffix":""},{"dropping-particle":"","family":"Cruickshanks","given":"K.","non-dropping-particle":"","parse-names":false,"suffix":""},{"dropping-particle":"","family":"Weddle","given":"A.","non-dropping-particle":"","parse-names":false,"suffix":""},{"dropping-particle":"","family":"R.","given":"Marcus","non-dropping-particle":"","parse-names":false,"suffix":""},{"dropping-particle":"","family":"Brereton","given":"T.","non-dropping-particle":"","parse-names":false,"suffix":""},{"dropping-particle":"","family":"Dennis","given":"R.","non-dropping-particle":"","parse-names":false,"suffix":""},{"dropping-particle":"","family":"Shuker","given":"D.","non-dropping-particle":"","parse-names":false,"suffix":""},{"dropping-particle":"","family":"Thomas","given":"C.","non-dropping-particle":"","parse-names":false,"suffix":""}],"container-title":"Methods in Ecology and Evolution","id":"ITEM-1","issue":"6","issued":{"date-parts":[["2011","12","1"]]},"page":"585-594","publisher":"John Wiley &amp; Sons, Ltd","title":"Distance sampling and the challenge of monitoring butterfly populations","type":"article-journal","volume":"2"},"uris":["http://www.mendeley.com/documents/?uuid=87157b94-3c91-32f8-b49d-5c7b801b5450"]}],"mendeley":{"formattedCitation":"(Isaac et al., 2011)","manualFormatting":"Isaac et al. (2011)","plainTextFormattedCitation":"(Isaac et al., 2011)","previouslyFormattedCitation":"(Isaac et al., 2011)"},"properties":{"noteIndex":0},"schema":"https://github.com/citation-style-language/schema/raw/master/csl-citation.json"}</w:instrText>
      </w:r>
      <w:r w:rsidR="005A1542">
        <w:rPr>
          <w:lang w:val="en-CA"/>
        </w:rPr>
        <w:fldChar w:fldCharType="separate"/>
      </w:r>
      <w:r w:rsidR="005A1542" w:rsidRPr="005A1542">
        <w:rPr>
          <w:noProof/>
          <w:lang w:val="en-CA"/>
        </w:rPr>
        <w:t xml:space="preserve">Isaac et al. </w:t>
      </w:r>
      <w:r w:rsidR="005A1542">
        <w:rPr>
          <w:noProof/>
          <w:lang w:val="en-CA"/>
        </w:rPr>
        <w:t>(</w:t>
      </w:r>
      <w:r w:rsidR="005A1542" w:rsidRPr="005A1542">
        <w:rPr>
          <w:noProof/>
          <w:lang w:val="en-CA"/>
        </w:rPr>
        <w:t>2011)</w:t>
      </w:r>
      <w:r w:rsidR="005A1542">
        <w:rPr>
          <w:lang w:val="en-CA"/>
        </w:rPr>
        <w:fldChar w:fldCharType="end"/>
      </w:r>
      <w:r w:rsidR="005A1542">
        <w:rPr>
          <w:lang w:val="en-CA"/>
        </w:rPr>
        <w:t xml:space="preserve"> </w:t>
      </w:r>
      <w:r w:rsidR="00A511FD">
        <w:rPr>
          <w:lang w:val="en-CA"/>
        </w:rPr>
        <w:t xml:space="preserve">found that </w:t>
      </w:r>
      <w:r w:rsidR="00BB7709">
        <w:rPr>
          <w:lang w:val="en-CA"/>
        </w:rPr>
        <w:t xml:space="preserve">one field team </w:t>
      </w:r>
      <w:r w:rsidR="005F2F9C">
        <w:rPr>
          <w:lang w:val="en-CA"/>
        </w:rPr>
        <w:t>had a higher butterfly detection rate</w:t>
      </w:r>
      <w:r w:rsidR="00BB7709">
        <w:rPr>
          <w:lang w:val="en-CA"/>
        </w:rPr>
        <w:t xml:space="preserve"> than another field team, potentially </w:t>
      </w:r>
      <w:r w:rsidR="00DB3F6B">
        <w:rPr>
          <w:lang w:val="en-CA"/>
        </w:rPr>
        <w:t>due to differences prior</w:t>
      </w:r>
      <w:r w:rsidR="00BB7709">
        <w:rPr>
          <w:lang w:val="en-CA"/>
        </w:rPr>
        <w:t xml:space="preserve"> field experience</w:t>
      </w:r>
      <w:r w:rsidR="00BD4EF1">
        <w:rPr>
          <w:lang w:val="en-CA"/>
        </w:rPr>
        <w:t>.</w:t>
      </w:r>
      <w:r w:rsidR="005F2F9C">
        <w:rPr>
          <w:lang w:val="en-CA"/>
        </w:rPr>
        <w:t xml:space="preserve"> Another study found that</w:t>
      </w:r>
      <w:r w:rsidR="00BD4EF1">
        <w:rPr>
          <w:lang w:val="en-CA"/>
        </w:rPr>
        <w:t xml:space="preserve"> </w:t>
      </w:r>
      <w:r w:rsidR="005F2F9C">
        <w:rPr>
          <w:lang w:val="en-CA"/>
        </w:rPr>
        <w:t xml:space="preserve">larger and more brightly coloured </w:t>
      </w:r>
      <w:r w:rsidR="005F2F9C" w:rsidRPr="000F0A14">
        <w:rPr>
          <w:lang w:val="en-CA"/>
        </w:rPr>
        <w:t xml:space="preserve">butterfly species </w:t>
      </w:r>
      <w:r w:rsidR="008C754C">
        <w:rPr>
          <w:lang w:val="en-CA"/>
        </w:rPr>
        <w:t>were</w:t>
      </w:r>
      <w:r w:rsidR="005F2F9C" w:rsidRPr="000F0A14">
        <w:rPr>
          <w:lang w:val="en-CA"/>
        </w:rPr>
        <w:t xml:space="preserve"> easier to detect during transect walks compared to smaller and duller species</w:t>
      </w:r>
      <w:r w:rsidR="002323F1">
        <w:rPr>
          <w:lang w:val="en-CA"/>
        </w:rPr>
        <w:t>, which could bias species abundance comparisons made by GLM</w:t>
      </w:r>
      <w:ins w:id="606" w:author="Jens Christian Ulrich" w:date="2025-09-10T15:17:00Z" w16du:dateUtc="2025-09-10T19:17:00Z">
        <w:r w:rsidR="007466C2">
          <w:rPr>
            <w:lang w:val="en-CA"/>
          </w:rPr>
          <w:t>M</w:t>
        </w:r>
      </w:ins>
      <w:r w:rsidR="002323F1">
        <w:rPr>
          <w:lang w:val="en-CA"/>
        </w:rPr>
        <w:t>s</w:t>
      </w:r>
      <w:r w:rsidR="005F2F9C" w:rsidRPr="000F0A14">
        <w:rPr>
          <w:lang w:val="en-CA"/>
        </w:rPr>
        <w:t xml:space="preserve"> </w:t>
      </w:r>
      <w:r w:rsidR="005F2F9C">
        <w:rPr>
          <w:lang w:val="en-CA"/>
        </w:rPr>
        <w:fldChar w:fldCharType="begin" w:fldLock="1"/>
      </w:r>
      <w:r w:rsidR="00AC4FC7">
        <w:rPr>
          <w:lang w:val="en-CA"/>
        </w:rPr>
        <w:instrText>ADDIN CSL_CITATION {"citationItems":[{"id":"ITEM-1","itemData":{"DOI":"10.1002/ECS2.3304","ISSN":"2150-8925","abstract":"Ecological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-1","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2020)","plainTextFormattedCitation":"(Kral-O’Brien et al., 2020)","previouslyFormattedCitation":"(Kral-O’Brien et al., 2020)"},"properties":{"noteIndex":0},"schema":"https://github.com/citation-style-language/schema/raw/master/csl-citation.json"}</w:instrText>
      </w:r>
      <w:r w:rsidR="005F2F9C">
        <w:rPr>
          <w:lang w:val="en-CA"/>
        </w:rPr>
        <w:fldChar w:fldCharType="separate"/>
      </w:r>
      <w:r w:rsidR="00AC4FC7" w:rsidRPr="00AC4FC7">
        <w:rPr>
          <w:noProof/>
          <w:lang w:val="en-CA"/>
        </w:rPr>
        <w:t>(Kral-O’Brien et al., 2020)</w:t>
      </w:r>
      <w:r w:rsidR="005F2F9C">
        <w:rPr>
          <w:lang w:val="en-CA"/>
        </w:rPr>
        <w:fldChar w:fldCharType="end"/>
      </w:r>
      <w:r w:rsidR="005F2F9C">
        <w:rPr>
          <w:lang w:val="en-CA"/>
        </w:rPr>
        <w:t>.</w:t>
      </w:r>
      <w:r w:rsidR="005F2F9C" w:rsidRPr="000F0A14">
        <w:rPr>
          <w:lang w:val="en-CA"/>
        </w:rPr>
        <w:t xml:space="preserve"> </w:t>
      </w:r>
      <w:r w:rsidR="00665A80">
        <w:rPr>
          <w:lang w:val="en-CA"/>
        </w:rPr>
        <w:t>Taken together</w:t>
      </w:r>
      <w:r w:rsidR="00BD4EF1">
        <w:rPr>
          <w:lang w:val="en-CA"/>
        </w:rPr>
        <w:t xml:space="preserve">, </w:t>
      </w:r>
      <w:r w:rsidR="00665A80">
        <w:rPr>
          <w:lang w:val="en-CA"/>
        </w:rPr>
        <w:t>these results</w:t>
      </w:r>
      <w:r w:rsidR="00BD4EF1">
        <w:rPr>
          <w:lang w:val="en-CA"/>
        </w:rPr>
        <w:t xml:space="preserve"> emphasize that</w:t>
      </w:r>
      <w:r w:rsidR="00665A80">
        <w:rPr>
          <w:lang w:val="en-CA"/>
        </w:rPr>
        <w:t xml:space="preserve"> </w:t>
      </w:r>
      <w:r w:rsidR="002323F1">
        <w:rPr>
          <w:lang w:val="en-CA"/>
        </w:rPr>
        <w:t xml:space="preserve">an array of different </w:t>
      </w:r>
      <w:r w:rsidR="0079376A">
        <w:rPr>
          <w:lang w:val="en-CA"/>
        </w:rPr>
        <w:t xml:space="preserve">environmental factors </w:t>
      </w:r>
      <w:r w:rsidR="002323F1">
        <w:rPr>
          <w:lang w:val="en-CA"/>
        </w:rPr>
        <w:t>have</w:t>
      </w:r>
      <w:r w:rsidR="004B22B5">
        <w:rPr>
          <w:lang w:val="en-CA"/>
        </w:rPr>
        <w:t xml:space="preserve"> the</w:t>
      </w:r>
      <w:r w:rsidR="002323F1">
        <w:rPr>
          <w:lang w:val="en-CA"/>
        </w:rPr>
        <w:t xml:space="preserve"> potential to confound GLM</w:t>
      </w:r>
      <w:ins w:id="607" w:author="Jens Christian Ulrich" w:date="2025-09-10T15:17:00Z" w16du:dateUtc="2025-09-10T19:17:00Z">
        <w:r w:rsidR="007466C2">
          <w:rPr>
            <w:lang w:val="en-CA"/>
          </w:rPr>
          <w:t>M</w:t>
        </w:r>
      </w:ins>
      <w:r w:rsidR="002323F1">
        <w:rPr>
          <w:lang w:val="en-CA"/>
        </w:rPr>
        <w:t xml:space="preserve"> estimates of insect abundance drivers. </w:t>
      </w:r>
      <w:ins w:id="608" w:author="Jens Christian Ulrich" w:date="2025-09-10T15:23:00Z" w16du:dateUtc="2025-09-10T19:23:00Z">
        <w:r w:rsidR="003B731A">
          <w:rPr>
            <w:lang w:val="en-CA"/>
          </w:rPr>
          <w:t>The use of random effects in our GLMMs</w:t>
        </w:r>
      </w:ins>
      <w:ins w:id="609" w:author="Jens Christian Ulrich" w:date="2025-09-10T15:24:00Z" w16du:dateUtc="2025-09-10T19:24:00Z">
        <w:r w:rsidR="003B731A">
          <w:rPr>
            <w:lang w:val="en-CA"/>
          </w:rPr>
          <w:t xml:space="preserve"> handled </w:t>
        </w:r>
      </w:ins>
      <w:ins w:id="610" w:author="Jens Christian Ulrich" w:date="2025-09-10T15:27:00Z" w16du:dateUtc="2025-09-10T19:27:00Z">
        <w:r w:rsidR="000E487B">
          <w:t>nonindependence of</w:t>
        </w:r>
      </w:ins>
      <w:ins w:id="611" w:author="Jens Christian Ulrich" w:date="2025-09-10T15:26:00Z" w16du:dateUtc="2025-09-10T19:26:00Z">
        <w:r w:rsidR="000E487B">
          <w:rPr>
            <w:lang w:val="en-CA"/>
          </w:rPr>
          <w:t xml:space="preserve"> </w:t>
        </w:r>
      </w:ins>
      <w:ins w:id="612" w:author="Jens Christian Ulrich" w:date="2025-09-10T15:24:00Z" w16du:dateUtc="2025-09-10T19:24:00Z">
        <w:r w:rsidR="003B731A">
          <w:rPr>
            <w:lang w:val="en-CA"/>
          </w:rPr>
          <w:t>site</w:t>
        </w:r>
      </w:ins>
      <w:ins w:id="613" w:author="Jens Christian Ulrich" w:date="2025-09-10T15:27:00Z" w16du:dateUtc="2025-09-10T19:27:00Z">
        <w:r w:rsidR="000E487B">
          <w:rPr>
            <w:lang w:val="en-CA"/>
          </w:rPr>
          <w:t>s</w:t>
        </w:r>
      </w:ins>
      <w:ins w:id="614" w:author="Jens Christian Ulrich" w:date="2025-09-10T15:24:00Z" w16du:dateUtc="2025-09-10T19:24:00Z">
        <w:r w:rsidR="003B731A">
          <w:rPr>
            <w:lang w:val="en-CA"/>
          </w:rPr>
          <w:t xml:space="preserve"> and species in our data</w:t>
        </w:r>
      </w:ins>
      <w:ins w:id="615" w:author="Jens Christian Ulrich" w:date="2025-09-10T15:27:00Z" w16du:dateUtc="2025-09-10T19:27:00Z">
        <w:r w:rsidR="000E487B">
          <w:rPr>
            <w:lang w:val="en-CA"/>
          </w:rPr>
          <w:t>.</w:t>
        </w:r>
      </w:ins>
      <w:ins w:id="616" w:author="Jens Christian Ulrich" w:date="2025-09-10T15:24:00Z" w16du:dateUtc="2025-09-10T19:24:00Z">
        <w:r w:rsidR="003B731A">
          <w:rPr>
            <w:lang w:val="en-CA"/>
          </w:rPr>
          <w:t xml:space="preserve"> GLMs, which do not account for the </w:t>
        </w:r>
        <w:proofErr w:type="spellStart"/>
        <w:r w:rsidR="003B731A">
          <w:rPr>
            <w:lang w:val="en-CA"/>
          </w:rPr>
          <w:lastRenderedPageBreak/>
          <w:t>pseudoreplication</w:t>
        </w:r>
        <w:proofErr w:type="spellEnd"/>
        <w:r w:rsidR="003B731A">
          <w:rPr>
            <w:lang w:val="en-CA"/>
          </w:rPr>
          <w:t xml:space="preserve"> of data in this type of study design</w:t>
        </w:r>
      </w:ins>
      <w:ins w:id="617" w:author="Jens Christian Ulrich" w:date="2025-09-10T15:27:00Z" w16du:dateUtc="2025-09-10T19:27:00Z">
        <w:r w:rsidR="000E487B">
          <w:rPr>
            <w:lang w:val="en-CA"/>
          </w:rPr>
          <w:t>,</w:t>
        </w:r>
      </w:ins>
      <w:ins w:id="618" w:author="Jens Christian Ulrich" w:date="2025-09-10T15:24:00Z" w16du:dateUtc="2025-09-10T19:24:00Z">
        <w:r w:rsidR="003B731A">
          <w:rPr>
            <w:lang w:val="en-CA"/>
          </w:rPr>
          <w:t xml:space="preserve"> may </w:t>
        </w:r>
      </w:ins>
      <w:ins w:id="619" w:author="Jens Christian Ulrich" w:date="2025-09-10T15:25:00Z" w16du:dateUtc="2025-09-10T19:25:00Z">
        <w:r w:rsidR="00AD55AE">
          <w:rPr>
            <w:lang w:val="en-CA"/>
          </w:rPr>
          <w:t xml:space="preserve">perform even worse </w:t>
        </w:r>
      </w:ins>
      <w:ins w:id="620" w:author="Jens Christian Ulrich" w:date="2025-09-10T15:27:00Z" w16du:dateUtc="2025-09-10T19:27:00Z">
        <w:r w:rsidR="000E487B">
          <w:rPr>
            <w:lang w:val="en-CA"/>
          </w:rPr>
          <w:t xml:space="preserve">when there is a detection confound </w:t>
        </w:r>
      </w:ins>
      <w:ins w:id="621" w:author="Jens Christian Ulrich" w:date="2025-09-10T15:26:00Z" w16du:dateUtc="2025-09-10T19:26:00Z">
        <w:r w:rsidR="00AD55AE">
          <w:rPr>
            <w:lang w:val="en-CA"/>
          </w:rPr>
          <w:fldChar w:fldCharType="begin" w:fldLock="1"/>
        </w:r>
      </w:ins>
      <w:r w:rsidR="00404948">
        <w:rPr>
          <w:lang w:val="en-CA"/>
        </w:rPr>
        <w:instrText>ADDIN CSL_CITATION {"citationItems":[{"id":"ITEM-1","itemData":{"DOI":"10.1016/J.TREE.2008.10.008","ISSN":"01695347","PMID":"19185386","abstract":"How should ecologists and evolutionary biologists analyze nonnormal data that involve random effects? Nonnormal data such as counts or proportions often defy classical statistical procedures. Generalized linear mixed models (GLMMs) provide a more flexible approach for analyzing nonnormal data when random effects are present. The explosion of research on GLMMs in the last decade has generated considerable uncertainty for practitioners in ecology and evolution. Despite the availability of accurate techniques for estimating GLMM parameters in simple cases, complex GLMMs are challenging to fit and statistical inference such as hypothesis testing remains difficult. We review the use (and misuse) of GLMMs in ecology and evolution, discuss estimation and inference and summarize 'best-practice' data analysis procedures for scientists facing this challenge. © 2008 Elsevier Ltd. All rights reserved.","author":[{"dropping-particle":"","family":"Bolker","given":"B.","non-dropping-particle":"","parse-names":false,"suffix":""},{"dropping-particle":"","family":"Brooks","given":"M.","non-dropping-particle":"","parse-names":false,"suffix":""},{"dropping-particle":"","family":"Clark","given":"C.","non-dropping-particle":"","parse-names":false,"suffix":""},{"dropping-particle":"","family":"Geange","given":"S.","non-dropping-particle":"","parse-names":false,"suffix":""},{"dropping-particle":"","family":"Poulsen","given":"J.","non-dropping-particle":"","parse-names":false,"suffix":""},{"dropping-particle":"","family":"Stevens","given":"M.","non-dropping-particle":"","parse-names":false,"suffix":""},{"dropping-particle":"","family":"White","given":"J.","non-dropping-particle":"","parse-names":false,"suffix":""}],"container-title":"Trends in Ecology and Evolution","id":"ITEM-1","issue":"3","issued":{"date-parts":[["2009","3","1"]]},"page":"127-135","publisher":"Elsevier","title":"Generalized linear mixed models: a practical guide for ecology and evolution","type":"article-journal","volume":"24"},"uris":["http://www.mendeley.com/documents/?uuid=a5d5711f-d2a9-324b-b900-787ed1c1eee4"]}],"mendeley":{"formattedCitation":"(Bolker et al., 2009)","plainTextFormattedCitation":"(Bolker et al., 2009)","previouslyFormattedCitation":"(Bolker et al., 2009)"},"properties":{"noteIndex":0},"schema":"https://github.com/citation-style-language/schema/raw/master/csl-citation.json"}</w:instrText>
      </w:r>
      <w:r w:rsidR="00AD55AE">
        <w:rPr>
          <w:lang w:val="en-CA"/>
        </w:rPr>
        <w:fldChar w:fldCharType="separate"/>
      </w:r>
      <w:r w:rsidR="00AD55AE" w:rsidRPr="00AD55AE">
        <w:rPr>
          <w:noProof/>
          <w:lang w:val="en-CA"/>
        </w:rPr>
        <w:t>(Bolker et al., 2009)</w:t>
      </w:r>
      <w:ins w:id="622" w:author="Jens Christian Ulrich" w:date="2025-09-10T15:26:00Z" w16du:dateUtc="2025-09-10T19:26:00Z">
        <w:r w:rsidR="00AD55AE">
          <w:rPr>
            <w:lang w:val="en-CA"/>
          </w:rPr>
          <w:fldChar w:fldCharType="end"/>
        </w:r>
      </w:ins>
      <w:ins w:id="623" w:author="Jens Christian Ulrich" w:date="2025-09-10T15:25:00Z" w16du:dateUtc="2025-09-10T19:25:00Z">
        <w:r w:rsidR="00AD55AE">
          <w:rPr>
            <w:lang w:val="en-CA"/>
          </w:rPr>
          <w:t>.</w:t>
        </w:r>
      </w:ins>
    </w:p>
    <w:p w14:paraId="3A3EC195" w14:textId="44540223" w:rsidR="00BD4EF1" w:rsidRDefault="00BD4EF1" w:rsidP="00E53873">
      <w:pPr>
        <w:spacing w:line="480" w:lineRule="auto"/>
        <w:ind w:firstLine="720"/>
        <w:rPr>
          <w:lang w:val="en-CA"/>
        </w:rPr>
      </w:pPr>
      <w:r w:rsidRPr="00175E62">
        <w:rPr>
          <w:lang w:val="en-CA"/>
        </w:rPr>
        <w:t>Still, conventional GLM</w:t>
      </w:r>
      <w:ins w:id="624" w:author="Jens Christian Ulrich" w:date="2025-09-10T15:17:00Z" w16du:dateUtc="2025-09-10T19:17:00Z">
        <w:r w:rsidR="007466C2">
          <w:rPr>
            <w:lang w:val="en-CA"/>
          </w:rPr>
          <w:t>M</w:t>
        </w:r>
      </w:ins>
      <w:r w:rsidRPr="00175E62">
        <w:rPr>
          <w:lang w:val="en-CA"/>
        </w:rPr>
        <w:t xml:space="preserve">s are </w:t>
      </w:r>
      <w:r w:rsidR="001F163D">
        <w:rPr>
          <w:lang w:val="en-CA"/>
        </w:rPr>
        <w:t>popular with ecologists</w:t>
      </w:r>
      <w:r w:rsidR="001F163D" w:rsidRPr="00175E62">
        <w:rPr>
          <w:lang w:val="en-CA"/>
        </w:rPr>
        <w:t xml:space="preserve"> </w:t>
      </w:r>
      <w:r w:rsidRPr="00175E62">
        <w:rPr>
          <w:lang w:val="en-CA"/>
        </w:rPr>
        <w:t xml:space="preserve">and are likely to </w:t>
      </w:r>
      <w:r w:rsidR="008C754C">
        <w:rPr>
          <w:lang w:val="en-CA"/>
        </w:rPr>
        <w:t>remain</w:t>
      </w:r>
      <w:r w:rsidRPr="00175E62">
        <w:rPr>
          <w:lang w:val="en-CA"/>
        </w:rPr>
        <w:t xml:space="preserve"> </w:t>
      </w:r>
      <w:r w:rsidR="00175E62" w:rsidRPr="00175E62">
        <w:rPr>
          <w:lang w:val="en-CA"/>
        </w:rPr>
        <w:t>the</w:t>
      </w:r>
      <w:r w:rsidRPr="00175E62">
        <w:rPr>
          <w:lang w:val="en-CA"/>
        </w:rPr>
        <w:t xml:space="preserve"> standard </w:t>
      </w:r>
      <w:r w:rsidR="00175E62" w:rsidRPr="00175E62">
        <w:rPr>
          <w:lang w:val="en-CA"/>
        </w:rPr>
        <w:t>methodology</w:t>
      </w:r>
      <w:r w:rsidRPr="00175E62">
        <w:rPr>
          <w:lang w:val="en-CA"/>
        </w:rPr>
        <w:t xml:space="preserve"> for insect population and community studies. </w:t>
      </w:r>
      <w:r>
        <w:rPr>
          <w:lang w:val="en-CA"/>
        </w:rPr>
        <w:t>Our simulation showed that</w:t>
      </w:r>
      <w:r w:rsidR="00DF6BE7">
        <w:rPr>
          <w:lang w:val="en-CA"/>
        </w:rPr>
        <w:t xml:space="preserve"> increasing baseline detection rate reduces tendency for bias.</w:t>
      </w:r>
      <w:r w:rsidR="00E53873">
        <w:rPr>
          <w:lang w:val="en-CA"/>
        </w:rPr>
        <w:t xml:space="preserve"> </w:t>
      </w:r>
      <w:ins w:id="625" w:author="Jens Christian Ulrich" w:date="2025-09-10T14:32:00Z" w16du:dateUtc="2025-09-10T18:32:00Z">
        <w:r w:rsidR="0000530F">
          <w:rPr>
            <w:lang w:val="en-CA"/>
          </w:rPr>
          <w:t xml:space="preserve">Although bias was </w:t>
        </w:r>
        <w:proofErr w:type="gramStart"/>
        <w:r w:rsidR="0000530F">
          <w:rPr>
            <w:lang w:val="en-CA"/>
          </w:rPr>
          <w:t>more clear</w:t>
        </w:r>
        <w:proofErr w:type="gramEnd"/>
        <w:r w:rsidR="0000530F">
          <w:rPr>
            <w:lang w:val="en-CA"/>
          </w:rPr>
          <w:t xml:space="preserve"> when baseline detection rates were low (</w:t>
        </w:r>
      </w:ins>
      <w:ins w:id="626" w:author="Jens Christian Ulrich" w:date="2025-09-10T14:34:00Z" w16du:dateUtc="2025-09-10T18:34:00Z">
        <w:r w:rsidR="0000530F">
          <w:rPr>
            <w:lang w:val="en-CA"/>
          </w:rPr>
          <w:t>&lt;25% on a probability scale</w:t>
        </w:r>
      </w:ins>
      <w:ins w:id="627" w:author="Jens Christian Ulrich" w:date="2025-09-10T14:32:00Z" w16du:dateUtc="2025-09-10T18:32:00Z">
        <w:r w:rsidR="0000530F">
          <w:rPr>
            <w:lang w:val="en-CA"/>
          </w:rPr>
          <w:t xml:space="preserve">), </w:t>
        </w:r>
      </w:ins>
      <w:del w:id="628" w:author="Jens Christian Ulrich" w:date="2025-09-10T14:34:00Z" w16du:dateUtc="2025-09-10T18:34:00Z">
        <w:r w:rsidR="00E53873" w:rsidDel="0000530F">
          <w:rPr>
            <w:lang w:val="en-CA"/>
          </w:rPr>
          <w:delText xml:space="preserve">A </w:delText>
        </w:r>
      </w:del>
      <w:ins w:id="629" w:author="Jens Christian Ulrich" w:date="2025-09-10T14:34:00Z" w16du:dateUtc="2025-09-10T18:34:00Z">
        <w:r w:rsidR="0000530F">
          <w:rPr>
            <w:lang w:val="en-CA"/>
          </w:rPr>
          <w:t>a</w:t>
        </w:r>
        <w:r w:rsidR="0000530F">
          <w:rPr>
            <w:lang w:val="en-CA"/>
          </w:rPr>
          <w:t xml:space="preserve"> </w:t>
        </w:r>
      </w:ins>
      <w:r w:rsidR="00E53873">
        <w:rPr>
          <w:lang w:val="en-CA"/>
        </w:rPr>
        <w:t xml:space="preserve">confounding effect on detection rate did not consistently bias </w:t>
      </w:r>
      <w:r w:rsidR="00DF6BE7">
        <w:rPr>
          <w:lang w:val="en-CA"/>
        </w:rPr>
        <w:t>model</w:t>
      </w:r>
      <w:r w:rsidR="00E53873">
        <w:rPr>
          <w:lang w:val="en-CA"/>
        </w:rPr>
        <w:t xml:space="preserve"> estimates </w:t>
      </w:r>
      <w:r w:rsidR="00DF6BE7">
        <w:rPr>
          <w:lang w:val="en-CA"/>
        </w:rPr>
        <w:t>(90% BCI overlapping with zero)</w:t>
      </w:r>
      <w:r w:rsidR="00E53873">
        <w:rPr>
          <w:lang w:val="en-CA"/>
        </w:rPr>
        <w:t xml:space="preserve"> when baseline detection rates were held at ~</w:t>
      </w:r>
      <w:del w:id="630" w:author="Jens Christian Ulrich" w:date="2025-09-10T14:34:00Z" w16du:dateUtc="2025-09-10T18:34:00Z">
        <w:r w:rsidR="00E53873" w:rsidDel="0000530F">
          <w:rPr>
            <w:lang w:val="en-CA"/>
          </w:rPr>
          <w:delText xml:space="preserve">25% or </w:delText>
        </w:r>
      </w:del>
      <w:r w:rsidR="00E53873">
        <w:rPr>
          <w:lang w:val="en-CA"/>
        </w:rPr>
        <w:t xml:space="preserve">50%. </w:t>
      </w:r>
      <w:r w:rsidR="00BB7709">
        <w:rPr>
          <w:lang w:val="en-CA"/>
        </w:rPr>
        <w:t>Conversely</w:t>
      </w:r>
      <w:r w:rsidR="004C2E50">
        <w:rPr>
          <w:lang w:val="en-CA"/>
        </w:rPr>
        <w:t xml:space="preserve">, adding more sites exacerbated </w:t>
      </w:r>
      <w:r w:rsidR="00BB7709">
        <w:rPr>
          <w:lang w:val="en-CA"/>
        </w:rPr>
        <w:t>GLM</w:t>
      </w:r>
      <w:ins w:id="631" w:author="Jens Christian Ulrich" w:date="2025-09-10T15:17:00Z" w16du:dateUtc="2025-09-10T19:17:00Z">
        <w:r w:rsidR="007466C2">
          <w:rPr>
            <w:lang w:val="en-CA"/>
          </w:rPr>
          <w:t>M</w:t>
        </w:r>
      </w:ins>
      <w:r w:rsidR="004C2E50">
        <w:rPr>
          <w:lang w:val="en-CA"/>
        </w:rPr>
        <w:t xml:space="preserve"> bias</w:t>
      </w:r>
      <w:r w:rsidR="00BB7709">
        <w:rPr>
          <w:lang w:val="en-CA"/>
        </w:rPr>
        <w:t xml:space="preserve"> </w:t>
      </w:r>
      <w:r w:rsidR="00D05C72">
        <w:rPr>
          <w:lang w:val="en-CA"/>
        </w:rPr>
        <w:t xml:space="preserve">while simultaneously </w:t>
      </w:r>
      <w:r w:rsidR="00E53873">
        <w:rPr>
          <w:lang w:val="en-CA"/>
        </w:rPr>
        <w:t>increasing precision (i.e., adding more sites increased the confidence in an inaccurate conclusion)</w:t>
      </w:r>
      <w:r>
        <w:rPr>
          <w:lang w:val="en-CA"/>
        </w:rPr>
        <w:t>.</w:t>
      </w:r>
      <w:ins w:id="632" w:author="Jens Christian Ulrich" w:date="2025-09-10T14:34:00Z" w16du:dateUtc="2025-09-10T18:34:00Z">
        <w:r w:rsidR="0000530F">
          <w:rPr>
            <w:lang w:val="en-CA"/>
          </w:rPr>
          <w:t xml:space="preserve"> Under our simulation scenario, expected abundance of the mean species in unrestored sites woul</w:t>
        </w:r>
      </w:ins>
      <w:ins w:id="633" w:author="Jens Christian Ulrich" w:date="2025-09-10T14:35:00Z" w16du:dateUtc="2025-09-10T18:35:00Z">
        <w:r w:rsidR="0000530F">
          <w:rPr>
            <w:lang w:val="en-CA"/>
          </w:rPr>
          <w:t xml:space="preserve">d be ~7 individuals, with an increase to ~20 individuals in restored sites. </w:t>
        </w:r>
        <w:r w:rsidR="0000530F" w:rsidRPr="0000530F">
          <w:rPr>
            <w:lang w:val="en-CA"/>
          </w:rPr>
          <w:t xml:space="preserve">A bias of 0.5 would result in an expected abundance of 33 individuals </w:t>
        </w:r>
        <w:r w:rsidR="0000530F">
          <w:rPr>
            <w:lang w:val="en-CA"/>
          </w:rPr>
          <w:t xml:space="preserve">in restored sites </w:t>
        </w:r>
        <w:r w:rsidR="0000530F" w:rsidRPr="0000530F">
          <w:rPr>
            <w:lang w:val="en-CA"/>
          </w:rPr>
          <w:t xml:space="preserve">(overestimating increases in population size by &gt;150%), while a bias of 1 would result in an expected abundance of 55 individuals (overestimating increases in population size by &gt;200%). </w:t>
        </w:r>
      </w:ins>
      <w:ins w:id="634" w:author="Jens Christian Ulrich" w:date="2025-09-10T14:36:00Z" w16du:dateUtc="2025-09-10T18:36:00Z">
        <w:r w:rsidR="0000530F">
          <w:rPr>
            <w:lang w:val="en-CA"/>
          </w:rPr>
          <w:t>This highlights that</w:t>
        </w:r>
      </w:ins>
      <w:ins w:id="635" w:author="Jens Christian Ulrich" w:date="2025-09-10T14:35:00Z" w16du:dateUtc="2025-09-10T18:35:00Z">
        <w:r w:rsidR="0000530F" w:rsidRPr="0000530F">
          <w:rPr>
            <w:lang w:val="en-CA"/>
          </w:rPr>
          <w:t xml:space="preserve"> even small changes in parameter bias can have strong implications for our understanding of management impacts.</w:t>
        </w:r>
      </w:ins>
      <w:r>
        <w:rPr>
          <w:lang w:val="en-CA"/>
        </w:rPr>
        <w:t xml:space="preserve"> </w:t>
      </w:r>
      <w:r w:rsidR="008319A1">
        <w:rPr>
          <w:lang w:val="en-CA"/>
        </w:rPr>
        <w:t>If researchers planning to employ</w:t>
      </w:r>
      <w:r>
        <w:rPr>
          <w:lang w:val="en-CA"/>
        </w:rPr>
        <w:t xml:space="preserve"> GLM</w:t>
      </w:r>
      <w:ins w:id="636" w:author="Jens Christian Ulrich" w:date="2025-09-10T15:18:00Z" w16du:dateUtc="2025-09-10T19:18:00Z">
        <w:r w:rsidR="007466C2">
          <w:rPr>
            <w:lang w:val="en-CA"/>
          </w:rPr>
          <w:t>M</w:t>
        </w:r>
      </w:ins>
      <w:r w:rsidR="008319A1">
        <w:rPr>
          <w:lang w:val="en-CA"/>
        </w:rPr>
        <w:t xml:space="preserve">s are concerned about a site covariate impacting detection, </w:t>
      </w:r>
      <w:r w:rsidR="00D57358">
        <w:rPr>
          <w:lang w:val="en-CA"/>
        </w:rPr>
        <w:t xml:space="preserve">our results indicate that </w:t>
      </w:r>
      <w:r w:rsidR="008319A1">
        <w:rPr>
          <w:lang w:val="en-CA"/>
        </w:rPr>
        <w:t>study</w:t>
      </w:r>
      <w:r>
        <w:rPr>
          <w:lang w:val="en-CA"/>
        </w:rPr>
        <w:t xml:space="preserve"> </w:t>
      </w:r>
      <w:r w:rsidR="00C96C71">
        <w:rPr>
          <w:lang w:val="en-CA"/>
        </w:rPr>
        <w:t xml:space="preserve">design </w:t>
      </w:r>
      <w:r w:rsidR="008319A1">
        <w:rPr>
          <w:lang w:val="en-CA"/>
        </w:rPr>
        <w:t>should</w:t>
      </w:r>
      <w:r w:rsidR="00C96C71">
        <w:rPr>
          <w:lang w:val="en-CA"/>
        </w:rPr>
        <w:t xml:space="preserve"> prioritiz</w:t>
      </w:r>
      <w:r w:rsidR="008319A1">
        <w:rPr>
          <w:lang w:val="en-CA"/>
        </w:rPr>
        <w:t>e</w:t>
      </w:r>
      <w:r w:rsidR="00C96C71">
        <w:rPr>
          <w:lang w:val="en-CA"/>
        </w:rPr>
        <w:t xml:space="preserve"> </w:t>
      </w:r>
      <w:r w:rsidRPr="00111795">
        <w:rPr>
          <w:lang w:val="en-CA"/>
        </w:rPr>
        <w:t>increas</w:t>
      </w:r>
      <w:r w:rsidR="004C2E50">
        <w:rPr>
          <w:lang w:val="en-CA"/>
        </w:rPr>
        <w:t xml:space="preserve">ed </w:t>
      </w:r>
      <w:r w:rsidRPr="00111795">
        <w:rPr>
          <w:lang w:val="en-CA"/>
        </w:rPr>
        <w:t>detection rate over</w:t>
      </w:r>
      <w:r w:rsidR="004C2E50">
        <w:rPr>
          <w:lang w:val="en-CA"/>
        </w:rPr>
        <w:t xml:space="preserve"> </w:t>
      </w:r>
      <w:r w:rsidRPr="00111795">
        <w:rPr>
          <w:lang w:val="en-CA"/>
        </w:rPr>
        <w:t>site replication.</w:t>
      </w:r>
      <w:r w:rsidR="009762B0">
        <w:rPr>
          <w:lang w:val="en-CA"/>
        </w:rPr>
        <w:t xml:space="preserve"> </w:t>
      </w:r>
      <w:r w:rsidRPr="00111795">
        <w:rPr>
          <w:lang w:val="en-CA"/>
        </w:rPr>
        <w:t>Increasing</w:t>
      </w:r>
      <w:r>
        <w:rPr>
          <w:lang w:val="en-CA"/>
        </w:rPr>
        <w:t xml:space="preserve"> </w:t>
      </w:r>
      <w:r w:rsidR="00D57358">
        <w:rPr>
          <w:lang w:val="en-CA"/>
        </w:rPr>
        <w:t xml:space="preserve">the </w:t>
      </w:r>
      <w:r>
        <w:rPr>
          <w:lang w:val="en-CA"/>
        </w:rPr>
        <w:t xml:space="preserve">detection rate could be achieved by improved sampling intensity: </w:t>
      </w:r>
      <w:r w:rsidR="004C2E50">
        <w:rPr>
          <w:lang w:val="en-CA"/>
        </w:rPr>
        <w:t xml:space="preserve">for example, </w:t>
      </w:r>
      <w:r>
        <w:rPr>
          <w:lang w:val="en-CA"/>
        </w:rPr>
        <w:t xml:space="preserve">by increasing the </w:t>
      </w:r>
      <w:r w:rsidR="00A3241C">
        <w:rPr>
          <w:lang w:val="en-CA"/>
        </w:rPr>
        <w:t xml:space="preserve">duration </w:t>
      </w:r>
      <w:r>
        <w:rPr>
          <w:lang w:val="en-CA"/>
        </w:rPr>
        <w:t>of survey</w:t>
      </w:r>
      <w:r w:rsidR="004C2E50">
        <w:rPr>
          <w:lang w:val="en-CA"/>
        </w:rPr>
        <w:t>s</w:t>
      </w:r>
      <w:r>
        <w:rPr>
          <w:lang w:val="en-CA"/>
        </w:rPr>
        <w:t xml:space="preserve">, </w:t>
      </w:r>
      <w:r w:rsidR="00D05C72">
        <w:rPr>
          <w:lang w:val="en-CA"/>
        </w:rPr>
        <w:t xml:space="preserve">by increasing </w:t>
      </w:r>
      <w:r>
        <w:rPr>
          <w:lang w:val="en-CA"/>
        </w:rPr>
        <w:t>the number</w:t>
      </w:r>
      <w:r w:rsidR="006B0DF4">
        <w:rPr>
          <w:lang w:val="en-CA"/>
        </w:rPr>
        <w:t xml:space="preserve"> and/or expertise</w:t>
      </w:r>
      <w:r>
        <w:rPr>
          <w:lang w:val="en-CA"/>
        </w:rPr>
        <w:t xml:space="preserve"> of surveyors, </w:t>
      </w:r>
      <w:r w:rsidR="00D05C72">
        <w:rPr>
          <w:lang w:val="en-CA"/>
        </w:rPr>
        <w:t>or</w:t>
      </w:r>
      <w:r w:rsidR="001F163D">
        <w:rPr>
          <w:lang w:val="en-CA"/>
        </w:rPr>
        <w:t xml:space="preserve"> by increasing</w:t>
      </w:r>
      <w:r>
        <w:rPr>
          <w:lang w:val="en-CA"/>
        </w:rPr>
        <w:t xml:space="preserve"> the number of traps deployed per sampling location</w:t>
      </w:r>
      <w:r w:rsidR="008C754C">
        <w:rPr>
          <w:lang w:val="en-CA"/>
        </w:rPr>
        <w:t xml:space="preserve"> </w:t>
      </w:r>
      <w:r w:rsidR="008C754C">
        <w:rPr>
          <w:lang w:val="en-CA"/>
        </w:rPr>
        <w:fldChar w:fldCharType="begin" w:fldLock="1"/>
      </w:r>
      <w:r w:rsidR="00AC4FC7">
        <w:rPr>
          <w:lang w:val="en-CA"/>
        </w:rPr>
        <w:instrText>ADDIN CSL_CITATION {"citationItems":[{"id":"ITEM-1","itemData":{"DOI":"10.3390/insects9040170","abstract":"Beneficial arthropods provide many important ecosystem services. In agroecosystems, pollination and control of crop pests provide benefits worth billions of dollars annually. Effective sampling and monitoring of these beneficial arthropods is essential for ensuring their short-and long-term viability and effectiveness. There are numerous methods available for sampling beneficial arthropods in a variety of habitats, and these methods can vary in efficiency and effectiveness. In this paper I review active and passive sampling methods for non-Apis bees and arthropod natural enemies of agricultural pests, including methods for sampling flying insects, arthropods on vegetation and in soil and litter environments, and estimation of predation and parasitism rates. Sample sizes, lethal sampling, and the potential usefulness of bycatch are also discussed.","author":[{"dropping-particle":"","family":"Mccravy","given":"K.","non-dropping-particle":"","parse-names":false,"suffix":""}],"container-title":"Insects","id":"ITEM-1","issue":"4","issued":{"date-parts":[["2018"]]},"page":"170","title":"A Review of Sampling and Monitoring Methods for Beneficial Arthropods in Agroecosystems","type":"article-journal","volume":"9"},"uris":["http://www.mendeley.com/documents/?uuid=d701d271-5527-3101-867a-a8aa2fc37cd6"]}],"mendeley":{"formattedCitation":"(Mccravy, 2018)","plainTextFormattedCitation":"(Mccravy, 2018)","previouslyFormattedCitation":"(Mccravy, 2018)"},"properties":{"noteIndex":0},"schema":"https://github.com/citation-style-language/schema/raw/master/csl-citation.json"}</w:instrText>
      </w:r>
      <w:r w:rsidR="008C754C">
        <w:rPr>
          <w:lang w:val="en-CA"/>
        </w:rPr>
        <w:fldChar w:fldCharType="separate"/>
      </w:r>
      <w:r w:rsidR="00AC4FC7" w:rsidRPr="00AC4FC7">
        <w:rPr>
          <w:noProof/>
          <w:lang w:val="en-CA"/>
        </w:rPr>
        <w:t>(Mccravy, 2018)</w:t>
      </w:r>
      <w:r w:rsidR="008C754C">
        <w:rPr>
          <w:lang w:val="en-CA"/>
        </w:rPr>
        <w:fldChar w:fldCharType="end"/>
      </w:r>
      <w:r w:rsidR="008C754C">
        <w:rPr>
          <w:lang w:val="en-CA"/>
        </w:rPr>
        <w:t xml:space="preserve">. </w:t>
      </w:r>
    </w:p>
    <w:p w14:paraId="70E575E5" w14:textId="1BB8B223" w:rsidR="00A944E9" w:rsidRDefault="00070EB6" w:rsidP="00BD4EF1">
      <w:pPr>
        <w:spacing w:line="480" w:lineRule="auto"/>
        <w:ind w:firstLine="720"/>
        <w:rPr>
          <w:lang w:val="en-CA"/>
        </w:rPr>
      </w:pPr>
      <w:r>
        <w:rPr>
          <w:lang w:val="en-CA"/>
        </w:rPr>
        <w:t>Across our field sites</w:t>
      </w:r>
      <w:r w:rsidR="00BD4EF1">
        <w:rPr>
          <w:lang w:val="en-CA"/>
        </w:rPr>
        <w:t xml:space="preserve">, the mark-recapture model </w:t>
      </w:r>
      <w:r w:rsidR="008319A1">
        <w:rPr>
          <w:lang w:val="en-CA"/>
        </w:rPr>
        <w:t>estimated</w:t>
      </w:r>
      <w:r w:rsidR="006B0DF4">
        <w:rPr>
          <w:lang w:val="en-CA"/>
        </w:rPr>
        <w:t xml:space="preserve"> </w:t>
      </w:r>
      <w:r w:rsidR="00BD4EF1">
        <w:rPr>
          <w:lang w:val="en-CA"/>
        </w:rPr>
        <w:t>bee detection rates</w:t>
      </w:r>
      <w:r w:rsidR="006B0DF4">
        <w:rPr>
          <w:lang w:val="en-CA"/>
        </w:rPr>
        <w:t xml:space="preserve"> that</w:t>
      </w:r>
      <w:r w:rsidR="00BD4EF1">
        <w:rPr>
          <w:lang w:val="en-CA"/>
        </w:rPr>
        <w:t xml:space="preserve"> </w:t>
      </w:r>
      <w:r>
        <w:rPr>
          <w:lang w:val="en-CA"/>
        </w:rPr>
        <w:t>ranged between 2% and 12%</w:t>
      </w:r>
      <w:r w:rsidR="00BD4EF1">
        <w:rPr>
          <w:lang w:val="en-CA"/>
        </w:rPr>
        <w:t xml:space="preserve">. These estimates are </w:t>
      </w:r>
      <w:r w:rsidR="008319A1">
        <w:rPr>
          <w:lang w:val="en-CA"/>
        </w:rPr>
        <w:t>consistent</w:t>
      </w:r>
      <w:r w:rsidR="00BD4EF1">
        <w:rPr>
          <w:lang w:val="en-CA"/>
        </w:rPr>
        <w:t xml:space="preserve"> with those provided by other mark-recapture </w:t>
      </w:r>
      <w:r w:rsidR="008319A1">
        <w:rPr>
          <w:lang w:val="en-CA"/>
        </w:rPr>
        <w:t xml:space="preserve">bee </w:t>
      </w:r>
      <w:r w:rsidR="00BD4EF1">
        <w:rPr>
          <w:lang w:val="en-CA"/>
        </w:rPr>
        <w:t>studies</w:t>
      </w:r>
      <w:r w:rsidR="00A3241C">
        <w:rPr>
          <w:lang w:val="en-CA"/>
        </w:rPr>
        <w:t xml:space="preserve">; for example, a study of bees in North Carolina forests estimated </w:t>
      </w:r>
      <w:r w:rsidR="00BD4EF1">
        <w:rPr>
          <w:lang w:val="en-CA"/>
        </w:rPr>
        <w:t xml:space="preserve">capture probabilities </w:t>
      </w:r>
      <w:r w:rsidR="00BD4EF1">
        <w:rPr>
          <w:lang w:val="en-CA"/>
        </w:rPr>
        <w:lastRenderedPageBreak/>
        <w:t xml:space="preserve">ranging between 4% and 52% </w:t>
      </w:r>
      <w:r w:rsidR="00B13340">
        <w:rPr>
          <w:lang w:val="en-CA"/>
        </w:rPr>
        <w:fldChar w:fldCharType="begin" w:fldLock="1"/>
      </w:r>
      <w:r w:rsidR="00AC4FC7">
        <w:rPr>
          <w:lang w:val="en-CA"/>
        </w:rPr>
        <w:instrText>ADDIN CSL_CITATION {"citationItems":[{"id":"ITEM-1","itemData":{"DOI":"10.1007/s13592-022-00919-4","ISBN":"0123456789","abstract":"Wild bees can be essential pollinators in natural, agricultural, and urban systems, but populations of some species have declined. Efforts to assess the status of wild bees are hindered by uncertainty in common sampling methods, such as pan traps and aerial netting, which may or may not provide a valid index of abundance across species and habitats. Mark-recapture methods are a common and effective means of estimating population size, widely used in vertebrates but rarely applied to bees. Here we review existing mark-recapture studies of wild bees and present a new case study comparing mark-recapture population estimates to pan trap and net capture for four taxa in a wild bee community. Net, but not trap, capture was correlated with abundance estimates across sites and taxa. Logistical limitations ensure that mark-recapture studies will not fully replace other bee sampling methods, but they do provide a feasible way to monitor selected species and measure the performance of other sampling methods. apoidea / mark-recapture / abundance estimation / bee monitoring / pan traps","author":[{"dropping-particle":"","family":"Briggs","given":"E.","non-dropping-particle":"","parse-names":false,"suffix":""},{"dropping-particle":"","family":"Baranski","given":"C.","non-dropping-particle":"","parse-names":false,"suffix":""},{"dropping-particle":"","family":"Schaetz","given":"O.","non-dropping-particle":"","parse-names":false,"suffix":""},{"dropping-particle":"","family":"Garrison","given":"G.","non-dropping-particle":"","parse-names":false,"suffix":""},{"dropping-particle":"","family":"Collazo","given":"J.","non-dropping-particle":"","parse-names":false,"suffix":""},{"dropping-particle":"","family":"Youngsteadt","given":"E.","non-dropping-particle":"","parse-names":false,"suffix":""}],"container-title":"Apidologie","id":"ITEM-1","issue":"1","issued":{"date-parts":[["2022"]]},"page":"10","title":"Estimating bee abundance: can mark-recapture methods validate common sampling protocols?","type":"article-journal","volume":"53"},"uris":["http://www.mendeley.com/documents/?uuid=dc7623db-e320-3c70-896f-622c8108e5be"]}],"mendeley":{"formattedCitation":"(Briggs et al., 2022)","plainTextFormattedCitation":"(Briggs et al., 2022)","previouslyFormattedCitation":"(Briggs et al., 2022)"},"properties":{"noteIndex":0},"schema":"https://github.com/citation-style-language/schema/raw/master/csl-citation.json"}</w:instrText>
      </w:r>
      <w:r w:rsidR="00B13340">
        <w:rPr>
          <w:lang w:val="en-CA"/>
        </w:rPr>
        <w:fldChar w:fldCharType="separate"/>
      </w:r>
      <w:r w:rsidR="00AC4FC7" w:rsidRPr="00AC4FC7">
        <w:rPr>
          <w:noProof/>
          <w:lang w:val="en-CA"/>
        </w:rPr>
        <w:t>(Briggs et al., 2022)</w:t>
      </w:r>
      <w:r w:rsidR="00B13340">
        <w:rPr>
          <w:lang w:val="en-CA"/>
        </w:rPr>
        <w:fldChar w:fldCharType="end"/>
      </w:r>
      <w:r w:rsidR="00BD4EF1">
        <w:rPr>
          <w:lang w:val="en-CA"/>
        </w:rPr>
        <w:t xml:space="preserve">. Detection rates </w:t>
      </w:r>
      <w:r w:rsidR="0079376A">
        <w:rPr>
          <w:lang w:val="en-CA"/>
        </w:rPr>
        <w:t>may</w:t>
      </w:r>
      <w:r w:rsidR="00A3241C">
        <w:rPr>
          <w:lang w:val="en-CA"/>
        </w:rPr>
        <w:t xml:space="preserve"> be</w:t>
      </w:r>
      <w:r w:rsidR="00D57358">
        <w:rPr>
          <w:lang w:val="en-CA"/>
        </w:rPr>
        <w:t xml:space="preserve"> even</w:t>
      </w:r>
      <w:r w:rsidR="00BD4EF1">
        <w:rPr>
          <w:lang w:val="en-CA"/>
        </w:rPr>
        <w:t xml:space="preserve"> </w:t>
      </w:r>
      <w:r w:rsidR="00357DD5">
        <w:rPr>
          <w:lang w:val="en-CA"/>
        </w:rPr>
        <w:t xml:space="preserve">higher </w:t>
      </w:r>
      <w:r w:rsidR="00BD4EF1">
        <w:rPr>
          <w:lang w:val="en-CA"/>
        </w:rPr>
        <w:t xml:space="preserve">for </w:t>
      </w:r>
      <w:r w:rsidR="0079376A">
        <w:rPr>
          <w:lang w:val="en-CA"/>
        </w:rPr>
        <w:t xml:space="preserve">some </w:t>
      </w:r>
      <w:r w:rsidR="008319A1">
        <w:rPr>
          <w:lang w:val="en-CA"/>
        </w:rPr>
        <w:t xml:space="preserve">insects including </w:t>
      </w:r>
      <w:r w:rsidR="00BD4EF1">
        <w:rPr>
          <w:lang w:val="en-CA"/>
        </w:rPr>
        <w:t xml:space="preserve">butterflies. </w:t>
      </w:r>
      <w:r w:rsidR="00357DD5">
        <w:rPr>
          <w:lang w:val="en-CA"/>
        </w:rPr>
        <w:t xml:space="preserve">For example, </w:t>
      </w:r>
      <w:r w:rsidR="008319A1">
        <w:rPr>
          <w:lang w:val="en-CA"/>
        </w:rPr>
        <w:t>researchers reported</w:t>
      </w:r>
      <w:r w:rsidR="00D57358">
        <w:rPr>
          <w:lang w:val="en-CA"/>
        </w:rPr>
        <w:t xml:space="preserve"> an</w:t>
      </w:r>
      <w:r w:rsidR="008319A1">
        <w:rPr>
          <w:lang w:val="en-CA"/>
        </w:rPr>
        <w:t xml:space="preserve"> 86% detection rate for</w:t>
      </w:r>
      <w:r w:rsidR="00BD4EF1">
        <w:rPr>
          <w:lang w:val="en-CA"/>
        </w:rPr>
        <w:t xml:space="preserve"> </w:t>
      </w:r>
      <w:r w:rsidR="008319A1">
        <w:rPr>
          <w:lang w:val="en-CA"/>
        </w:rPr>
        <w:t xml:space="preserve">the </w:t>
      </w:r>
      <w:proofErr w:type="spellStart"/>
      <w:r w:rsidR="00BD4EF1" w:rsidRPr="00177644">
        <w:rPr>
          <w:lang w:val="en-CA"/>
        </w:rPr>
        <w:t>Iolas</w:t>
      </w:r>
      <w:proofErr w:type="spellEnd"/>
      <w:r w:rsidR="00BD4EF1" w:rsidRPr="00177644">
        <w:rPr>
          <w:lang w:val="en-CA"/>
        </w:rPr>
        <w:t xml:space="preserve"> blue</w:t>
      </w:r>
      <w:r w:rsidR="00D57358">
        <w:rPr>
          <w:lang w:val="en-CA"/>
        </w:rPr>
        <w:t xml:space="preserve"> butterfly</w:t>
      </w:r>
      <w:r w:rsidR="00BD4EF1">
        <w:rPr>
          <w:lang w:val="en-CA"/>
        </w:rPr>
        <w:t>,</w:t>
      </w:r>
      <w:r w:rsidR="00BD4EF1" w:rsidRPr="00177644">
        <w:rPr>
          <w:lang w:val="en-CA"/>
        </w:rPr>
        <w:t xml:space="preserve"> </w:t>
      </w:r>
      <w:r w:rsidR="00BD4EF1" w:rsidRPr="00177644">
        <w:rPr>
          <w:i/>
          <w:iCs/>
          <w:lang w:val="en-CA"/>
        </w:rPr>
        <w:t xml:space="preserve">Iolana </w:t>
      </w:r>
      <w:proofErr w:type="spellStart"/>
      <w:r w:rsidR="00BD4EF1" w:rsidRPr="00177644">
        <w:rPr>
          <w:i/>
          <w:iCs/>
          <w:lang w:val="en-CA"/>
        </w:rPr>
        <w:t>iolas</w:t>
      </w:r>
      <w:proofErr w:type="spellEnd"/>
      <w:r w:rsidR="00BD4EF1">
        <w:rPr>
          <w:lang w:val="en-CA"/>
        </w:rPr>
        <w:t xml:space="preserve"> </w:t>
      </w:r>
      <w:r w:rsidR="00B13340">
        <w:rPr>
          <w:lang w:val="en-CA"/>
        </w:rPr>
        <w:fldChar w:fldCharType="begin" w:fldLock="1"/>
      </w:r>
      <w:r w:rsidR="00AC4FC7">
        <w:rPr>
          <w:lang w:val="en-CA"/>
        </w:rPr>
        <w:instrText>ADDIN CSL_CITATION {"citationItems":[{"id":"ITEM-1","itemData":{"DOI":"10.1007/S10531-012-0417-9","ISSN":"15729710","abstract":"The decline in distribution and abundance of biodiversity requires evidence-based guidelines for cost-effective conservation management and systematic quantitative assessments of its effects. We investigated the efficiency of a habitat restoration programme aimed at reducing the risk of extinction of the Iolas blue Iolana iolas (Ochsenheimer, 1816), one of the rarest butterflies of Central Europe. Using occupancy and capture-mark-recapture (CMR) models accounting for probability of detection, we assessed habitat patch occupancy, habitat selection, demography and dispersal with the aim of testing and refining restoration measures. Count surveys performed at 38 plantations dedicated to the species' unique host plant resulted in an occupancy rate of 50 %, with mostly very low relative abundance indices. The site-occupancy habitat analysis demonstrated that species abundance was best explained by host plant vitality, habitat patch connectivity, and solar radiation. CMR surveys yielded very high catchability (82 %), individual detectability (86 %) rates and limited dispersal capacity. These results form the basis for future efficient count surveys to assess species distribution and abundance. They also provide evidence-based recommendations for improving ongoing habitat restoration: (i) the attractiveness of host plant plantations must be enhanced by promoting mass blossoming, which can be achieved through systematic autumn pruning of the extant plantations; (ii) new plantations should be created in order to fill in the gaps in the landscape matrix, to increase meta-population capacity through improved habitat connectivity. Finally, this study demonstrates the relevance of efficiency tests as an integral, adaptive phase of any conservation research activity. © 2012 Springer Science+Business Media Dordrecht.","author":[{"dropping-particle":"","family":"Heer","given":"P.","non-dropping-particle":"","parse-names":false,"suffix":""},{"dropping-particle":"","family":"Pellet","given":"J.","non-dropping-particle":"","parse-names":false,"suffix":""},{"dropping-particle":"","family":"Sierro","given":"A.","non-dropping-particle":"","parse-names":false,"suffix":""},{"dropping-particle":"","family":"Arlettaz","given":"R.","non-dropping-particle":"","parse-names":false,"suffix":""}],"container-title":"Biodiversity and Conservation","id":"ITEM-1","issue":"1","issued":{"date-parts":[["2013","1","1"]]},"page":"239-252","publisher":"Kluwer Academic Publishers","title":"Evidence-based assessment of butterfly habitat restoration to enhance management practices","type":"article-journal","volume":"22"},"uris":["http://www.mendeley.com/documents/?uuid=81b19686-d60e-39ff-8c85-4bf17e3c45df"]}],"mendeley":{"formattedCitation":"(Heer et al., 2013)","plainTextFormattedCitation":"(Heer et al., 2013)","previouslyFormattedCitation":"(Heer et al., 2013)"},"properties":{"noteIndex":0},"schema":"https://github.com/citation-style-language/schema/raw/master/csl-citation.json"}</w:instrText>
      </w:r>
      <w:r w:rsidR="00B13340">
        <w:rPr>
          <w:lang w:val="en-CA"/>
        </w:rPr>
        <w:fldChar w:fldCharType="separate"/>
      </w:r>
      <w:r w:rsidR="00AC4FC7" w:rsidRPr="00AC4FC7">
        <w:rPr>
          <w:noProof/>
          <w:lang w:val="en-CA"/>
        </w:rPr>
        <w:t>(Heer et al., 2013)</w:t>
      </w:r>
      <w:r w:rsidR="00B13340">
        <w:rPr>
          <w:lang w:val="en-CA"/>
        </w:rPr>
        <w:fldChar w:fldCharType="end"/>
      </w:r>
      <w:r w:rsidR="00BD4EF1">
        <w:rPr>
          <w:lang w:val="en-CA"/>
        </w:rPr>
        <w:t>. Conversely, detection rates for other insects might be lower</w:t>
      </w:r>
      <w:r w:rsidR="00D57358">
        <w:rPr>
          <w:lang w:val="en-CA"/>
        </w:rPr>
        <w:t>;</w:t>
      </w:r>
      <w:r w:rsidR="00BD4EF1">
        <w:rPr>
          <w:lang w:val="en-CA"/>
        </w:rPr>
        <w:t xml:space="preserve"> </w:t>
      </w:r>
      <w:r w:rsidR="008319A1">
        <w:rPr>
          <w:lang w:val="en-CA"/>
        </w:rPr>
        <w:t xml:space="preserve">researchers collecting </w:t>
      </w:r>
      <w:r w:rsidR="00BD4EF1">
        <w:rPr>
          <w:lang w:val="en-CA"/>
        </w:rPr>
        <w:t xml:space="preserve">mosquitos </w:t>
      </w:r>
      <w:r w:rsidR="008319A1">
        <w:rPr>
          <w:lang w:val="en-CA"/>
        </w:rPr>
        <w:t xml:space="preserve">with passive traps reporting </w:t>
      </w:r>
      <w:r w:rsidR="00BD4EF1">
        <w:rPr>
          <w:lang w:val="en-CA"/>
        </w:rPr>
        <w:t>detect</w:t>
      </w:r>
      <w:r w:rsidR="008319A1">
        <w:rPr>
          <w:lang w:val="en-CA"/>
        </w:rPr>
        <w:t>ion</w:t>
      </w:r>
      <w:r w:rsidR="00BD4EF1">
        <w:rPr>
          <w:lang w:val="en-CA"/>
        </w:rPr>
        <w:t xml:space="preserve"> </w:t>
      </w:r>
      <w:ins w:id="637" w:author="Jens Christian Ulrich" w:date="2025-09-10T15:32:00Z" w16du:dateUtc="2025-09-10T19:32:00Z">
        <w:r w:rsidR="00D00E6D">
          <w:rPr>
            <w:lang w:val="en-CA"/>
          </w:rPr>
          <w:t>probability</w:t>
        </w:r>
        <w:r w:rsidR="00D00E6D">
          <w:rPr>
            <w:lang w:val="en-CA"/>
          </w:rPr>
          <w:t xml:space="preserve"> </w:t>
        </w:r>
      </w:ins>
      <w:del w:id="638" w:author="Jens Christian Ulrich" w:date="2025-09-10T15:32:00Z" w16du:dateUtc="2025-09-10T19:32:00Z">
        <w:r w:rsidR="00BD4EF1" w:rsidDel="00D00E6D">
          <w:rPr>
            <w:lang w:val="en-CA"/>
          </w:rPr>
          <w:delText>o</w:delText>
        </w:r>
        <w:r w:rsidR="008319A1" w:rsidDel="00D00E6D">
          <w:rPr>
            <w:lang w:val="en-CA"/>
          </w:rPr>
          <w:delText>dds</w:delText>
        </w:r>
      </w:del>
      <w:r w:rsidR="00D57358">
        <w:rPr>
          <w:lang w:val="en-CA"/>
        </w:rPr>
        <w:t xml:space="preserve"> of</w:t>
      </w:r>
      <w:r w:rsidR="00BD4EF1" w:rsidRPr="00177644">
        <w:rPr>
          <w:lang w:val="en-CA"/>
        </w:rPr>
        <w:t xml:space="preserve"> </w:t>
      </w:r>
      <w:r w:rsidR="008319A1">
        <w:rPr>
          <w:lang w:val="en-CA"/>
        </w:rPr>
        <w:t>&lt;1</w:t>
      </w:r>
      <w:r w:rsidR="00BD4EF1" w:rsidRPr="00177644">
        <w:rPr>
          <w:lang w:val="en-CA"/>
        </w:rPr>
        <w:t>%</w:t>
      </w:r>
      <w:r w:rsidR="006B0DF4">
        <w:rPr>
          <w:lang w:val="en-CA"/>
        </w:rPr>
        <w:t xml:space="preserve"> </w:t>
      </w:r>
      <w:r w:rsidR="00B13340">
        <w:rPr>
          <w:lang w:val="en-CA"/>
        </w:rPr>
        <w:fldChar w:fldCharType="begin" w:fldLock="1"/>
      </w:r>
      <w:r w:rsidR="00AC4FC7">
        <w:rPr>
          <w:lang w:val="en-CA"/>
        </w:rPr>
        <w:instrText>ADDIN CSL_CITATION {"citationItems":[{"id":"ITEM-1","itemData":{"DOI":"10.1111/1365-2664.13454","ISSN":"1365-2664","abstract":"Estimating population abundance is a key objective of surveillance programmes, particularly for vector species of public health interest. For mosquitos, which are vectors of human pathogens, established methods to measure absolute population abundance such as mark-release-recapture are difficult to implement and usually spatially limited. Typically, regional monitoring schemes assess species relative abundance (counting captured individuals) to prioritize control efforts and study species distribution. However, assessing absolute abundance is crucial when the focus is on pathogen transmission by contacts between vectors and hosts. Here, we applied the N-mixture model approach to estimate mosquito abundance from standard monitoring data. We extended the N-mixture model approach in a Bayesian framework by considering a beta-binomial distribution for the detection process. We ran a simulation study to explore model performance under a low detection probability, a time-varying population and different sets of independent variables. When informative priors were used and the model was well specified, estimates by N-mixture model well correlated (&gt;0.9) with synthetic data and had a mean absolute deviation of about 20%. Correlation decreased and biased increased with uninformative priors or model misspecification. When fed with field monitoring data to estimate the absolute abundance of the mosquito arbovirus vector Aedes albopictus within the metropolitan city of Rome (Italy), the N-mixture model showed higher population size in residential neighbourhoods than in large green areas and revealed that traps located adjacent to vegetated sites have a higher probability of capturing mosquitoes. Synthesis and applications. Our results show that, if supported by a good knowledge of the target species biology and by informative priors (e.g. from previous studies of capture rates), the N-mixture model represents a valuable tool to exploit field monitoring data to estimate absolute abundance of disease vectors and to assess vector-related health risk on a wide spatial and temporal scale. For mosquitoes specifically, it is also valuable to invest in increased efficiency of trapping devices to improve estimates of absolute abundance from the models.","author":[{"dropping-particle":"","family":"Manica","given":"M.","non-dropping-particle":"","parse-names":false,"suffix":""},{"dropping-particle":"","family":"Caputo","given":"B.","non-dropping-particle":"","parse-names":false,"suffix":""},{"dropping-particle":"","family":"Screti","given":"A.","non-dropping-particle":"","parse-names":false,"suffix":""},{"dropping-particle":"","family":"Filipponi","given":"F.","non-dropping-particle":"","parse-names":false,"suffix":""},{"dropping-particle":"","family":"Rosà","given":"R.","non-dropping-particle":"","parse-names":false,"suffix":""},{"dropping-particle":"","family":"Solimini","given":"A.","non-dropping-particle":"","parse-names":false,"suffix":""},{"dropping-particle":"","family":"Torre","given":"A.","non-dropping-particle":"della","parse-names":false,"suffix":""},{"dropping-particle":"","family":"Blangiardo","given":"M.","non-dropping-particle":"","parse-names":false,"suffix":""}],"container-title":"Journal of Applied Ecology","id":"ITEM-1","issue":"9","issued":{"date-parts":[["2019","9","1"]]},"page":"2225-2235","publisher":"John Wiley &amp; Sons, Ltd","title":"Applying the N-mixture model approach to estimate mosquito population absolute abundance from monitoring data","type":"article-journal","volume":"56"},"uris":["http://www.mendeley.com/documents/?uuid=eb1f844a-25b8-397a-a28f-443e931e5072"]}],"mendeley":{"formattedCitation":"(Manica et al., 2019)","plainTextFormattedCitation":"(Manica et al., 2019)","previouslyFormattedCitation":"(Manica et al., 2019)"},"properties":{"noteIndex":0},"schema":"https://github.com/citation-style-language/schema/raw/master/csl-citation.json"}</w:instrText>
      </w:r>
      <w:r w:rsidR="00B13340">
        <w:rPr>
          <w:lang w:val="en-CA"/>
        </w:rPr>
        <w:fldChar w:fldCharType="separate"/>
      </w:r>
      <w:r w:rsidR="00AC4FC7" w:rsidRPr="00AC4FC7">
        <w:rPr>
          <w:noProof/>
          <w:lang w:val="en-CA"/>
        </w:rPr>
        <w:t>(Manica et al., 2019)</w:t>
      </w:r>
      <w:r w:rsidR="00B13340">
        <w:rPr>
          <w:lang w:val="en-CA"/>
        </w:rPr>
        <w:fldChar w:fldCharType="end"/>
      </w:r>
      <w:r w:rsidR="00BD4EF1">
        <w:rPr>
          <w:lang w:val="en-CA"/>
        </w:rPr>
        <w:t xml:space="preserve">. </w:t>
      </w:r>
      <w:r w:rsidR="00A944E9">
        <w:rPr>
          <w:lang w:val="en-CA"/>
        </w:rPr>
        <w:t xml:space="preserve">Our results about the </w:t>
      </w:r>
      <w:r w:rsidR="00B13340">
        <w:rPr>
          <w:lang w:val="en-CA"/>
        </w:rPr>
        <w:t>relationship between baseline detection rate and</w:t>
      </w:r>
      <w:r w:rsidR="00A3241C">
        <w:rPr>
          <w:lang w:val="en-CA"/>
        </w:rPr>
        <w:t xml:space="preserve"> </w:t>
      </w:r>
      <w:r w:rsidR="00A944E9">
        <w:rPr>
          <w:lang w:val="en-CA"/>
        </w:rPr>
        <w:t>GL</w:t>
      </w:r>
      <w:ins w:id="639" w:author="Jens Christian Ulrich" w:date="2025-09-10T15:18:00Z" w16du:dateUtc="2025-09-10T19:18:00Z">
        <w:r w:rsidR="007466C2">
          <w:rPr>
            <w:lang w:val="en-CA"/>
          </w:rPr>
          <w:t>M</w:t>
        </w:r>
      </w:ins>
      <w:r w:rsidR="00A944E9">
        <w:rPr>
          <w:lang w:val="en-CA"/>
        </w:rPr>
        <w:t xml:space="preserve">M </w:t>
      </w:r>
      <w:r w:rsidR="00A3241C">
        <w:rPr>
          <w:lang w:val="en-CA"/>
        </w:rPr>
        <w:t>bias</w:t>
      </w:r>
      <w:r w:rsidR="00A944E9">
        <w:rPr>
          <w:lang w:val="en-CA"/>
        </w:rPr>
        <w:t xml:space="preserve"> suggest that detection models or study design controls </w:t>
      </w:r>
      <w:r w:rsidR="00D57358">
        <w:rPr>
          <w:lang w:val="en-CA"/>
        </w:rPr>
        <w:t>are especially important</w:t>
      </w:r>
      <w:r w:rsidR="00A944E9">
        <w:rPr>
          <w:lang w:val="en-CA"/>
        </w:rPr>
        <w:t xml:space="preserve"> for insect taxa that </w:t>
      </w:r>
      <w:r w:rsidR="00D57358">
        <w:rPr>
          <w:lang w:val="en-CA"/>
        </w:rPr>
        <w:t>are</w:t>
      </w:r>
      <w:r w:rsidR="00A944E9">
        <w:rPr>
          <w:lang w:val="en-CA"/>
        </w:rPr>
        <w:t xml:space="preserve"> more difficult to detect.</w:t>
      </w:r>
    </w:p>
    <w:p w14:paraId="3D55F5A5" w14:textId="47819B70" w:rsidR="00BD4EF1" w:rsidRDefault="00BD4EF1" w:rsidP="004A79EF">
      <w:pPr>
        <w:spacing w:line="480" w:lineRule="auto"/>
        <w:rPr>
          <w:lang w:val="en-CA"/>
        </w:rPr>
      </w:pPr>
      <w:r>
        <w:rPr>
          <w:lang w:val="en-CA"/>
        </w:rPr>
        <w:tab/>
      </w:r>
      <w:r w:rsidR="00E22D94" w:rsidRPr="00801A78">
        <w:rPr>
          <w:lang w:val="en-CA"/>
        </w:rPr>
        <w:t xml:space="preserve">Our simulations </w:t>
      </w:r>
      <w:r w:rsidR="00E22D94">
        <w:rPr>
          <w:lang w:val="en-CA"/>
        </w:rPr>
        <w:t>confirmed that e</w:t>
      </w:r>
      <w:r w:rsidR="00B13340">
        <w:rPr>
          <w:lang w:val="en-CA"/>
        </w:rPr>
        <w:t>ven m</w:t>
      </w:r>
      <w:r w:rsidR="00B13340" w:rsidRPr="00B13340">
        <w:rPr>
          <w:lang w:val="en-CA"/>
        </w:rPr>
        <w:t xml:space="preserve">inor violations of the closure assumption </w:t>
      </w:r>
      <w:r w:rsidR="00DC55F9">
        <w:rPr>
          <w:lang w:val="en-CA"/>
        </w:rPr>
        <w:t xml:space="preserve">cause severe </w:t>
      </w:r>
      <w:r w:rsidR="00B13340" w:rsidRPr="00B13340">
        <w:rPr>
          <w:lang w:val="en-CA"/>
        </w:rPr>
        <w:t>bias</w:t>
      </w:r>
      <w:r w:rsidRPr="00B13340">
        <w:rPr>
          <w:lang w:val="en-CA"/>
        </w:rPr>
        <w:t xml:space="preserve"> </w:t>
      </w:r>
      <w:r w:rsidR="00DC55F9">
        <w:rPr>
          <w:lang w:val="en-CA"/>
        </w:rPr>
        <w:t xml:space="preserve">for </w:t>
      </w:r>
      <w:proofErr w:type="spellStart"/>
      <w:r w:rsidRPr="00B13340">
        <w:rPr>
          <w:lang w:val="en-CA"/>
        </w:rPr>
        <w:t>binmix</w:t>
      </w:r>
      <w:proofErr w:type="spellEnd"/>
      <w:r w:rsidRPr="00B13340">
        <w:rPr>
          <w:lang w:val="en-CA"/>
        </w:rPr>
        <w:t xml:space="preserve"> estimates of </w:t>
      </w:r>
      <w:r w:rsidR="00DC55F9">
        <w:rPr>
          <w:lang w:val="en-CA"/>
        </w:rPr>
        <w:t xml:space="preserve">total </w:t>
      </w:r>
      <w:r w:rsidRPr="00B13340">
        <w:rPr>
          <w:lang w:val="en-CA"/>
        </w:rPr>
        <w:t xml:space="preserve">population size </w:t>
      </w:r>
      <w:r w:rsidR="00DC55F9">
        <w:rPr>
          <w:lang w:val="en-CA"/>
        </w:rPr>
        <w:fldChar w:fldCharType="begin" w:fldLock="1"/>
      </w:r>
      <w:r w:rsidR="00A169CF">
        <w:rPr>
          <w:lang w:val="en-CA"/>
        </w:rPr>
        <w:instrText>ADDIN CSL_CITATION {"citationItems":[{"id":"ITEM-1","itemData":{"DOI":"10.1002/ecy.2362","ISSN":"00129658","PMID":"29702727","abstract":"N-mixture models provide an appealing alternative to mark–recapture models, in that they allow for estimation of detection probability and population size from count data, without requiring that individual animals be identified. There is, however, a cost to using the N-mixture models: inference is very sensitive to the model's assumptions. We consider the effects of three violations of assumptions that might reasonably be expected in practice: double counting, unmodeled variation in population size over time, and unmodeled variation in detection probability over time. These three examples show that small violations of assumptions can lead to large biases in estimation. The violations of assumptions we consider are not only small qualitatively, but are also small in the sense that they are unlikely to be detected using goodness-of-fit tests. In cases where reliable estimates of population size are needed, we encourage investigators to allocate resources to acquiring additional data, such as recaptures of marked individuals, for estimation of detection probabilities.","author":[{"dropping-particle":"","family":"Link","given":"William A.","non-dropping-particle":"","parse-names":false,"suffix":""},{"dropping-particle":"","family":"Schofield","given":"Matthew R.","non-dropping-particle":"","parse-names":false,"suffix":""},{"dropping-particle":"","family":"Barker","given":"Richard J.","non-dropping-particle":"","parse-names":false,"suffix":""},{"dropping-particle":"","family":"Sauer","given":"John R.","non-dropping-particle":"","parse-names":false,"suffix":""}],"container-title":"Ecology","id":"ITEM-1","issue":"7","issued":{"date-parts":[["2018"]]},"page":"1547-1551","title":"On the robustness of N-mixture models","type":"article-journal","volume":"99"},"uris":["http://www.mendeley.com/documents/?uuid=4cd1d257-f364-4ce4-9f79-9e9bcde9ce0a"]}],"mendeley":{"formattedCitation":"(W. A. Link et al., 2018)","manualFormatting":"(Link et al., 2018)","plainTextFormattedCitation":"(W. A. Link et al., 2018)","previouslyFormattedCitation":"(W. A. Link et al., 2018)"},"properties":{"noteIndex":0},"schema":"https://github.com/citation-style-language/schema/raw/master/csl-citation.json"}</w:instrText>
      </w:r>
      <w:r w:rsidR="00DC55F9">
        <w:rPr>
          <w:lang w:val="en-CA"/>
        </w:rPr>
        <w:fldChar w:fldCharType="separate"/>
      </w:r>
      <w:r w:rsidR="00A169CF" w:rsidRPr="00A169CF">
        <w:rPr>
          <w:noProof/>
          <w:lang w:val="en-CA"/>
        </w:rPr>
        <w:t>(Link et al., 2018)</w:t>
      </w:r>
      <w:r w:rsidR="00DC55F9">
        <w:rPr>
          <w:lang w:val="en-CA"/>
        </w:rPr>
        <w:fldChar w:fldCharType="end"/>
      </w:r>
      <w:r w:rsidR="00E22D94">
        <w:rPr>
          <w:lang w:val="en-CA"/>
        </w:rPr>
        <w:t>.</w:t>
      </w:r>
      <w:r w:rsidRPr="00801A78">
        <w:rPr>
          <w:lang w:val="en-CA"/>
        </w:rPr>
        <w:t xml:space="preserve"> </w:t>
      </w:r>
      <w:r w:rsidR="0023273A">
        <w:rPr>
          <w:lang w:val="en-CA"/>
        </w:rPr>
        <w:t>On the other hand</w:t>
      </w:r>
      <w:r w:rsidR="0091188F">
        <w:rPr>
          <w:lang w:val="en-CA"/>
        </w:rPr>
        <w:t xml:space="preserve">, </w:t>
      </w:r>
      <w:r w:rsidR="0023273A">
        <w:rPr>
          <w:lang w:val="en-CA"/>
        </w:rPr>
        <w:t>w</w:t>
      </w:r>
      <w:r w:rsidRPr="00DC55F9">
        <w:rPr>
          <w:lang w:val="en-CA"/>
        </w:rPr>
        <w:t xml:space="preserve">e found </w:t>
      </w:r>
      <w:r w:rsidR="00DC55F9">
        <w:rPr>
          <w:lang w:val="en-CA"/>
        </w:rPr>
        <w:t>that</w:t>
      </w:r>
      <w:r w:rsidR="00DC55F9" w:rsidRPr="00DC55F9">
        <w:rPr>
          <w:lang w:val="en-CA"/>
        </w:rPr>
        <w:t xml:space="preserve"> </w:t>
      </w:r>
      <w:proofErr w:type="spellStart"/>
      <w:r w:rsidR="0091188F">
        <w:rPr>
          <w:lang w:val="en-CA"/>
        </w:rPr>
        <w:t>binmix</w:t>
      </w:r>
      <w:proofErr w:type="spellEnd"/>
      <w:r w:rsidR="0091188F">
        <w:rPr>
          <w:lang w:val="en-CA"/>
        </w:rPr>
        <w:t xml:space="preserve"> estimates </w:t>
      </w:r>
      <w:r w:rsidR="00A944E9">
        <w:rPr>
          <w:lang w:val="en-CA"/>
        </w:rPr>
        <w:t xml:space="preserve">of a hypothesized driver of </w:t>
      </w:r>
      <w:r w:rsidR="00466172">
        <w:rPr>
          <w:lang w:val="en-CA"/>
        </w:rPr>
        <w:t>abundance</w:t>
      </w:r>
      <w:r w:rsidR="0091188F">
        <w:rPr>
          <w:lang w:val="en-CA"/>
        </w:rPr>
        <w:t xml:space="preserve"> were only </w:t>
      </w:r>
      <w:r w:rsidR="00E22D94">
        <w:rPr>
          <w:lang w:val="en-CA"/>
        </w:rPr>
        <w:t>inaccurate</w:t>
      </w:r>
      <w:r w:rsidR="0091188F">
        <w:rPr>
          <w:lang w:val="en-CA"/>
        </w:rPr>
        <w:t xml:space="preserve"> by closure violations</w:t>
      </w:r>
      <w:r w:rsidR="00E22D94">
        <w:rPr>
          <w:lang w:val="en-CA"/>
        </w:rPr>
        <w:t xml:space="preserve"> were systematic</w:t>
      </w:r>
      <w:r w:rsidR="0091188F">
        <w:rPr>
          <w:lang w:val="en-CA"/>
        </w:rPr>
        <w:t xml:space="preserve">. Specifically, </w:t>
      </w:r>
      <w:r w:rsidR="00EC043F">
        <w:rPr>
          <w:lang w:val="en-CA"/>
        </w:rPr>
        <w:t xml:space="preserve">estimates of the </w:t>
      </w:r>
      <w:r w:rsidR="00A944E9">
        <w:rPr>
          <w:lang w:val="en-CA"/>
        </w:rPr>
        <w:t xml:space="preserve">simulated </w:t>
      </w:r>
      <w:r w:rsidR="0091188F">
        <w:rPr>
          <w:lang w:val="en-CA"/>
        </w:rPr>
        <w:t xml:space="preserve">abundance </w:t>
      </w:r>
      <w:r w:rsidR="00A944E9">
        <w:rPr>
          <w:lang w:val="en-CA"/>
        </w:rPr>
        <w:t>driver</w:t>
      </w:r>
      <w:r w:rsidR="0091188F">
        <w:rPr>
          <w:lang w:val="en-CA"/>
        </w:rPr>
        <w:t xml:space="preserve"> were biased when </w:t>
      </w:r>
      <w:r w:rsidR="008A3429">
        <w:rPr>
          <w:lang w:val="en-CA"/>
        </w:rPr>
        <w:t>closure violations were rampant (</w:t>
      </w:r>
      <w:r w:rsidR="00A3241C">
        <w:rPr>
          <w:lang w:val="en-CA"/>
        </w:rPr>
        <w:t xml:space="preserve">i.e., </w:t>
      </w:r>
      <w:r w:rsidR="0091188F">
        <w:rPr>
          <w:lang w:val="en-CA"/>
        </w:rPr>
        <w:t xml:space="preserve">baseline </w:t>
      </w:r>
      <w:ins w:id="640" w:author="Jens Christian Ulrich" w:date="2025-09-10T15:32:00Z" w16du:dateUtc="2025-09-10T19:32:00Z">
        <w:r w:rsidR="00D00E6D">
          <w:rPr>
            <w:lang w:val="en-CA"/>
          </w:rPr>
          <w:t>probability</w:t>
        </w:r>
        <w:r w:rsidR="00D00E6D">
          <w:rPr>
            <w:lang w:val="en-CA"/>
          </w:rPr>
          <w:t xml:space="preserve"> </w:t>
        </w:r>
      </w:ins>
      <w:del w:id="641" w:author="Jens Christian Ulrich" w:date="2025-09-10T15:32:00Z" w16du:dateUtc="2025-09-10T19:32:00Z">
        <w:r w:rsidR="0091188F" w:rsidDel="00D00E6D">
          <w:rPr>
            <w:lang w:val="en-CA"/>
          </w:rPr>
          <w:delText xml:space="preserve">odds </w:delText>
        </w:r>
      </w:del>
      <w:r w:rsidR="0091188F">
        <w:rPr>
          <w:lang w:val="en-CA"/>
        </w:rPr>
        <w:t>of being within a sampling plot at the time of a survey were less than 50%)</w:t>
      </w:r>
      <w:r w:rsidR="008A3429">
        <w:rPr>
          <w:lang w:val="en-CA"/>
        </w:rPr>
        <w:t>,</w:t>
      </w:r>
      <w:r w:rsidR="0091188F">
        <w:rPr>
          <w:lang w:val="en-CA"/>
        </w:rPr>
        <w:t xml:space="preserve"> and simultaneously </w:t>
      </w:r>
      <w:r w:rsidR="00466172">
        <w:rPr>
          <w:lang w:val="en-CA"/>
        </w:rPr>
        <w:t xml:space="preserve">when </w:t>
      </w:r>
      <w:r w:rsidR="0091188F">
        <w:rPr>
          <w:lang w:val="en-CA"/>
        </w:rPr>
        <w:t>there was a confounding effect of habitat</w:t>
      </w:r>
      <w:r w:rsidR="00A3241C">
        <w:rPr>
          <w:lang w:val="en-CA"/>
        </w:rPr>
        <w:t xml:space="preserve"> on</w:t>
      </w:r>
      <w:r w:rsidR="0091188F">
        <w:rPr>
          <w:lang w:val="en-CA"/>
        </w:rPr>
        <w:t xml:space="preserve"> </w:t>
      </w:r>
      <w:r w:rsidR="004A79EF">
        <w:rPr>
          <w:lang w:val="en-CA"/>
        </w:rPr>
        <w:t>the degree of closure violations</w:t>
      </w:r>
      <w:r w:rsidR="0091188F">
        <w:rPr>
          <w:lang w:val="en-CA"/>
        </w:rPr>
        <w:t xml:space="preserve"> </w:t>
      </w:r>
      <w:r w:rsidR="00DC55F9">
        <w:rPr>
          <w:lang w:val="en-CA"/>
        </w:rPr>
        <w:t>(</w:t>
      </w:r>
      <w:r w:rsidR="0091188F">
        <w:rPr>
          <w:lang w:val="en-CA"/>
        </w:rPr>
        <w:t xml:space="preserve">i.e., when </w:t>
      </w:r>
      <m:oMath>
        <m:sSub>
          <m:sSubPr>
            <m:ctrlPr>
              <w:rPr>
                <w:rFonts w:ascii="Cambria Math" w:hAnsi="Cambria Math" w:cs="Times New Roman"/>
                <w:i/>
                <w:lang w:val="en-CA"/>
              </w:rPr>
            </m:ctrlPr>
          </m:sSubPr>
          <m:e>
            <m:r>
              <w:rPr>
                <w:rFonts w:ascii="Cambria Math" w:hAnsi="Cambria Math" w:cs="Times New Roman"/>
                <w:lang w:val="en-CA"/>
              </w:rPr>
              <m:t>θ</m:t>
            </m:r>
          </m:e>
          <m:sub>
            <m:r>
              <w:rPr>
                <w:rFonts w:ascii="Cambria Math" w:hAnsi="Cambria Math" w:cs="Times New Roman"/>
                <w:lang w:val="en-CA"/>
              </w:rPr>
              <m:t>1</m:t>
            </m:r>
          </m:sub>
        </m:sSub>
      </m:oMath>
      <w:r w:rsidR="00DC55F9">
        <w:rPr>
          <w:rFonts w:eastAsiaTheme="minorEastAsia"/>
          <w:lang w:val="en-CA"/>
        </w:rPr>
        <w:t xml:space="preserve"> </w:t>
      </w:r>
      <w:r w:rsidR="003A6AD4">
        <w:rPr>
          <w:rFonts w:eastAsiaTheme="minorEastAsia"/>
          <w:lang w:val="en-CA"/>
        </w:rPr>
        <w:t>does not equal zero</w:t>
      </w:r>
      <w:r w:rsidR="00DC55F9">
        <w:rPr>
          <w:lang w:val="en-CA"/>
        </w:rPr>
        <w:t>)</w:t>
      </w:r>
      <w:r w:rsidR="0091188F">
        <w:rPr>
          <w:lang w:val="en-CA"/>
        </w:rPr>
        <w:t xml:space="preserve">. </w:t>
      </w:r>
      <w:r w:rsidR="004426BC">
        <w:rPr>
          <w:lang w:val="en-CA"/>
        </w:rPr>
        <w:t xml:space="preserve">Because it may be difficult to </w:t>
      </w:r>
      <w:r w:rsidR="00E22D94">
        <w:rPr>
          <w:lang w:val="en-CA"/>
        </w:rPr>
        <w:t xml:space="preserve">obtain </w:t>
      </w:r>
      <w:r w:rsidR="00E22D94">
        <w:rPr>
          <w:i/>
          <w:iCs/>
          <w:lang w:val="en-CA"/>
        </w:rPr>
        <w:t xml:space="preserve">a priori </w:t>
      </w:r>
      <w:r w:rsidR="004426BC">
        <w:rPr>
          <w:lang w:val="en-CA"/>
        </w:rPr>
        <w:t>know</w:t>
      </w:r>
      <w:r w:rsidR="00E22D94">
        <w:rPr>
          <w:lang w:val="en-CA"/>
        </w:rPr>
        <w:t>ledge on</w:t>
      </w:r>
      <w:r w:rsidR="004426BC">
        <w:rPr>
          <w:lang w:val="en-CA"/>
        </w:rPr>
        <w:t xml:space="preserve"> </w:t>
      </w:r>
      <w:r w:rsidR="00A944E9">
        <w:rPr>
          <w:lang w:val="en-CA"/>
        </w:rPr>
        <w:t>whether</w:t>
      </w:r>
      <w:r w:rsidR="004426BC">
        <w:rPr>
          <w:lang w:val="en-CA"/>
        </w:rPr>
        <w:t xml:space="preserve"> the environment </w:t>
      </w:r>
      <w:r w:rsidR="00EC043F">
        <w:rPr>
          <w:lang w:val="en-CA"/>
        </w:rPr>
        <w:t>affect</w:t>
      </w:r>
      <w:r w:rsidR="00A944E9">
        <w:rPr>
          <w:lang w:val="en-CA"/>
        </w:rPr>
        <w:t>s</w:t>
      </w:r>
      <w:r w:rsidR="00EC043F">
        <w:rPr>
          <w:lang w:val="en-CA"/>
        </w:rPr>
        <w:t xml:space="preserve"> </w:t>
      </w:r>
      <w:r w:rsidR="004426BC">
        <w:rPr>
          <w:lang w:val="en-CA"/>
        </w:rPr>
        <w:t>the rate of closure violations,</w:t>
      </w:r>
      <w:r w:rsidR="004A79EF">
        <w:rPr>
          <w:lang w:val="en-CA"/>
        </w:rPr>
        <w:t xml:space="preserve"> </w:t>
      </w:r>
      <w:r w:rsidR="004426BC">
        <w:rPr>
          <w:lang w:val="en-CA"/>
        </w:rPr>
        <w:t xml:space="preserve">more rigorous </w:t>
      </w:r>
      <w:proofErr w:type="spellStart"/>
      <w:r w:rsidR="004426BC">
        <w:rPr>
          <w:lang w:val="en-CA"/>
        </w:rPr>
        <w:t>multimix</w:t>
      </w:r>
      <w:proofErr w:type="spellEnd"/>
      <w:r w:rsidR="004426BC">
        <w:rPr>
          <w:lang w:val="en-CA"/>
        </w:rPr>
        <w:t xml:space="preserve"> mark</w:t>
      </w:r>
      <w:r w:rsidR="00A944E9">
        <w:rPr>
          <w:lang w:val="en-CA"/>
        </w:rPr>
        <w:t>-</w:t>
      </w:r>
      <w:r w:rsidR="004426BC">
        <w:rPr>
          <w:lang w:val="en-CA"/>
        </w:rPr>
        <w:t xml:space="preserve">recapture models should be </w:t>
      </w:r>
      <w:r w:rsidR="00A3241C">
        <w:rPr>
          <w:lang w:val="en-CA"/>
        </w:rPr>
        <w:t xml:space="preserve">applied </w:t>
      </w:r>
      <w:r w:rsidR="004426BC">
        <w:rPr>
          <w:lang w:val="en-CA"/>
        </w:rPr>
        <w:t xml:space="preserve">over </w:t>
      </w:r>
      <w:proofErr w:type="spellStart"/>
      <w:r w:rsidR="004A79EF">
        <w:rPr>
          <w:lang w:val="en-CA"/>
        </w:rPr>
        <w:t>binmix</w:t>
      </w:r>
      <w:proofErr w:type="spellEnd"/>
      <w:r w:rsidR="004A79EF">
        <w:rPr>
          <w:lang w:val="en-CA"/>
        </w:rPr>
        <w:t xml:space="preserve"> models </w:t>
      </w:r>
      <w:r w:rsidR="004426BC">
        <w:rPr>
          <w:lang w:val="en-CA"/>
        </w:rPr>
        <w:t>in situations where</w:t>
      </w:r>
      <w:r w:rsidR="004A79EF">
        <w:rPr>
          <w:lang w:val="en-CA"/>
        </w:rPr>
        <w:t xml:space="preserve"> populations </w:t>
      </w:r>
      <w:r w:rsidR="000653F5">
        <w:rPr>
          <w:lang w:val="en-CA"/>
        </w:rPr>
        <w:t xml:space="preserve">are </w:t>
      </w:r>
      <w:r w:rsidR="00A944E9">
        <w:rPr>
          <w:lang w:val="en-CA"/>
        </w:rPr>
        <w:t>likely highly</w:t>
      </w:r>
      <w:r w:rsidR="00EF16A8">
        <w:rPr>
          <w:lang w:val="en-CA"/>
        </w:rPr>
        <w:t xml:space="preserve"> </w:t>
      </w:r>
      <w:r w:rsidR="004A79EF">
        <w:rPr>
          <w:lang w:val="en-CA"/>
        </w:rPr>
        <w:t>dynamic</w:t>
      </w:r>
      <w:del w:id="642" w:author="Jens Christian Ulrich" w:date="2025-09-10T16:20:00Z" w16du:dateUtc="2025-09-10T20:20:00Z">
        <w:r w:rsidR="004A79EF" w:rsidDel="003A67A4">
          <w:rPr>
            <w:lang w:val="en-CA"/>
          </w:rPr>
          <w:delText xml:space="preserve">. </w:delText>
        </w:r>
      </w:del>
      <w:ins w:id="643" w:author="Jens Christian Ulrich" w:date="2025-09-10T16:20:00Z" w16du:dateUtc="2025-09-10T20:20:00Z">
        <w:r w:rsidR="003A67A4">
          <w:rPr>
            <w:lang w:val="en-CA"/>
          </w:rPr>
          <w:t>.</w:t>
        </w:r>
      </w:ins>
      <w:del w:id="644" w:author="Jens Christian Ulrich" w:date="2025-09-10T16:15:00Z" w16du:dateUtc="2025-09-10T20:15:00Z">
        <w:r w:rsidR="004A79EF" w:rsidDel="00B1498C">
          <w:rPr>
            <w:lang w:val="en-CA"/>
          </w:rPr>
          <w:delText xml:space="preserve"> </w:delText>
        </w:r>
      </w:del>
    </w:p>
    <w:p w14:paraId="25BD984E" w14:textId="5CAF14EC" w:rsidR="00BD4EF1" w:rsidRPr="009945BA" w:rsidRDefault="00D70B28" w:rsidP="009733F6">
      <w:pPr>
        <w:spacing w:line="480" w:lineRule="auto"/>
        <w:ind w:firstLine="720"/>
        <w:rPr>
          <w:lang w:val="en-CA"/>
        </w:rPr>
      </w:pPr>
      <w:r>
        <w:rPr>
          <w:lang w:val="en-CA"/>
        </w:rPr>
        <w:t>High m</w:t>
      </w:r>
      <w:r w:rsidR="00BD4EF1" w:rsidRPr="00D70B28">
        <w:rPr>
          <w:lang w:val="en-CA"/>
        </w:rPr>
        <w:t xml:space="preserve">obility or </w:t>
      </w:r>
      <w:r>
        <w:rPr>
          <w:lang w:val="en-CA"/>
        </w:rPr>
        <w:t xml:space="preserve">rapid </w:t>
      </w:r>
      <w:r w:rsidR="00BD4EF1" w:rsidRPr="00D70B28">
        <w:rPr>
          <w:lang w:val="en-CA"/>
        </w:rPr>
        <w:t>mortality</w:t>
      </w:r>
      <w:r>
        <w:rPr>
          <w:lang w:val="en-CA"/>
        </w:rPr>
        <w:t xml:space="preserve"> </w:t>
      </w:r>
      <w:r w:rsidR="000653F5">
        <w:rPr>
          <w:lang w:val="en-CA"/>
        </w:rPr>
        <w:t xml:space="preserve">make populations more dynamic and </w:t>
      </w:r>
      <w:r w:rsidR="00B010B7">
        <w:rPr>
          <w:lang w:val="en-CA"/>
        </w:rPr>
        <w:t>increase</w:t>
      </w:r>
      <w:r w:rsidR="006D7C1D">
        <w:rPr>
          <w:lang w:val="en-CA"/>
        </w:rPr>
        <w:t xml:space="preserve"> the chance</w:t>
      </w:r>
      <w:r w:rsidR="00357DD5">
        <w:rPr>
          <w:lang w:val="en-CA"/>
        </w:rPr>
        <w:t xml:space="preserve"> </w:t>
      </w:r>
      <w:r w:rsidR="006D7C1D">
        <w:rPr>
          <w:lang w:val="en-CA"/>
        </w:rPr>
        <w:t xml:space="preserve">of </w:t>
      </w:r>
      <w:r w:rsidR="004426BC">
        <w:rPr>
          <w:lang w:val="en-CA"/>
        </w:rPr>
        <w:t>population</w:t>
      </w:r>
      <w:r w:rsidR="00357DD5">
        <w:rPr>
          <w:lang w:val="en-CA"/>
        </w:rPr>
        <w:t xml:space="preserve"> </w:t>
      </w:r>
      <w:r w:rsidR="00B010B7">
        <w:rPr>
          <w:lang w:val="en-CA"/>
        </w:rPr>
        <w:t>closure</w:t>
      </w:r>
      <w:r w:rsidR="006D7C1D" w:rsidRPr="006D7C1D">
        <w:rPr>
          <w:lang w:val="en-CA"/>
        </w:rPr>
        <w:t xml:space="preserve"> </w:t>
      </w:r>
      <w:r w:rsidR="006D7C1D">
        <w:rPr>
          <w:lang w:val="en-CA"/>
        </w:rPr>
        <w:t>violations</w:t>
      </w:r>
      <w:r w:rsidR="00BD4EF1" w:rsidRPr="00D70B28">
        <w:rPr>
          <w:lang w:val="en-CA"/>
        </w:rPr>
        <w:t>.</w:t>
      </w:r>
      <w:r w:rsidR="00BD4EF1">
        <w:rPr>
          <w:lang w:val="en-CA"/>
        </w:rPr>
        <w:t xml:space="preserve"> For our study, we surveyed </w:t>
      </w:r>
      <w:r w:rsidR="00466172">
        <w:rPr>
          <w:lang w:val="en-CA"/>
        </w:rPr>
        <w:t>one</w:t>
      </w:r>
      <w:r w:rsidR="000653F5">
        <w:rPr>
          <w:lang w:val="en-CA"/>
        </w:rPr>
        <w:t>-hectare</w:t>
      </w:r>
      <w:r w:rsidR="004426BC">
        <w:rPr>
          <w:lang w:val="en-CA"/>
        </w:rPr>
        <w:t xml:space="preserve"> </w:t>
      </w:r>
      <w:r w:rsidR="00BD4EF1">
        <w:rPr>
          <w:lang w:val="en-CA"/>
        </w:rPr>
        <w:t>plots. Although they</w:t>
      </w:r>
      <w:r w:rsidR="006D7C1D">
        <w:rPr>
          <w:lang w:val="en-CA"/>
        </w:rPr>
        <w:t xml:space="preserve"> can </w:t>
      </w:r>
      <w:r w:rsidR="00EF16A8">
        <w:rPr>
          <w:lang w:val="en-CA"/>
        </w:rPr>
        <w:t>move</w:t>
      </w:r>
      <w:r w:rsidR="006D7C1D">
        <w:rPr>
          <w:lang w:val="en-CA"/>
        </w:rPr>
        <w:t xml:space="preserve"> f</w:t>
      </w:r>
      <w:r w:rsidR="00EF16A8">
        <w:rPr>
          <w:lang w:val="en-CA"/>
        </w:rPr>
        <w:t>u</w:t>
      </w:r>
      <w:r w:rsidR="006D7C1D">
        <w:rPr>
          <w:lang w:val="en-CA"/>
        </w:rPr>
        <w:t xml:space="preserve">rther </w:t>
      </w:r>
      <w:r w:rsidR="00B010B7">
        <w:rPr>
          <w:lang w:val="en-CA"/>
        </w:rPr>
        <w:fldChar w:fldCharType="begin" w:fldLock="1"/>
      </w:r>
      <w:r w:rsidR="00AC4FC7">
        <w:rPr>
          <w:lang w:val="en-CA"/>
        </w:rPr>
        <w:instrText>ADDIN CSL_CITATION {"citationItems":[{"id":"ITEM-1","itemData":{"DOI":"10.1007/s00442-007-0752-9","ISBN":"0044200707529","abstract":"Bees are the most important pollinator taxon; therefore, understanding the scale at which they forage has important ecological implications and conservation applications. The foraging ranges for most bee species are unknown. Foraging distance information is critical for understanding the scale at which bee populations respond to the landscape, assessing the role of bee pollinators in aVecting plant population structure, planning conservation strategies for plants, and designing bee habitat refugia that maintain pollination function for wild and crop plants. We used data from 96 records of 62 bee species to determine whether body size predicts foraging distance. We regressed maximum and typical foraging distances on body size and found highly signiWcant and explanatory nonlinear relationships. We used a second data set to: (1) compare observed reports of foraging distance to the distances predicted by our regression equations and (2) assess the biases inherent to the diVerent techniques that have been used to assess foraging distance. The equations we present can be used to predict foraging distances for many bee species, based on a simple measurement of body size.","author":[{"dropping-particle":"","family":"Greenleaf","given":"S.","non-dropping-particle":"","parse-names":false,"suffix":""},{"dropping-particle":"","family":"Williams","given":"N.","non-dropping-particle":"","parse-names":false,"suffix":""},{"dropping-particle":"","family":"Winfree","given":"R.","non-dropping-particle":"","parse-names":false,"suffix":""},{"dropping-particle":"","family":"Kremen","given":"C.","non-dropping-particle":"","parse-names":false,"suffix":""}],"container-title":"Oecologia","id":"ITEM-1","issued":{"date-parts":[["2007"]]},"page":"589-596","title":"Bee foraging ranges and their relationship to body size","type":"article-journal","volume":"153"},"uris":["http://www.mendeley.com/documents/?uuid=281e2c51-18df-3c41-a793-0c5184f8b5e6"]}],"mendeley":{"formattedCitation":"(Greenleaf et al., 2007)","plainTextFormattedCitation":"(Greenleaf et al., 2007)","previouslyFormattedCitation":"(Greenleaf et al., 2007)"},"properties":{"noteIndex":0},"schema":"https://github.com/citation-style-language/schema/raw/master/csl-citation.json"}</w:instrText>
      </w:r>
      <w:r w:rsidR="00B010B7">
        <w:rPr>
          <w:lang w:val="en-CA"/>
        </w:rPr>
        <w:fldChar w:fldCharType="separate"/>
      </w:r>
      <w:r w:rsidR="00AC4FC7" w:rsidRPr="00AC4FC7">
        <w:rPr>
          <w:noProof/>
          <w:lang w:val="en-CA"/>
        </w:rPr>
        <w:t>(Greenleaf et al., 2007)</w:t>
      </w:r>
      <w:r w:rsidR="00B010B7">
        <w:rPr>
          <w:lang w:val="en-CA"/>
        </w:rPr>
        <w:fldChar w:fldCharType="end"/>
      </w:r>
      <w:r w:rsidR="00BD4EF1">
        <w:rPr>
          <w:lang w:val="en-CA"/>
        </w:rPr>
        <w:t>,</w:t>
      </w:r>
      <w:r w:rsidR="00A944E9">
        <w:rPr>
          <w:lang w:val="en-CA"/>
        </w:rPr>
        <w:t xml:space="preserve"> </w:t>
      </w:r>
      <w:r w:rsidR="0010610C">
        <w:rPr>
          <w:lang w:val="en-CA"/>
        </w:rPr>
        <w:t xml:space="preserve">as central place foragers, </w:t>
      </w:r>
      <w:r w:rsidR="00A944E9">
        <w:rPr>
          <w:lang w:val="en-CA"/>
        </w:rPr>
        <w:t>wild</w:t>
      </w:r>
      <w:r w:rsidR="00BD4EF1">
        <w:rPr>
          <w:lang w:val="en-CA"/>
        </w:rPr>
        <w:t xml:space="preserve"> bees tend </w:t>
      </w:r>
      <w:r w:rsidR="00B010B7">
        <w:rPr>
          <w:lang w:val="en-CA"/>
        </w:rPr>
        <w:t>to exhibit strong site fidelity</w:t>
      </w:r>
      <w:r w:rsidR="000653F5">
        <w:rPr>
          <w:lang w:val="en-CA"/>
        </w:rPr>
        <w:t xml:space="preserve"> within a few hundred metres</w:t>
      </w:r>
      <w:r w:rsidR="00B010B7">
        <w:rPr>
          <w:lang w:val="en-CA"/>
        </w:rPr>
        <w:t xml:space="preserve"> </w:t>
      </w:r>
      <w:r w:rsidR="00B010B7">
        <w:rPr>
          <w:lang w:val="en-CA"/>
        </w:rPr>
        <w:fldChar w:fldCharType="begin" w:fldLock="1"/>
      </w:r>
      <w:r w:rsidR="00AC4FC7">
        <w:rPr>
          <w:lang w:val="en-CA"/>
        </w:rPr>
        <w:instrText>ADDIN CSL_CITATION {"citationItems":[{"id":"ITEM-1","itemData":{"DOI":"10.1890/15-0903.1","ISSN":"1939-9170","PMID":"27459775","abstract":"Plant species can influence the pollination and reproductive success of coflowering neighbors that share pollinators. Because some individual pollinators habitually forage in particular areas, it is also possible that plant species could influence the pollination of neighbors that bloom later. When flowers of a preferred forage plant decline in an area, site-fidelity may cause individual flower feeders to stay in an area and switch plant species rather than search for preferred plants in a new location. A newly blooming plant species may quickly inherit a set of visitors from a prior plant species, and therefore experience higher pollination success than it would in an area where the first species never bloomed. To test this, we manipulated the placement and timing of two plant species, Delphinium barbeyi and later-blooming Gentiana parryi. We recorded the responses of individually marked bumble bee pollinators. About 63% of marked individuals returned repeatedly to the same areas to forage on Delphinium. When Delphinium was experimentally taken out of bloom, most of those site-faithful individuals (78%) stayed and switched to Gentiana. Consequently, Gentiana flowers received more visits in areas where Delphinium had previously flowered, compared to areas where Delphinium was still flowering or never occurred. Gentiana stigmas received more pollen in areas where Delphinium disappeared than where it never bloomed, indicating that Delphinium increases the pollination of Gentiana when they are separated in time. Overall, we show that individual bumble bees are often site-faithful, causing one plant species to increase the pollination of another even when separated in time, which is a novel mechanism of pollination facilitation.","author":[{"dropping-particle":"","family":"Ogilvie","given":"J.","non-dropping-particle":"","parse-names":false,"suffix":""},{"dropping-particle":"","family":"Thomson","given":"J.","non-dropping-particle":"","parse-names":false,"suffix":""}],"container-title":"Ecology","id":"ITEM-1","issue":"6","issued":{"date-parts":[["2016","6","1"]]},"page":"1442-1451","publisher":"John Wiley &amp; Sons, Ltd","title":"Site fidelity by bees drives pollination facilitation in sequentially blooming plant species","type":"article-journal","volume":"97"},"uris":["http://www.mendeley.com/documents/?uuid=043de875-36ec-395f-9e04-99710ed1bba1"]}],"mendeley":{"formattedCitation":"(Ogilvie &amp; Thomson, 2016)","plainTextFormattedCitation":"(Ogilvie &amp; Thomson, 2016)","previouslyFormattedCitation":"(Ogilvie &amp; Thomson, 2016)"},"properties":{"noteIndex":0},"schema":"https://github.com/citation-style-language/schema/raw/master/csl-citation.json"}</w:instrText>
      </w:r>
      <w:r w:rsidR="00B010B7">
        <w:rPr>
          <w:lang w:val="en-CA"/>
        </w:rPr>
        <w:fldChar w:fldCharType="separate"/>
      </w:r>
      <w:r w:rsidR="00AC4FC7" w:rsidRPr="00AC4FC7">
        <w:rPr>
          <w:noProof/>
          <w:lang w:val="en-CA"/>
        </w:rPr>
        <w:t>(Ogilvie &amp; Thomson, 2016)</w:t>
      </w:r>
      <w:r w:rsidR="00B010B7">
        <w:rPr>
          <w:lang w:val="en-CA"/>
        </w:rPr>
        <w:fldChar w:fldCharType="end"/>
      </w:r>
      <w:r w:rsidR="00BD4EF1">
        <w:rPr>
          <w:lang w:val="en-CA"/>
        </w:rPr>
        <w:t xml:space="preserve">. </w:t>
      </w:r>
      <w:r w:rsidR="00B010B7">
        <w:rPr>
          <w:lang w:val="en-CA"/>
        </w:rPr>
        <w:t>T</w:t>
      </w:r>
      <w:r w:rsidR="00BD4EF1">
        <w:rPr>
          <w:lang w:val="en-CA"/>
        </w:rPr>
        <w:t xml:space="preserve">his means that individual bees </w:t>
      </w:r>
      <w:r w:rsidR="00EF16A8">
        <w:rPr>
          <w:lang w:val="en-CA"/>
        </w:rPr>
        <w:t>likely remain</w:t>
      </w:r>
      <w:r w:rsidR="00A3241C">
        <w:rPr>
          <w:lang w:val="en-CA"/>
        </w:rPr>
        <w:t>ed</w:t>
      </w:r>
      <w:r w:rsidR="00EF16A8">
        <w:rPr>
          <w:lang w:val="en-CA"/>
        </w:rPr>
        <w:t xml:space="preserve"> within</w:t>
      </w:r>
      <w:r w:rsidR="00B010B7">
        <w:rPr>
          <w:lang w:val="en-CA"/>
        </w:rPr>
        <w:t xml:space="preserve"> </w:t>
      </w:r>
      <w:r w:rsidR="00E22D94">
        <w:rPr>
          <w:lang w:val="en-CA"/>
        </w:rPr>
        <w:t xml:space="preserve">the </w:t>
      </w:r>
      <w:r w:rsidR="00466172">
        <w:rPr>
          <w:lang w:val="en-CA"/>
        </w:rPr>
        <w:t>one</w:t>
      </w:r>
      <w:r w:rsidR="000653F5">
        <w:rPr>
          <w:lang w:val="en-CA"/>
        </w:rPr>
        <w:t>-</w:t>
      </w:r>
      <w:r w:rsidR="004426BC">
        <w:rPr>
          <w:lang w:val="en-CA"/>
        </w:rPr>
        <w:t>hectare sampling areas</w:t>
      </w:r>
      <w:r w:rsidR="00B010B7">
        <w:rPr>
          <w:lang w:val="en-CA"/>
        </w:rPr>
        <w:t xml:space="preserve"> </w:t>
      </w:r>
      <w:r w:rsidR="00EF16A8">
        <w:rPr>
          <w:lang w:val="en-CA"/>
        </w:rPr>
        <w:t>across</w:t>
      </w:r>
      <w:r w:rsidR="00A3241C">
        <w:rPr>
          <w:lang w:val="en-CA"/>
        </w:rPr>
        <w:t xml:space="preserve"> </w:t>
      </w:r>
      <w:r w:rsidR="0079376A">
        <w:rPr>
          <w:lang w:val="en-CA"/>
        </w:rPr>
        <w:t>repeated</w:t>
      </w:r>
      <w:r w:rsidR="00B010B7">
        <w:rPr>
          <w:lang w:val="en-CA"/>
        </w:rPr>
        <w:t xml:space="preserve"> survey</w:t>
      </w:r>
      <w:r w:rsidR="00A3241C">
        <w:rPr>
          <w:lang w:val="en-CA"/>
        </w:rPr>
        <w:t>s</w:t>
      </w:r>
      <w:r w:rsidR="00B917FE">
        <w:rPr>
          <w:lang w:val="en-CA"/>
        </w:rPr>
        <w:t xml:space="preserve">. </w:t>
      </w:r>
      <w:r w:rsidR="004426BC">
        <w:rPr>
          <w:lang w:val="en-CA"/>
        </w:rPr>
        <w:t>I</w:t>
      </w:r>
      <w:r w:rsidR="00BD4EF1">
        <w:rPr>
          <w:lang w:val="en-CA"/>
        </w:rPr>
        <w:t>nsects with larger daily movements and no fixed nest position may be less likely to satisfy</w:t>
      </w:r>
      <w:r w:rsidR="006D7C1D">
        <w:rPr>
          <w:lang w:val="en-CA"/>
        </w:rPr>
        <w:t xml:space="preserve"> the assumption of</w:t>
      </w:r>
      <w:r w:rsidR="00BD4EF1">
        <w:rPr>
          <w:lang w:val="en-CA"/>
        </w:rPr>
        <w:t xml:space="preserve"> </w:t>
      </w:r>
      <w:r w:rsidR="004426BC">
        <w:rPr>
          <w:lang w:val="en-CA"/>
        </w:rPr>
        <w:t>high closure</w:t>
      </w:r>
      <w:r w:rsidR="00BD4EF1">
        <w:rPr>
          <w:lang w:val="en-CA"/>
        </w:rPr>
        <w:t xml:space="preserve">. For example, </w:t>
      </w:r>
      <w:r w:rsidR="00466172">
        <w:rPr>
          <w:lang w:val="en-CA"/>
        </w:rPr>
        <w:t>the</w:t>
      </w:r>
      <w:r w:rsidR="00BD4EF1">
        <w:rPr>
          <w:lang w:val="en-CA"/>
        </w:rPr>
        <w:t xml:space="preserve"> </w:t>
      </w:r>
      <w:r w:rsidR="006D7C1D" w:rsidRPr="00021D74">
        <w:rPr>
          <w:lang w:val="en-CA"/>
        </w:rPr>
        <w:t>che</w:t>
      </w:r>
      <w:r w:rsidR="006D7C1D">
        <w:rPr>
          <w:lang w:val="en-CA"/>
        </w:rPr>
        <w:t>ck</w:t>
      </w:r>
      <w:r w:rsidR="006D7C1D" w:rsidRPr="00021D74">
        <w:rPr>
          <w:lang w:val="en-CA"/>
        </w:rPr>
        <w:t xml:space="preserve">ered </w:t>
      </w:r>
      <w:r w:rsidR="00BD4EF1" w:rsidRPr="00021D74">
        <w:rPr>
          <w:lang w:val="en-CA"/>
        </w:rPr>
        <w:t>skipper butterfly</w:t>
      </w:r>
      <w:r w:rsidR="00BD4EF1">
        <w:rPr>
          <w:lang w:val="en-CA"/>
        </w:rPr>
        <w:t>,</w:t>
      </w:r>
      <w:r w:rsidR="00BD4EF1" w:rsidRPr="00021D74">
        <w:rPr>
          <w:lang w:val="en-CA"/>
        </w:rPr>
        <w:t xml:space="preserve"> </w:t>
      </w:r>
      <w:proofErr w:type="spellStart"/>
      <w:r w:rsidR="00BD4EF1" w:rsidRPr="00021D74">
        <w:rPr>
          <w:i/>
          <w:iCs/>
          <w:lang w:val="en-CA"/>
        </w:rPr>
        <w:t>Carterocephalus</w:t>
      </w:r>
      <w:proofErr w:type="spellEnd"/>
      <w:r w:rsidR="00BD4EF1" w:rsidRPr="00021D74">
        <w:rPr>
          <w:i/>
          <w:iCs/>
          <w:lang w:val="en-CA"/>
        </w:rPr>
        <w:t xml:space="preserve"> </w:t>
      </w:r>
      <w:proofErr w:type="spellStart"/>
      <w:r w:rsidR="00BD4EF1" w:rsidRPr="00021D74">
        <w:rPr>
          <w:i/>
          <w:iCs/>
          <w:lang w:val="en-CA"/>
        </w:rPr>
        <w:t>palaemon</w:t>
      </w:r>
      <w:proofErr w:type="spellEnd"/>
      <w:r w:rsidR="00BD4EF1">
        <w:rPr>
          <w:lang w:val="en-CA"/>
        </w:rPr>
        <w:t xml:space="preserve">, </w:t>
      </w:r>
      <w:r w:rsidR="00357DD5">
        <w:rPr>
          <w:lang w:val="en-CA"/>
        </w:rPr>
        <w:t>can move</w:t>
      </w:r>
      <w:r w:rsidR="00BD4EF1">
        <w:rPr>
          <w:lang w:val="en-CA"/>
        </w:rPr>
        <w:t xml:space="preserve"> </w:t>
      </w:r>
      <w:r w:rsidR="00357DD5">
        <w:rPr>
          <w:lang w:val="en-CA"/>
        </w:rPr>
        <w:t xml:space="preserve">more </w:t>
      </w:r>
      <w:r w:rsidR="00357DD5">
        <w:rPr>
          <w:lang w:val="en-CA"/>
        </w:rPr>
        <w:lastRenderedPageBreak/>
        <w:t xml:space="preserve">than </w:t>
      </w:r>
      <w:r w:rsidR="00BD4EF1">
        <w:rPr>
          <w:lang w:val="en-CA"/>
        </w:rPr>
        <w:t>a kilometre in a single day</w:t>
      </w:r>
      <w:r w:rsidR="00A944E9">
        <w:rPr>
          <w:lang w:val="en-CA"/>
        </w:rPr>
        <w:t xml:space="preserve"> </w:t>
      </w:r>
      <w:r w:rsidR="00B917FE">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B917FE">
        <w:rPr>
          <w:lang w:val="en-CA"/>
        </w:rPr>
        <w:fldChar w:fldCharType="separate"/>
      </w:r>
      <w:r w:rsidR="00AC4FC7" w:rsidRPr="00AC4FC7">
        <w:rPr>
          <w:noProof/>
          <w:lang w:val="en-CA"/>
        </w:rPr>
        <w:t>(Wildman et al., 2024)</w:t>
      </w:r>
      <w:r w:rsidR="00B917FE">
        <w:rPr>
          <w:lang w:val="en-CA"/>
        </w:rPr>
        <w:fldChar w:fldCharType="end"/>
      </w:r>
      <w:r w:rsidR="00BD4EF1">
        <w:rPr>
          <w:lang w:val="en-CA"/>
        </w:rPr>
        <w:t xml:space="preserve">. </w:t>
      </w:r>
      <w:r w:rsidR="00B917FE">
        <w:rPr>
          <w:lang w:val="en-CA"/>
        </w:rPr>
        <w:t>In addition, unlike bees, butterflies do not maintain</w:t>
      </w:r>
      <w:r w:rsidR="00BD4EF1">
        <w:rPr>
          <w:lang w:val="en-CA"/>
        </w:rPr>
        <w:t xml:space="preserve"> fixed nest location</w:t>
      </w:r>
      <w:r w:rsidR="00B917FE">
        <w:rPr>
          <w:lang w:val="en-CA"/>
        </w:rPr>
        <w:t>s</w:t>
      </w:r>
      <w:r w:rsidR="004426BC">
        <w:rPr>
          <w:lang w:val="en-CA"/>
        </w:rPr>
        <w:t xml:space="preserve"> </w:t>
      </w:r>
      <w:r w:rsidR="00EF16A8">
        <w:rPr>
          <w:lang w:val="en-CA"/>
        </w:rPr>
        <w:t xml:space="preserve">and may even move among sampling areas </w:t>
      </w:r>
      <w:r w:rsidR="00EF16A8">
        <w:rPr>
          <w:lang w:val="en-CA"/>
        </w:rPr>
        <w:fldChar w:fldCharType="begin" w:fldLock="1"/>
      </w:r>
      <w:r w:rsidR="00AC4FC7">
        <w:rPr>
          <w:lang w:val="en-CA"/>
        </w:rPr>
        <w:instrText>ADDIN CSL_CITATION {"citationItems":[{"id":"ITEM-1","itemData":{"DOI":"10.1086/320863","ISSN":"00030147","PMID":"18707317","abstract":"Traditional approaches to the study of fragmented landscapes invoke an island-ocean model and assume that the nonhabitat matrix surrounding remnant patches is uniform. Patch isolation, a crucial parameter to the predictions of island biogeography and metapopulation theories, is measured by distance alone. To test whether the type of interpatch matrix can contribute significantly to patch isolation, I conducted a mark-recapture study on a butterfly community inhabiting meadows in a naturally patchy landscape. I used maximum likelihood to estimate the relative resistances of the two major matrix types (willow thicket and conifer forest) to butterfly movement between meadow patches. For four of the six butterfly taxa (subfamilies or tribes) studied, conifer was 3-12 times more resistant than willow. For the two remaining taxa (the most vagile and least vagile in the community), resistance estimates for willow and conifer were not significantly different, indicating that responses to matrix differ even among closely related species. These results suggest that the surrounding matrix can significantly influence the \"effective isolation\" of habitat patches, rendering them more or less isolated than simple distance or classic models would indicate. Modification of the matrix may provide opportunities for reducing patch isolation and thus the extinction risk of populations in fragmented landscapes.","author":[{"dropping-particle":"","family":"Ricketts","given":"T. H.","non-dropping-particle":"","parse-names":false,"suffix":""}],"container-title":"American Naturalist","id":"ITEM-1","issue":"1","issued":{"date-parts":[["2001"]]},"page":"87-99","title":"The matrix matters: Effective isolation in fragmented landscapes","type":"article-journal","volume":"158"},"uris":["http://www.mendeley.com/documents/?uuid=75681d62-0f9c-4165-8e3d-d87effdd8625"]}],"mendeley":{"formattedCitation":"(Ricketts, 2001)","plainTextFormattedCitation":"(Ricketts, 2001)","previouslyFormattedCitation":"(Ricketts, 2001)"},"properties":{"noteIndex":0},"schema":"https://github.com/citation-style-language/schema/raw/master/csl-citation.json"}</w:instrText>
      </w:r>
      <w:r w:rsidR="00EF16A8">
        <w:rPr>
          <w:lang w:val="en-CA"/>
        </w:rPr>
        <w:fldChar w:fldCharType="separate"/>
      </w:r>
      <w:r w:rsidR="00AC4FC7" w:rsidRPr="00AC4FC7">
        <w:rPr>
          <w:noProof/>
          <w:lang w:val="en-CA"/>
        </w:rPr>
        <w:t>(Ricketts, 2001)</w:t>
      </w:r>
      <w:r w:rsidR="00EF16A8">
        <w:rPr>
          <w:lang w:val="en-CA"/>
        </w:rPr>
        <w:fldChar w:fldCharType="end"/>
      </w:r>
      <w:r w:rsidR="00B917FE">
        <w:rPr>
          <w:lang w:val="en-CA"/>
        </w:rPr>
        <w:t xml:space="preserve">. Therefore, </w:t>
      </w:r>
      <w:r w:rsidR="00357DD5">
        <w:rPr>
          <w:lang w:val="en-CA"/>
        </w:rPr>
        <w:t xml:space="preserve">butterflies </w:t>
      </w:r>
      <w:r w:rsidR="00B917FE">
        <w:rPr>
          <w:lang w:val="en-CA"/>
        </w:rPr>
        <w:t xml:space="preserve">may be less suitable for </w:t>
      </w:r>
      <w:proofErr w:type="spellStart"/>
      <w:r w:rsidR="00B917FE">
        <w:rPr>
          <w:lang w:val="en-CA"/>
        </w:rPr>
        <w:t>binmix</w:t>
      </w:r>
      <w:proofErr w:type="spellEnd"/>
      <w:r w:rsidR="00B917FE">
        <w:rPr>
          <w:lang w:val="en-CA"/>
        </w:rPr>
        <w:t xml:space="preserve"> approaches.</w:t>
      </w:r>
      <w:r w:rsidR="00527977">
        <w:rPr>
          <w:lang w:val="en-CA"/>
        </w:rPr>
        <w:t xml:space="preserve"> </w:t>
      </w:r>
      <w:r w:rsidR="00A4650B">
        <w:rPr>
          <w:lang w:val="en-CA"/>
        </w:rPr>
        <w:t>H</w:t>
      </w:r>
      <w:r w:rsidR="00527977">
        <w:rPr>
          <w:lang w:val="en-CA"/>
        </w:rPr>
        <w:t>abitat edges</w:t>
      </w:r>
      <w:r w:rsidR="00A3241C">
        <w:rPr>
          <w:lang w:val="en-CA"/>
        </w:rPr>
        <w:t xml:space="preserve"> such as</w:t>
      </w:r>
      <w:r w:rsidR="00527977">
        <w:rPr>
          <w:lang w:val="en-CA"/>
        </w:rPr>
        <w:t xml:space="preserve"> roads or hedges </w:t>
      </w:r>
      <w:r w:rsidR="004426BC">
        <w:rPr>
          <w:lang w:val="en-CA"/>
        </w:rPr>
        <w:t xml:space="preserve">impact </w:t>
      </w:r>
      <w:r w:rsidR="00A944E9">
        <w:rPr>
          <w:lang w:val="en-CA"/>
        </w:rPr>
        <w:t>insect movement</w:t>
      </w:r>
      <w:r w:rsidR="00A4650B">
        <w:rPr>
          <w:lang w:val="en-CA"/>
        </w:rPr>
        <w:t xml:space="preserve"> </w:t>
      </w:r>
      <w:r w:rsidR="001B4CD6">
        <w:rPr>
          <w:lang w:val="en-CA"/>
        </w:rPr>
        <w:fldChar w:fldCharType="begin" w:fldLock="1"/>
      </w:r>
      <w:r w:rsidR="00AC4FC7">
        <w:rPr>
          <w:lang w:val="en-CA"/>
        </w:rPr>
        <w:instrText>ADDIN CSL_CITATION {"citationItems":[{"id":"ITEM-1","itemData":{"DOI":"10.1007/S00442-024-05652-6","ISSN":"14321939","abstract":"Understanding how animals navigate novel heterogeneous landscapes is key to predicting species responses to land-use change. Roads are pervasive features of human-altered landscapes, known to alter movement patterns and habitat connectivity of vertebrates like small mammals and amphibians. However, less is known about how roads influence movement of insects, a knowledge gap that is especially glaring in light of recent investments in habitat plantings for insect pollinators along roads verges and medians. In this study, we experimentally investigate behavioral avoidance of roads by a solitary bee and explore whether landscape factors are associated with bee movement in urban Massachusetts, USA. Using mark–recapture surveys, we tracked individual solitary bee (Agapostemon virescens) foraging movements among floral patches separated by roads or grass lawn. We found that roads acted as partial barriers to movements of foraging bees, with road crossings nearly half as likely as along-road movements (36% vs. 64%). Movement probabilities were negatively associated with distance and the proportion of roadway between patches, and positively associated with higher floral resource density at the destination patch. Importantly, our findings also suggest that while roads impede bee movement, they are not complete barriers to dispersal of bees and/or transfer of pollen in urban landscapes. In the context of green space design, our findings suggest that prioritizing contiguous habitat and ensuring higher floral densities along road edges may enhance resource access for pollinators and mitigate the risk of ecological traps.","author":[{"dropping-particle":"","family":"Markovits","given":"C.","non-dropping-particle":"","parse-names":false,"suffix":""},{"dropping-particle":"","family":"Dorian","given":"N.","non-dropping-particle":"","parse-names":false,"suffix":""},{"dropping-particle":"","family":"Crone","given":"E.","non-dropping-particle":"","parse-names":false,"suffix":""}],"container-title":"Oecologia","id":"ITEM-1","issue":"1","issued":{"date-parts":[["2025","1","1"]]},"page":"1-11","publisher":"Springer Science and Business Media Deutschland GmbH","title":"Roads are partial barriers to foraging solitary bees in an urban landscape","type":"article-journal","volume":"207"},"uris":["http://www.mendeley.com/documents/?uuid=addb5ffd-a0a2-3f76-9ecc-afc41ef96aa6"]},{"id":"ITEM-2","itemData":{"DOI":"10.1007/S00442-002-1128-9","ISSN":"00298549","PMID":"12647134","abstract":"Field boundaries play an important role as refuges, food sources and corridors for invertebrates and vertebrates, and increasing farmland fragmentation impacts on these functions. However, hedgerows and other structures can also impede dispersal by flying insects. The current work uses the pollen of Phacelia tanacetifolia in hover fly guts as a marker to assess hover fly movement in farm landscapes. In the United Kingdom and New Zealand, Phacelia pollen was found in the guts of Ephisyrphus balteatus and Metasyrphus corollae (United Kingdom) and Melanostoma fasciatum (New Zealand) at distances up to 200 m from the source, when there were no barriers between the flowers and the traps used to catch the flies. The rate of decline over distance in the proportion of flies containing pollen was similar for the two countries. The extent to which four replicated field boundary types impeded hover fly movement was tested using post-and-wire fences, lines of poplars (Populus spp.) with gaps, dense poplars and controls (no potential barriers). Phacelia was planted on one side of each boundary, and along the centre of the control plots. The relative presence of the pollen in flies on both sides of the barriers showed that both types of poplar boundary restricted the movement of the flies, but the fence had no effect. In a separate experiment, gravid females of M. fasciatum were captured at a greater height on a shade-cloth fence than were non-gravid females and males. The implications of this work include the functioning and persistence of metapopulations and the influence of field boundaries on population recovery of beneficial invertebrates following pesticide-induced mortality. If field boundaries contribute to a temporal asynchrony between pest and natural enemy populations, this needs to be considered along with the well-established roles of boundaries as refugia for, and sources of, beneficial arthropods.","author":[{"dropping-particle":"","family":"Wratten","given":"S.","non-dropping-particle":"","parse-names":false,"suffix":""},{"dropping-particle":"","family":"Bowie","given":"M.","non-dropping-particle":"","parse-names":false,"suffix":""},{"dropping-particle":"","family":"Hickman","given":"J.","non-dropping-particle":"","parse-names":false,"suffix":""},{"dropping-particle":"","family":"Evans","given":"A.","non-dropping-particle":"","parse-names":false,"suffix":""},{"dropping-particle":"","family":"Sedcole","given":"J.","non-dropping-particle":"","parse-names":false,"suffix":""},{"dropping-particle":"","family":"Tylianakis","given":"J.","non-dropping-particle":"","parse-names":false,"suffix":""}],"container-title":"Oecologia","id":"ITEM-2","issue":"4","issued":{"date-parts":[["2003","1","25"]]},"page":"605-611","publisher":"Springer Verlag","title":"Field boundaries as barriers to movement of hover flies (Diptera: Syrphidae) in cultivated land","type":"article-journal","volume":"134"},"uris":["http://www.mendeley.com/documents/?uuid=252778fd-47bd-3d79-8902-57668547ebf0"]}],"mendeley":{"formattedCitation":"(Markovits et al., 2025; Wratten et al., 2003)","plainTextFormattedCitation":"(Markovits et al., 2025; Wratten et al., 2003)","previouslyFormattedCitation":"(Markovits et al., 2025; Wratten et al., 2003)"},"properties":{"noteIndex":0},"schema":"https://github.com/citation-style-language/schema/raw/master/csl-citation.json"}</w:instrText>
      </w:r>
      <w:r w:rsidR="001B4CD6">
        <w:rPr>
          <w:lang w:val="en-CA"/>
        </w:rPr>
        <w:fldChar w:fldCharType="separate"/>
      </w:r>
      <w:r w:rsidR="00AC4FC7" w:rsidRPr="00AC4FC7">
        <w:rPr>
          <w:noProof/>
          <w:lang w:val="en-CA"/>
        </w:rPr>
        <w:t>(Markovits et al., 2025; Wratten et al., 2003)</w:t>
      </w:r>
      <w:r w:rsidR="001B4CD6">
        <w:rPr>
          <w:lang w:val="en-CA"/>
        </w:rPr>
        <w:fldChar w:fldCharType="end"/>
      </w:r>
      <w:r w:rsidR="00527977">
        <w:rPr>
          <w:lang w:val="en-CA"/>
        </w:rPr>
        <w:t xml:space="preserve">. </w:t>
      </w:r>
      <w:r w:rsidR="00464CC9">
        <w:rPr>
          <w:lang w:val="en-CA"/>
        </w:rPr>
        <w:t>To minimize systematic closure violations caused by insect movement</w:t>
      </w:r>
      <w:r w:rsidR="00527977">
        <w:rPr>
          <w:lang w:val="en-CA"/>
        </w:rPr>
        <w:t>, researchers</w:t>
      </w:r>
      <w:r w:rsidR="002E436D">
        <w:rPr>
          <w:lang w:val="en-CA"/>
        </w:rPr>
        <w:t xml:space="preserve"> using </w:t>
      </w:r>
      <w:proofErr w:type="spellStart"/>
      <w:r w:rsidR="002E436D">
        <w:rPr>
          <w:lang w:val="en-CA"/>
        </w:rPr>
        <w:t>binmix</w:t>
      </w:r>
      <w:proofErr w:type="spellEnd"/>
      <w:r w:rsidR="002E436D">
        <w:rPr>
          <w:lang w:val="en-CA"/>
        </w:rPr>
        <w:t xml:space="preserve"> models</w:t>
      </w:r>
      <w:r w:rsidR="00527977">
        <w:rPr>
          <w:lang w:val="en-CA"/>
        </w:rPr>
        <w:t xml:space="preserve"> should standardiz</w:t>
      </w:r>
      <w:r w:rsidR="002E436D">
        <w:rPr>
          <w:lang w:val="en-CA"/>
        </w:rPr>
        <w:t xml:space="preserve">e </w:t>
      </w:r>
      <w:r w:rsidR="00527977">
        <w:rPr>
          <w:lang w:val="en-CA"/>
        </w:rPr>
        <w:t xml:space="preserve">the presence of discrete </w:t>
      </w:r>
      <w:r w:rsidR="00A4650B">
        <w:rPr>
          <w:lang w:val="en-CA"/>
        </w:rPr>
        <w:t xml:space="preserve">site </w:t>
      </w:r>
      <w:r w:rsidR="00527977">
        <w:rPr>
          <w:lang w:val="en-CA"/>
        </w:rPr>
        <w:t>borders.</w:t>
      </w:r>
      <w:r w:rsidR="00BD4EF1">
        <w:rPr>
          <w:lang w:val="en-CA"/>
        </w:rPr>
        <w:t xml:space="preserve"> </w:t>
      </w:r>
      <w:r w:rsidR="009733F6">
        <w:rPr>
          <w:lang w:val="en-CA"/>
        </w:rPr>
        <w:t>Repeat</w:t>
      </w:r>
      <w:ins w:id="645" w:author="Ulrich, Jens" w:date="2025-06-30T16:24:00Z" w16du:dateUtc="2025-06-30T23:24:00Z">
        <w:r w:rsidR="00BD4812">
          <w:rPr>
            <w:lang w:val="en-CA"/>
          </w:rPr>
          <w:t>ed</w:t>
        </w:r>
      </w:ins>
      <w:r w:rsidR="009733F6">
        <w:rPr>
          <w:lang w:val="en-CA"/>
        </w:rPr>
        <w:t xml:space="preserve"> surveys that are conducted more rapidly relative to insect lifespan would also improve the robustness of </w:t>
      </w:r>
      <w:proofErr w:type="spellStart"/>
      <w:r w:rsidR="00BD4EF1">
        <w:rPr>
          <w:lang w:val="en-CA"/>
        </w:rPr>
        <w:t>binmix</w:t>
      </w:r>
      <w:proofErr w:type="spellEnd"/>
      <w:r w:rsidR="00BD4EF1">
        <w:rPr>
          <w:lang w:val="en-CA"/>
        </w:rPr>
        <w:t xml:space="preserve"> models. </w:t>
      </w:r>
      <w:r w:rsidR="00464CC9">
        <w:rPr>
          <w:lang w:val="en-CA"/>
        </w:rPr>
        <w:t>Activity periods for w</w:t>
      </w:r>
      <w:r w:rsidR="00BD4EF1">
        <w:rPr>
          <w:lang w:val="en-CA"/>
        </w:rPr>
        <w:t xml:space="preserve">ild bees typically </w:t>
      </w:r>
      <w:r w:rsidR="00464CC9">
        <w:rPr>
          <w:lang w:val="en-CA"/>
        </w:rPr>
        <w:t>last</w:t>
      </w:r>
      <w:r w:rsidR="00BD4EF1">
        <w:rPr>
          <w:lang w:val="en-CA"/>
        </w:rPr>
        <w:t xml:space="preserve"> several weeks </w:t>
      </w:r>
      <w:r w:rsidR="000F575C">
        <w:rPr>
          <w:lang w:val="en-CA"/>
        </w:rPr>
        <w:fldChar w:fldCharType="begin" w:fldLock="1"/>
      </w:r>
      <w:r w:rsidR="00AC4FC7">
        <w:rPr>
          <w:lang w:val="en-CA"/>
        </w:rPr>
        <w:instrText>ADDIN CSL_CITATION {"citationItems":[{"id":"ITEM-1","itemData":{"DOI":"10.1111/J.1365-2311.2007.00956.X","ISSN":"1365-2311","abstract":"1. Reliable methods for quantifying population size are crucial for strategies to conserve endangered wild-bee species. Estimates of population size obtained through survey walks were compared with estimates obtained through mark-recapture studies in 10 populations of the red-listed solitary bee Andrena hattorfiana in southern Sweden. 2. The mean number of bees observed during survey walks was strongly correlated with estimates of population size obtained with mark-recapture. It was found that 5.5-23.4% (mean 13.4%) of the total population was observed during an average survey walk. 3. One component in mark-recapture analysis is the measure of survival of individuals. In the largest bee population, females of A. hattorfiana that emerged in early season were found to forage for pollen on average 18.4 days. 4. The findings suggest that during large-scale surveys, for example re-inventories for red-listed species, the population size of solitary bees can be quantified reliably and effectively by performing survey walks in a two-step process. The first step consists of survey walks to establish the relationship between number of bee observations per survey walk and mark-recapture population size for a small set of populations. In the second, simple observation survey walks can be performed for a large set of populations. In each population of A. hattorfiana, it is recommended that at least six survey walks are performed. © 2008 The Authors.","author":[{"dropping-particle":"","family":"Larsson","given":"M.","non-dropping-particle":"","parse-names":false,"suffix":""},{"dropping-particle":"","family":"Franzén","given":"M.","non-dropping-particle":"","parse-names":false,"suffix":""}],"container-title":"Ecological Entomology","id":"ITEM-1","issue":"2","issued":{"date-parts":[["2008","4","1"]]},"page":"232-238","publisher":"John Wiley &amp; Sons, Ltd","title":"Estimating the population size of specialised solitary bees","type":"article-journal","volume":"33"},"uris":["http://www.mendeley.com/documents/?uuid=bf92c63e-e9ee-34e5-a118-372be6b91ec2"]}],"mendeley":{"formattedCitation":"(Larsson &amp; Franzén, 2008)","plainTextFormattedCitation":"(Larsson &amp; Franzén, 2008)","previouslyFormattedCitation":"(Larsson &amp; Franzén, 2008)"},"properties":{"noteIndex":0},"schema":"https://github.com/citation-style-language/schema/raw/master/csl-citation.json"}</w:instrText>
      </w:r>
      <w:r w:rsidR="000F575C">
        <w:rPr>
          <w:lang w:val="en-CA"/>
        </w:rPr>
        <w:fldChar w:fldCharType="separate"/>
      </w:r>
      <w:r w:rsidR="00AC4FC7" w:rsidRPr="00AC4FC7">
        <w:rPr>
          <w:noProof/>
          <w:lang w:val="en-CA"/>
        </w:rPr>
        <w:t>(Larsson &amp; Franzén, 2008)</w:t>
      </w:r>
      <w:r w:rsidR="000F575C">
        <w:rPr>
          <w:lang w:val="en-CA"/>
        </w:rPr>
        <w:fldChar w:fldCharType="end"/>
      </w:r>
      <w:r w:rsidR="00BD4EF1">
        <w:rPr>
          <w:lang w:val="en-CA"/>
        </w:rPr>
        <w:t xml:space="preserve">, a reasonably broad window for our </w:t>
      </w:r>
      <w:r w:rsidR="00464CC9">
        <w:rPr>
          <w:lang w:val="en-CA"/>
        </w:rPr>
        <w:t xml:space="preserve">eight day </w:t>
      </w:r>
      <w:r w:rsidR="00BD4EF1">
        <w:rPr>
          <w:lang w:val="en-CA"/>
        </w:rPr>
        <w:t>repeat</w:t>
      </w:r>
      <w:ins w:id="646" w:author="Ulrich, Jens" w:date="2025-06-30T16:25:00Z" w16du:dateUtc="2025-06-30T23:25:00Z">
        <w:r w:rsidR="00BD4812">
          <w:rPr>
            <w:lang w:val="en-CA"/>
          </w:rPr>
          <w:t>ed</w:t>
        </w:r>
      </w:ins>
      <w:r w:rsidR="00BD4EF1">
        <w:rPr>
          <w:lang w:val="en-CA"/>
        </w:rPr>
        <w:t xml:space="preserve"> surveys</w:t>
      </w:r>
      <w:r w:rsidR="00C801EE">
        <w:rPr>
          <w:lang w:val="en-CA"/>
        </w:rPr>
        <w:t xml:space="preserve"> windows</w:t>
      </w:r>
      <w:r w:rsidR="00BD4EF1">
        <w:rPr>
          <w:lang w:val="en-CA"/>
        </w:rPr>
        <w:t>. Conducting repeat</w:t>
      </w:r>
      <w:ins w:id="647" w:author="Ulrich, Jens" w:date="2025-06-30T16:25:00Z" w16du:dateUtc="2025-06-30T23:25:00Z">
        <w:r w:rsidR="00BD4812">
          <w:rPr>
            <w:lang w:val="en-CA"/>
          </w:rPr>
          <w:t>ed</w:t>
        </w:r>
      </w:ins>
      <w:r w:rsidR="00BD4EF1">
        <w:rPr>
          <w:lang w:val="en-CA"/>
        </w:rPr>
        <w:t xml:space="preserve"> surveys within a single day could help limit </w:t>
      </w:r>
      <w:r w:rsidR="009733F6">
        <w:rPr>
          <w:lang w:val="en-CA"/>
        </w:rPr>
        <w:t xml:space="preserve">closure </w:t>
      </w:r>
      <w:r w:rsidR="00357DD5">
        <w:rPr>
          <w:lang w:val="en-CA"/>
        </w:rPr>
        <w:t xml:space="preserve">violations </w:t>
      </w:r>
      <w:r w:rsidR="00BD4EF1">
        <w:rPr>
          <w:lang w:val="en-CA"/>
        </w:rPr>
        <w:t>for insect</w:t>
      </w:r>
      <w:r w:rsidR="00E22D94">
        <w:rPr>
          <w:lang w:val="en-CA"/>
        </w:rPr>
        <w:t>s</w:t>
      </w:r>
      <w:r w:rsidR="00BD4EF1">
        <w:rPr>
          <w:lang w:val="en-CA"/>
        </w:rPr>
        <w:t xml:space="preserve"> with </w:t>
      </w:r>
      <w:r w:rsidR="00357DD5">
        <w:rPr>
          <w:lang w:val="en-CA"/>
        </w:rPr>
        <w:t>shorter lifespans</w:t>
      </w:r>
      <w:r w:rsidR="00BD4EF1">
        <w:rPr>
          <w:lang w:val="en-CA"/>
        </w:rPr>
        <w:t xml:space="preserve"> </w:t>
      </w:r>
      <w:r w:rsidR="000F575C">
        <w:rPr>
          <w:lang w:val="en-CA"/>
        </w:rPr>
        <w:fldChar w:fldCharType="begin" w:fldLock="1"/>
      </w:r>
      <w:r w:rsidR="00AC4FC7">
        <w:rPr>
          <w:lang w:val="en-CA"/>
        </w:rPr>
        <w:instrText>ADDIN CSL_CITATION {"citationItems":[{"id":"ITEM-1","itemData":{"DOI":"10.1560/IJEE.54.1.69","ISSN":"22244662","abstract":"Butterflies may serve as indicators of biodiversity trends, but for this purpose reliable methods of monitoring their distribution and abundance are essential. We discuss advantages and disadvantages of the currently used methods and suggest potential refinements, based on methodological advances achieved in other organisms. While assessing butterfly distribution, it is vital to account for imperfect species detection at investigated sites. This can be achieved through conducting repeated presence-absence surveys within a single season, and analyzing data with statistical models that estimate detection probability and site occupancy by a species. Transect counts, predominantly used for assessing butterfly abundance in monitoring programs, are cost-effective and easy to implement, but less reliable than mark-release-recapture sampling frequently applied for the same purpose in research studies. Deficiencies of transect counts stem from the fact that they do not account for individual detection probability and temporal fragmentation of butterfly populations, i.e., the situation in which just a small fraction of individuals belonging to a single generation is present on any day of a season. Consequently, transect counts can only yield relative abundance indices, which presumably correlate well with daily butterfly numbers, but not necessarily with their seasonal population sizes. Possible refinements to transect counts that would allow the estimation of individual detection probability include double observer or double zone approaches. In contrast, finding an effective way to estimate longevity (a measure of temporal fragmentation) with transect counts seems impossible. Instead, efforts should be made to evaluate how variation in longevity affects transect-count results.","author":[{"dropping-particle":"","family":"Nowicki","given":"P.","non-dropping-particle":"","parse-names":false,"suffix":""},{"dropping-particle":"","family":"Settele","given":"J.","non-dropping-particle":"","parse-names":false,"suffix":""},{"dropping-particle":"","family":"Henry","given":"P.","non-dropping-particle":"","parse-names":false,"suffix":""},{"dropping-particle":"","family":"Woyciechowski","given":"M.","non-dropping-particle":"","parse-names":false,"suffix":""}],"container-title":"Israel Journal of Ecology &amp; Evolution","id":"ITEM-1","issue":"1","issued":{"date-parts":[["2008"]]},"page":"69-88","publisher":"Taylor &amp; Francis Group","title":"Butterfly Monitoring Methods: The ideal and the Real World","type":"article-journal","volume":"54"},"uris":["http://www.mendeley.com/documents/?uuid=ddb11c34-4f3d-340b-9364-f9a514f9d535"]}],"mendeley":{"formattedCitation":"(Nowicki et al., 2008)","plainTextFormattedCitation":"(Nowicki et al., 2008)","previouslyFormattedCitation":"(Nowicki et al., 2008)"},"properties":{"noteIndex":0},"schema":"https://github.com/citation-style-language/schema/raw/master/csl-citation.json"}</w:instrText>
      </w:r>
      <w:r w:rsidR="000F575C">
        <w:rPr>
          <w:lang w:val="en-CA"/>
        </w:rPr>
        <w:fldChar w:fldCharType="separate"/>
      </w:r>
      <w:r w:rsidR="00AC4FC7" w:rsidRPr="00AC4FC7">
        <w:rPr>
          <w:noProof/>
          <w:lang w:val="en-CA"/>
        </w:rPr>
        <w:t>(Nowicki et al., 2008)</w:t>
      </w:r>
      <w:r w:rsidR="000F575C">
        <w:rPr>
          <w:lang w:val="en-CA"/>
        </w:rPr>
        <w:fldChar w:fldCharType="end"/>
      </w:r>
      <w:r w:rsidR="000F575C">
        <w:rPr>
          <w:lang w:val="en-CA"/>
        </w:rPr>
        <w:t xml:space="preserve">. </w:t>
      </w:r>
      <w:r w:rsidR="00BD4EF1">
        <w:rPr>
          <w:lang w:val="en-CA"/>
        </w:rPr>
        <w:t xml:space="preserve">Overall, </w:t>
      </w:r>
      <w:proofErr w:type="spellStart"/>
      <w:r w:rsidR="00BD4EF1">
        <w:rPr>
          <w:lang w:val="en-CA"/>
        </w:rPr>
        <w:t>binmix</w:t>
      </w:r>
      <w:proofErr w:type="spellEnd"/>
      <w:r w:rsidR="00BD4EF1">
        <w:rPr>
          <w:lang w:val="en-CA"/>
        </w:rPr>
        <w:t xml:space="preserve"> models </w:t>
      </w:r>
      <w:r w:rsidR="00A3241C">
        <w:rPr>
          <w:lang w:val="en-CA"/>
        </w:rPr>
        <w:t>are</w:t>
      </w:r>
      <w:r w:rsidR="00BD4EF1">
        <w:rPr>
          <w:lang w:val="en-CA"/>
        </w:rPr>
        <w:t xml:space="preserve"> most appropriate when mobility is </w:t>
      </w:r>
      <w:proofErr w:type="gramStart"/>
      <w:r w:rsidR="00BD4EF1">
        <w:rPr>
          <w:lang w:val="en-CA"/>
        </w:rPr>
        <w:t>limited</w:t>
      </w:r>
      <w:proofErr w:type="gramEnd"/>
      <w:r w:rsidR="00BD4EF1">
        <w:rPr>
          <w:lang w:val="en-CA"/>
        </w:rPr>
        <w:t xml:space="preserve"> and individual</w:t>
      </w:r>
      <w:r w:rsidR="00E336BD">
        <w:rPr>
          <w:lang w:val="en-CA"/>
        </w:rPr>
        <w:t>s</w:t>
      </w:r>
      <w:r w:rsidR="00BD4EF1">
        <w:rPr>
          <w:lang w:val="en-CA"/>
        </w:rPr>
        <w:t xml:space="preserve"> are longer-lived</w:t>
      </w:r>
      <w:r w:rsidR="00E336BD">
        <w:rPr>
          <w:lang w:val="en-CA"/>
        </w:rPr>
        <w:t>. For example, for stag beetles (Lucanidae)</w:t>
      </w:r>
      <w:r w:rsidR="00BC6A88">
        <w:rPr>
          <w:lang w:val="en-CA"/>
        </w:rPr>
        <w:t>,</w:t>
      </w:r>
      <w:r w:rsidR="00E336BD">
        <w:rPr>
          <w:lang w:val="en-CA"/>
        </w:rPr>
        <w:t xml:space="preserve"> which have months-long </w:t>
      </w:r>
      <w:r w:rsidR="00464CC9">
        <w:rPr>
          <w:lang w:val="en-CA"/>
        </w:rPr>
        <w:t>activity</w:t>
      </w:r>
      <w:r w:rsidR="00E336BD">
        <w:rPr>
          <w:lang w:val="en-CA"/>
        </w:rPr>
        <w:t xml:space="preserve"> periods wherein they tend to move less than a few dozen metres per day </w:t>
      </w:r>
      <w:r w:rsidR="000F575C">
        <w:rPr>
          <w:lang w:val="en-CA"/>
        </w:rPr>
        <w:fldChar w:fldCharType="begin" w:fldLock="1"/>
      </w:r>
      <w:r w:rsidR="00AC4FC7">
        <w:rPr>
          <w:lang w:val="en-CA"/>
        </w:rPr>
        <w:instrText>ADDIN CSL_CITATION {"citationItems":[{"id":"ITEM-1","itemData":{"DOI":"10.3390/F11101085","ISSN":"1999-4907","abstract":"Monitoring programs should be based on the measurement of two main pillars for evaluating the conservation status of a species: population size and geographical distribution. To date, the only way reported in the literature to obtain detailed information on L. cervus population size is to use the capture-mark-recapture method. This is an expensive and time-consuming technique that implies physical capture and handling of individuals, which could affect their survival. Therefore, in this study we tested and compared two non-invasive sampling approaches, namely evening walk transects and diurnal tree trunk surveys, to derive accurate abundance estimates by means of N-mixture models in a Bayesian framework. In our study, both methods showed relatively high detection probability (≥56%). However, tree surveys performed better than walk transects (≈80%), especially with the progression of the sampling season. Tree surveys proved to be more effective than walk transects in providing data for an accurate population density estimate (much smaller 95% Bayesian Confidence Intervals). In light of a cost and benefit assessment, the tree survey is undoubtedly more convenient, as well as more effective, as it is more time consuming but less expensive than a walk transect (one operator for 2–3 h vs. two operators for 30 min each). Moreover, it needs fewer expert operators because of the greater proximity to the species, increasing the probability of correctly identifying it, i.e., reducing type I error (false positive or overestimation of counts). For the first time, we applied N-mixture models for estimating population abundance of L. cervus. Overcoming all the limits imposed by the use of the capture-mark-recapture method, in this study we performed a further step forward in the planning of monitoring aimed at the conservation of L. cervus and the evaluation of its demographic trend.","author":[{"dropping-particle":"","family":"Rocca","given":"F.","non-dropping-particle":"Della","parse-names":false,"suffix":""},{"dropping-particle":"","family":"Milanesi","given":"P.","non-dropping-particle":"","parse-names":false,"suffix":""},{"dropping-particle":"","family":"Magna","given":"F.","non-dropping-particle":"","parse-names":false,"suffix":""},{"dropping-particle":"","family":"Mola","given":"Li.","non-dropping-particle":"","parse-names":false,"suffix":""},{"dropping-particle":"","family":"Bezzicheri","given":"T.","non-dropping-particle":"","parse-names":false,"suffix":""},{"dropping-particle":"","family":"Deiaco","given":"C.","non-dropping-particle":"","parse-names":false,"suffix":""},{"dropping-particle":"","family":"Bracco","given":"F.","non-dropping-particle":"","parse-names":false,"suffix":""}],"container-title":"Forests 2020, Vol. 11, Page 1085","id":"ITEM-1","issue":"10","issued":{"date-parts":[["2020","10","12"]]},"page":"1085","publisher":"Multidisciplinary Digital Publishing Institute","title":"Comparison of Two Sampling Methods to Estimate the Abundance of Lucanus cervus with Application of n-Mixture Models","type":"article-journal","volume":"11"},"uris":["http://www.mendeley.com/documents/?uuid=ce7ca28b-0011-3ddb-af9d-ab21595b42ef"]}],"mendeley":{"formattedCitation":"(Della Rocca et al., 2020)","plainTextFormattedCitation":"(Della Rocca et al., 2020)","previouslyFormattedCitation":"(Della Rocca et al., 2020)"},"properties":{"noteIndex":0},"schema":"https://github.com/citation-style-language/schema/raw/master/csl-citation.json"}</w:instrText>
      </w:r>
      <w:r w:rsidR="000F575C">
        <w:rPr>
          <w:lang w:val="en-CA"/>
        </w:rPr>
        <w:fldChar w:fldCharType="separate"/>
      </w:r>
      <w:r w:rsidR="00AC4FC7" w:rsidRPr="00AC4FC7">
        <w:rPr>
          <w:noProof/>
          <w:lang w:val="en-CA"/>
        </w:rPr>
        <w:t>(Della Rocca et al., 2020)</w:t>
      </w:r>
      <w:r w:rsidR="000F575C">
        <w:rPr>
          <w:lang w:val="en-CA"/>
        </w:rPr>
        <w:fldChar w:fldCharType="end"/>
      </w:r>
      <w:r w:rsidR="00BD4EF1">
        <w:rPr>
          <w:lang w:val="en-CA"/>
        </w:rPr>
        <w:t xml:space="preserve">. </w:t>
      </w:r>
    </w:p>
    <w:p w14:paraId="3D430962" w14:textId="78743AEF" w:rsidR="003A67A4" w:rsidRDefault="009733F6" w:rsidP="009733F6">
      <w:pPr>
        <w:spacing w:line="480" w:lineRule="auto"/>
        <w:ind w:firstLine="720"/>
        <w:rPr>
          <w:ins w:id="648" w:author="Jens Christian Ulrich" w:date="2025-09-10T16:20:00Z" w16du:dateUtc="2025-09-10T20:20:00Z"/>
          <w:lang w:val="en-CA"/>
        </w:rPr>
      </w:pPr>
      <w:r>
        <w:rPr>
          <w:lang w:val="en-CA"/>
        </w:rPr>
        <w:t xml:space="preserve">In our simulation study, </w:t>
      </w:r>
      <w:proofErr w:type="spellStart"/>
      <w:r>
        <w:rPr>
          <w:lang w:val="en-CA"/>
        </w:rPr>
        <w:t>multimix</w:t>
      </w:r>
      <w:proofErr w:type="spellEnd"/>
      <w:r>
        <w:rPr>
          <w:lang w:val="en-CA"/>
        </w:rPr>
        <w:t xml:space="preserve"> models for mark-recapture data consistently provided the most accurate estimates of abundance drivers.</w:t>
      </w:r>
      <w:r w:rsidRPr="00B41E91">
        <w:rPr>
          <w:lang w:val="en-CA"/>
        </w:rPr>
        <w:t xml:space="preserve"> </w:t>
      </w:r>
      <w:proofErr w:type="spellStart"/>
      <w:r>
        <w:rPr>
          <w:lang w:val="en-CA"/>
        </w:rPr>
        <w:t>Multimix</w:t>
      </w:r>
      <w:proofErr w:type="spellEnd"/>
      <w:r>
        <w:rPr>
          <w:lang w:val="en-CA"/>
        </w:rPr>
        <w:t xml:space="preserve"> models </w:t>
      </w:r>
      <w:r w:rsidR="00EA5E01">
        <w:rPr>
          <w:lang w:val="en-CA"/>
        </w:rPr>
        <w:t>also provided</w:t>
      </w:r>
      <w:r>
        <w:rPr>
          <w:lang w:val="en-CA"/>
        </w:rPr>
        <w:t xml:space="preserve"> more precise</w:t>
      </w:r>
      <w:r w:rsidR="003260B9">
        <w:rPr>
          <w:lang w:val="en-CA"/>
        </w:rPr>
        <w:t xml:space="preserve"> estimates of a hypothesized abundance driver</w:t>
      </w:r>
      <w:r>
        <w:rPr>
          <w:lang w:val="en-CA"/>
        </w:rPr>
        <w:t xml:space="preserve">, in agreement with other studies comparing estimates for total abundance </w:t>
      </w:r>
      <w:r>
        <w:rPr>
          <w:lang w:val="en-CA"/>
        </w:rPr>
        <w:fldChar w:fldCharType="begin" w:fldLock="1"/>
      </w:r>
      <w:r w:rsidR="00AC4FC7">
        <w:rPr>
          <w:lang w:val="en-CA"/>
        </w:rPr>
        <w:instrText>ADDIN CSL_CITATION {"citationItems":[{"id":"ITEM-1","itemData":{"DOI":"10.1111/ibi.12802","ISSN":"1474919X","abstract":"Assessing and modelling abundance from animal count data is a very common task in ecology and management. Detection is arguably never perfect, but modern hierarchical models can incorporate detection probability and yield abundance estimates that are corrected for imperfect detection. Two variants of these models rely on counts of unmarked individuals, or territories (binomial N-mixture models, or binmix), and on detection histories based on territory-mapping data (multinomial N-mixture models or multimix). However, calibration studies which evaluate these two N-mixture model approaches are needed. We analysed conventional territory-mapping data (three surveys in 2014 and four in 2015) using both binmix and multimix models to estimate abundance for two common avian cavity-nesting forest species (Great Tit Parus major and Eurasian Blue Tit Cyanistes caeruleus). In the same study area, we used two benchmarks: occupancy data from a dense nestbox scheme and total number of detected territories. To investigate variance in estimates due to the territory assignment, three independent ornithologists conducted territory assignments. Nestbox occupancy yields a minimum number of territories, as some natural cavities may have been used, and binmix model estimates were generally higher than this benchmark. Estimates using the multimix model were slightly more precise than binmix model estimates. Depending on the person assigning the territories, the multimix model estimates became quite different, either overestimating or underestimating the ‘truth’. We conclude that N-mixture models estimated abundance reliably, even for our very small sample sizes. Territory-mapping counts depended on territory assignment and this carried over to estimates under the multimix model. This limitation has to be taken into account when abundance estimates are compared between sites or years. Whenever possible, accounting for such hidden heterogeneity in the raw data of bird surveys, via including a ‘territory editor’ factor, is recommended. Distributing the surveys randomly (in time and space) to editors may also alleviate this problem.","author":[{"dropping-particle":"","family":"Bötsch","given":"Y.","non-dropping-particle":"","parse-names":false,"suffix":""},{"dropping-particle":"","family":"Jenni","given":"L.","non-dropping-particle":"","parse-names":false,"suffix":""},{"dropping-particle":"","family":"Kéry","given":"M.","non-dropping-particle":"","parse-names":false,"suffix":""}],"container-title":"Ibis","id":"ITEM-1","issue":"3","issued":{"date-parts":[["2020"]]},"page":"902-910","title":"Field evaluation of abundance estimates under binomial and multinomial N-mixture models","type":"article-journal","volume":"162"},"uris":["http://www.mendeley.com/documents/?uuid=88569812-b349-4c39-afee-6369e2c1f62d"]}],"mendeley":{"formattedCitation":"(Bötsch et al., 2020)","plainTextFormattedCitation":"(Bötsch et al., 2020)","previouslyFormattedCitation":"(Bötsch et al., 2020)"},"properties":{"noteIndex":0},"schema":"https://github.com/citation-style-language/schema/raw/master/csl-citation.json"}</w:instrText>
      </w:r>
      <w:r>
        <w:rPr>
          <w:lang w:val="en-CA"/>
        </w:rPr>
        <w:fldChar w:fldCharType="separate"/>
      </w:r>
      <w:r w:rsidR="00AC4FC7" w:rsidRPr="00AC4FC7">
        <w:rPr>
          <w:noProof/>
          <w:lang w:val="en-CA"/>
        </w:rPr>
        <w:t>(Bötsch et al., 2020)</w:t>
      </w:r>
      <w:r>
        <w:rPr>
          <w:lang w:val="en-CA"/>
        </w:rPr>
        <w:fldChar w:fldCharType="end"/>
      </w:r>
      <w:r>
        <w:rPr>
          <w:lang w:val="en-CA"/>
        </w:rPr>
        <w:t xml:space="preserve">. As such, </w:t>
      </w:r>
      <w:proofErr w:type="spellStart"/>
      <w:r>
        <w:rPr>
          <w:lang w:val="en-CA"/>
        </w:rPr>
        <w:t>multimix</w:t>
      </w:r>
      <w:proofErr w:type="spellEnd"/>
      <w:r>
        <w:rPr>
          <w:lang w:val="en-CA"/>
        </w:rPr>
        <w:t xml:space="preserve"> model approaches allow researchers to leverage maximum information from a limited sample size. This is especially important when a focal species is rare, occurs at a limited number of sites</w:t>
      </w:r>
      <w:r w:rsidR="00BC6A88">
        <w:rPr>
          <w:lang w:val="en-CA"/>
        </w:rPr>
        <w:t>,</w:t>
      </w:r>
      <w:r>
        <w:rPr>
          <w:lang w:val="en-CA"/>
        </w:rPr>
        <w:t xml:space="preserve"> or where site survey permitting is a limiting factor. </w:t>
      </w:r>
      <w:ins w:id="649" w:author="Jens Christian Ulrich" w:date="2025-09-10T16:21:00Z" w16du:dateUtc="2025-09-10T20:21:00Z">
        <w:r w:rsidR="003A67A4">
          <w:rPr>
            <w:lang w:val="en-CA"/>
          </w:rPr>
          <w:t xml:space="preserve">Relative to other groups, </w:t>
        </w:r>
      </w:ins>
      <w:ins w:id="650" w:author="Jens Christian Ulrich" w:date="2025-09-10T16:34:00Z" w16du:dateUtc="2025-09-10T20:34:00Z">
        <w:r w:rsidR="003E4E9C">
          <w:rPr>
            <w:lang w:val="en-CA"/>
          </w:rPr>
          <w:t>i</w:t>
        </w:r>
      </w:ins>
      <w:ins w:id="651" w:author="Jens Christian Ulrich" w:date="2025-09-10T16:21:00Z" w16du:dateUtc="2025-09-10T20:21:00Z">
        <w:r w:rsidR="003A67A4">
          <w:rPr>
            <w:lang w:val="en-CA"/>
          </w:rPr>
          <w:t xml:space="preserve">nsects may be more conducive for mark-recapture. </w:t>
        </w:r>
      </w:ins>
      <w:ins w:id="652" w:author="Jens Christian Ulrich" w:date="2025-09-10T16:24:00Z" w16du:dateUtc="2025-09-10T20:24:00Z">
        <w:r w:rsidR="003A67A4">
          <w:rPr>
            <w:lang w:val="en-CA"/>
          </w:rPr>
          <w:t xml:space="preserve">During sampling, insects were easily placed on ice to induce calmed behaviour </w:t>
        </w:r>
      </w:ins>
      <w:ins w:id="653" w:author="Jens Christian Ulrich" w:date="2025-09-10T16:26:00Z" w16du:dateUtc="2025-09-10T20:26:00Z">
        <w:r w:rsidR="003E4E9C">
          <w:rPr>
            <w:lang w:val="en-CA"/>
          </w:rPr>
          <w:t xml:space="preserve">and temporary </w:t>
        </w:r>
      </w:ins>
      <w:ins w:id="654" w:author="Jens Christian Ulrich" w:date="2025-09-10T16:27:00Z" w16du:dateUtc="2025-09-10T20:27:00Z">
        <w:r w:rsidR="003E4E9C">
          <w:rPr>
            <w:lang w:val="en-CA"/>
          </w:rPr>
          <w:t xml:space="preserve">sedation during sampling, which may contrast with </w:t>
        </w:r>
      </w:ins>
      <w:ins w:id="655" w:author="Jens Christian Ulrich" w:date="2025-09-10T16:34:00Z" w16du:dateUtc="2025-09-10T20:34:00Z">
        <w:r w:rsidR="003E4E9C">
          <w:rPr>
            <w:lang w:val="en-CA"/>
          </w:rPr>
          <w:t xml:space="preserve">the </w:t>
        </w:r>
      </w:ins>
      <w:ins w:id="656" w:author="Jens Christian Ulrich" w:date="2025-09-10T16:27:00Z" w16du:dateUtc="2025-09-10T20:27:00Z">
        <w:r w:rsidR="003E4E9C">
          <w:rPr>
            <w:lang w:val="en-CA"/>
          </w:rPr>
          <w:t>more intensive handling</w:t>
        </w:r>
      </w:ins>
      <w:ins w:id="657" w:author="Jens Christian Ulrich" w:date="2025-09-10T16:34:00Z" w16du:dateUtc="2025-09-10T20:34:00Z">
        <w:r w:rsidR="003E4E9C">
          <w:rPr>
            <w:lang w:val="en-CA"/>
          </w:rPr>
          <w:t xml:space="preserve"> processes</w:t>
        </w:r>
      </w:ins>
      <w:ins w:id="658" w:author="Jens Christian Ulrich" w:date="2025-09-10T16:27:00Z" w16du:dateUtc="2025-09-10T20:27:00Z">
        <w:r w:rsidR="003E4E9C">
          <w:rPr>
            <w:lang w:val="en-CA"/>
          </w:rPr>
          <w:t xml:space="preserve"> for vertebrates such as birds that </w:t>
        </w:r>
      </w:ins>
      <w:ins w:id="659" w:author="Jens Christian Ulrich" w:date="2025-09-10T16:34:00Z" w16du:dateUtc="2025-09-10T20:34:00Z">
        <w:r w:rsidR="003E4E9C">
          <w:rPr>
            <w:lang w:val="en-CA"/>
          </w:rPr>
          <w:t>are</w:t>
        </w:r>
      </w:ins>
      <w:ins w:id="660" w:author="Jens Christian Ulrich" w:date="2025-09-10T16:27:00Z" w16du:dateUtc="2025-09-10T20:27:00Z">
        <w:r w:rsidR="003E4E9C">
          <w:rPr>
            <w:lang w:val="en-CA"/>
          </w:rPr>
          <w:t xml:space="preserve"> known to cause </w:t>
        </w:r>
      </w:ins>
      <w:ins w:id="661" w:author="Jens Christian Ulrich" w:date="2025-09-10T16:28:00Z" w16du:dateUtc="2025-09-10T20:28:00Z">
        <w:r w:rsidR="003E4E9C">
          <w:rPr>
            <w:lang w:val="en-CA"/>
          </w:rPr>
          <w:t xml:space="preserve">distress and mortality </w:t>
        </w:r>
      </w:ins>
      <w:ins w:id="662" w:author="Jens Christian Ulrich" w:date="2025-09-10T16:29:00Z" w16du:dateUtc="2025-09-10T20:29:00Z">
        <w:r w:rsidR="003E4E9C">
          <w:rPr>
            <w:lang w:val="en-CA"/>
          </w:rPr>
          <w:fldChar w:fldCharType="begin" w:fldLock="1"/>
        </w:r>
      </w:ins>
      <w:r w:rsidR="003E4E9C">
        <w:rPr>
          <w:lang w:val="en-CA"/>
        </w:rPr>
        <w:instrText>ADDIN CSL_CITATION {"citationItems":[{"id":"ITEM-1","itemData":{"DOI":"10.1007/BF00056197/METRICS","ISSN":"09603115","abstract":"This paper addresses some of the ethical and welfare considerations implicit in the application of general techniques in common use during the course of collecting data in ecological field work. Even if they are not explicitly constructed as manipulative experiments, many field studies involve some degree of intervention during routine monitoring programmes: through disturbance caused merely by the presence of an observer or where specific sampling techniques themselves involve capture, handling and marking. Such interventive techniques may cause discomfort, distress or loss of fitness, even in the extreme may result in incidental mortality - and the ethical scientist should critically evaluate the implications of each methodology before adopting any procedure. The paper reviews by way of example the types of objective information now available for both small and larger mammals in relation to: (i) distress and mortality during capture operations; (ii) mortality or distress caused at the time by marking; (iii) longer-term consequences of handling and marking in terms of subsequent [delayed] mortality or loss of fitness, before considering a formal framework for assessment of costs and benefits of any given field programme. © 1995 Chapman &amp; Hall.","author":[{"dropping-particle":"","family":"Putman","given":"R. J.","non-dropping-particle":"","parse-names":false,"suffix":""}],"container-title":"Biodiversity and Conservation","id":"ITEM-1","issue":"8","issued":{"date-parts":[["1995","11"]]},"page":"903-915","publisher":"Kluwer Academic Publishers","title":"Ethical considerations and animal welfare in ecological field studies","type":"article-journal","volume":"4"},"uris":["http://www.mendeley.com/documents/?uuid=c0b8fd00-50c5-3e05-8583-3cdd9c1ed2dd"]}],"mendeley":{"formattedCitation":"(Putman, 1995)","plainTextFormattedCitation":"(Putman, 1995)","previouslyFormattedCitation":"(Putman, 1995)"},"properties":{"noteIndex":0},"schema":"https://github.com/citation-style-language/schema/raw/master/csl-citation.json"}</w:instrText>
      </w:r>
      <w:r w:rsidR="003E4E9C">
        <w:rPr>
          <w:lang w:val="en-CA"/>
        </w:rPr>
        <w:fldChar w:fldCharType="separate"/>
      </w:r>
      <w:r w:rsidR="003E4E9C" w:rsidRPr="003E4E9C">
        <w:rPr>
          <w:noProof/>
          <w:lang w:val="en-CA"/>
        </w:rPr>
        <w:t xml:space="preserve">(Putman, </w:t>
      </w:r>
      <w:r w:rsidR="003E4E9C" w:rsidRPr="003E4E9C">
        <w:rPr>
          <w:noProof/>
          <w:lang w:val="en-CA"/>
        </w:rPr>
        <w:lastRenderedPageBreak/>
        <w:t>1995)</w:t>
      </w:r>
      <w:ins w:id="663" w:author="Jens Christian Ulrich" w:date="2025-09-10T16:29:00Z" w16du:dateUtc="2025-09-10T20:29:00Z">
        <w:r w:rsidR="003E4E9C">
          <w:rPr>
            <w:lang w:val="en-CA"/>
          </w:rPr>
          <w:fldChar w:fldCharType="end"/>
        </w:r>
        <w:r w:rsidR="003E4E9C">
          <w:rPr>
            <w:lang w:val="en-CA"/>
          </w:rPr>
          <w:t>. Further, the small</w:t>
        </w:r>
      </w:ins>
      <w:ins w:id="664" w:author="Jens Christian Ulrich" w:date="2025-09-10T16:30:00Z" w16du:dateUtc="2025-09-10T20:30:00Z">
        <w:r w:rsidR="003E4E9C">
          <w:rPr>
            <w:lang w:val="en-CA"/>
          </w:rPr>
          <w:t>er</w:t>
        </w:r>
      </w:ins>
      <w:ins w:id="665" w:author="Jens Christian Ulrich" w:date="2025-09-10T16:29:00Z" w16du:dateUtc="2025-09-10T20:29:00Z">
        <w:r w:rsidR="003E4E9C">
          <w:rPr>
            <w:lang w:val="en-CA"/>
          </w:rPr>
          <w:t xml:space="preserve"> range</w:t>
        </w:r>
      </w:ins>
      <w:ins w:id="666" w:author="Jens Christian Ulrich" w:date="2025-09-10T16:30:00Z" w16du:dateUtc="2025-09-10T20:30:00Z">
        <w:r w:rsidR="003E4E9C">
          <w:rPr>
            <w:lang w:val="en-CA"/>
          </w:rPr>
          <w:t xml:space="preserve">s of many insects make repeat surveys and </w:t>
        </w:r>
      </w:ins>
      <w:ins w:id="667" w:author="Jens Christian Ulrich" w:date="2025-09-10T16:34:00Z" w16du:dateUtc="2025-09-10T20:34:00Z">
        <w:r w:rsidR="003E4E9C">
          <w:rPr>
            <w:lang w:val="en-CA"/>
          </w:rPr>
          <w:t>resighting</w:t>
        </w:r>
      </w:ins>
      <w:ins w:id="668" w:author="Jens Christian Ulrich" w:date="2025-09-10T16:30:00Z" w16du:dateUtc="2025-09-10T20:30:00Z">
        <w:r w:rsidR="003E4E9C">
          <w:rPr>
            <w:lang w:val="en-CA"/>
          </w:rPr>
          <w:t xml:space="preserve"> more logistically feasible compared to wide ranging animals such as large mammals </w:t>
        </w:r>
      </w:ins>
      <w:ins w:id="669" w:author="Jens Christian Ulrich" w:date="2025-09-10T16:31:00Z" w16du:dateUtc="2025-09-10T20:31:00Z">
        <w:r w:rsidR="003E4E9C">
          <w:rPr>
            <w:lang w:val="en-CA"/>
          </w:rPr>
          <w:fldChar w:fldCharType="begin" w:fldLock="1"/>
        </w:r>
      </w:ins>
      <w:r w:rsidR="004340E6">
        <w:rPr>
          <w:lang w:val="en-CA"/>
        </w:rPr>
        <w:instrText>ADDIN CSL_CITATION {"citationItems":[{"id":"ITEM-1","itemData":{"DOI":"10.1007/978-94-011-2868-1_84","ISBN":"978-94-011-2868-1","abstract":"Mark-recapture studies of animals with large home ranges typically involve many individuals that routinely traverse study area boundaries. Radio-collars can be used to determine the number of marked animals available for capture, but if the recapture period is long,...","author":[{"dropping-particle":"","family":"Garshelis","given":"D.","non-dropping-particle":"","parse-names":false,"suffix":""}],"container-title":"Wildlife 2001: Populations","id":"ITEM-1","issued":{"date-parts":[["1992"]]},"page":"1098-1111","publisher":"Springer, Dordrecht","title":"Mark-Recapture Density Estimation for Animals with Large Home Ranges","type":"article-journal"},"uris":["http://www.mendeley.com/documents/?uuid=070c986e-40cb-3fca-b44b-d69359c93519"]}],"mendeley":{"formattedCitation":"(Garshelis, 1992)","plainTextFormattedCitation":"(Garshelis, 1992)","previouslyFormattedCitation":"(Garshelis, 1992)"},"properties":{"noteIndex":0},"schema":"https://github.com/citation-style-language/schema/raw/master/csl-citation.json"}</w:instrText>
      </w:r>
      <w:r w:rsidR="003E4E9C">
        <w:rPr>
          <w:lang w:val="en-CA"/>
        </w:rPr>
        <w:fldChar w:fldCharType="separate"/>
      </w:r>
      <w:r w:rsidR="003E4E9C" w:rsidRPr="003E4E9C">
        <w:rPr>
          <w:noProof/>
          <w:lang w:val="en-CA"/>
        </w:rPr>
        <w:t>(Garshelis, 1992)</w:t>
      </w:r>
      <w:ins w:id="670" w:author="Jens Christian Ulrich" w:date="2025-09-10T16:31:00Z" w16du:dateUtc="2025-09-10T20:31:00Z">
        <w:r w:rsidR="003E4E9C">
          <w:rPr>
            <w:lang w:val="en-CA"/>
          </w:rPr>
          <w:fldChar w:fldCharType="end"/>
        </w:r>
      </w:ins>
      <w:ins w:id="671" w:author="Jens Christian Ulrich" w:date="2025-09-10T16:30:00Z" w16du:dateUtc="2025-09-10T20:30:00Z">
        <w:r w:rsidR="003E4E9C">
          <w:rPr>
            <w:lang w:val="en-CA"/>
          </w:rPr>
          <w:t xml:space="preserve">. </w:t>
        </w:r>
      </w:ins>
      <w:ins w:id="672" w:author="Jens Christian Ulrich" w:date="2025-09-10T16:29:00Z" w16du:dateUtc="2025-09-10T20:29:00Z">
        <w:r w:rsidR="003E4E9C">
          <w:rPr>
            <w:lang w:val="en-CA"/>
          </w:rPr>
          <w:t xml:space="preserve"> </w:t>
        </w:r>
      </w:ins>
    </w:p>
    <w:p w14:paraId="2B7EC853" w14:textId="56635F12" w:rsidR="00BD4EF1" w:rsidRDefault="00BD4EF1" w:rsidP="009733F6">
      <w:pPr>
        <w:spacing w:line="480" w:lineRule="auto"/>
        <w:ind w:firstLine="720"/>
        <w:rPr>
          <w:lang w:val="en-CA"/>
        </w:rPr>
      </w:pPr>
      <w:proofErr w:type="spellStart"/>
      <w:r w:rsidRPr="008A3429">
        <w:rPr>
          <w:lang w:val="en-CA"/>
        </w:rPr>
        <w:t>Multimix</w:t>
      </w:r>
      <w:proofErr w:type="spellEnd"/>
      <w:r w:rsidRPr="008A3429">
        <w:rPr>
          <w:lang w:val="en-CA"/>
        </w:rPr>
        <w:t xml:space="preserve"> models can be applied to </w:t>
      </w:r>
      <w:r w:rsidR="00A22361">
        <w:rPr>
          <w:lang w:val="en-CA"/>
        </w:rPr>
        <w:t xml:space="preserve">data generated using </w:t>
      </w:r>
      <w:r w:rsidRPr="008A3429">
        <w:rPr>
          <w:lang w:val="en-CA"/>
        </w:rPr>
        <w:t>sampling protocols</w:t>
      </w:r>
      <w:r w:rsidR="00A065BE" w:rsidRPr="008A3429">
        <w:rPr>
          <w:lang w:val="en-CA"/>
        </w:rPr>
        <w:t xml:space="preserve"> </w:t>
      </w:r>
      <w:r w:rsidR="00A22361">
        <w:rPr>
          <w:lang w:val="en-CA"/>
        </w:rPr>
        <w:t>other than</w:t>
      </w:r>
      <w:r w:rsidR="00A065BE" w:rsidRPr="008A3429">
        <w:rPr>
          <w:lang w:val="en-CA"/>
        </w:rPr>
        <w:t xml:space="preserve"> mark-recapture</w:t>
      </w:r>
      <w:r w:rsidRPr="008A3429">
        <w:rPr>
          <w:lang w:val="en-CA"/>
        </w:rPr>
        <w:t xml:space="preserve">. </w:t>
      </w:r>
      <w:r>
        <w:rPr>
          <w:lang w:val="en-CA"/>
        </w:rPr>
        <w:t>Alternative protocols include r</w:t>
      </w:r>
      <w:r w:rsidRPr="00473683">
        <w:rPr>
          <w:lang w:val="en-CA"/>
        </w:rPr>
        <w:t>emoval sampling, multiple observer recordin</w:t>
      </w:r>
      <w:r>
        <w:rPr>
          <w:lang w:val="en-CA"/>
        </w:rPr>
        <w:t>g</w:t>
      </w:r>
      <w:r w:rsidRPr="00473683">
        <w:rPr>
          <w:lang w:val="en-CA"/>
        </w:rPr>
        <w:t>, territory tracking</w:t>
      </w:r>
      <w:r>
        <w:rPr>
          <w:lang w:val="en-CA"/>
        </w:rPr>
        <w:t xml:space="preserve">, or distance sampling </w:t>
      </w:r>
      <w:r w:rsidR="00FD231B">
        <w:rPr>
          <w:lang w:val="en-CA"/>
        </w:rPr>
        <w:fldChar w:fldCharType="begin" w:fldLock="1"/>
      </w:r>
      <w:r w:rsidR="003D3872">
        <w:rPr>
          <w:lang w:val="en-CA"/>
        </w:rPr>
        <w:instrText>ADDIN CSL_CITATION {"citationItems":[{"id":"ITEM-1","itemData":{"author":[{"dropping-particle":"","family":"Kery","given":"M.","non-dropping-particle":"","parse-names":false,"suffix":""},{"dropping-particle":"","family":"Royle","given":"J. A.","non-dropping-particle":"","parse-names":false,"suffix":""}],"id":"ITEM-1","issued":{"date-parts":[["2020"]]},"publisher":"Academic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2020)","manualFormatting":"(Kery &amp; Royle 2020)","plainTextFormattedCitation":"(Kery &amp; Royle, 2020)","previouslyFormattedCitation":"(Kery &amp; Royle, 2020)"},"properties":{"noteIndex":0},"schema":"https://github.com/citation-style-language/schema/raw/master/csl-citation.json"}</w:instrText>
      </w:r>
      <w:r w:rsidR="00FD231B">
        <w:rPr>
          <w:lang w:val="en-CA"/>
        </w:rPr>
        <w:fldChar w:fldCharType="separate"/>
      </w:r>
      <w:r w:rsidR="00FD231B" w:rsidRPr="00FD231B">
        <w:rPr>
          <w:noProof/>
          <w:lang w:val="en-CA"/>
        </w:rPr>
        <w:t xml:space="preserve">(Kery </w:t>
      </w:r>
      <w:r w:rsidR="00E336BD">
        <w:rPr>
          <w:noProof/>
          <w:lang w:val="en-CA"/>
        </w:rPr>
        <w:t>&amp;</w:t>
      </w:r>
      <w:r w:rsidR="00FD231B" w:rsidRPr="00FD231B">
        <w:rPr>
          <w:noProof/>
          <w:lang w:val="en-CA"/>
        </w:rPr>
        <w:t xml:space="preserve"> Royle 2020)</w:t>
      </w:r>
      <w:r w:rsidR="00FD231B">
        <w:rPr>
          <w:lang w:val="en-CA"/>
        </w:rPr>
        <w:fldChar w:fldCharType="end"/>
      </w:r>
      <w:r w:rsidR="00FD231B">
        <w:rPr>
          <w:lang w:val="en-CA"/>
        </w:rPr>
        <w:t xml:space="preserve">. </w:t>
      </w:r>
      <w:r>
        <w:rPr>
          <w:lang w:val="en-CA"/>
        </w:rPr>
        <w:t>Distance sampling appears promising for insect studies and has</w:t>
      </w:r>
      <w:r w:rsidR="00620CDE">
        <w:rPr>
          <w:lang w:val="en-CA"/>
        </w:rPr>
        <w:t xml:space="preserve"> already</w:t>
      </w:r>
      <w:r>
        <w:rPr>
          <w:lang w:val="en-CA"/>
        </w:rPr>
        <w:t xml:space="preserve"> been applied to</w:t>
      </w:r>
      <w:r w:rsidR="00620CDE">
        <w:rPr>
          <w:lang w:val="en-CA"/>
        </w:rPr>
        <w:t xml:space="preserve"> studies of</w:t>
      </w:r>
      <w:r>
        <w:rPr>
          <w:lang w:val="en-CA"/>
        </w:rPr>
        <w:t xml:space="preserve"> bumble bees and butterflies</w:t>
      </w:r>
      <w:r w:rsidR="00FD231B">
        <w:rPr>
          <w:lang w:val="en-CA"/>
        </w:rPr>
        <w:t xml:space="preserve"> </w:t>
      </w:r>
      <w:r w:rsidR="00FD231B">
        <w:rPr>
          <w:lang w:val="en-CA"/>
        </w:rPr>
        <w:fldChar w:fldCharType="begin" w:fldLock="1"/>
      </w:r>
      <w:r w:rsidR="00AC4FC7">
        <w:rPr>
          <w:lang w:val="en-CA"/>
        </w:rPr>
        <w:instrText>ADDIN CSL_CITATION {"citationItems":[{"id":"ITEM-1","itemData":{"DOI":"10.1111/JEN.12583","ISSN":"1439-0418","abstract":"Effective monitoring of native bee populations requires accurate estimates of population size and relative abundance among habitats. Current bee survey methods, such as netting or pan trapping, may be adequate for a variety of study objectives but are limited by a failure to account for imperfect detection. Biases due to imperfect detection could result in inaccurate abundance estimates or erroneous insights about the response of bees to different environments. To gauge the potential biases of currently employed survey methods, we compared abundance estimates of bumblebees (Bombus spp.) derived from hierarchical distance sampling models (HDS) to bumblebee counts collected from fixed-area net surveys (“net counts”) and fixed-width transect counts (“transect counts”) at 47 early-successional forest patches in Pennsylvania. Our HDS models indicated that detection probabilities of Bombus spp. were imperfect and varied with survey- and site-covariates. Despite being conspicuous, Bombus spp. were not reliably detected beyond 5 m. Habitat associations of Bombus spp. density were similar across methods, but the strength of association with shrub cover differed between HDS and net counts. Additionally, net counts suggested sites with more grass hosted higher Bombus spp. densities whereas HDS suggested that grass cover was associated with higher detection probability but not Bombus spp. density. Density estimates generated from net counts and transect counts were 80%–89% lower than estimates generated from distance sampling. Our findings suggest that distance modelling provides a reliable method to assess Bombus spp. density and habitat associations, while accounting for imperfect detection caused by distance from observer, vegetation structure, and survey covariates. However, detection/non-detection data collected via point-counts, line-transects and distance sampling for Bombus spp. are unlikely to yield species-specific density estimates unless individuals can be identified by sight, without capture. Our results will be useful for informing the design of monitoring programs for Bombus spp. and other pollinators.","author":[{"dropping-particle":"","family":"McNeil","given":"D.","non-dropping-particle":"","parse-names":false,"suffix":""},{"dropping-particle":"","family":"Otto","given":"Cl.","non-dropping-particle":"","parse-names":false,"suffix":""},{"dropping-particle":"","family":"Moser","given":"E.","non-dropping-particle":"","parse-names":false,"suffix":""},{"dropping-particle":"","family":"Urban-Mead","given":"K.","non-dropping-particle":"","parse-names":false,"suffix":""},{"dropping-particle":"","family":"King","given":"D.","non-dropping-particle":"","parse-names":false,"suffix":""},{"dropping-particle":"","family":"Rodewald","given":"A.","non-dropping-particle":"","parse-names":false,"suffix":""},{"dropping-particle":"","family":"Larkin","given":"J.","non-dropping-particle":"","parse-names":false,"suffix":""}],"container-title":"Journal of Applied Entomology","id":"ITEM-1","issue":"3","issued":{"date-parts":[["2019","4","1"]]},"page":"225-235","publisher":"John Wiley &amp; Sons, Ltd","title":"Distance models as a tool for modelling detection probability and density of native bumblebees","type":"article-journal","volume":"143"},"uris":["http://www.mendeley.com/documents/?uuid=b4b0aaf2-8ef3-3065-8ae8-b8bfcfc1f8bb"]},{"id":"ITEM-2","itemData":{"DOI":"10.1002/ECS2.3304","ISSN":"2150-8925","abstract":"Ecological research often includes observing and counting individuals to obtain a population estimate or index that can inform conservation, management, and policy. However, the ability to accurately estimate wildlife populations has always been hindered by bias, and researchers aim to overcome bias by using correction factors that calculate the relationship between observer counts and true counts. Accurate estimates of butterfly populations, for example, are especially necessary to inform management and policy, with over 40 species listed or proposed for listing under the United States Endangered Species Act. Researchers can utilize methods like line-transect distance sampling (LTDS) to help account for detection bias and calculate more accurate estimates, but species-specific traits or behaviors may influence survey effectiveness. We used LTDS to detect nearly 35,000 individuals of 33 species across five studies to calculate butterfly species' effective strip widths (ESW)—a type of correction factor—across grasslands in the Great Plains, USA. To better understand how species' traits influence detectability, we modeled the influence of species' morphological, life history, and behavioral traits on ESW. The average ESW was 5.42 m, but varied from 1.84 to 12.6 m. We found that morphology (size and color) impacted the ability of observers to detect butterflies, with larger and brightly colored butterflies detected farther away from observers compared to smaller and dull-colored butterflies. Additionally, observers were generally better at detecting individuals while they were flying and nectaring compared to resting. Surprisingly, species' life history and ecological traits did not help explain detectability differences. As conservation efforts continue to increase for butterflies, improved estimates of their population size will be necessary to evaluate management strategies and aid conservation decision-making for future policy. Future surveys need to consider butterfly size and color, adjusting weather protocols when necessary, to minimize and account for bias associated with butterfly species, especially if accurate population estimates are a study goal.","author":[{"dropping-particle":"","family":"Kral-O'Brien","given":"K.","non-dropping-particle":"","parse-names":false,"suffix":""},{"dropping-particle":"","family":"Karasch","given":"B.","non-dropping-particle":"","parse-names":false,"suffix":""},{"dropping-particle":"","family":"Hovick","given":"T.","non-dropping-particle":"","parse-names":false,"suffix":""},{"dropping-particle":"","family":"Moranz","given":"R.","non-dropping-particle":"","parse-names":false,"suffix":""},{"dropping-particle":"","family":"Harmon","given":"J.","non-dropping-particle":"","parse-names":false,"suffix":""}],"container-title":"Ecosphere","id":"ITEM-2","issue":"12","issued":{"date-parts":[["2020","12","1"]]},"page":"e03304","publisher":"John Wiley &amp; Sons, Ltd","title":"Morphological traits determine detectability bias in North American grassland butterflies","type":"article-journal","volume":"11"},"uris":["http://www.mendeley.com/documents/?uuid=b65f2af6-c9e3-3e14-ad6c-4d7f7a774490"]}],"mendeley":{"formattedCitation":"(Kral-O’Brien et al., 2020; McNeil et al., 2019)","plainTextFormattedCitation":"(Kral-O’Brien et al., 2020; McNeil et al., 2019)","previouslyFormattedCitation":"(Kral-O’Brien et al., 2020; McNeil et al., 2019)"},"properties":{"noteIndex":0},"schema":"https://github.com/citation-style-language/schema/raw/master/csl-citation.json"}</w:instrText>
      </w:r>
      <w:r w:rsidR="00FD231B">
        <w:rPr>
          <w:lang w:val="en-CA"/>
        </w:rPr>
        <w:fldChar w:fldCharType="separate"/>
      </w:r>
      <w:r w:rsidR="00AC4FC7" w:rsidRPr="00AC4FC7">
        <w:rPr>
          <w:noProof/>
          <w:lang w:val="en-CA"/>
        </w:rPr>
        <w:t>(Kral-O’Brien et al., 2020; McNeil et al., 2019)</w:t>
      </w:r>
      <w:r w:rsidR="00FD231B">
        <w:rPr>
          <w:lang w:val="en-CA"/>
        </w:rPr>
        <w:fldChar w:fldCharType="end"/>
      </w:r>
      <w:r>
        <w:rPr>
          <w:lang w:val="en-CA"/>
        </w:rPr>
        <w:t xml:space="preserve">. </w:t>
      </w:r>
      <w:r w:rsidR="00F643EE">
        <w:rPr>
          <w:lang w:val="en-CA"/>
        </w:rPr>
        <w:t>With t</w:t>
      </w:r>
      <w:r>
        <w:rPr>
          <w:lang w:val="en-CA"/>
        </w:rPr>
        <w:t xml:space="preserve">his </w:t>
      </w:r>
      <w:r w:rsidR="00F643EE">
        <w:rPr>
          <w:lang w:val="en-CA"/>
        </w:rPr>
        <w:t xml:space="preserve">approach, a researcher typically walks a line transect through a sampling area, recording the distance between the observer and </w:t>
      </w:r>
      <w:r w:rsidR="00620CDE">
        <w:rPr>
          <w:lang w:val="en-CA"/>
        </w:rPr>
        <w:t xml:space="preserve">detected </w:t>
      </w:r>
      <w:r w:rsidR="00F643EE">
        <w:rPr>
          <w:lang w:val="en-CA"/>
        </w:rPr>
        <w:t>insects. Researchers then infer the detection probability from the observed pattern of distances</w:t>
      </w:r>
      <w:r w:rsidR="009463F7">
        <w:rPr>
          <w:lang w:val="en-CA"/>
        </w:rPr>
        <w:t xml:space="preserve">. </w:t>
      </w:r>
      <w:r w:rsidR="00F643EE">
        <w:rPr>
          <w:lang w:val="en-CA"/>
        </w:rPr>
        <w:t>The d</w:t>
      </w:r>
      <w:r>
        <w:rPr>
          <w:lang w:val="en-CA"/>
        </w:rPr>
        <w:t xml:space="preserve">istance sampling </w:t>
      </w:r>
      <w:r w:rsidR="00F643EE">
        <w:rPr>
          <w:lang w:val="en-CA"/>
        </w:rPr>
        <w:t xml:space="preserve">method </w:t>
      </w:r>
      <w:r>
        <w:rPr>
          <w:lang w:val="en-CA"/>
        </w:rPr>
        <w:t xml:space="preserve">is attractive because it does not require that individuals be marked, it does </w:t>
      </w:r>
      <w:r w:rsidR="00FD231B">
        <w:rPr>
          <w:lang w:val="en-CA"/>
        </w:rPr>
        <w:t>not</w:t>
      </w:r>
      <w:r>
        <w:rPr>
          <w:lang w:val="en-CA"/>
        </w:rPr>
        <w:t xml:space="preserve"> require repeat</w:t>
      </w:r>
      <w:ins w:id="673" w:author="Ulrich, Jens" w:date="2025-06-30T16:25:00Z" w16du:dateUtc="2025-06-30T23:25:00Z">
        <w:r w:rsidR="00BD4812">
          <w:rPr>
            <w:lang w:val="en-CA"/>
          </w:rPr>
          <w:t>ed</w:t>
        </w:r>
      </w:ins>
      <w:r>
        <w:rPr>
          <w:lang w:val="en-CA"/>
        </w:rPr>
        <w:t xml:space="preserve"> surveys, and it does not require defining discrete sampling area boundaries </w:t>
      </w:r>
      <w:r w:rsidR="00FD231B">
        <w:rPr>
          <w:lang w:val="en-CA"/>
        </w:rPr>
        <w:fldChar w:fldCharType="begin" w:fldLock="1"/>
      </w:r>
      <w:r w:rsidR="00AC4FC7">
        <w:rPr>
          <w:lang w:val="en-CA"/>
        </w:rPr>
        <w:instrText>ADDIN CSL_CITATION {"citationItems":[{"id":"ITEM-1","itemData":{"author":[{"dropping-particle":"","family":"Taron","given":"D.","non-dropping-particle":"","parse-names":false,"suffix":""},{"dropping-particle":"","family":"Ries","given":"L.","non-dropping-particle":"","parse-names":false,"suffix":""}],"container-title":"Butterfly conservation in North America: efforts to help save our charismatic microfauna","id":"ITEM-1","issued":{"date-parts":[["2015"]]},"page":"35-57","publisher":"Dordrecht: Springer Netherlands","title":"Butterfly monitoring for conservation","type":"chapter"},"uris":["http://www.mendeley.com/documents/?uuid=c96301b4-b363-4e66-8bf7-e853213bd9c2"]},{"id":"ITEM-2","itemData":{"author":[{"dropping-particle":"","family":"Kery","given":"M.","non-dropping-particle":"","parse-names":false,"suffix":""},{"dropping-particle":"","family":"Royle","given":"J. A.","non-dropping-particle":"","parse-names":false,"suffix":""}],"id":"ITEM-2","issued":{"date-parts":[["2020"]]},"publisher":"Academic Press.","title":"Applied hierarchical modeling in ecology: Analysis of distribution, abundance and species richness in R and BUGS: Volume 2: Dynamic and advanced models","type":"book"},"uris":["http://www.mendeley.com/documents/?uuid=91016cbe-0b9b-497a-b808-658738883c67"]}],"mendeley":{"formattedCitation":"(Kery &amp; Royle, 2020; Taron &amp; Ries, 2015)","plainTextFormattedCitation":"(Kery &amp; Royle, 2020; Taron &amp; Ries, 2015)","previouslyFormattedCitation":"(Kery &amp; Royle, 2020; Taron &amp; Ries, 2015)"},"properties":{"noteIndex":0},"schema":"https://github.com/citation-style-language/schema/raw/master/csl-citation.json"}</w:instrText>
      </w:r>
      <w:r w:rsidR="00FD231B">
        <w:rPr>
          <w:lang w:val="en-CA"/>
        </w:rPr>
        <w:fldChar w:fldCharType="separate"/>
      </w:r>
      <w:r w:rsidR="00AC4FC7" w:rsidRPr="00AC4FC7">
        <w:rPr>
          <w:noProof/>
          <w:lang w:val="en-CA"/>
        </w:rPr>
        <w:t>(Kery &amp; Royle, 2020; Taron &amp; Ries, 2015)</w:t>
      </w:r>
      <w:r w:rsidR="00FD231B">
        <w:rPr>
          <w:lang w:val="en-CA"/>
        </w:rPr>
        <w:fldChar w:fldCharType="end"/>
      </w:r>
      <w:r w:rsidR="00EA5E01">
        <w:rPr>
          <w:lang w:val="en-CA"/>
        </w:rPr>
        <w:t>.</w:t>
      </w:r>
    </w:p>
    <w:p w14:paraId="080C6434" w14:textId="167A74F2" w:rsidR="00766580" w:rsidRPr="003260B9" w:rsidRDefault="00FD231B" w:rsidP="003260B9">
      <w:pPr>
        <w:spacing w:line="480" w:lineRule="auto"/>
        <w:ind w:firstLine="720"/>
        <w:rPr>
          <w:lang w:val="en-CA"/>
        </w:rPr>
      </w:pPr>
      <w:r>
        <w:rPr>
          <w:lang w:val="en-CA"/>
        </w:rPr>
        <w:t>In this study, w</w:t>
      </w:r>
      <w:r w:rsidR="00BD4EF1">
        <w:rPr>
          <w:lang w:val="en-CA"/>
        </w:rPr>
        <w:t xml:space="preserve">e showed that habitat </w:t>
      </w:r>
      <w:r w:rsidR="000E7758">
        <w:rPr>
          <w:lang w:val="en-CA"/>
        </w:rPr>
        <w:t xml:space="preserve">restoration </w:t>
      </w:r>
      <w:r w:rsidR="00BD4EF1">
        <w:rPr>
          <w:lang w:val="en-CA"/>
        </w:rPr>
        <w:t>can simultaneously influence insect abundance and detectio</w:t>
      </w:r>
      <w:r>
        <w:rPr>
          <w:lang w:val="en-CA"/>
        </w:rPr>
        <w:t xml:space="preserve">n. </w:t>
      </w:r>
      <w:r w:rsidR="003260B9">
        <w:rPr>
          <w:lang w:val="en-CA"/>
        </w:rPr>
        <w:t>Given their robustness and precision</w:t>
      </w:r>
      <w:r w:rsidR="00BD4EF1">
        <w:rPr>
          <w:lang w:val="en-CA"/>
        </w:rPr>
        <w:t xml:space="preserve">, we recommend </w:t>
      </w:r>
      <w:r w:rsidR="003260B9">
        <w:rPr>
          <w:lang w:val="en-CA"/>
        </w:rPr>
        <w:t>using</w:t>
      </w:r>
      <w:r w:rsidR="00BD4EF1">
        <w:rPr>
          <w:lang w:val="en-CA"/>
        </w:rPr>
        <w:t xml:space="preserve"> </w:t>
      </w:r>
      <w:proofErr w:type="spellStart"/>
      <w:r w:rsidR="00BD4EF1">
        <w:rPr>
          <w:lang w:val="en-CA"/>
        </w:rPr>
        <w:t>multimix</w:t>
      </w:r>
      <w:proofErr w:type="spellEnd"/>
      <w:r w:rsidR="00BD4EF1">
        <w:rPr>
          <w:lang w:val="en-CA"/>
        </w:rPr>
        <w:t xml:space="preserve"> approaches </w:t>
      </w:r>
      <w:r w:rsidR="003260B9">
        <w:rPr>
          <w:lang w:val="en-CA"/>
        </w:rPr>
        <w:t xml:space="preserve">to account for detection biases, </w:t>
      </w:r>
      <w:r w:rsidR="00BD4EF1">
        <w:rPr>
          <w:lang w:val="en-CA"/>
        </w:rPr>
        <w:t>especially when insect mobility exceeds the spatial area of sampling or when insect life spans are shorter than the distance between repeat</w:t>
      </w:r>
      <w:ins w:id="674" w:author="Ulrich, Jens" w:date="2025-06-30T16:25:00Z" w16du:dateUtc="2025-06-30T23:25:00Z">
        <w:r w:rsidR="00BD4812">
          <w:rPr>
            <w:lang w:val="en-CA"/>
          </w:rPr>
          <w:t>ed</w:t>
        </w:r>
      </w:ins>
      <w:r w:rsidR="00BD4EF1">
        <w:rPr>
          <w:lang w:val="en-CA"/>
        </w:rPr>
        <w:t xml:space="preserve"> survey events. At the same time, </w:t>
      </w:r>
      <w:proofErr w:type="spellStart"/>
      <w:r w:rsidR="00BD4EF1">
        <w:rPr>
          <w:lang w:val="en-CA"/>
        </w:rPr>
        <w:t>multimix</w:t>
      </w:r>
      <w:proofErr w:type="spellEnd"/>
      <w:r w:rsidR="00BD4EF1">
        <w:rPr>
          <w:lang w:val="en-CA"/>
        </w:rPr>
        <w:t xml:space="preserve"> </w:t>
      </w:r>
      <w:r w:rsidR="003260B9">
        <w:rPr>
          <w:lang w:val="en-CA"/>
        </w:rPr>
        <w:t xml:space="preserve">mark-recapture </w:t>
      </w:r>
      <w:r w:rsidR="00BD4EF1">
        <w:rPr>
          <w:lang w:val="en-CA"/>
        </w:rPr>
        <w:t>approaches a</w:t>
      </w:r>
      <w:r>
        <w:rPr>
          <w:lang w:val="en-CA"/>
        </w:rPr>
        <w:t xml:space="preserve">re </w:t>
      </w:r>
      <w:r w:rsidR="00BD4EF1">
        <w:rPr>
          <w:lang w:val="en-CA"/>
        </w:rPr>
        <w:t xml:space="preserve">challenging to implement. </w:t>
      </w:r>
      <w:r w:rsidR="00BD4EF1" w:rsidRPr="00DB0D9A">
        <w:rPr>
          <w:lang w:val="en-CA"/>
        </w:rPr>
        <w:t xml:space="preserve">New approaches </w:t>
      </w:r>
      <w:r w:rsidR="000A314B">
        <w:rPr>
          <w:lang w:val="en-CA"/>
        </w:rPr>
        <w:t xml:space="preserve">such as </w:t>
      </w:r>
      <w:r w:rsidR="000A314B" w:rsidRPr="00DB0D9A">
        <w:rPr>
          <w:lang w:val="en-CA"/>
        </w:rPr>
        <w:t>photographic</w:t>
      </w:r>
      <w:r w:rsidR="000A314B">
        <w:rPr>
          <w:lang w:val="en-CA"/>
        </w:rPr>
        <w:t xml:space="preserve"> </w:t>
      </w:r>
      <w:r w:rsidR="00620CDE">
        <w:rPr>
          <w:lang w:val="en-CA"/>
        </w:rPr>
        <w:t xml:space="preserve">or </w:t>
      </w:r>
      <w:r w:rsidR="000A314B">
        <w:rPr>
          <w:lang w:val="en-CA"/>
        </w:rPr>
        <w:t>genetic</w:t>
      </w:r>
      <w:r w:rsidR="000A314B" w:rsidRPr="00DB0D9A">
        <w:rPr>
          <w:lang w:val="en-CA"/>
        </w:rPr>
        <w:t xml:space="preserve"> </w:t>
      </w:r>
      <w:r w:rsidR="000A314B">
        <w:rPr>
          <w:lang w:val="en-CA"/>
        </w:rPr>
        <w:t>mark-</w:t>
      </w:r>
      <w:r w:rsidR="000A314B" w:rsidRPr="00DB0D9A">
        <w:rPr>
          <w:lang w:val="en-CA"/>
        </w:rPr>
        <w:t>recapture</w:t>
      </w:r>
      <w:r w:rsidR="00BD4EF1">
        <w:rPr>
          <w:lang w:val="en-CA"/>
        </w:rPr>
        <w:t xml:space="preserve"> could </w:t>
      </w:r>
      <w:r w:rsidR="009463F7">
        <w:rPr>
          <w:lang w:val="en-CA"/>
        </w:rPr>
        <w:t>make these approaches less cumbersome</w:t>
      </w:r>
      <w:r w:rsidR="00BD4EF1">
        <w:rPr>
          <w:lang w:val="en-CA"/>
        </w:rPr>
        <w:t xml:space="preserve"> </w:t>
      </w:r>
      <w:r w:rsidR="004C4F15">
        <w:rPr>
          <w:lang w:val="en-CA"/>
        </w:rPr>
        <w:fldChar w:fldCharType="begin" w:fldLock="1"/>
      </w:r>
      <w:r w:rsidR="00AC4FC7">
        <w:rPr>
          <w:lang w:val="en-CA"/>
        </w:rPr>
        <w:instrText>ADDIN CSL_CITATION {"citationItems":[{"id":"ITEM-1","itemData":{"DOI":"10.1007/S10531-024-02837-6","ISSN":"15729710","abstract":"The chequered skipper butterfly Carterocephalus palaemon was reintroduced to Fineshade Wood, England in 2018 as part of a Butterfly Conservation-led project following several years of planning. From 2019–2022, the population was sampled each May–June by the lead author, timed count volunteers, Butterfly Conservation staff, and casual observers. A novel photographic mark-recapture (PMR) technique was trialled as an alternative to mark-release-recapture (MRR). In conjunction with timed counts, PMR was used to photo-identify individual C. palaemon through each butterfly’s upperside (ups) wing markings, estimate daily and gross population size, detect movements, and determine lifespan. As capture and recapture can be achieved non-invasively using PMR, habitat disturbance, the potential to influence butterfly behaviour, accelerate wing wear, affect mate selection and predation, and heighten mortality risk through handling are eliminated. We found PMR to be a viable alternative to MRR for a sensitive reintroduction of a low-density species with unique ups markings such as C. palaemon. Using capture histories generated through PMR, from a known founder population size of 42 butterflies in 2018, we estimated the population at Fineshade Wood had increased to 618 butterflies (+ 1371.43%) by 2022. Movements of up to 2.22 km over a time period of 17 days were also detected. Lastly, we discuss the implications of PMR for population sampling of other Lepidopterans, and the potential to improve cost-efficiency of the technique using machine-based learning tools.","author":[{"dropping-particle":"","family":"Wildman","given":"J.","non-dropping-particle":"","parse-names":false,"suffix":""},{"dropping-particle":"","family":"Ollerton","given":"J.","non-dropping-particle":"","parse-names":false,"suffix":""},{"dropping-particle":"","family":"Bourn","given":"N.","non-dropping-particle":"","parse-names":false,"suffix":""},{"dropping-particle":"","family":"O’Riordan","given":"S.","non-dropping-particle":"","parse-names":false,"suffix":""},{"dropping-particle":"","family":"McCollin","given":"D.","non-dropping-particle":"","parse-names":false,"suffix":""}],"container-title":"Biodiversity and Conservation","id":"ITEM-1","issue":"6-7","issued":{"date-parts":[["2024","6","1"]]},"page":"2011-2036","publisher":"Springer Science and Business Media B.V.","title":"Using photographic mark-recapture to estimate population size, movement, and lifespan of a reintroduced butterfly","type":"article-journal","volume":"33"},"uris":["http://www.mendeley.com/documents/?uuid=f34bbabd-04ec-313c-b6e7-20643ed483cc"]}],"mendeley":{"formattedCitation":"(Wildman et al., 2024)","plainTextFormattedCitation":"(Wildman et al., 2024)","previouslyFormattedCitation":"(Wildman et al., 2024)"},"properties":{"noteIndex":0},"schema":"https://github.com/citation-style-language/schema/raw/master/csl-citation.json"}</w:instrText>
      </w:r>
      <w:r w:rsidR="004C4F15">
        <w:rPr>
          <w:lang w:val="en-CA"/>
        </w:rPr>
        <w:fldChar w:fldCharType="separate"/>
      </w:r>
      <w:r w:rsidR="00AC4FC7" w:rsidRPr="00AC4FC7">
        <w:rPr>
          <w:noProof/>
          <w:lang w:val="en-CA"/>
        </w:rPr>
        <w:t>(Wildman et al., 2024)</w:t>
      </w:r>
      <w:r w:rsidR="004C4F15">
        <w:rPr>
          <w:lang w:val="en-CA"/>
        </w:rPr>
        <w:fldChar w:fldCharType="end"/>
      </w:r>
      <w:r w:rsidR="00BD4EF1">
        <w:rPr>
          <w:lang w:val="en-CA"/>
        </w:rPr>
        <w:t xml:space="preserve">. </w:t>
      </w:r>
      <w:r w:rsidR="00BD4EF1" w:rsidRPr="00DB0D9A">
        <w:rPr>
          <w:lang w:val="en-CA"/>
        </w:rPr>
        <w:t>Integrated model</w:t>
      </w:r>
      <w:r w:rsidR="0067261D">
        <w:rPr>
          <w:lang w:val="en-CA"/>
        </w:rPr>
        <w:t>ling approaches</w:t>
      </w:r>
      <w:r w:rsidR="00BC6A88">
        <w:rPr>
          <w:lang w:val="en-CA"/>
        </w:rPr>
        <w:t xml:space="preserve">, which allow researchers </w:t>
      </w:r>
      <w:r w:rsidR="00BC6A88" w:rsidRPr="00DB0D9A">
        <w:rPr>
          <w:lang w:val="en-CA"/>
        </w:rPr>
        <w:t xml:space="preserve">to combine </w:t>
      </w:r>
      <w:r w:rsidR="00BC6A88">
        <w:rPr>
          <w:lang w:val="en-CA"/>
        </w:rPr>
        <w:t>powerful mark-recapture data from a subset of</w:t>
      </w:r>
      <w:r w:rsidR="00BC6A88" w:rsidRPr="00DB0D9A">
        <w:rPr>
          <w:lang w:val="en-CA"/>
        </w:rPr>
        <w:t xml:space="preserve"> </w:t>
      </w:r>
      <w:r w:rsidR="00BC6A88">
        <w:rPr>
          <w:lang w:val="en-CA"/>
        </w:rPr>
        <w:t>sites or species with simple count data from a larger number of sampling units,</w:t>
      </w:r>
      <w:r w:rsidR="00BD4EF1" w:rsidRPr="00DB0D9A">
        <w:rPr>
          <w:lang w:val="en-CA"/>
        </w:rPr>
        <w:t xml:space="preserve"> </w:t>
      </w:r>
      <w:r w:rsidR="0067261D">
        <w:rPr>
          <w:lang w:val="en-CA"/>
        </w:rPr>
        <w:t xml:space="preserve">could </w:t>
      </w:r>
      <w:r w:rsidR="00355EE7" w:rsidRPr="00DB0D9A">
        <w:rPr>
          <w:lang w:val="en-CA"/>
        </w:rPr>
        <w:t>also</w:t>
      </w:r>
      <w:r w:rsidR="00355EE7">
        <w:rPr>
          <w:lang w:val="en-CA"/>
        </w:rPr>
        <w:t xml:space="preserve"> </w:t>
      </w:r>
      <w:r w:rsidR="00BC6A88">
        <w:rPr>
          <w:lang w:val="en-CA"/>
        </w:rPr>
        <w:t xml:space="preserve">prove </w:t>
      </w:r>
      <w:r w:rsidR="0067261D">
        <w:rPr>
          <w:lang w:val="en-CA"/>
        </w:rPr>
        <w:t xml:space="preserve">useful </w:t>
      </w:r>
      <w:r w:rsidR="00A03CE3">
        <w:rPr>
          <w:lang w:val="en-CA"/>
        </w:rPr>
        <w:fldChar w:fldCharType="begin" w:fldLock="1"/>
      </w:r>
      <w:r w:rsidR="003D3872">
        <w:rPr>
          <w:lang w:val="en-CA"/>
        </w:rPr>
        <w:instrText>ADDIN CSL_CITATION {"citationItems":[{"id":"ITEM-1","itemData":{"DOI":"10.1002/ECY.3769","ISSN":"1939-9170","PMID":"35620844","abstract":"Abundance estimation methods that combine several types of data are becoming increasingly common because they yield more accurate and precise parameter estimates and predictions than are possible from a single data source. These beneficial effects result from increasing sample size (through data pooling) and complementarity between different data types. Here, we test whether integrating mark–recapture data with passive acoustic detections into a joint likelihood improves estimates of population size in a multi-guild community. We compared the integrated model to a mark–recapture-only model using simulated data first and then using a data set of mist-net captures and acoustic recordings from an Afrotropical agroforest bird community. The integrated model with simulated data improved accuracy and precision of estimated population size and detection parameters. When applied to field data, the integrated model was able to produce, for each bird guild, ecologically plausible estimates of population size and detection parameters, with more precision compared with the mark–recapture model. Overall, our results show that adding acoustic data to mark–recapture analyses improves estimates of population size. With the increasing availability of acoustic recording devices, this data collection technique could readily be added to routine field protocols, leading to a cost-efficient improvement of traditional mark–recapture population estimation.","author":[{"dropping-particle":"","family":"Jarrett","given":"C.","non-dropping-particle":"","parse-names":false,"suffix":""},{"dropping-particle":"","family":"Haydon","given":"D.","non-dropping-particle":"","parse-names":false,"suffix":""},{"dropping-particle":"","family":"Morales","given":"J.","non-dropping-particle":"","parse-names":false,"suffix":""},{"dropping-particle":"","family":"Ferreira","given":"D.","non-dropping-particle":"","parse-names":false,"suffix":""},{"dropping-particle":"","family":"Forzi","given":"F.","non-dropping-particle":"","parse-names":false,"suffix":""},{"dropping-particle":"","family":"Welch","given":"A.","non-dropping-particle":"","parse-names":false,"suffix":""},{"dropping-particle":"","family":"Powell","given":"L.","non-dropping-particle":"","parse-names":false,"suffix":""},{"dropping-particle":"","family":"Matthiopoulos","given":"J.","non-dropping-particle":"","parse-names":false,"suffix":""}],"container-title":"Ecology","id":"ITEM-1","issue":"10","issued":{"date-parts":[["2022","10","1"]]},"page":"e3769","publisher":"John Wiley &amp; Sons, Ltd","title":"Integration of mark–recapture and acoustic detections for unbiased population estimation in animal communities","type":"article-journal","volume":"103"},"uris":["http://www.mendeley.com/documents/?uuid=dbce76c7-0a66-360e-9607-e8b560143eeb"]}],"mendeley":{"formattedCitation":"(Jarrett et al., 2022)","plainTextFormattedCitation":"(Jarrett et al., 2022)","previouslyFormattedCitation":"(Jarrett et al., 2022)"},"properties":{"noteIndex":0},"schema":"https://github.com/citation-style-language/schema/raw/master/csl-citation.json"}</w:instrText>
      </w:r>
      <w:r w:rsidR="00A03CE3">
        <w:rPr>
          <w:lang w:val="en-CA"/>
        </w:rPr>
        <w:fldChar w:fldCharType="separate"/>
      </w:r>
      <w:r w:rsidR="00E336BD" w:rsidRPr="00E336BD">
        <w:rPr>
          <w:noProof/>
          <w:lang w:val="en-CA"/>
        </w:rPr>
        <w:t>(Jarrett et al., 2022)</w:t>
      </w:r>
      <w:r w:rsidR="00A03CE3">
        <w:rPr>
          <w:lang w:val="en-CA"/>
        </w:rPr>
        <w:fldChar w:fldCharType="end"/>
      </w:r>
      <w:r w:rsidR="00BD4EF1" w:rsidRPr="00DB0D9A">
        <w:rPr>
          <w:lang w:val="en-CA"/>
        </w:rPr>
        <w:t>.</w:t>
      </w:r>
      <w:r w:rsidR="00BD4EF1">
        <w:rPr>
          <w:lang w:val="en-CA"/>
        </w:rPr>
        <w:t xml:space="preserve"> We anticipate that GLM</w:t>
      </w:r>
      <w:ins w:id="675" w:author="Jens Christian Ulrich" w:date="2025-09-10T15:18:00Z" w16du:dateUtc="2025-09-10T19:18:00Z">
        <w:r w:rsidR="007466C2">
          <w:rPr>
            <w:lang w:val="en-CA"/>
          </w:rPr>
          <w:t>M</w:t>
        </w:r>
      </w:ins>
      <w:r w:rsidR="00BD4EF1">
        <w:rPr>
          <w:lang w:val="en-CA"/>
        </w:rPr>
        <w:t xml:space="preserve"> approaches will remain </w:t>
      </w:r>
      <w:r w:rsidR="00A03CE3">
        <w:rPr>
          <w:lang w:val="en-CA"/>
        </w:rPr>
        <w:t>common</w:t>
      </w:r>
      <w:r w:rsidR="00BD4EF1">
        <w:rPr>
          <w:lang w:val="en-CA"/>
        </w:rPr>
        <w:t xml:space="preserve"> for </w:t>
      </w:r>
      <w:r w:rsidR="00A03CE3">
        <w:rPr>
          <w:lang w:val="en-CA"/>
        </w:rPr>
        <w:t>studies of</w:t>
      </w:r>
      <w:r w:rsidR="00BD4EF1">
        <w:rPr>
          <w:lang w:val="en-CA"/>
        </w:rPr>
        <w:t xml:space="preserve"> insect abundance. As such, we recommend designing studies </w:t>
      </w:r>
      <w:r w:rsidR="007643A0">
        <w:rPr>
          <w:lang w:val="en-CA"/>
        </w:rPr>
        <w:t>that minimize</w:t>
      </w:r>
      <w:r w:rsidR="00BD4EF1">
        <w:rPr>
          <w:lang w:val="en-CA"/>
        </w:rPr>
        <w:t xml:space="preserve"> detection</w:t>
      </w:r>
      <w:r w:rsidR="00A03CE3">
        <w:rPr>
          <w:lang w:val="en-CA"/>
        </w:rPr>
        <w:t xml:space="preserve"> bias</w:t>
      </w:r>
      <w:r w:rsidR="00BC6A88">
        <w:rPr>
          <w:lang w:val="en-CA"/>
        </w:rPr>
        <w:t>, which</w:t>
      </w:r>
      <w:r w:rsidR="00620CDE">
        <w:rPr>
          <w:lang w:val="en-CA"/>
        </w:rPr>
        <w:t xml:space="preserve"> </w:t>
      </w:r>
      <w:r w:rsidR="00BD4EF1">
        <w:rPr>
          <w:lang w:val="en-CA"/>
        </w:rPr>
        <w:t xml:space="preserve">can be achieved by </w:t>
      </w:r>
      <w:r w:rsidR="005F4F36">
        <w:rPr>
          <w:lang w:val="en-CA"/>
        </w:rPr>
        <w:t xml:space="preserve">prioritizing </w:t>
      </w:r>
      <w:r w:rsidR="00BD4EF1">
        <w:rPr>
          <w:lang w:val="en-CA"/>
        </w:rPr>
        <w:t>sampling intensity</w:t>
      </w:r>
      <w:r w:rsidR="00620CDE">
        <w:rPr>
          <w:lang w:val="en-CA"/>
        </w:rPr>
        <w:t xml:space="preserve"> per site</w:t>
      </w:r>
      <w:r w:rsidR="005F4F36">
        <w:rPr>
          <w:lang w:val="en-CA"/>
        </w:rPr>
        <w:t xml:space="preserve"> over </w:t>
      </w:r>
      <w:r w:rsidR="00620CDE">
        <w:rPr>
          <w:lang w:val="en-CA"/>
        </w:rPr>
        <w:t xml:space="preserve">the </w:t>
      </w:r>
      <w:r w:rsidR="005F4F36">
        <w:rPr>
          <w:lang w:val="en-CA"/>
        </w:rPr>
        <w:t>number of study sites</w:t>
      </w:r>
      <w:r w:rsidR="00BD4EF1">
        <w:rPr>
          <w:lang w:val="en-CA"/>
        </w:rPr>
        <w:t xml:space="preserve">. By accounting for </w:t>
      </w:r>
      <w:r w:rsidR="003260B9">
        <w:rPr>
          <w:lang w:val="en-CA"/>
        </w:rPr>
        <w:t xml:space="preserve">detection biases </w:t>
      </w:r>
      <w:r w:rsidR="00BD4EF1">
        <w:rPr>
          <w:lang w:val="en-CA"/>
        </w:rPr>
        <w:t>or</w:t>
      </w:r>
      <w:r w:rsidR="003260B9">
        <w:rPr>
          <w:lang w:val="en-CA"/>
        </w:rPr>
        <w:t xml:space="preserve"> by</w:t>
      </w:r>
      <w:r w:rsidR="00BD4EF1">
        <w:rPr>
          <w:lang w:val="en-CA"/>
        </w:rPr>
        <w:t xml:space="preserve"> </w:t>
      </w:r>
      <w:r w:rsidR="00BD4EF1">
        <w:rPr>
          <w:lang w:val="en-CA"/>
        </w:rPr>
        <w:lastRenderedPageBreak/>
        <w:t>minimizing detection biases</w:t>
      </w:r>
      <w:r w:rsidR="003260B9">
        <w:rPr>
          <w:lang w:val="en-CA"/>
        </w:rPr>
        <w:t xml:space="preserve"> through study design</w:t>
      </w:r>
      <w:r w:rsidR="00BD4EF1">
        <w:rPr>
          <w:lang w:val="en-CA"/>
        </w:rPr>
        <w:t>, researche</w:t>
      </w:r>
      <w:r w:rsidR="00A03CE3">
        <w:rPr>
          <w:lang w:val="en-CA"/>
        </w:rPr>
        <w:t>r</w:t>
      </w:r>
      <w:r w:rsidR="00BD4EF1">
        <w:rPr>
          <w:lang w:val="en-CA"/>
        </w:rPr>
        <w:t>s can provide</w:t>
      </w:r>
      <w:r w:rsidR="00355EE7">
        <w:rPr>
          <w:lang w:val="en-CA"/>
        </w:rPr>
        <w:t xml:space="preserve"> the</w:t>
      </w:r>
      <w:r w:rsidR="00BD4EF1">
        <w:rPr>
          <w:lang w:val="en-CA"/>
        </w:rPr>
        <w:t xml:space="preserve"> accurate and precise </w:t>
      </w:r>
      <w:r>
        <w:rPr>
          <w:lang w:val="en-CA"/>
        </w:rPr>
        <w:t xml:space="preserve">evidence needed to </w:t>
      </w:r>
      <w:r w:rsidR="00CD2ED7">
        <w:rPr>
          <w:lang w:val="en-CA"/>
        </w:rPr>
        <w:t xml:space="preserve">make </w:t>
      </w:r>
      <w:r w:rsidR="00BD4EF1">
        <w:rPr>
          <w:lang w:val="en-CA"/>
        </w:rPr>
        <w:t>recommendations for</w:t>
      </w:r>
      <w:r w:rsidR="00355EE7">
        <w:rPr>
          <w:lang w:val="en-CA"/>
        </w:rPr>
        <w:t xml:space="preserve"> mitigating</w:t>
      </w:r>
      <w:r w:rsidR="00BD4EF1">
        <w:rPr>
          <w:lang w:val="en-CA"/>
        </w:rPr>
        <w:t xml:space="preserve"> insect declines.</w:t>
      </w:r>
      <w:r w:rsidR="00766580">
        <w:rPr>
          <w:b/>
          <w:bCs/>
          <w:lang w:val="en-CA"/>
        </w:rPr>
        <w:br w:type="page"/>
      </w:r>
    </w:p>
    <w:p w14:paraId="3291FC6E" w14:textId="4E4A00C5" w:rsidR="00F75794" w:rsidRDefault="00F75794" w:rsidP="008C4499">
      <w:pPr>
        <w:rPr>
          <w:b/>
          <w:bCs/>
          <w:lang w:val="en-CA"/>
        </w:rPr>
      </w:pPr>
      <w:r>
        <w:rPr>
          <w:b/>
          <w:bCs/>
          <w:lang w:val="en-CA"/>
        </w:rPr>
        <w:lastRenderedPageBreak/>
        <w:t>References</w:t>
      </w:r>
    </w:p>
    <w:p w14:paraId="24592990" w14:textId="56A5657B" w:rsidR="004340E6" w:rsidRPr="004340E6" w:rsidRDefault="00F75794" w:rsidP="004340E6">
      <w:pPr>
        <w:widowControl w:val="0"/>
        <w:autoSpaceDE w:val="0"/>
        <w:autoSpaceDN w:val="0"/>
        <w:adjustRightInd w:val="0"/>
        <w:spacing w:line="240" w:lineRule="auto"/>
        <w:ind w:left="480" w:hanging="480"/>
        <w:rPr>
          <w:rFonts w:ascii="Aptos" w:hAnsi="Aptos" w:cs="Times New Roman"/>
          <w:noProof/>
          <w:kern w:val="0"/>
        </w:rPr>
      </w:pPr>
      <w:r>
        <w:rPr>
          <w:lang w:val="en-CA"/>
        </w:rPr>
        <w:fldChar w:fldCharType="begin" w:fldLock="1"/>
      </w:r>
      <w:r>
        <w:rPr>
          <w:lang w:val="en-CA"/>
        </w:rPr>
        <w:instrText xml:space="preserve">ADDIN Mendeley Bibliography CSL_BIBLIOGRAPHY </w:instrText>
      </w:r>
      <w:r>
        <w:rPr>
          <w:lang w:val="en-CA"/>
        </w:rPr>
        <w:fldChar w:fldCharType="separate"/>
      </w:r>
      <w:r w:rsidR="004340E6" w:rsidRPr="004340E6">
        <w:rPr>
          <w:rFonts w:ascii="Aptos" w:hAnsi="Aptos" w:cs="Times New Roman"/>
          <w:noProof/>
          <w:kern w:val="0"/>
        </w:rPr>
        <w:t xml:space="preserve">Barker, R., Schofield, M., Link, W., &amp; Sauer, J. (2018). On the reliability of N-mixture models for count data. </w:t>
      </w:r>
      <w:r w:rsidR="004340E6" w:rsidRPr="004340E6">
        <w:rPr>
          <w:rFonts w:ascii="Aptos" w:hAnsi="Aptos" w:cs="Times New Roman"/>
          <w:i/>
          <w:iCs/>
          <w:noProof/>
          <w:kern w:val="0"/>
        </w:rPr>
        <w:t>Biometrics</w:t>
      </w:r>
      <w:r w:rsidR="004340E6" w:rsidRPr="004340E6">
        <w:rPr>
          <w:rFonts w:ascii="Aptos" w:hAnsi="Aptos" w:cs="Times New Roman"/>
          <w:noProof/>
          <w:kern w:val="0"/>
        </w:rPr>
        <w:t xml:space="preserve">, </w:t>
      </w:r>
      <w:r w:rsidR="004340E6" w:rsidRPr="004340E6">
        <w:rPr>
          <w:rFonts w:ascii="Aptos" w:hAnsi="Aptos" w:cs="Times New Roman"/>
          <w:i/>
          <w:iCs/>
          <w:noProof/>
          <w:kern w:val="0"/>
        </w:rPr>
        <w:t>74</w:t>
      </w:r>
      <w:r w:rsidR="004340E6" w:rsidRPr="004340E6">
        <w:rPr>
          <w:rFonts w:ascii="Aptos" w:hAnsi="Aptos" w:cs="Times New Roman"/>
          <w:noProof/>
          <w:kern w:val="0"/>
        </w:rPr>
        <w:t>(1), 369–377. https://doi.org/10.1111/BIOM.12734</w:t>
      </w:r>
    </w:p>
    <w:p w14:paraId="0B9C4C43"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Blaauw, B., &amp; Isaacs, R. (2014). Flower plantings increase wild bee abundance and the pollination services provided to a pollination-dependent crop. </w:t>
      </w:r>
      <w:r w:rsidRPr="004340E6">
        <w:rPr>
          <w:rFonts w:ascii="Aptos" w:hAnsi="Aptos" w:cs="Times New Roman"/>
          <w:i/>
          <w:iCs/>
          <w:noProof/>
          <w:kern w:val="0"/>
        </w:rPr>
        <w:t>Journal of Applied Ecology</w:t>
      </w:r>
      <w:r w:rsidRPr="004340E6">
        <w:rPr>
          <w:rFonts w:ascii="Aptos" w:hAnsi="Aptos" w:cs="Times New Roman"/>
          <w:noProof/>
          <w:kern w:val="0"/>
        </w:rPr>
        <w:t xml:space="preserve">, </w:t>
      </w:r>
      <w:r w:rsidRPr="004340E6">
        <w:rPr>
          <w:rFonts w:ascii="Aptos" w:hAnsi="Aptos" w:cs="Times New Roman"/>
          <w:i/>
          <w:iCs/>
          <w:noProof/>
          <w:kern w:val="0"/>
        </w:rPr>
        <w:t>51</w:t>
      </w:r>
      <w:r w:rsidRPr="004340E6">
        <w:rPr>
          <w:rFonts w:ascii="Aptos" w:hAnsi="Aptos" w:cs="Times New Roman"/>
          <w:noProof/>
          <w:kern w:val="0"/>
        </w:rPr>
        <w:t>(4), 890–898. https://doi.org/10.1111/1365-2664.12257</w:t>
      </w:r>
    </w:p>
    <w:p w14:paraId="06265CBE"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Bolker, B., Brooks, M., Clark, C., Geange, S., Poulsen, J., Stevens, M., &amp; White, J. (2009). Generalized linear mixed models: a practical guide for ecology and evolution. </w:t>
      </w:r>
      <w:r w:rsidRPr="004340E6">
        <w:rPr>
          <w:rFonts w:ascii="Aptos" w:hAnsi="Aptos" w:cs="Times New Roman"/>
          <w:i/>
          <w:iCs/>
          <w:noProof/>
          <w:kern w:val="0"/>
        </w:rPr>
        <w:t>Trends in Ecology and Evolution</w:t>
      </w:r>
      <w:r w:rsidRPr="004340E6">
        <w:rPr>
          <w:rFonts w:ascii="Aptos" w:hAnsi="Aptos" w:cs="Times New Roman"/>
          <w:noProof/>
          <w:kern w:val="0"/>
        </w:rPr>
        <w:t xml:space="preserve">, </w:t>
      </w:r>
      <w:r w:rsidRPr="004340E6">
        <w:rPr>
          <w:rFonts w:ascii="Aptos" w:hAnsi="Aptos" w:cs="Times New Roman"/>
          <w:i/>
          <w:iCs/>
          <w:noProof/>
          <w:kern w:val="0"/>
        </w:rPr>
        <w:t>24</w:t>
      </w:r>
      <w:r w:rsidRPr="004340E6">
        <w:rPr>
          <w:rFonts w:ascii="Aptos" w:hAnsi="Aptos" w:cs="Times New Roman"/>
          <w:noProof/>
          <w:kern w:val="0"/>
        </w:rPr>
        <w:t>(3), 127–135. https://doi.org/10.1016/J.TREE.2008.10.008</w:t>
      </w:r>
    </w:p>
    <w:p w14:paraId="08C0938F"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Bötsch, Y., Jenni, L., &amp; Kéry, M. (2020). Field evaluation of abundance estimates under binomial and multinomial N-mixture models. </w:t>
      </w:r>
      <w:r w:rsidRPr="004340E6">
        <w:rPr>
          <w:rFonts w:ascii="Aptos" w:hAnsi="Aptos" w:cs="Times New Roman"/>
          <w:i/>
          <w:iCs/>
          <w:noProof/>
          <w:kern w:val="0"/>
        </w:rPr>
        <w:t>Ibis</w:t>
      </w:r>
      <w:r w:rsidRPr="004340E6">
        <w:rPr>
          <w:rFonts w:ascii="Aptos" w:hAnsi="Aptos" w:cs="Times New Roman"/>
          <w:noProof/>
          <w:kern w:val="0"/>
        </w:rPr>
        <w:t xml:space="preserve">, </w:t>
      </w:r>
      <w:r w:rsidRPr="004340E6">
        <w:rPr>
          <w:rFonts w:ascii="Aptos" w:hAnsi="Aptos" w:cs="Times New Roman"/>
          <w:i/>
          <w:iCs/>
          <w:noProof/>
          <w:kern w:val="0"/>
        </w:rPr>
        <w:t>162</w:t>
      </w:r>
      <w:r w:rsidRPr="004340E6">
        <w:rPr>
          <w:rFonts w:ascii="Aptos" w:hAnsi="Aptos" w:cs="Times New Roman"/>
          <w:noProof/>
          <w:kern w:val="0"/>
        </w:rPr>
        <w:t>(3), 902–910. https://doi.org/10.1111/ibi.12802</w:t>
      </w:r>
    </w:p>
    <w:p w14:paraId="5EE980B5"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Briggs, E., Baranski, C., Schaetz, O., Garrison, G., Collazo, J., &amp; Youngsteadt, E. (2022). Estimating bee abundance: can mark-recapture methods validate common sampling protocols? </w:t>
      </w:r>
      <w:r w:rsidRPr="004340E6">
        <w:rPr>
          <w:rFonts w:ascii="Aptos" w:hAnsi="Aptos" w:cs="Times New Roman"/>
          <w:i/>
          <w:iCs/>
          <w:noProof/>
          <w:kern w:val="0"/>
        </w:rPr>
        <w:t>Apidologie</w:t>
      </w:r>
      <w:r w:rsidRPr="004340E6">
        <w:rPr>
          <w:rFonts w:ascii="Aptos" w:hAnsi="Aptos" w:cs="Times New Roman"/>
          <w:noProof/>
          <w:kern w:val="0"/>
        </w:rPr>
        <w:t xml:space="preserve">, </w:t>
      </w:r>
      <w:r w:rsidRPr="004340E6">
        <w:rPr>
          <w:rFonts w:ascii="Aptos" w:hAnsi="Aptos" w:cs="Times New Roman"/>
          <w:i/>
          <w:iCs/>
          <w:noProof/>
          <w:kern w:val="0"/>
        </w:rPr>
        <w:t>53</w:t>
      </w:r>
      <w:r w:rsidRPr="004340E6">
        <w:rPr>
          <w:rFonts w:ascii="Aptos" w:hAnsi="Aptos" w:cs="Times New Roman"/>
          <w:noProof/>
          <w:kern w:val="0"/>
        </w:rPr>
        <w:t>(1), 10. https://doi.org/10.1007/s13592-022-00919-4</w:t>
      </w:r>
    </w:p>
    <w:p w14:paraId="3EFB7C97"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Cloutier, S., Mendes, P., Cimon-Morin, J., Pellerin, S., Fournier, V., &amp; Poulin, M. (2024). Assessing the contribution of lawns and semi-natural meadows to bee, wasp, and flower fly communities across different landscapes. </w:t>
      </w:r>
      <w:r w:rsidRPr="004340E6">
        <w:rPr>
          <w:rFonts w:ascii="Aptos" w:hAnsi="Aptos" w:cs="Times New Roman"/>
          <w:i/>
          <w:iCs/>
          <w:noProof/>
          <w:kern w:val="0"/>
        </w:rPr>
        <w:t>Urban Ecosystems</w:t>
      </w:r>
      <w:r w:rsidRPr="004340E6">
        <w:rPr>
          <w:rFonts w:ascii="Aptos" w:hAnsi="Aptos" w:cs="Times New Roman"/>
          <w:noProof/>
          <w:kern w:val="0"/>
        </w:rPr>
        <w:t>, 1–18. https://doi.org/10.1007/s11252-024-01516-2</w:t>
      </w:r>
    </w:p>
    <w:p w14:paraId="50E788B8"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Della Rocca, F., Milanesi, P., Magna, F., Mola, L., Bezzicheri, T., Deiaco, C., &amp; Bracco, F. (2020). Comparison of Two Sampling Methods to Estimate the Abundance of Lucanus cervus with Application of n-Mixture Models. </w:t>
      </w:r>
      <w:r w:rsidRPr="004340E6">
        <w:rPr>
          <w:rFonts w:ascii="Aptos" w:hAnsi="Aptos" w:cs="Times New Roman"/>
          <w:i/>
          <w:iCs/>
          <w:noProof/>
          <w:kern w:val="0"/>
        </w:rPr>
        <w:t>Forests 2020, Vol. 11, Page 1085</w:t>
      </w:r>
      <w:r w:rsidRPr="004340E6">
        <w:rPr>
          <w:rFonts w:ascii="Aptos" w:hAnsi="Aptos" w:cs="Times New Roman"/>
          <w:noProof/>
          <w:kern w:val="0"/>
        </w:rPr>
        <w:t xml:space="preserve">, </w:t>
      </w:r>
      <w:r w:rsidRPr="004340E6">
        <w:rPr>
          <w:rFonts w:ascii="Aptos" w:hAnsi="Aptos" w:cs="Times New Roman"/>
          <w:i/>
          <w:iCs/>
          <w:noProof/>
          <w:kern w:val="0"/>
        </w:rPr>
        <w:t>11</w:t>
      </w:r>
      <w:r w:rsidRPr="004340E6">
        <w:rPr>
          <w:rFonts w:ascii="Aptos" w:hAnsi="Aptos" w:cs="Times New Roman"/>
          <w:noProof/>
          <w:kern w:val="0"/>
        </w:rPr>
        <w:t>(10), 1085. https://doi.org/10.3390/F11101085</w:t>
      </w:r>
    </w:p>
    <w:p w14:paraId="5D74C8D8"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Duarte, A., Adams, M., &amp; Peterson, J. (2018). Fitting N-mixture models to count data with unmodeled heterogeneity: Bias, diagnostics, and alternative approaches. </w:t>
      </w:r>
      <w:r w:rsidRPr="004340E6">
        <w:rPr>
          <w:rFonts w:ascii="Aptos" w:hAnsi="Aptos" w:cs="Times New Roman"/>
          <w:i/>
          <w:iCs/>
          <w:noProof/>
          <w:kern w:val="0"/>
        </w:rPr>
        <w:t>Ecological Modelling</w:t>
      </w:r>
      <w:r w:rsidRPr="004340E6">
        <w:rPr>
          <w:rFonts w:ascii="Aptos" w:hAnsi="Aptos" w:cs="Times New Roman"/>
          <w:noProof/>
          <w:kern w:val="0"/>
        </w:rPr>
        <w:t xml:space="preserve">, </w:t>
      </w:r>
      <w:r w:rsidRPr="004340E6">
        <w:rPr>
          <w:rFonts w:ascii="Aptos" w:hAnsi="Aptos" w:cs="Times New Roman"/>
          <w:i/>
          <w:iCs/>
          <w:noProof/>
          <w:kern w:val="0"/>
        </w:rPr>
        <w:t>374</w:t>
      </w:r>
      <w:r w:rsidRPr="004340E6">
        <w:rPr>
          <w:rFonts w:ascii="Aptos" w:hAnsi="Aptos" w:cs="Times New Roman"/>
          <w:noProof/>
          <w:kern w:val="0"/>
        </w:rPr>
        <w:t>, 51–59. https://doi.org/10.1016/J.ECOLMODEL.2018.02.007</w:t>
      </w:r>
    </w:p>
    <w:p w14:paraId="6449E3AD"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Fiske, I. J., &amp; Chandler, R. B. (2011). unmarked: An R Package for Fitting Hierarchical Models of Wildlife Occurrence and Abundance. </w:t>
      </w:r>
      <w:r w:rsidRPr="004340E6">
        <w:rPr>
          <w:rFonts w:ascii="Aptos" w:hAnsi="Aptos" w:cs="Times New Roman"/>
          <w:i/>
          <w:iCs/>
          <w:noProof/>
          <w:kern w:val="0"/>
        </w:rPr>
        <w:t>Journal of Statistical Software</w:t>
      </w:r>
      <w:r w:rsidRPr="004340E6">
        <w:rPr>
          <w:rFonts w:ascii="Aptos" w:hAnsi="Aptos" w:cs="Times New Roman"/>
          <w:noProof/>
          <w:kern w:val="0"/>
        </w:rPr>
        <w:t xml:space="preserve">, </w:t>
      </w:r>
      <w:r w:rsidRPr="004340E6">
        <w:rPr>
          <w:rFonts w:ascii="Aptos" w:hAnsi="Aptos" w:cs="Times New Roman"/>
          <w:i/>
          <w:iCs/>
          <w:noProof/>
          <w:kern w:val="0"/>
        </w:rPr>
        <w:t>43</w:t>
      </w:r>
      <w:r w:rsidRPr="004340E6">
        <w:rPr>
          <w:rFonts w:ascii="Aptos" w:hAnsi="Aptos" w:cs="Times New Roman"/>
          <w:noProof/>
          <w:kern w:val="0"/>
        </w:rPr>
        <w:t>(10), 1–23. https://doi.org/10.18637/JSS.V043.I10</w:t>
      </w:r>
    </w:p>
    <w:p w14:paraId="01B0628E"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Fogarty, F., &amp; Fleishman, E. (2021). Bias in estimated breeding-bird abundance from closure-assumption violations. </w:t>
      </w:r>
      <w:r w:rsidRPr="004340E6">
        <w:rPr>
          <w:rFonts w:ascii="Aptos" w:hAnsi="Aptos" w:cs="Times New Roman"/>
          <w:i/>
          <w:iCs/>
          <w:noProof/>
          <w:kern w:val="0"/>
        </w:rPr>
        <w:t>Ecological Indicators</w:t>
      </w:r>
      <w:r w:rsidRPr="004340E6">
        <w:rPr>
          <w:rFonts w:ascii="Aptos" w:hAnsi="Aptos" w:cs="Times New Roman"/>
          <w:noProof/>
          <w:kern w:val="0"/>
        </w:rPr>
        <w:t xml:space="preserve">, </w:t>
      </w:r>
      <w:r w:rsidRPr="004340E6">
        <w:rPr>
          <w:rFonts w:ascii="Aptos" w:hAnsi="Aptos" w:cs="Times New Roman"/>
          <w:i/>
          <w:iCs/>
          <w:noProof/>
          <w:kern w:val="0"/>
        </w:rPr>
        <w:t>131</w:t>
      </w:r>
      <w:r w:rsidRPr="004340E6">
        <w:rPr>
          <w:rFonts w:ascii="Aptos" w:hAnsi="Aptos" w:cs="Times New Roman"/>
          <w:noProof/>
          <w:kern w:val="0"/>
        </w:rPr>
        <w:t>, 108170. https://doi.org/10.1016/J.ECOLIND.2021.108170</w:t>
      </w:r>
    </w:p>
    <w:p w14:paraId="66C19AFB"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Garshelis, D. (1992). Mark-Recapture Density Estimation for Animals with Large Home Ranges. </w:t>
      </w:r>
      <w:r w:rsidRPr="004340E6">
        <w:rPr>
          <w:rFonts w:ascii="Aptos" w:hAnsi="Aptos" w:cs="Times New Roman"/>
          <w:i/>
          <w:iCs/>
          <w:noProof/>
          <w:kern w:val="0"/>
        </w:rPr>
        <w:t>Wildlife 2001: Populations</w:t>
      </w:r>
      <w:r w:rsidRPr="004340E6">
        <w:rPr>
          <w:rFonts w:ascii="Aptos" w:hAnsi="Aptos" w:cs="Times New Roman"/>
          <w:noProof/>
          <w:kern w:val="0"/>
        </w:rPr>
        <w:t>, 1098–1111. https://doi.org/10.1007/978-94-011-2868-1_84</w:t>
      </w:r>
    </w:p>
    <w:p w14:paraId="2C636E45"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Gelman, A., Hill, J., &amp; Vehtari, A. (2020). </w:t>
      </w:r>
      <w:r w:rsidRPr="004340E6">
        <w:rPr>
          <w:rFonts w:ascii="Aptos" w:hAnsi="Aptos" w:cs="Times New Roman"/>
          <w:i/>
          <w:iCs/>
          <w:noProof/>
          <w:kern w:val="0"/>
        </w:rPr>
        <w:t>Regression and other stories</w:t>
      </w:r>
      <w:r w:rsidRPr="004340E6">
        <w:rPr>
          <w:rFonts w:ascii="Aptos" w:hAnsi="Aptos" w:cs="Times New Roman"/>
          <w:noProof/>
          <w:kern w:val="0"/>
        </w:rPr>
        <w:t>. Cambridge University Press.</w:t>
      </w:r>
    </w:p>
    <w:p w14:paraId="7D8A2ACC"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Goldstein, B. R., &amp; de Valpine, P. (2022). Comparing N-mixture models and GLMMs for relative abundance estimation in a citizen science dataset. </w:t>
      </w:r>
      <w:r w:rsidRPr="004340E6">
        <w:rPr>
          <w:rFonts w:ascii="Aptos" w:hAnsi="Aptos" w:cs="Times New Roman"/>
          <w:i/>
          <w:iCs/>
          <w:noProof/>
          <w:kern w:val="0"/>
        </w:rPr>
        <w:t>Scientific Reports</w:t>
      </w:r>
      <w:r w:rsidRPr="004340E6">
        <w:rPr>
          <w:rFonts w:ascii="Aptos" w:hAnsi="Aptos" w:cs="Times New Roman"/>
          <w:noProof/>
          <w:kern w:val="0"/>
        </w:rPr>
        <w:t xml:space="preserve">, </w:t>
      </w:r>
      <w:r w:rsidRPr="004340E6">
        <w:rPr>
          <w:rFonts w:ascii="Aptos" w:hAnsi="Aptos" w:cs="Times New Roman"/>
          <w:i/>
          <w:iCs/>
          <w:noProof/>
          <w:kern w:val="0"/>
        </w:rPr>
        <w:t>12</w:t>
      </w:r>
      <w:r w:rsidRPr="004340E6">
        <w:rPr>
          <w:rFonts w:ascii="Aptos" w:hAnsi="Aptos" w:cs="Times New Roman"/>
          <w:noProof/>
          <w:kern w:val="0"/>
        </w:rPr>
        <w:t>(1), 1–12. https://doi.org/10.1038/s41598-022-16368-z</w:t>
      </w:r>
    </w:p>
    <w:p w14:paraId="3898DD3B"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Greenleaf, S., Williams, N., Winfree, R., &amp; Kremen, C. (2007). Bee foraging ranges and their relationship to body size. </w:t>
      </w:r>
      <w:r w:rsidRPr="004340E6">
        <w:rPr>
          <w:rFonts w:ascii="Aptos" w:hAnsi="Aptos" w:cs="Times New Roman"/>
          <w:i/>
          <w:iCs/>
          <w:noProof/>
          <w:kern w:val="0"/>
        </w:rPr>
        <w:t>Oecologia</w:t>
      </w:r>
      <w:r w:rsidRPr="004340E6">
        <w:rPr>
          <w:rFonts w:ascii="Aptos" w:hAnsi="Aptos" w:cs="Times New Roman"/>
          <w:noProof/>
          <w:kern w:val="0"/>
        </w:rPr>
        <w:t xml:space="preserve">, </w:t>
      </w:r>
      <w:r w:rsidRPr="004340E6">
        <w:rPr>
          <w:rFonts w:ascii="Aptos" w:hAnsi="Aptos" w:cs="Times New Roman"/>
          <w:i/>
          <w:iCs/>
          <w:noProof/>
          <w:kern w:val="0"/>
        </w:rPr>
        <w:t>153</w:t>
      </w:r>
      <w:r w:rsidRPr="004340E6">
        <w:rPr>
          <w:rFonts w:ascii="Aptos" w:hAnsi="Aptos" w:cs="Times New Roman"/>
          <w:noProof/>
          <w:kern w:val="0"/>
        </w:rPr>
        <w:t>, 589–596. https://doi.org/10.1007/s00442-007-</w:t>
      </w:r>
      <w:r w:rsidRPr="004340E6">
        <w:rPr>
          <w:rFonts w:ascii="Aptos" w:hAnsi="Aptos" w:cs="Times New Roman"/>
          <w:noProof/>
          <w:kern w:val="0"/>
        </w:rPr>
        <w:lastRenderedPageBreak/>
        <w:t>0752-9</w:t>
      </w:r>
    </w:p>
    <w:p w14:paraId="5B6BE37E"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Haddad, N., Hudgens, B., Damiani, C., Gross, K., Kuefler, D., &amp; Pollock, K. (2008). Determining optimal population monitoring for rare butterflies. </w:t>
      </w:r>
      <w:r w:rsidRPr="004340E6">
        <w:rPr>
          <w:rFonts w:ascii="Aptos" w:hAnsi="Aptos" w:cs="Times New Roman"/>
          <w:i/>
          <w:iCs/>
          <w:noProof/>
          <w:kern w:val="0"/>
        </w:rPr>
        <w:t>Conservation Biology</w:t>
      </w:r>
      <w:r w:rsidRPr="004340E6">
        <w:rPr>
          <w:rFonts w:ascii="Aptos" w:hAnsi="Aptos" w:cs="Times New Roman"/>
          <w:noProof/>
          <w:kern w:val="0"/>
        </w:rPr>
        <w:t xml:space="preserve">, </w:t>
      </w:r>
      <w:r w:rsidRPr="004340E6">
        <w:rPr>
          <w:rFonts w:ascii="Aptos" w:hAnsi="Aptos" w:cs="Times New Roman"/>
          <w:i/>
          <w:iCs/>
          <w:noProof/>
          <w:kern w:val="0"/>
        </w:rPr>
        <w:t>22</w:t>
      </w:r>
      <w:r w:rsidRPr="004340E6">
        <w:rPr>
          <w:rFonts w:ascii="Aptos" w:hAnsi="Aptos" w:cs="Times New Roman"/>
          <w:noProof/>
          <w:kern w:val="0"/>
        </w:rPr>
        <w:t>(4), 929–940. https://doi.org/10.1111/J.1523-1739.2008.00932.X</w:t>
      </w:r>
    </w:p>
    <w:p w14:paraId="5503486A"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Heer, P., Pellet, J., Sierro, A., &amp; Arlettaz, R. (2013). Evidence-based assessment of butterfly habitat restoration to enhance management practices. </w:t>
      </w:r>
      <w:r w:rsidRPr="004340E6">
        <w:rPr>
          <w:rFonts w:ascii="Aptos" w:hAnsi="Aptos" w:cs="Times New Roman"/>
          <w:i/>
          <w:iCs/>
          <w:noProof/>
          <w:kern w:val="0"/>
        </w:rPr>
        <w:t>Biodiversity and Conservation</w:t>
      </w:r>
      <w:r w:rsidRPr="004340E6">
        <w:rPr>
          <w:rFonts w:ascii="Aptos" w:hAnsi="Aptos" w:cs="Times New Roman"/>
          <w:noProof/>
          <w:kern w:val="0"/>
        </w:rPr>
        <w:t xml:space="preserve">, </w:t>
      </w:r>
      <w:r w:rsidRPr="004340E6">
        <w:rPr>
          <w:rFonts w:ascii="Aptos" w:hAnsi="Aptos" w:cs="Times New Roman"/>
          <w:i/>
          <w:iCs/>
          <w:noProof/>
          <w:kern w:val="0"/>
        </w:rPr>
        <w:t>22</w:t>
      </w:r>
      <w:r w:rsidRPr="004340E6">
        <w:rPr>
          <w:rFonts w:ascii="Aptos" w:hAnsi="Aptos" w:cs="Times New Roman"/>
          <w:noProof/>
          <w:kern w:val="0"/>
        </w:rPr>
        <w:t>(1), 239–252. https://doi.org/10.1007/S10531-012-0417-9</w:t>
      </w:r>
    </w:p>
    <w:p w14:paraId="79FDFD12"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Heinrich, B. (1979). Resource heterogeneity and patterns of movement in foraging bumblebees. </w:t>
      </w:r>
      <w:r w:rsidRPr="004340E6">
        <w:rPr>
          <w:rFonts w:ascii="Aptos" w:hAnsi="Aptos" w:cs="Times New Roman"/>
          <w:i/>
          <w:iCs/>
          <w:noProof/>
          <w:kern w:val="0"/>
        </w:rPr>
        <w:t>Oecologia</w:t>
      </w:r>
      <w:r w:rsidRPr="004340E6">
        <w:rPr>
          <w:rFonts w:ascii="Aptos" w:hAnsi="Aptos" w:cs="Times New Roman"/>
          <w:noProof/>
          <w:kern w:val="0"/>
        </w:rPr>
        <w:t xml:space="preserve">, </w:t>
      </w:r>
      <w:r w:rsidRPr="004340E6">
        <w:rPr>
          <w:rFonts w:ascii="Aptos" w:hAnsi="Aptos" w:cs="Times New Roman"/>
          <w:i/>
          <w:iCs/>
          <w:noProof/>
          <w:kern w:val="0"/>
        </w:rPr>
        <w:t>40</w:t>
      </w:r>
      <w:r w:rsidRPr="004340E6">
        <w:rPr>
          <w:rFonts w:ascii="Aptos" w:hAnsi="Aptos" w:cs="Times New Roman"/>
          <w:noProof/>
          <w:kern w:val="0"/>
        </w:rPr>
        <w:t>(3), 235–245. https://doi.org/10.1007/BF00345321/METRICS</w:t>
      </w:r>
    </w:p>
    <w:p w14:paraId="1FE2915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Hocking, D., Crawford, J., Peterman, W., Milanovich, J., &amp; Joseph, M. (2021). Abundance of montane salamanders over an elevational gradient. </w:t>
      </w:r>
      <w:r w:rsidRPr="004340E6">
        <w:rPr>
          <w:rFonts w:ascii="Aptos" w:hAnsi="Aptos" w:cs="Times New Roman"/>
          <w:i/>
          <w:iCs/>
          <w:noProof/>
          <w:kern w:val="0"/>
        </w:rPr>
        <w:t>1378 | Ecology and Evolution</w:t>
      </w:r>
      <w:r w:rsidRPr="004340E6">
        <w:rPr>
          <w:rFonts w:ascii="Aptos" w:hAnsi="Aptos" w:cs="Times New Roman"/>
          <w:noProof/>
          <w:kern w:val="0"/>
        </w:rPr>
        <w:t xml:space="preserve">, </w:t>
      </w:r>
      <w:r w:rsidRPr="004340E6">
        <w:rPr>
          <w:rFonts w:ascii="Aptos" w:hAnsi="Aptos" w:cs="Times New Roman"/>
          <w:i/>
          <w:iCs/>
          <w:noProof/>
          <w:kern w:val="0"/>
        </w:rPr>
        <w:t>11</w:t>
      </w:r>
      <w:r w:rsidRPr="004340E6">
        <w:rPr>
          <w:rFonts w:ascii="Aptos" w:hAnsi="Aptos" w:cs="Times New Roman"/>
          <w:noProof/>
          <w:kern w:val="0"/>
        </w:rPr>
        <w:t>, 1378–1391. https://doi.org/10.1002/ece3.7142</w:t>
      </w:r>
    </w:p>
    <w:p w14:paraId="51EE0BAC"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Hyjazie, B., &amp; Sargent, R. (2022). Floral resources predict the local bee community: Implications for conservation. </w:t>
      </w:r>
      <w:r w:rsidRPr="004340E6">
        <w:rPr>
          <w:rFonts w:ascii="Aptos" w:hAnsi="Aptos" w:cs="Times New Roman"/>
          <w:i/>
          <w:iCs/>
          <w:noProof/>
          <w:kern w:val="0"/>
        </w:rPr>
        <w:t>Biological Conservation</w:t>
      </w:r>
      <w:r w:rsidRPr="004340E6">
        <w:rPr>
          <w:rFonts w:ascii="Aptos" w:hAnsi="Aptos" w:cs="Times New Roman"/>
          <w:noProof/>
          <w:kern w:val="0"/>
        </w:rPr>
        <w:t xml:space="preserve">, </w:t>
      </w:r>
      <w:r w:rsidRPr="004340E6">
        <w:rPr>
          <w:rFonts w:ascii="Aptos" w:hAnsi="Aptos" w:cs="Times New Roman"/>
          <w:i/>
          <w:iCs/>
          <w:noProof/>
          <w:kern w:val="0"/>
        </w:rPr>
        <w:t>273</w:t>
      </w:r>
      <w:r w:rsidRPr="004340E6">
        <w:rPr>
          <w:rFonts w:ascii="Aptos" w:hAnsi="Aptos" w:cs="Times New Roman"/>
          <w:noProof/>
          <w:kern w:val="0"/>
        </w:rPr>
        <w:t>, 109679. https://doi.org/10.1016/j.biocon.2022.109679</w:t>
      </w:r>
    </w:p>
    <w:p w14:paraId="34429C41"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Isaac, N., Cruickshanks, K., Weddle, A., R., M., Brereton, T., Dennis, R., Shuker, D., &amp; Thomas, C. (2011). Distance sampling and the challenge of monitoring butterfly populations. </w:t>
      </w:r>
      <w:r w:rsidRPr="004340E6">
        <w:rPr>
          <w:rFonts w:ascii="Aptos" w:hAnsi="Aptos" w:cs="Times New Roman"/>
          <w:i/>
          <w:iCs/>
          <w:noProof/>
          <w:kern w:val="0"/>
        </w:rPr>
        <w:t>Methods in Ecology and Evolution</w:t>
      </w:r>
      <w:r w:rsidRPr="004340E6">
        <w:rPr>
          <w:rFonts w:ascii="Aptos" w:hAnsi="Aptos" w:cs="Times New Roman"/>
          <w:noProof/>
          <w:kern w:val="0"/>
        </w:rPr>
        <w:t xml:space="preserve">, </w:t>
      </w:r>
      <w:r w:rsidRPr="004340E6">
        <w:rPr>
          <w:rFonts w:ascii="Aptos" w:hAnsi="Aptos" w:cs="Times New Roman"/>
          <w:i/>
          <w:iCs/>
          <w:noProof/>
          <w:kern w:val="0"/>
        </w:rPr>
        <w:t>2</w:t>
      </w:r>
      <w:r w:rsidRPr="004340E6">
        <w:rPr>
          <w:rFonts w:ascii="Aptos" w:hAnsi="Aptos" w:cs="Times New Roman"/>
          <w:noProof/>
          <w:kern w:val="0"/>
        </w:rPr>
        <w:t>(6), 585–594. https://doi.org/10.1111/J.2041-210X.2011.00109.X</w:t>
      </w:r>
    </w:p>
    <w:p w14:paraId="7A712A20"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Jarrett, C., Haydon, D., Morales, J., Ferreira, D., Forzi, F., Welch, A., Powell, L., &amp; Matthiopoulos, J. (2022). Integration of mark–recapture and acoustic detections for unbiased population estimation in animal communities. </w:t>
      </w:r>
      <w:r w:rsidRPr="004340E6">
        <w:rPr>
          <w:rFonts w:ascii="Aptos" w:hAnsi="Aptos" w:cs="Times New Roman"/>
          <w:i/>
          <w:iCs/>
          <w:noProof/>
          <w:kern w:val="0"/>
        </w:rPr>
        <w:t>Ecology</w:t>
      </w:r>
      <w:r w:rsidRPr="004340E6">
        <w:rPr>
          <w:rFonts w:ascii="Aptos" w:hAnsi="Aptos" w:cs="Times New Roman"/>
          <w:noProof/>
          <w:kern w:val="0"/>
        </w:rPr>
        <w:t xml:space="preserve">, </w:t>
      </w:r>
      <w:r w:rsidRPr="004340E6">
        <w:rPr>
          <w:rFonts w:ascii="Aptos" w:hAnsi="Aptos" w:cs="Times New Roman"/>
          <w:i/>
          <w:iCs/>
          <w:noProof/>
          <w:kern w:val="0"/>
        </w:rPr>
        <w:t>103</w:t>
      </w:r>
      <w:r w:rsidRPr="004340E6">
        <w:rPr>
          <w:rFonts w:ascii="Aptos" w:hAnsi="Aptos" w:cs="Times New Roman"/>
          <w:noProof/>
          <w:kern w:val="0"/>
        </w:rPr>
        <w:t>(10), e3769. https://doi.org/10.1002/ECY.3769</w:t>
      </w:r>
    </w:p>
    <w:p w14:paraId="6269F686"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Kery, M. (2017). </w:t>
      </w:r>
      <w:r w:rsidRPr="004340E6">
        <w:rPr>
          <w:rFonts w:ascii="Aptos" w:hAnsi="Aptos" w:cs="Times New Roman"/>
          <w:i/>
          <w:iCs/>
          <w:noProof/>
          <w:kern w:val="0"/>
        </w:rPr>
        <w:t>Identifiability in N-mixture models: a large-scale screening test with bird data</w:t>
      </w:r>
      <w:r w:rsidRPr="004340E6">
        <w:rPr>
          <w:rFonts w:ascii="Aptos" w:hAnsi="Aptos" w:cs="Times New Roman"/>
          <w:noProof/>
          <w:kern w:val="0"/>
        </w:rPr>
        <w:t>. https://doi.org/10.1002/ecy.2093</w:t>
      </w:r>
    </w:p>
    <w:p w14:paraId="162357E9"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Kery, M., &amp; Royle, J. A. (2010). Hierarchical modelling and estimation of abundance and population trends in metapopulation designs. </w:t>
      </w:r>
      <w:r w:rsidRPr="004340E6">
        <w:rPr>
          <w:rFonts w:ascii="Aptos" w:hAnsi="Aptos" w:cs="Times New Roman"/>
          <w:i/>
          <w:iCs/>
          <w:noProof/>
          <w:kern w:val="0"/>
        </w:rPr>
        <w:t>Journal of Animal Ecology</w:t>
      </w:r>
      <w:r w:rsidRPr="004340E6">
        <w:rPr>
          <w:rFonts w:ascii="Aptos" w:hAnsi="Aptos" w:cs="Times New Roman"/>
          <w:noProof/>
          <w:kern w:val="0"/>
        </w:rPr>
        <w:t xml:space="preserve">, </w:t>
      </w:r>
      <w:r w:rsidRPr="004340E6">
        <w:rPr>
          <w:rFonts w:ascii="Aptos" w:hAnsi="Aptos" w:cs="Times New Roman"/>
          <w:i/>
          <w:iCs/>
          <w:noProof/>
          <w:kern w:val="0"/>
        </w:rPr>
        <w:t>79</w:t>
      </w:r>
      <w:r w:rsidRPr="004340E6">
        <w:rPr>
          <w:rFonts w:ascii="Aptos" w:hAnsi="Aptos" w:cs="Times New Roman"/>
          <w:noProof/>
          <w:kern w:val="0"/>
        </w:rPr>
        <w:t>, 453–461. https://doi.org/10.1111/j.1365-2656.2009.01632.x</w:t>
      </w:r>
    </w:p>
    <w:p w14:paraId="64F0485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Kery, M., &amp; Royle, J. A. (2020). </w:t>
      </w:r>
      <w:r w:rsidRPr="004340E6">
        <w:rPr>
          <w:rFonts w:ascii="Aptos" w:hAnsi="Aptos" w:cs="Times New Roman"/>
          <w:i/>
          <w:iCs/>
          <w:noProof/>
          <w:kern w:val="0"/>
        </w:rPr>
        <w:t>Applied hierarchical modeling in ecology: Analysis of distribution, abundance and species richness in R and BUGS: Volume 2: Dynamic and advanced models</w:t>
      </w:r>
      <w:r w:rsidRPr="004340E6">
        <w:rPr>
          <w:rFonts w:ascii="Aptos" w:hAnsi="Aptos" w:cs="Times New Roman"/>
          <w:noProof/>
          <w:kern w:val="0"/>
        </w:rPr>
        <w:t>. Academic Press.</w:t>
      </w:r>
    </w:p>
    <w:p w14:paraId="7113B1AE"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Knape, J., Arlt, D., Barraquand, F., Berg, Å., Chevalier, M., Pärt, T., Ruete, A., &amp; Żmihorski, M. (2018). Sensitivity of binomial N-mixture models to overdispersion: The importance of assessing model fit. </w:t>
      </w:r>
      <w:r w:rsidRPr="004340E6">
        <w:rPr>
          <w:rFonts w:ascii="Aptos" w:hAnsi="Aptos" w:cs="Times New Roman"/>
          <w:i/>
          <w:iCs/>
          <w:noProof/>
          <w:kern w:val="0"/>
        </w:rPr>
        <w:t>Methods in Ecology and Evolution</w:t>
      </w:r>
      <w:r w:rsidRPr="004340E6">
        <w:rPr>
          <w:rFonts w:ascii="Aptos" w:hAnsi="Aptos" w:cs="Times New Roman"/>
          <w:noProof/>
          <w:kern w:val="0"/>
        </w:rPr>
        <w:t xml:space="preserve">, </w:t>
      </w:r>
      <w:r w:rsidRPr="004340E6">
        <w:rPr>
          <w:rFonts w:ascii="Aptos" w:hAnsi="Aptos" w:cs="Times New Roman"/>
          <w:i/>
          <w:iCs/>
          <w:noProof/>
          <w:kern w:val="0"/>
        </w:rPr>
        <w:t>9</w:t>
      </w:r>
      <w:r w:rsidRPr="004340E6">
        <w:rPr>
          <w:rFonts w:ascii="Aptos" w:hAnsi="Aptos" w:cs="Times New Roman"/>
          <w:noProof/>
          <w:kern w:val="0"/>
        </w:rPr>
        <w:t>(10), 2102–2114. https://doi.org/10.1111/2041-210X.13062</w:t>
      </w:r>
    </w:p>
    <w:p w14:paraId="1B944105"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Kral-O’Brien, K., Karasch, B., Hovick, T., Moranz, R., &amp; Harmon, J. (2020). Morphological traits determine detectability bias in North American grassland butterflies. </w:t>
      </w:r>
      <w:r w:rsidRPr="004340E6">
        <w:rPr>
          <w:rFonts w:ascii="Aptos" w:hAnsi="Aptos" w:cs="Times New Roman"/>
          <w:i/>
          <w:iCs/>
          <w:noProof/>
          <w:kern w:val="0"/>
        </w:rPr>
        <w:t>Ecosphere</w:t>
      </w:r>
      <w:r w:rsidRPr="004340E6">
        <w:rPr>
          <w:rFonts w:ascii="Aptos" w:hAnsi="Aptos" w:cs="Times New Roman"/>
          <w:noProof/>
          <w:kern w:val="0"/>
        </w:rPr>
        <w:t xml:space="preserve">, </w:t>
      </w:r>
      <w:r w:rsidRPr="004340E6">
        <w:rPr>
          <w:rFonts w:ascii="Aptos" w:hAnsi="Aptos" w:cs="Times New Roman"/>
          <w:i/>
          <w:iCs/>
          <w:noProof/>
          <w:kern w:val="0"/>
        </w:rPr>
        <w:t>11</w:t>
      </w:r>
      <w:r w:rsidRPr="004340E6">
        <w:rPr>
          <w:rFonts w:ascii="Aptos" w:hAnsi="Aptos" w:cs="Times New Roman"/>
          <w:noProof/>
          <w:kern w:val="0"/>
        </w:rPr>
        <w:t>(12), e03304. https://doi.org/10.1002/ECS2.3304</w:t>
      </w:r>
    </w:p>
    <w:p w14:paraId="218F2A5F"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Larsson, M., &amp; Franzén, M. (2008). Estimating the population size of specialised solitary bees. </w:t>
      </w:r>
      <w:r w:rsidRPr="004340E6">
        <w:rPr>
          <w:rFonts w:ascii="Aptos" w:hAnsi="Aptos" w:cs="Times New Roman"/>
          <w:i/>
          <w:iCs/>
          <w:noProof/>
          <w:kern w:val="0"/>
        </w:rPr>
        <w:t>Ecological Entomology</w:t>
      </w:r>
      <w:r w:rsidRPr="004340E6">
        <w:rPr>
          <w:rFonts w:ascii="Aptos" w:hAnsi="Aptos" w:cs="Times New Roman"/>
          <w:noProof/>
          <w:kern w:val="0"/>
        </w:rPr>
        <w:t xml:space="preserve">, </w:t>
      </w:r>
      <w:r w:rsidRPr="004340E6">
        <w:rPr>
          <w:rFonts w:ascii="Aptos" w:hAnsi="Aptos" w:cs="Times New Roman"/>
          <w:i/>
          <w:iCs/>
          <w:noProof/>
          <w:kern w:val="0"/>
        </w:rPr>
        <w:t>33</w:t>
      </w:r>
      <w:r w:rsidRPr="004340E6">
        <w:rPr>
          <w:rFonts w:ascii="Aptos" w:hAnsi="Aptos" w:cs="Times New Roman"/>
          <w:noProof/>
          <w:kern w:val="0"/>
        </w:rPr>
        <w:t>(2), 232–238. https://doi.org/10.1111/J.1365-2311.2007.00956.X</w:t>
      </w:r>
    </w:p>
    <w:p w14:paraId="0C5931EA"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lastRenderedPageBreak/>
        <w:t xml:space="preserve">Lincoln, F. C. (1930). Calculating waterfowl abundance on the basis of banding returns. </w:t>
      </w:r>
      <w:r w:rsidRPr="004340E6">
        <w:rPr>
          <w:rFonts w:ascii="Aptos" w:hAnsi="Aptos" w:cs="Times New Roman"/>
          <w:i/>
          <w:iCs/>
          <w:noProof/>
          <w:kern w:val="0"/>
        </w:rPr>
        <w:t>US Department of Agriculture</w:t>
      </w:r>
      <w:r w:rsidRPr="004340E6">
        <w:rPr>
          <w:rFonts w:ascii="Aptos" w:hAnsi="Aptos" w:cs="Times New Roman"/>
          <w:noProof/>
          <w:kern w:val="0"/>
        </w:rPr>
        <w:t xml:space="preserve">, </w:t>
      </w:r>
      <w:r w:rsidRPr="004340E6">
        <w:rPr>
          <w:rFonts w:ascii="Aptos" w:hAnsi="Aptos" w:cs="Times New Roman"/>
          <w:i/>
          <w:iCs/>
          <w:noProof/>
          <w:kern w:val="0"/>
        </w:rPr>
        <w:t>No. 118</w:t>
      </w:r>
      <w:r w:rsidRPr="004340E6">
        <w:rPr>
          <w:rFonts w:ascii="Aptos" w:hAnsi="Aptos" w:cs="Times New Roman"/>
          <w:noProof/>
          <w:kern w:val="0"/>
        </w:rPr>
        <w:t>.</w:t>
      </w:r>
    </w:p>
    <w:p w14:paraId="54DCA8B6"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Link, W. A., Schofield, M. R., Barker, R. J., &amp; Sauer, J. R. (2018). On the robustness of N-mixture models. </w:t>
      </w:r>
      <w:r w:rsidRPr="004340E6">
        <w:rPr>
          <w:rFonts w:ascii="Aptos" w:hAnsi="Aptos" w:cs="Times New Roman"/>
          <w:i/>
          <w:iCs/>
          <w:noProof/>
          <w:kern w:val="0"/>
        </w:rPr>
        <w:t>Ecology</w:t>
      </w:r>
      <w:r w:rsidRPr="004340E6">
        <w:rPr>
          <w:rFonts w:ascii="Aptos" w:hAnsi="Aptos" w:cs="Times New Roman"/>
          <w:noProof/>
          <w:kern w:val="0"/>
        </w:rPr>
        <w:t xml:space="preserve">, </w:t>
      </w:r>
      <w:r w:rsidRPr="004340E6">
        <w:rPr>
          <w:rFonts w:ascii="Aptos" w:hAnsi="Aptos" w:cs="Times New Roman"/>
          <w:i/>
          <w:iCs/>
          <w:noProof/>
          <w:kern w:val="0"/>
        </w:rPr>
        <w:t>99</w:t>
      </w:r>
      <w:r w:rsidRPr="004340E6">
        <w:rPr>
          <w:rFonts w:ascii="Aptos" w:hAnsi="Aptos" w:cs="Times New Roman"/>
          <w:noProof/>
          <w:kern w:val="0"/>
        </w:rPr>
        <w:t>(7), 1547–1551. https://doi.org/10.1002/ecy.2362</w:t>
      </w:r>
    </w:p>
    <w:p w14:paraId="30412BA1"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Link, W., Schofield, M., Barker, R., &amp; Sauer, J. (2018). On the robustness of N-mixture models. </w:t>
      </w:r>
      <w:r w:rsidRPr="004340E6">
        <w:rPr>
          <w:rFonts w:ascii="Aptos" w:hAnsi="Aptos" w:cs="Times New Roman"/>
          <w:i/>
          <w:iCs/>
          <w:noProof/>
          <w:kern w:val="0"/>
        </w:rPr>
        <w:t>Ecology</w:t>
      </w:r>
      <w:r w:rsidRPr="004340E6">
        <w:rPr>
          <w:rFonts w:ascii="Aptos" w:hAnsi="Aptos" w:cs="Times New Roman"/>
          <w:noProof/>
          <w:kern w:val="0"/>
        </w:rPr>
        <w:t xml:space="preserve">, </w:t>
      </w:r>
      <w:r w:rsidRPr="004340E6">
        <w:rPr>
          <w:rFonts w:ascii="Aptos" w:hAnsi="Aptos" w:cs="Times New Roman"/>
          <w:i/>
          <w:iCs/>
          <w:noProof/>
          <w:kern w:val="0"/>
        </w:rPr>
        <w:t>99</w:t>
      </w:r>
      <w:r w:rsidRPr="004340E6">
        <w:rPr>
          <w:rFonts w:ascii="Aptos" w:hAnsi="Aptos" w:cs="Times New Roman"/>
          <w:noProof/>
          <w:kern w:val="0"/>
        </w:rPr>
        <w:t>(7), 1547–1551. https://doi.org/10.1002/ECY.2362</w:t>
      </w:r>
    </w:p>
    <w:p w14:paraId="4F338D57"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Madsen, L., &amp; Royle, J. A. (2023). A review of N-mixture models. </w:t>
      </w:r>
      <w:r w:rsidRPr="004340E6">
        <w:rPr>
          <w:rFonts w:ascii="Aptos" w:hAnsi="Aptos" w:cs="Times New Roman"/>
          <w:i/>
          <w:iCs/>
          <w:noProof/>
          <w:kern w:val="0"/>
        </w:rPr>
        <w:t>Wiley Interdisciplinary Reviews: Computational Statistics</w:t>
      </w:r>
      <w:r w:rsidRPr="004340E6">
        <w:rPr>
          <w:rFonts w:ascii="Aptos" w:hAnsi="Aptos" w:cs="Times New Roman"/>
          <w:noProof/>
          <w:kern w:val="0"/>
        </w:rPr>
        <w:t xml:space="preserve">, </w:t>
      </w:r>
      <w:r w:rsidRPr="004340E6">
        <w:rPr>
          <w:rFonts w:ascii="Aptos" w:hAnsi="Aptos" w:cs="Times New Roman"/>
          <w:i/>
          <w:iCs/>
          <w:noProof/>
          <w:kern w:val="0"/>
        </w:rPr>
        <w:t>15</w:t>
      </w:r>
      <w:r w:rsidRPr="004340E6">
        <w:rPr>
          <w:rFonts w:ascii="Aptos" w:hAnsi="Aptos" w:cs="Times New Roman"/>
          <w:noProof/>
          <w:kern w:val="0"/>
        </w:rPr>
        <w:t>(6), e1625. https://doi.org/10.1002/WICS.1625</w:t>
      </w:r>
    </w:p>
    <w:p w14:paraId="07C211E2"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Manica, M., Caputo, B., Screti, A., Filipponi, F., Rosà, R., Solimini, A., della Torre, A., &amp; Blangiardo, M. (2019). Applying the N-mixture model approach to estimate mosquito population absolute abundance from monitoring data. </w:t>
      </w:r>
      <w:r w:rsidRPr="004340E6">
        <w:rPr>
          <w:rFonts w:ascii="Aptos" w:hAnsi="Aptos" w:cs="Times New Roman"/>
          <w:i/>
          <w:iCs/>
          <w:noProof/>
          <w:kern w:val="0"/>
        </w:rPr>
        <w:t>Journal of Applied Ecology</w:t>
      </w:r>
      <w:r w:rsidRPr="004340E6">
        <w:rPr>
          <w:rFonts w:ascii="Aptos" w:hAnsi="Aptos" w:cs="Times New Roman"/>
          <w:noProof/>
          <w:kern w:val="0"/>
        </w:rPr>
        <w:t xml:space="preserve">, </w:t>
      </w:r>
      <w:r w:rsidRPr="004340E6">
        <w:rPr>
          <w:rFonts w:ascii="Aptos" w:hAnsi="Aptos" w:cs="Times New Roman"/>
          <w:i/>
          <w:iCs/>
          <w:noProof/>
          <w:kern w:val="0"/>
        </w:rPr>
        <w:t>56</w:t>
      </w:r>
      <w:r w:rsidRPr="004340E6">
        <w:rPr>
          <w:rFonts w:ascii="Aptos" w:hAnsi="Aptos" w:cs="Times New Roman"/>
          <w:noProof/>
          <w:kern w:val="0"/>
        </w:rPr>
        <w:t>(9), 2225–2235. https://doi.org/10.1111/1365-2664.13454</w:t>
      </w:r>
    </w:p>
    <w:p w14:paraId="3B34C552"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Markovits, C., Dorian, N., &amp; Crone, E. (2025). Roads are partial barriers to foraging solitary bees in an urban landscape. </w:t>
      </w:r>
      <w:r w:rsidRPr="004340E6">
        <w:rPr>
          <w:rFonts w:ascii="Aptos" w:hAnsi="Aptos" w:cs="Times New Roman"/>
          <w:i/>
          <w:iCs/>
          <w:noProof/>
          <w:kern w:val="0"/>
        </w:rPr>
        <w:t>Oecologia</w:t>
      </w:r>
      <w:r w:rsidRPr="004340E6">
        <w:rPr>
          <w:rFonts w:ascii="Aptos" w:hAnsi="Aptos" w:cs="Times New Roman"/>
          <w:noProof/>
          <w:kern w:val="0"/>
        </w:rPr>
        <w:t xml:space="preserve">, </w:t>
      </w:r>
      <w:r w:rsidRPr="004340E6">
        <w:rPr>
          <w:rFonts w:ascii="Aptos" w:hAnsi="Aptos" w:cs="Times New Roman"/>
          <w:i/>
          <w:iCs/>
          <w:noProof/>
          <w:kern w:val="0"/>
        </w:rPr>
        <w:t>207</w:t>
      </w:r>
      <w:r w:rsidRPr="004340E6">
        <w:rPr>
          <w:rFonts w:ascii="Aptos" w:hAnsi="Aptos" w:cs="Times New Roman"/>
          <w:noProof/>
          <w:kern w:val="0"/>
        </w:rPr>
        <w:t>(1), 1–11. https://doi.org/10.1007/S00442-024-05652-6</w:t>
      </w:r>
    </w:p>
    <w:p w14:paraId="7282B9CC"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Mccravy, K. (2018). A Review of Sampling and Monitoring Methods for Beneficial Arthropods in Agroecosystems. </w:t>
      </w:r>
      <w:r w:rsidRPr="004340E6">
        <w:rPr>
          <w:rFonts w:ascii="Aptos" w:hAnsi="Aptos" w:cs="Times New Roman"/>
          <w:i/>
          <w:iCs/>
          <w:noProof/>
          <w:kern w:val="0"/>
        </w:rPr>
        <w:t>Insects</w:t>
      </w:r>
      <w:r w:rsidRPr="004340E6">
        <w:rPr>
          <w:rFonts w:ascii="Aptos" w:hAnsi="Aptos" w:cs="Times New Roman"/>
          <w:noProof/>
          <w:kern w:val="0"/>
        </w:rPr>
        <w:t xml:space="preserve">, </w:t>
      </w:r>
      <w:r w:rsidRPr="004340E6">
        <w:rPr>
          <w:rFonts w:ascii="Aptos" w:hAnsi="Aptos" w:cs="Times New Roman"/>
          <w:i/>
          <w:iCs/>
          <w:noProof/>
          <w:kern w:val="0"/>
        </w:rPr>
        <w:t>9</w:t>
      </w:r>
      <w:r w:rsidRPr="004340E6">
        <w:rPr>
          <w:rFonts w:ascii="Aptos" w:hAnsi="Aptos" w:cs="Times New Roman"/>
          <w:noProof/>
          <w:kern w:val="0"/>
        </w:rPr>
        <w:t>(4), 170. https://doi.org/10.3390/insects9040170</w:t>
      </w:r>
    </w:p>
    <w:p w14:paraId="1C1EAD3D"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Mccune, F., Normandin, É., Mazerolle, M., &amp; Fournier, V. (2020). Response of wild bee communities to beekeeping, urbanization, and flower availability. </w:t>
      </w:r>
      <w:r w:rsidRPr="004340E6">
        <w:rPr>
          <w:rFonts w:ascii="Aptos" w:hAnsi="Aptos" w:cs="Times New Roman"/>
          <w:i/>
          <w:iCs/>
          <w:noProof/>
          <w:kern w:val="0"/>
        </w:rPr>
        <w:t>Urban Ecosystems</w:t>
      </w:r>
      <w:r w:rsidRPr="004340E6">
        <w:rPr>
          <w:rFonts w:ascii="Aptos" w:hAnsi="Aptos" w:cs="Times New Roman"/>
          <w:noProof/>
          <w:kern w:val="0"/>
        </w:rPr>
        <w:t xml:space="preserve">, </w:t>
      </w:r>
      <w:r w:rsidRPr="004340E6">
        <w:rPr>
          <w:rFonts w:ascii="Aptos" w:hAnsi="Aptos" w:cs="Times New Roman"/>
          <w:i/>
          <w:iCs/>
          <w:noProof/>
          <w:kern w:val="0"/>
        </w:rPr>
        <w:t>23</w:t>
      </w:r>
      <w:r w:rsidRPr="004340E6">
        <w:rPr>
          <w:rFonts w:ascii="Aptos" w:hAnsi="Aptos" w:cs="Times New Roman"/>
          <w:noProof/>
          <w:kern w:val="0"/>
        </w:rPr>
        <w:t>, 39–54. https://doi.org/10.1007/s11252-019-00909-y</w:t>
      </w:r>
    </w:p>
    <w:p w14:paraId="5FE8C6D0"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McNeil, D., Otto, C., Moser, E., Urban-Mead, K., King, D., Rodewald, A., &amp; Larkin, J. (2019). Distance models as a tool for modelling detection probability and density of native bumblebees. </w:t>
      </w:r>
      <w:r w:rsidRPr="004340E6">
        <w:rPr>
          <w:rFonts w:ascii="Aptos" w:hAnsi="Aptos" w:cs="Times New Roman"/>
          <w:i/>
          <w:iCs/>
          <w:noProof/>
          <w:kern w:val="0"/>
        </w:rPr>
        <w:t>Journal of Applied Entomology</w:t>
      </w:r>
      <w:r w:rsidRPr="004340E6">
        <w:rPr>
          <w:rFonts w:ascii="Aptos" w:hAnsi="Aptos" w:cs="Times New Roman"/>
          <w:noProof/>
          <w:kern w:val="0"/>
        </w:rPr>
        <w:t xml:space="preserve">, </w:t>
      </w:r>
      <w:r w:rsidRPr="004340E6">
        <w:rPr>
          <w:rFonts w:ascii="Aptos" w:hAnsi="Aptos" w:cs="Times New Roman"/>
          <w:i/>
          <w:iCs/>
          <w:noProof/>
          <w:kern w:val="0"/>
        </w:rPr>
        <w:t>143</w:t>
      </w:r>
      <w:r w:rsidRPr="004340E6">
        <w:rPr>
          <w:rFonts w:ascii="Aptos" w:hAnsi="Aptos" w:cs="Times New Roman"/>
          <w:noProof/>
          <w:kern w:val="0"/>
        </w:rPr>
        <w:t>(3), 225–235. https://doi.org/10.1111/JEN.12583</w:t>
      </w:r>
    </w:p>
    <w:p w14:paraId="0020089C"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Mimnagh, N., Parnell, A., &amp; Prado, E. (2023). Bayesian N-Mixture Models Applied to Estimating Insect Abundance. In </w:t>
      </w:r>
      <w:r w:rsidRPr="004340E6">
        <w:rPr>
          <w:rFonts w:ascii="Aptos" w:hAnsi="Aptos" w:cs="Times New Roman"/>
          <w:i/>
          <w:iCs/>
          <w:noProof/>
          <w:kern w:val="0"/>
        </w:rPr>
        <w:t>Modelling Insect Populations in Agricultural Landscapes</w:t>
      </w:r>
      <w:r w:rsidRPr="004340E6">
        <w:rPr>
          <w:rFonts w:ascii="Aptos" w:hAnsi="Aptos" w:cs="Times New Roman"/>
          <w:noProof/>
          <w:kern w:val="0"/>
        </w:rPr>
        <w:t xml:space="preserve"> (pp. 185–210). Springer International Publishing. https://doi.org/10.1007/978-3-031-43098-5_10</w:t>
      </w:r>
    </w:p>
    <w:p w14:paraId="67F7037D"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Monroe, A., Wann, G., Aldridge, C., &amp; Coates, P. (2019). The importance of simulation assumptions when evaluating detectability in population models. </w:t>
      </w:r>
      <w:r w:rsidRPr="004340E6">
        <w:rPr>
          <w:rFonts w:ascii="Aptos" w:hAnsi="Aptos" w:cs="Times New Roman"/>
          <w:i/>
          <w:iCs/>
          <w:noProof/>
          <w:kern w:val="0"/>
        </w:rPr>
        <w:t>Ecosphere</w:t>
      </w:r>
      <w:r w:rsidRPr="004340E6">
        <w:rPr>
          <w:rFonts w:ascii="Aptos" w:hAnsi="Aptos" w:cs="Times New Roman"/>
          <w:noProof/>
          <w:kern w:val="0"/>
        </w:rPr>
        <w:t xml:space="preserve">, </w:t>
      </w:r>
      <w:r w:rsidRPr="004340E6">
        <w:rPr>
          <w:rFonts w:ascii="Aptos" w:hAnsi="Aptos" w:cs="Times New Roman"/>
          <w:i/>
          <w:iCs/>
          <w:noProof/>
          <w:kern w:val="0"/>
        </w:rPr>
        <w:t>10</w:t>
      </w:r>
      <w:r w:rsidRPr="004340E6">
        <w:rPr>
          <w:rFonts w:ascii="Aptos" w:hAnsi="Aptos" w:cs="Times New Roman"/>
          <w:noProof/>
          <w:kern w:val="0"/>
        </w:rPr>
        <w:t>(7), e02791. https://doi.org/10.1002/ECS2.2791</w:t>
      </w:r>
    </w:p>
    <w:p w14:paraId="0A4DC2CF"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Morton, A. C. (1982). The effects of marking and capture on recapture frequencies of butterflies. </w:t>
      </w:r>
      <w:r w:rsidRPr="004340E6">
        <w:rPr>
          <w:rFonts w:ascii="Aptos" w:hAnsi="Aptos" w:cs="Times New Roman"/>
          <w:i/>
          <w:iCs/>
          <w:noProof/>
          <w:kern w:val="0"/>
        </w:rPr>
        <w:t>Oecologia</w:t>
      </w:r>
      <w:r w:rsidRPr="004340E6">
        <w:rPr>
          <w:rFonts w:ascii="Aptos" w:hAnsi="Aptos" w:cs="Times New Roman"/>
          <w:noProof/>
          <w:kern w:val="0"/>
        </w:rPr>
        <w:t xml:space="preserve">, </w:t>
      </w:r>
      <w:r w:rsidRPr="004340E6">
        <w:rPr>
          <w:rFonts w:ascii="Aptos" w:hAnsi="Aptos" w:cs="Times New Roman"/>
          <w:i/>
          <w:iCs/>
          <w:noProof/>
          <w:kern w:val="0"/>
        </w:rPr>
        <w:t>53</w:t>
      </w:r>
      <w:r w:rsidRPr="004340E6">
        <w:rPr>
          <w:rFonts w:ascii="Aptos" w:hAnsi="Aptos" w:cs="Times New Roman"/>
          <w:noProof/>
          <w:kern w:val="0"/>
        </w:rPr>
        <w:t>(1), 105–110. https://doi.org/10.1007/BF00377143</w:t>
      </w:r>
    </w:p>
    <w:p w14:paraId="64372C61"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Nodari, A. M., Bonifacino, M., Eustacchio, E., Bonelli, M., &amp; Falaschi, M. (2025). Comparing sampling methods to monitor population abundance while accounting for imperfect detection: An application of N-mixture models on Orthoptera. </w:t>
      </w:r>
      <w:r w:rsidRPr="004340E6">
        <w:rPr>
          <w:rFonts w:ascii="Aptos" w:hAnsi="Aptos" w:cs="Times New Roman"/>
          <w:i/>
          <w:iCs/>
          <w:noProof/>
          <w:kern w:val="0"/>
        </w:rPr>
        <w:t>Global Ecology and Conservation</w:t>
      </w:r>
      <w:r w:rsidRPr="004340E6">
        <w:rPr>
          <w:rFonts w:ascii="Aptos" w:hAnsi="Aptos" w:cs="Times New Roman"/>
          <w:noProof/>
          <w:kern w:val="0"/>
        </w:rPr>
        <w:t xml:space="preserve">, </w:t>
      </w:r>
      <w:r w:rsidRPr="004340E6">
        <w:rPr>
          <w:rFonts w:ascii="Aptos" w:hAnsi="Aptos" w:cs="Times New Roman"/>
          <w:i/>
          <w:iCs/>
          <w:noProof/>
          <w:kern w:val="0"/>
        </w:rPr>
        <w:t>58</w:t>
      </w:r>
      <w:r w:rsidRPr="004340E6">
        <w:rPr>
          <w:rFonts w:ascii="Aptos" w:hAnsi="Aptos" w:cs="Times New Roman"/>
          <w:noProof/>
          <w:kern w:val="0"/>
        </w:rPr>
        <w:t>, e03435. https://doi.org/10.1016/J.GECCO.2025.E03435</w:t>
      </w:r>
    </w:p>
    <w:p w14:paraId="33AE7362"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Nowicki, P., Settele, J., Henry, P., &amp; Woyciechowski, M. (2008). Butterfly Monitoring Methods: The ideal and the Real World. </w:t>
      </w:r>
      <w:r w:rsidRPr="004340E6">
        <w:rPr>
          <w:rFonts w:ascii="Aptos" w:hAnsi="Aptos" w:cs="Times New Roman"/>
          <w:i/>
          <w:iCs/>
          <w:noProof/>
          <w:kern w:val="0"/>
        </w:rPr>
        <w:t>Israel Journal of Ecology &amp; Evolution</w:t>
      </w:r>
      <w:r w:rsidRPr="004340E6">
        <w:rPr>
          <w:rFonts w:ascii="Aptos" w:hAnsi="Aptos" w:cs="Times New Roman"/>
          <w:noProof/>
          <w:kern w:val="0"/>
        </w:rPr>
        <w:t xml:space="preserve">, </w:t>
      </w:r>
      <w:r w:rsidRPr="004340E6">
        <w:rPr>
          <w:rFonts w:ascii="Aptos" w:hAnsi="Aptos" w:cs="Times New Roman"/>
          <w:i/>
          <w:iCs/>
          <w:noProof/>
          <w:kern w:val="0"/>
        </w:rPr>
        <w:t>54</w:t>
      </w:r>
      <w:r w:rsidRPr="004340E6">
        <w:rPr>
          <w:rFonts w:ascii="Aptos" w:hAnsi="Aptos" w:cs="Times New Roman"/>
          <w:noProof/>
          <w:kern w:val="0"/>
        </w:rPr>
        <w:t>(1), 69–88. https://doi.org/10.1560/IJEE.54.1.69</w:t>
      </w:r>
    </w:p>
    <w:p w14:paraId="468D50E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Ogilvie, J., &amp; Thomson, J. (2016). Site fidelity by bees drives pollination facilitation in sequentially blooming plant species. </w:t>
      </w:r>
      <w:r w:rsidRPr="004340E6">
        <w:rPr>
          <w:rFonts w:ascii="Aptos" w:hAnsi="Aptos" w:cs="Times New Roman"/>
          <w:i/>
          <w:iCs/>
          <w:noProof/>
          <w:kern w:val="0"/>
        </w:rPr>
        <w:t>Ecology</w:t>
      </w:r>
      <w:r w:rsidRPr="004340E6">
        <w:rPr>
          <w:rFonts w:ascii="Aptos" w:hAnsi="Aptos" w:cs="Times New Roman"/>
          <w:noProof/>
          <w:kern w:val="0"/>
        </w:rPr>
        <w:t xml:space="preserve">, </w:t>
      </w:r>
      <w:r w:rsidRPr="004340E6">
        <w:rPr>
          <w:rFonts w:ascii="Aptos" w:hAnsi="Aptos" w:cs="Times New Roman"/>
          <w:i/>
          <w:iCs/>
          <w:noProof/>
          <w:kern w:val="0"/>
        </w:rPr>
        <w:t>97</w:t>
      </w:r>
      <w:r w:rsidRPr="004340E6">
        <w:rPr>
          <w:rFonts w:ascii="Aptos" w:hAnsi="Aptos" w:cs="Times New Roman"/>
          <w:noProof/>
          <w:kern w:val="0"/>
        </w:rPr>
        <w:t>(6), 1442–1451. https://doi.org/10.1890/15-0903.1</w:t>
      </w:r>
    </w:p>
    <w:p w14:paraId="36650FF3"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lastRenderedPageBreak/>
        <w:t xml:space="preserve">Portman, Z., Bruninga-Socolar, B., &amp; Cariveau, D. (2020). The State of Bee Monitoring in the United States: A Call to Refocus Away From Bowl Traps and Towards More Effective Methods. </w:t>
      </w:r>
      <w:r w:rsidRPr="004340E6">
        <w:rPr>
          <w:rFonts w:ascii="Aptos" w:hAnsi="Aptos" w:cs="Times New Roman"/>
          <w:i/>
          <w:iCs/>
          <w:noProof/>
          <w:kern w:val="0"/>
        </w:rPr>
        <w:t>Annals of the Entomological Society of America</w:t>
      </w:r>
      <w:r w:rsidRPr="004340E6">
        <w:rPr>
          <w:rFonts w:ascii="Aptos" w:hAnsi="Aptos" w:cs="Times New Roman"/>
          <w:noProof/>
          <w:kern w:val="0"/>
        </w:rPr>
        <w:t xml:space="preserve">, </w:t>
      </w:r>
      <w:r w:rsidRPr="004340E6">
        <w:rPr>
          <w:rFonts w:ascii="Aptos" w:hAnsi="Aptos" w:cs="Times New Roman"/>
          <w:i/>
          <w:iCs/>
          <w:noProof/>
          <w:kern w:val="0"/>
        </w:rPr>
        <w:t>113</w:t>
      </w:r>
      <w:r w:rsidRPr="004340E6">
        <w:rPr>
          <w:rFonts w:ascii="Aptos" w:hAnsi="Aptos" w:cs="Times New Roman"/>
          <w:noProof/>
          <w:kern w:val="0"/>
        </w:rPr>
        <w:t>(5), 337–342. https://doi.org/10.1093/aesa/saaa010</w:t>
      </w:r>
    </w:p>
    <w:p w14:paraId="5E219DF0"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Putman, R. J. (1995). Ethical considerations and animal welfare in ecological field studies. </w:t>
      </w:r>
      <w:r w:rsidRPr="004340E6">
        <w:rPr>
          <w:rFonts w:ascii="Aptos" w:hAnsi="Aptos" w:cs="Times New Roman"/>
          <w:i/>
          <w:iCs/>
          <w:noProof/>
          <w:kern w:val="0"/>
        </w:rPr>
        <w:t>Biodiversity and Conservation</w:t>
      </w:r>
      <w:r w:rsidRPr="004340E6">
        <w:rPr>
          <w:rFonts w:ascii="Aptos" w:hAnsi="Aptos" w:cs="Times New Roman"/>
          <w:noProof/>
          <w:kern w:val="0"/>
        </w:rPr>
        <w:t xml:space="preserve">, </w:t>
      </w:r>
      <w:r w:rsidRPr="004340E6">
        <w:rPr>
          <w:rFonts w:ascii="Aptos" w:hAnsi="Aptos" w:cs="Times New Roman"/>
          <w:i/>
          <w:iCs/>
          <w:noProof/>
          <w:kern w:val="0"/>
        </w:rPr>
        <w:t>4</w:t>
      </w:r>
      <w:r w:rsidRPr="004340E6">
        <w:rPr>
          <w:rFonts w:ascii="Aptos" w:hAnsi="Aptos" w:cs="Times New Roman"/>
          <w:noProof/>
          <w:kern w:val="0"/>
        </w:rPr>
        <w:t>(8), 903–915. https://doi.org/10.1007/BF00056197/METRICS</w:t>
      </w:r>
    </w:p>
    <w:p w14:paraId="4AB4F706"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R Core Team. (2022). </w:t>
      </w:r>
      <w:r w:rsidRPr="004340E6">
        <w:rPr>
          <w:rFonts w:ascii="Aptos" w:hAnsi="Aptos" w:cs="Times New Roman"/>
          <w:i/>
          <w:iCs/>
          <w:noProof/>
          <w:kern w:val="0"/>
        </w:rPr>
        <w:t>R: A language and environment for statistical computing.</w:t>
      </w:r>
      <w:r w:rsidRPr="004340E6">
        <w:rPr>
          <w:rFonts w:ascii="Aptos" w:hAnsi="Aptos" w:cs="Times New Roman"/>
          <w:noProof/>
          <w:kern w:val="0"/>
        </w:rPr>
        <w:t xml:space="preserve"> R Foundation for Statistical Computing, Vienna, Austria. https://www.r-project.org/</w:t>
      </w:r>
    </w:p>
    <w:p w14:paraId="1B757E2B"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Ricketts, T. H. (2001). The matrix matters: Effective isolation in fragmented landscapes. </w:t>
      </w:r>
      <w:r w:rsidRPr="004340E6">
        <w:rPr>
          <w:rFonts w:ascii="Aptos" w:hAnsi="Aptos" w:cs="Times New Roman"/>
          <w:i/>
          <w:iCs/>
          <w:noProof/>
          <w:kern w:val="0"/>
        </w:rPr>
        <w:t>American Naturalist</w:t>
      </w:r>
      <w:r w:rsidRPr="004340E6">
        <w:rPr>
          <w:rFonts w:ascii="Aptos" w:hAnsi="Aptos" w:cs="Times New Roman"/>
          <w:noProof/>
          <w:kern w:val="0"/>
        </w:rPr>
        <w:t xml:space="preserve">, </w:t>
      </w:r>
      <w:r w:rsidRPr="004340E6">
        <w:rPr>
          <w:rFonts w:ascii="Aptos" w:hAnsi="Aptos" w:cs="Times New Roman"/>
          <w:i/>
          <w:iCs/>
          <w:noProof/>
          <w:kern w:val="0"/>
        </w:rPr>
        <w:t>158</w:t>
      </w:r>
      <w:r w:rsidRPr="004340E6">
        <w:rPr>
          <w:rFonts w:ascii="Aptos" w:hAnsi="Aptos" w:cs="Times New Roman"/>
          <w:noProof/>
          <w:kern w:val="0"/>
        </w:rPr>
        <w:t>(1), 87–99. https://doi.org/10.1086/320863</w:t>
      </w:r>
    </w:p>
    <w:p w14:paraId="0575FB0F"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Riva, F., Gentile, G., Bonelli, S., Acorn, J., Denes, F., Crosby, A., &amp; Nielsen, S. (2020). Of detectability and camouflage: evaluating Pollard Walk rules using a common, cryptic butterfly. </w:t>
      </w:r>
      <w:r w:rsidRPr="004340E6">
        <w:rPr>
          <w:rFonts w:ascii="Aptos" w:hAnsi="Aptos" w:cs="Times New Roman"/>
          <w:i/>
          <w:iCs/>
          <w:noProof/>
          <w:kern w:val="0"/>
        </w:rPr>
        <w:t>Ecosphere</w:t>
      </w:r>
      <w:r w:rsidRPr="004340E6">
        <w:rPr>
          <w:rFonts w:ascii="Aptos" w:hAnsi="Aptos" w:cs="Times New Roman"/>
          <w:noProof/>
          <w:kern w:val="0"/>
        </w:rPr>
        <w:t xml:space="preserve">, </w:t>
      </w:r>
      <w:r w:rsidRPr="004340E6">
        <w:rPr>
          <w:rFonts w:ascii="Aptos" w:hAnsi="Aptos" w:cs="Times New Roman"/>
          <w:i/>
          <w:iCs/>
          <w:noProof/>
          <w:kern w:val="0"/>
        </w:rPr>
        <w:t>11</w:t>
      </w:r>
      <w:r w:rsidRPr="004340E6">
        <w:rPr>
          <w:rFonts w:ascii="Aptos" w:hAnsi="Aptos" w:cs="Times New Roman"/>
          <w:noProof/>
          <w:kern w:val="0"/>
        </w:rPr>
        <w:t>(4), e03101. https://doi.org/10.1002/ECS2.3101</w:t>
      </w:r>
    </w:p>
    <w:p w14:paraId="1A2D3436"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Royle, J. A. (2004). N-mixture models for estimating population size from spatially replicated counts. </w:t>
      </w:r>
      <w:r w:rsidRPr="004340E6">
        <w:rPr>
          <w:rFonts w:ascii="Aptos" w:hAnsi="Aptos" w:cs="Times New Roman"/>
          <w:i/>
          <w:iCs/>
          <w:noProof/>
          <w:kern w:val="0"/>
        </w:rPr>
        <w:t>Biometrics</w:t>
      </w:r>
      <w:r w:rsidRPr="004340E6">
        <w:rPr>
          <w:rFonts w:ascii="Aptos" w:hAnsi="Aptos" w:cs="Times New Roman"/>
          <w:noProof/>
          <w:kern w:val="0"/>
        </w:rPr>
        <w:t xml:space="preserve">, </w:t>
      </w:r>
      <w:r w:rsidRPr="004340E6">
        <w:rPr>
          <w:rFonts w:ascii="Aptos" w:hAnsi="Aptos" w:cs="Times New Roman"/>
          <w:i/>
          <w:iCs/>
          <w:noProof/>
          <w:kern w:val="0"/>
        </w:rPr>
        <w:t>60</w:t>
      </w:r>
      <w:r w:rsidRPr="004340E6">
        <w:rPr>
          <w:rFonts w:ascii="Aptos" w:hAnsi="Aptos" w:cs="Times New Roman"/>
          <w:noProof/>
          <w:kern w:val="0"/>
        </w:rPr>
        <w:t>(1), 108–115. https://doi.org/https://doi.org/10.1111/j.0006-341X.2004.00142.x</w:t>
      </w:r>
    </w:p>
    <w:p w14:paraId="5338B337"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Royle, J. A., Kéry, M., Gautier, R., &amp; Schmid, H. (2007). Hierarchical spatial models of abundance and occurrence from imperfect survey data. </w:t>
      </w:r>
      <w:r w:rsidRPr="004340E6">
        <w:rPr>
          <w:rFonts w:ascii="Aptos" w:hAnsi="Aptos" w:cs="Times New Roman"/>
          <w:i/>
          <w:iCs/>
          <w:noProof/>
          <w:kern w:val="0"/>
        </w:rPr>
        <w:t>Ecological Monographs</w:t>
      </w:r>
      <w:r w:rsidRPr="004340E6">
        <w:rPr>
          <w:rFonts w:ascii="Aptos" w:hAnsi="Aptos" w:cs="Times New Roman"/>
          <w:noProof/>
          <w:kern w:val="0"/>
        </w:rPr>
        <w:t xml:space="preserve">, </w:t>
      </w:r>
      <w:r w:rsidRPr="004340E6">
        <w:rPr>
          <w:rFonts w:ascii="Aptos" w:hAnsi="Aptos" w:cs="Times New Roman"/>
          <w:i/>
          <w:iCs/>
          <w:noProof/>
          <w:kern w:val="0"/>
        </w:rPr>
        <w:t>77</w:t>
      </w:r>
      <w:r w:rsidRPr="004340E6">
        <w:rPr>
          <w:rFonts w:ascii="Aptos" w:hAnsi="Aptos" w:cs="Times New Roman"/>
          <w:noProof/>
          <w:kern w:val="0"/>
        </w:rPr>
        <w:t>(3), 465–481. https://doi.org/10.1890/06-0912.1</w:t>
      </w:r>
    </w:p>
    <w:p w14:paraId="41401647"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Sánchez-Bayo, F., &amp; Wyckhuys, K. (2019). Worldwide decline of the entomofauna: A review of its drivers. </w:t>
      </w:r>
      <w:r w:rsidRPr="004340E6">
        <w:rPr>
          <w:rFonts w:ascii="Aptos" w:hAnsi="Aptos" w:cs="Times New Roman"/>
          <w:i/>
          <w:iCs/>
          <w:noProof/>
          <w:kern w:val="0"/>
        </w:rPr>
        <w:t>Biological Conservation</w:t>
      </w:r>
      <w:r w:rsidRPr="004340E6">
        <w:rPr>
          <w:rFonts w:ascii="Aptos" w:hAnsi="Aptos" w:cs="Times New Roman"/>
          <w:noProof/>
          <w:kern w:val="0"/>
        </w:rPr>
        <w:t xml:space="preserve">, </w:t>
      </w:r>
      <w:r w:rsidRPr="004340E6">
        <w:rPr>
          <w:rFonts w:ascii="Aptos" w:hAnsi="Aptos" w:cs="Times New Roman"/>
          <w:i/>
          <w:iCs/>
          <w:noProof/>
          <w:kern w:val="0"/>
        </w:rPr>
        <w:t>232</w:t>
      </w:r>
      <w:r w:rsidRPr="004340E6">
        <w:rPr>
          <w:rFonts w:ascii="Aptos" w:hAnsi="Aptos" w:cs="Times New Roman"/>
          <w:noProof/>
          <w:kern w:val="0"/>
        </w:rPr>
        <w:t>(September 2018), 8–27. https://doi.org/10.1016/j.biocon.2019.01.020</w:t>
      </w:r>
    </w:p>
    <w:p w14:paraId="52A37EB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Schowalter, T. D., Noriega, J. A., &amp; Tscharntke, T. (2018). Insect effects on ecosystem services—Introduction. </w:t>
      </w:r>
      <w:r w:rsidRPr="004340E6">
        <w:rPr>
          <w:rFonts w:ascii="Aptos" w:hAnsi="Aptos" w:cs="Times New Roman"/>
          <w:i/>
          <w:iCs/>
          <w:noProof/>
          <w:kern w:val="0"/>
        </w:rPr>
        <w:t>Basic and Applied Ecology</w:t>
      </w:r>
      <w:r w:rsidRPr="004340E6">
        <w:rPr>
          <w:rFonts w:ascii="Aptos" w:hAnsi="Aptos" w:cs="Times New Roman"/>
          <w:noProof/>
          <w:kern w:val="0"/>
        </w:rPr>
        <w:t xml:space="preserve">, </w:t>
      </w:r>
      <w:r w:rsidRPr="004340E6">
        <w:rPr>
          <w:rFonts w:ascii="Aptos" w:hAnsi="Aptos" w:cs="Times New Roman"/>
          <w:i/>
          <w:iCs/>
          <w:noProof/>
          <w:kern w:val="0"/>
        </w:rPr>
        <w:t>26</w:t>
      </w:r>
      <w:r w:rsidRPr="004340E6">
        <w:rPr>
          <w:rFonts w:ascii="Aptos" w:hAnsi="Aptos" w:cs="Times New Roman"/>
          <w:noProof/>
          <w:kern w:val="0"/>
        </w:rPr>
        <w:t>, 1–7. https://doi.org/10.1016/J.BAAE.2017.09.011</w:t>
      </w:r>
    </w:p>
    <w:p w14:paraId="6540A238"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Schultz, C., &amp; Hammond, P. (2003). Using Population Viability Analysis to Develop Recovery Criteria for Endangered Insects: Case Study of the Fender’s Blue Butterfly. </w:t>
      </w:r>
      <w:r w:rsidRPr="004340E6">
        <w:rPr>
          <w:rFonts w:ascii="Aptos" w:hAnsi="Aptos" w:cs="Times New Roman"/>
          <w:i/>
          <w:iCs/>
          <w:noProof/>
          <w:kern w:val="0"/>
        </w:rPr>
        <w:t>Conservation Biology</w:t>
      </w:r>
      <w:r w:rsidRPr="004340E6">
        <w:rPr>
          <w:rFonts w:ascii="Aptos" w:hAnsi="Aptos" w:cs="Times New Roman"/>
          <w:noProof/>
          <w:kern w:val="0"/>
        </w:rPr>
        <w:t xml:space="preserve">, </w:t>
      </w:r>
      <w:r w:rsidRPr="004340E6">
        <w:rPr>
          <w:rFonts w:ascii="Aptos" w:hAnsi="Aptos" w:cs="Times New Roman"/>
          <w:i/>
          <w:iCs/>
          <w:noProof/>
          <w:kern w:val="0"/>
        </w:rPr>
        <w:t>17</w:t>
      </w:r>
      <w:r w:rsidRPr="004340E6">
        <w:rPr>
          <w:rFonts w:ascii="Aptos" w:hAnsi="Aptos" w:cs="Times New Roman"/>
          <w:noProof/>
          <w:kern w:val="0"/>
        </w:rPr>
        <w:t>(5), 1372–1385. https://doi.org/10.1046/J.1523-1739.2003.02141.X</w:t>
      </w:r>
    </w:p>
    <w:p w14:paraId="7B9C2E95"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Stan Development Team. (2023a). </w:t>
      </w:r>
      <w:r w:rsidRPr="004340E6">
        <w:rPr>
          <w:rFonts w:ascii="Aptos" w:hAnsi="Aptos" w:cs="Times New Roman"/>
          <w:i/>
          <w:iCs/>
          <w:noProof/>
          <w:kern w:val="0"/>
        </w:rPr>
        <w:t>RStan: the R interface to Stan. R package version 2.21.8</w:t>
      </w:r>
      <w:r w:rsidRPr="004340E6">
        <w:rPr>
          <w:rFonts w:ascii="Aptos" w:hAnsi="Aptos" w:cs="Times New Roman"/>
          <w:noProof/>
          <w:kern w:val="0"/>
        </w:rPr>
        <w:t>. https://mc-stan.org/.</w:t>
      </w:r>
    </w:p>
    <w:p w14:paraId="31B40E1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Stan Development Team. (2023b). </w:t>
      </w:r>
      <w:r w:rsidRPr="004340E6">
        <w:rPr>
          <w:rFonts w:ascii="Aptos" w:hAnsi="Aptos" w:cs="Times New Roman"/>
          <w:i/>
          <w:iCs/>
          <w:noProof/>
          <w:kern w:val="0"/>
        </w:rPr>
        <w:t>Stan Modeling Language Users Guide and Reference Manual, v2.31.0.</w:t>
      </w:r>
      <w:r w:rsidRPr="004340E6">
        <w:rPr>
          <w:rFonts w:ascii="Aptos" w:hAnsi="Aptos" w:cs="Times New Roman"/>
          <w:noProof/>
          <w:kern w:val="0"/>
        </w:rPr>
        <w:t xml:space="preserve"> https://mc-stan.org</w:t>
      </w:r>
    </w:p>
    <w:p w14:paraId="638CEA28"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Taron, D., &amp; Ries, L. (2015). Butterfly monitoring for conservation. In </w:t>
      </w:r>
      <w:r w:rsidRPr="004340E6">
        <w:rPr>
          <w:rFonts w:ascii="Aptos" w:hAnsi="Aptos" w:cs="Times New Roman"/>
          <w:i/>
          <w:iCs/>
          <w:noProof/>
          <w:kern w:val="0"/>
        </w:rPr>
        <w:t>Butterfly conservation in North America: efforts to help save our charismatic microfauna</w:t>
      </w:r>
      <w:r w:rsidRPr="004340E6">
        <w:rPr>
          <w:rFonts w:ascii="Aptos" w:hAnsi="Aptos" w:cs="Times New Roman"/>
          <w:noProof/>
          <w:kern w:val="0"/>
        </w:rPr>
        <w:t xml:space="preserve"> (pp. 35–57). Dordrecht: Springer Netherlands.</w:t>
      </w:r>
    </w:p>
    <w:p w14:paraId="2FFFF904"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Ulrich, J., &amp; Sargent, R. (2025). Habitat restorations in an urban landscape rapidly assemble diverse pollinator communities that persist. </w:t>
      </w:r>
      <w:r w:rsidRPr="004340E6">
        <w:rPr>
          <w:rFonts w:ascii="Aptos" w:hAnsi="Aptos" w:cs="Times New Roman"/>
          <w:i/>
          <w:iCs/>
          <w:noProof/>
          <w:kern w:val="0"/>
        </w:rPr>
        <w:t>Ecology Letters</w:t>
      </w:r>
      <w:r w:rsidRPr="004340E6">
        <w:rPr>
          <w:rFonts w:ascii="Aptos" w:hAnsi="Aptos" w:cs="Times New Roman"/>
          <w:noProof/>
          <w:kern w:val="0"/>
        </w:rPr>
        <w:t xml:space="preserve">, </w:t>
      </w:r>
      <w:r w:rsidRPr="004340E6">
        <w:rPr>
          <w:rFonts w:ascii="Aptos" w:hAnsi="Aptos" w:cs="Times New Roman"/>
          <w:i/>
          <w:iCs/>
          <w:noProof/>
          <w:kern w:val="0"/>
        </w:rPr>
        <w:t>28</w:t>
      </w:r>
      <w:r w:rsidRPr="004340E6">
        <w:rPr>
          <w:rFonts w:ascii="Aptos" w:hAnsi="Aptos" w:cs="Times New Roman"/>
          <w:noProof/>
          <w:kern w:val="0"/>
        </w:rPr>
        <w:t>(1), e70037. https://doi.org/https://doi.org/10.1111/ele.70037</w:t>
      </w:r>
    </w:p>
    <w:p w14:paraId="0A00EB4B"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Wagner, D., Grames, E., Forister, M., Berenbaum, M., &amp; Stopak, D. (2021). Insect decline in the Anthropocene: Death by a thousand cuts. </w:t>
      </w:r>
      <w:r w:rsidRPr="004340E6">
        <w:rPr>
          <w:rFonts w:ascii="Aptos" w:hAnsi="Aptos" w:cs="Times New Roman"/>
          <w:i/>
          <w:iCs/>
          <w:noProof/>
          <w:kern w:val="0"/>
        </w:rPr>
        <w:t>PNAS</w:t>
      </w:r>
      <w:r w:rsidRPr="004340E6">
        <w:rPr>
          <w:rFonts w:ascii="Aptos" w:hAnsi="Aptos" w:cs="Times New Roman"/>
          <w:noProof/>
          <w:kern w:val="0"/>
        </w:rPr>
        <w:t xml:space="preserve">, </w:t>
      </w:r>
      <w:r w:rsidRPr="004340E6">
        <w:rPr>
          <w:rFonts w:ascii="Aptos" w:hAnsi="Aptos" w:cs="Times New Roman"/>
          <w:i/>
          <w:iCs/>
          <w:noProof/>
          <w:kern w:val="0"/>
        </w:rPr>
        <w:t>118</w:t>
      </w:r>
      <w:r w:rsidRPr="004340E6">
        <w:rPr>
          <w:rFonts w:ascii="Aptos" w:hAnsi="Aptos" w:cs="Times New Roman"/>
          <w:noProof/>
          <w:kern w:val="0"/>
        </w:rPr>
        <w:t xml:space="preserve">(2). </w:t>
      </w:r>
      <w:r w:rsidRPr="004340E6">
        <w:rPr>
          <w:rFonts w:ascii="Aptos" w:hAnsi="Aptos" w:cs="Times New Roman"/>
          <w:noProof/>
          <w:kern w:val="0"/>
        </w:rPr>
        <w:lastRenderedPageBreak/>
        <w:t>https://doi.org/10.1073/PNAS.2023989118</w:t>
      </w:r>
    </w:p>
    <w:p w14:paraId="604F51BE"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Waltz, A., &amp; Covington, W. (2004). Ecological Restoration Treatments Increase Butterfly Richness and Abundance: Mechanisms of Response. </w:t>
      </w:r>
      <w:r w:rsidRPr="004340E6">
        <w:rPr>
          <w:rFonts w:ascii="Aptos" w:hAnsi="Aptos" w:cs="Times New Roman"/>
          <w:i/>
          <w:iCs/>
          <w:noProof/>
          <w:kern w:val="0"/>
        </w:rPr>
        <w:t>Restoration Ecology</w:t>
      </w:r>
      <w:r w:rsidRPr="004340E6">
        <w:rPr>
          <w:rFonts w:ascii="Aptos" w:hAnsi="Aptos" w:cs="Times New Roman"/>
          <w:noProof/>
          <w:kern w:val="0"/>
        </w:rPr>
        <w:t xml:space="preserve">, </w:t>
      </w:r>
      <w:r w:rsidRPr="004340E6">
        <w:rPr>
          <w:rFonts w:ascii="Aptos" w:hAnsi="Aptos" w:cs="Times New Roman"/>
          <w:i/>
          <w:iCs/>
          <w:noProof/>
          <w:kern w:val="0"/>
        </w:rPr>
        <w:t>12</w:t>
      </w:r>
      <w:r w:rsidRPr="004340E6">
        <w:rPr>
          <w:rFonts w:ascii="Aptos" w:hAnsi="Aptos" w:cs="Times New Roman"/>
          <w:noProof/>
          <w:kern w:val="0"/>
        </w:rPr>
        <w:t>(1), 85–96. https://doi.org/10.1111/J.1061-2971.2004.00262.X</w:t>
      </w:r>
    </w:p>
    <w:p w14:paraId="5DFFDA63"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Wildman, J., Ollerton, J., Bourn, N., O’Riordan, S., &amp; McCollin, D. (2024). Using photographic mark-recapture to estimate population size, movement, and lifespan of a reintroduced butterfly. </w:t>
      </w:r>
      <w:r w:rsidRPr="004340E6">
        <w:rPr>
          <w:rFonts w:ascii="Aptos" w:hAnsi="Aptos" w:cs="Times New Roman"/>
          <w:i/>
          <w:iCs/>
          <w:noProof/>
          <w:kern w:val="0"/>
        </w:rPr>
        <w:t>Biodiversity and Conservation</w:t>
      </w:r>
      <w:r w:rsidRPr="004340E6">
        <w:rPr>
          <w:rFonts w:ascii="Aptos" w:hAnsi="Aptos" w:cs="Times New Roman"/>
          <w:noProof/>
          <w:kern w:val="0"/>
        </w:rPr>
        <w:t xml:space="preserve">, </w:t>
      </w:r>
      <w:r w:rsidRPr="004340E6">
        <w:rPr>
          <w:rFonts w:ascii="Aptos" w:hAnsi="Aptos" w:cs="Times New Roman"/>
          <w:i/>
          <w:iCs/>
          <w:noProof/>
          <w:kern w:val="0"/>
        </w:rPr>
        <w:t>33</w:t>
      </w:r>
      <w:r w:rsidRPr="004340E6">
        <w:rPr>
          <w:rFonts w:ascii="Aptos" w:hAnsi="Aptos" w:cs="Times New Roman"/>
          <w:noProof/>
          <w:kern w:val="0"/>
        </w:rPr>
        <w:t>(6–7), 2011–2036. https://doi.org/10.1007/S10531-024-02837-6</w:t>
      </w:r>
    </w:p>
    <w:p w14:paraId="3B69E52D"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Williams, B. K., Nichols, J. D., &amp; Conroy, M. J. (2002). </w:t>
      </w:r>
      <w:r w:rsidRPr="004340E6">
        <w:rPr>
          <w:rFonts w:ascii="Aptos" w:hAnsi="Aptos" w:cs="Times New Roman"/>
          <w:i/>
          <w:iCs/>
          <w:noProof/>
          <w:kern w:val="0"/>
        </w:rPr>
        <w:t>Analysis and management of animal populations</w:t>
      </w:r>
      <w:r w:rsidRPr="004340E6">
        <w:rPr>
          <w:rFonts w:ascii="Aptos" w:hAnsi="Aptos" w:cs="Times New Roman"/>
          <w:noProof/>
          <w:kern w:val="0"/>
        </w:rPr>
        <w:t>. Academic Press.</w:t>
      </w:r>
    </w:p>
    <w:p w14:paraId="6889C7B0" w14:textId="77777777" w:rsidR="004340E6" w:rsidRPr="004340E6" w:rsidRDefault="004340E6" w:rsidP="004340E6">
      <w:pPr>
        <w:widowControl w:val="0"/>
        <w:autoSpaceDE w:val="0"/>
        <w:autoSpaceDN w:val="0"/>
        <w:adjustRightInd w:val="0"/>
        <w:spacing w:line="240" w:lineRule="auto"/>
        <w:ind w:left="480" w:hanging="480"/>
        <w:rPr>
          <w:rFonts w:ascii="Aptos" w:hAnsi="Aptos" w:cs="Times New Roman"/>
          <w:noProof/>
          <w:kern w:val="0"/>
        </w:rPr>
      </w:pPr>
      <w:r w:rsidRPr="004340E6">
        <w:rPr>
          <w:rFonts w:ascii="Aptos" w:hAnsi="Aptos" w:cs="Times New Roman"/>
          <w:noProof/>
          <w:kern w:val="0"/>
        </w:rPr>
        <w:t xml:space="preserve">Wolfin, J., Watkins, E., Lane, I., Portman, Z., &amp; Spivak, M. (2023). Floral enhancement of turfgrass lawns benefits wild bees and honey bees (Apis mellifera). </w:t>
      </w:r>
      <w:r w:rsidRPr="004340E6">
        <w:rPr>
          <w:rFonts w:ascii="Aptos" w:hAnsi="Aptos" w:cs="Times New Roman"/>
          <w:i/>
          <w:iCs/>
          <w:noProof/>
          <w:kern w:val="0"/>
        </w:rPr>
        <w:t>Urban Ecosystems</w:t>
      </w:r>
      <w:r w:rsidRPr="004340E6">
        <w:rPr>
          <w:rFonts w:ascii="Aptos" w:hAnsi="Aptos" w:cs="Times New Roman"/>
          <w:noProof/>
          <w:kern w:val="0"/>
        </w:rPr>
        <w:t xml:space="preserve">, </w:t>
      </w:r>
      <w:r w:rsidRPr="004340E6">
        <w:rPr>
          <w:rFonts w:ascii="Aptos" w:hAnsi="Aptos" w:cs="Times New Roman"/>
          <w:i/>
          <w:iCs/>
          <w:noProof/>
          <w:kern w:val="0"/>
        </w:rPr>
        <w:t>26</w:t>
      </w:r>
      <w:r w:rsidRPr="004340E6">
        <w:rPr>
          <w:rFonts w:ascii="Aptos" w:hAnsi="Aptos" w:cs="Times New Roman"/>
          <w:noProof/>
          <w:kern w:val="0"/>
        </w:rPr>
        <w:t>, 361–375. https://doi.org/10.1007/s11252-023-01339-7</w:t>
      </w:r>
    </w:p>
    <w:p w14:paraId="08BE8AB3" w14:textId="77777777" w:rsidR="004340E6" w:rsidRPr="004340E6" w:rsidRDefault="004340E6" w:rsidP="004340E6">
      <w:pPr>
        <w:widowControl w:val="0"/>
        <w:autoSpaceDE w:val="0"/>
        <w:autoSpaceDN w:val="0"/>
        <w:adjustRightInd w:val="0"/>
        <w:spacing w:line="240" w:lineRule="auto"/>
        <w:ind w:left="480" w:hanging="480"/>
        <w:rPr>
          <w:rFonts w:ascii="Aptos" w:hAnsi="Aptos"/>
          <w:noProof/>
        </w:rPr>
      </w:pPr>
      <w:r w:rsidRPr="004340E6">
        <w:rPr>
          <w:rFonts w:ascii="Aptos" w:hAnsi="Aptos" w:cs="Times New Roman"/>
          <w:noProof/>
          <w:kern w:val="0"/>
        </w:rPr>
        <w:t xml:space="preserve">Wratten, S., Bowie, M., Hickman, J., Evans, A., Sedcole, J., &amp; Tylianakis, J. (2003). Field boundaries as barriers to movement of hover flies (Diptera: Syrphidae) in cultivated land. </w:t>
      </w:r>
      <w:r w:rsidRPr="004340E6">
        <w:rPr>
          <w:rFonts w:ascii="Aptos" w:hAnsi="Aptos" w:cs="Times New Roman"/>
          <w:i/>
          <w:iCs/>
          <w:noProof/>
          <w:kern w:val="0"/>
        </w:rPr>
        <w:t>Oecologia</w:t>
      </w:r>
      <w:r w:rsidRPr="004340E6">
        <w:rPr>
          <w:rFonts w:ascii="Aptos" w:hAnsi="Aptos" w:cs="Times New Roman"/>
          <w:noProof/>
          <w:kern w:val="0"/>
        </w:rPr>
        <w:t xml:space="preserve">, </w:t>
      </w:r>
      <w:r w:rsidRPr="004340E6">
        <w:rPr>
          <w:rFonts w:ascii="Aptos" w:hAnsi="Aptos" w:cs="Times New Roman"/>
          <w:i/>
          <w:iCs/>
          <w:noProof/>
          <w:kern w:val="0"/>
        </w:rPr>
        <w:t>134</w:t>
      </w:r>
      <w:r w:rsidRPr="004340E6">
        <w:rPr>
          <w:rFonts w:ascii="Aptos" w:hAnsi="Aptos" w:cs="Times New Roman"/>
          <w:noProof/>
          <w:kern w:val="0"/>
        </w:rPr>
        <w:t>(4), 605–611. https://doi.org/10.1007/S00442-002-1128-9</w:t>
      </w:r>
    </w:p>
    <w:p w14:paraId="31A09C6F" w14:textId="14A6A989" w:rsidR="008A4AE3" w:rsidRDefault="00F75794">
      <w:pPr>
        <w:rPr>
          <w:lang w:val="en-CA"/>
        </w:rPr>
      </w:pPr>
      <w:r>
        <w:rPr>
          <w:lang w:val="en-CA"/>
        </w:rPr>
        <w:fldChar w:fldCharType="end"/>
      </w:r>
      <w:r w:rsidR="008A4AE3">
        <w:rPr>
          <w:lang w:val="en-CA"/>
        </w:rPr>
        <w:br w:type="page"/>
      </w:r>
    </w:p>
    <w:p w14:paraId="75C9DE97" w14:textId="0ABCF87A" w:rsidR="00C778AD" w:rsidRDefault="007A569F" w:rsidP="00B512B6">
      <w:pPr>
        <w:rPr>
          <w:b/>
          <w:bCs/>
          <w:lang w:val="en-CA"/>
        </w:rPr>
      </w:pPr>
      <w:del w:id="676" w:author="Jens Ulrich" w:date="2025-08-15T14:07:00Z" w16du:dateUtc="2025-08-15T21:07:00Z">
        <w:r w:rsidDel="002F1377">
          <w:rPr>
            <w:noProof/>
          </w:rPr>
          <w:lastRenderedPageBreak/>
          <w:drawing>
            <wp:inline distT="0" distB="0" distL="0" distR="0" wp14:anchorId="64F334DE" wp14:editId="0FD73529">
              <wp:extent cx="5264150" cy="3710274"/>
              <wp:effectExtent l="0" t="0" r="0" b="5080"/>
              <wp:docPr id="558517573" name="Picture 1" descr="A diagram of a butterfl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17573" name="Picture 1" descr="A diagram of a butterfly&#10;&#10;Description automatically generated"/>
                      <pic:cNvPicPr/>
                    </pic:nvPicPr>
                    <pic:blipFill rotWithShape="1">
                      <a:blip r:embed="rId8"/>
                      <a:srcRect l="9936" r="10256"/>
                      <a:stretch/>
                    </pic:blipFill>
                    <pic:spPr bwMode="auto">
                      <a:xfrm>
                        <a:off x="0" y="0"/>
                        <a:ext cx="5266797" cy="3712140"/>
                      </a:xfrm>
                      <a:prstGeom prst="rect">
                        <a:avLst/>
                      </a:prstGeom>
                      <a:ln>
                        <a:noFill/>
                      </a:ln>
                      <a:extLst>
                        <a:ext uri="{53640926-AAD7-44D8-BBD7-CCE9431645EC}">
                          <a14:shadowObscured xmlns:a14="http://schemas.microsoft.com/office/drawing/2010/main"/>
                        </a:ext>
                      </a:extLst>
                    </pic:spPr>
                  </pic:pic>
                </a:graphicData>
              </a:graphic>
            </wp:inline>
          </w:drawing>
        </w:r>
      </w:del>
      <w:ins w:id="677" w:author="Jens Ulrich" w:date="2025-08-15T14:08:00Z" w16du:dateUtc="2025-08-15T21:08:00Z">
        <w:r w:rsidR="002F1377">
          <w:rPr>
            <w:noProof/>
          </w:rPr>
          <w:drawing>
            <wp:inline distT="0" distB="0" distL="0" distR="0" wp14:anchorId="0E951FF0" wp14:editId="04673BEE">
              <wp:extent cx="5715000" cy="4033442"/>
              <wp:effectExtent l="0" t="0" r="0" b="5715"/>
              <wp:docPr id="2074201393"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01393" name="Picture 1" descr="A close-up of a diagram&#10;&#10;Description automatically generated"/>
                      <pic:cNvPicPr/>
                    </pic:nvPicPr>
                    <pic:blipFill rotWithShape="1">
                      <a:blip r:embed="rId9"/>
                      <a:srcRect l="10043" r="10256"/>
                      <a:stretch/>
                    </pic:blipFill>
                    <pic:spPr bwMode="auto">
                      <a:xfrm>
                        <a:off x="0" y="0"/>
                        <a:ext cx="5726612" cy="4041637"/>
                      </a:xfrm>
                      <a:prstGeom prst="rect">
                        <a:avLst/>
                      </a:prstGeom>
                      <a:ln>
                        <a:noFill/>
                      </a:ln>
                      <a:extLst>
                        <a:ext uri="{53640926-AAD7-44D8-BBD7-CCE9431645EC}">
                          <a14:shadowObscured xmlns:a14="http://schemas.microsoft.com/office/drawing/2010/main"/>
                        </a:ext>
                      </a:extLst>
                    </pic:spPr>
                  </pic:pic>
                </a:graphicData>
              </a:graphic>
            </wp:inline>
          </w:drawing>
        </w:r>
      </w:ins>
    </w:p>
    <w:p w14:paraId="410792CA" w14:textId="2BCA539B" w:rsidR="00A76FB4" w:rsidRDefault="00BE5A95" w:rsidP="00B512B6">
      <w:pPr>
        <w:rPr>
          <w:lang w:val="en-CA"/>
        </w:rPr>
      </w:pPr>
      <w:r>
        <w:rPr>
          <w:b/>
          <w:bCs/>
          <w:lang w:val="en-CA"/>
        </w:rPr>
        <w:t>Figure</w:t>
      </w:r>
      <w:r w:rsidR="00C778AD">
        <w:rPr>
          <w:b/>
          <w:bCs/>
          <w:lang w:val="en-CA"/>
        </w:rPr>
        <w:t xml:space="preserve"> 1: </w:t>
      </w:r>
      <w:r w:rsidR="00C778AD">
        <w:rPr>
          <w:lang w:val="en-CA"/>
        </w:rPr>
        <w:t>Comparison of three methods for estimating insect abundance</w:t>
      </w:r>
      <w:r w:rsidR="00120999">
        <w:rPr>
          <w:lang w:val="en-CA"/>
        </w:rPr>
        <w:t>.</w:t>
      </w:r>
      <w:r w:rsidR="00C778AD">
        <w:rPr>
          <w:lang w:val="en-CA"/>
        </w:rPr>
        <w:t xml:space="preserve"> </w:t>
      </w:r>
      <w:r w:rsidR="0024521B">
        <w:rPr>
          <w:lang w:val="en-CA"/>
        </w:rPr>
        <w:t xml:space="preserve">Abundance </w:t>
      </w:r>
      <w:r w:rsidR="00C778AD" w:rsidRPr="0024521B">
        <w:rPr>
          <w:b/>
          <w:bCs/>
          <w:lang w:val="en-CA"/>
        </w:rPr>
        <w:t>GLM</w:t>
      </w:r>
      <w:ins w:id="678" w:author="Jens Ulrich" w:date="2025-08-15T14:02:00Z" w16du:dateUtc="2025-08-15T21:02:00Z">
        <w:r w:rsidR="005D2C4E">
          <w:rPr>
            <w:b/>
            <w:bCs/>
            <w:lang w:val="en-CA"/>
          </w:rPr>
          <w:t>s/GLMMs</w:t>
        </w:r>
      </w:ins>
      <w:del w:id="679" w:author="Jens Ulrich" w:date="2025-08-15T14:02:00Z" w16du:dateUtc="2025-08-15T21:02:00Z">
        <w:r w:rsidR="00C778AD" w:rsidRPr="0024521B" w:rsidDel="005D2C4E">
          <w:rPr>
            <w:b/>
            <w:bCs/>
            <w:lang w:val="en-CA"/>
          </w:rPr>
          <w:delText>’s</w:delText>
        </w:r>
      </w:del>
      <w:r w:rsidR="00C778AD">
        <w:rPr>
          <w:lang w:val="en-CA"/>
        </w:rPr>
        <w:t xml:space="preserve"> </w:t>
      </w:r>
      <w:r w:rsidR="00845B02">
        <w:rPr>
          <w:lang w:val="en-CA"/>
        </w:rPr>
        <w:t>(column 1)</w:t>
      </w:r>
      <w:r w:rsidR="00F5113D">
        <w:rPr>
          <w:lang w:val="en-CA"/>
        </w:rPr>
        <w:t xml:space="preserve"> treat count data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5113D">
        <w:rPr>
          <w:lang w:val="en-CA"/>
        </w:rPr>
        <w:t xml:space="preserve">) as a stochastic outcome </w:t>
      </w:r>
      <w:r w:rsidR="007A569F">
        <w:rPr>
          <w:lang w:val="en-CA"/>
        </w:rPr>
        <w:t>with a mean</w:t>
      </w:r>
      <w:r w:rsidR="00C778AD">
        <w:rPr>
          <w:lang w:val="en-CA"/>
        </w:rPr>
        <w:t xml:space="preserve"> </w:t>
      </w:r>
      <w:r w:rsidR="007A569F">
        <w:rPr>
          <w:lang w:val="en-CA"/>
        </w:rPr>
        <w:t>value (</w:t>
      </w:r>
      <m:oMath>
        <m:sSub>
          <m:sSubPr>
            <m:ctrlPr>
              <w:rPr>
                <w:rFonts w:ascii="Cambria Math" w:hAnsi="Cambria Math"/>
                <w:i/>
                <w:lang w:val="en-CA"/>
              </w:rPr>
            </m:ctrlPr>
          </m:sSubPr>
          <m:e>
            <m:r>
              <w:rPr>
                <w:rFonts w:ascii="Cambria Math" w:hAnsi="Cambria Math"/>
                <w:lang w:val="en-CA"/>
              </w:rPr>
              <m:t>λ</m:t>
            </m:r>
          </m:e>
          <m:sub>
            <m:r>
              <w:rPr>
                <w:rFonts w:ascii="Cambria Math" w:hAnsi="Cambria Math"/>
                <w:lang w:val="en-CA"/>
              </w:rPr>
              <m:t>i</m:t>
            </m:r>
          </m:sub>
        </m:sSub>
      </m:oMath>
      <w:r w:rsidR="007A569F">
        <w:rPr>
          <w:lang w:val="en-CA"/>
        </w:rPr>
        <w:t>) that may vary among spatial units, time periods or species</w:t>
      </w:r>
      <w:r w:rsidR="00C778AD">
        <w:rPr>
          <w:lang w:val="en-CA"/>
        </w:rPr>
        <w:t>. GLM</w:t>
      </w:r>
      <w:ins w:id="680" w:author="Jens Christian Ulrich" w:date="2025-09-10T15:18:00Z" w16du:dateUtc="2025-09-10T19:18:00Z">
        <w:r w:rsidR="007466C2">
          <w:rPr>
            <w:lang w:val="en-CA"/>
          </w:rPr>
          <w:t>M</w:t>
        </w:r>
      </w:ins>
      <w:r w:rsidR="00C778AD">
        <w:rPr>
          <w:lang w:val="en-CA"/>
        </w:rPr>
        <w:t xml:space="preserve">’s are unable to disentangle effects of these predictors on abundance from their potential effects on detection rate, e.g.: Habitat </w:t>
      </w:r>
      <w:r w:rsidR="0079376A">
        <w:rPr>
          <w:lang w:val="en-CA"/>
        </w:rPr>
        <w:t>impacts</w:t>
      </w:r>
      <w:r w:rsidR="00C778AD">
        <w:rPr>
          <w:lang w:val="en-CA"/>
        </w:rPr>
        <w:t xml:space="preserve"> detectability; observers improve detection skills over time; or large</w:t>
      </w:r>
      <w:r w:rsidR="00AC0AD0">
        <w:rPr>
          <w:lang w:val="en-CA"/>
        </w:rPr>
        <w:t>r</w:t>
      </w:r>
      <w:r w:rsidR="00C778AD">
        <w:rPr>
          <w:lang w:val="en-CA"/>
        </w:rPr>
        <w:t xml:space="preserve"> and</w:t>
      </w:r>
      <w:r w:rsidR="009047C5">
        <w:rPr>
          <w:lang w:val="en-CA"/>
        </w:rPr>
        <w:t xml:space="preserve"> more</w:t>
      </w:r>
      <w:r w:rsidR="00C778AD">
        <w:rPr>
          <w:lang w:val="en-CA"/>
        </w:rPr>
        <w:t xml:space="preserve"> colorful species are detected at a higher rate than small</w:t>
      </w:r>
      <w:r w:rsidR="00AC0AD0">
        <w:rPr>
          <w:lang w:val="en-CA"/>
        </w:rPr>
        <w:t>er</w:t>
      </w:r>
      <w:r w:rsidR="00C778AD">
        <w:rPr>
          <w:lang w:val="en-CA"/>
        </w:rPr>
        <w:t xml:space="preserve"> and </w:t>
      </w:r>
      <w:r w:rsidR="00AC0AD0">
        <w:rPr>
          <w:lang w:val="en-CA"/>
        </w:rPr>
        <w:t xml:space="preserve">more </w:t>
      </w:r>
      <w:r w:rsidR="00C778AD">
        <w:rPr>
          <w:lang w:val="en-CA"/>
        </w:rPr>
        <w:t>dull</w:t>
      </w:r>
      <w:r w:rsidR="00AC0AD0">
        <w:rPr>
          <w:lang w:val="en-CA"/>
        </w:rPr>
        <w:t>-colored</w:t>
      </w:r>
      <w:r w:rsidR="00C778AD">
        <w:rPr>
          <w:lang w:val="en-CA"/>
        </w:rPr>
        <w:t xml:space="preserve"> species. </w:t>
      </w:r>
      <w:proofErr w:type="spellStart"/>
      <w:r w:rsidR="00C778AD" w:rsidRPr="0024521B">
        <w:rPr>
          <w:b/>
          <w:bCs/>
          <w:lang w:val="en-CA"/>
        </w:rPr>
        <w:t>Binmix</w:t>
      </w:r>
      <w:proofErr w:type="spellEnd"/>
      <w:r w:rsidR="00C778AD" w:rsidRPr="0024521B">
        <w:rPr>
          <w:b/>
          <w:bCs/>
          <w:lang w:val="en-CA"/>
        </w:rPr>
        <w:t xml:space="preserve"> models</w:t>
      </w:r>
      <w:r w:rsidR="00C778AD">
        <w:rPr>
          <w:lang w:val="en-CA"/>
        </w:rPr>
        <w:t xml:space="preserve"> </w:t>
      </w:r>
      <w:r w:rsidR="00845B02">
        <w:rPr>
          <w:lang w:val="en-CA"/>
        </w:rPr>
        <w:t xml:space="preserve">(column 2) </w:t>
      </w:r>
      <w:r>
        <w:rPr>
          <w:lang w:val="en-CA"/>
        </w:rPr>
        <w:t>leverage the</w:t>
      </w:r>
      <w:r w:rsidR="00C778AD">
        <w:rPr>
          <w:lang w:val="en-CA"/>
        </w:rPr>
        <w:t xml:space="preserve"> variation in counts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7A569F">
        <w:rPr>
          <w:rFonts w:eastAsiaTheme="minorEastAsia"/>
          <w:lang w:val="en-CA"/>
        </w:rPr>
        <w:t>)</w:t>
      </w:r>
      <w:r>
        <w:rPr>
          <w:rFonts w:eastAsiaTheme="minorEastAsia"/>
          <w:lang w:val="en-CA"/>
        </w:rPr>
        <w:t xml:space="preserve"> </w:t>
      </w:r>
      <w:r w:rsidR="00C778AD">
        <w:rPr>
          <w:lang w:val="en-CA"/>
        </w:rPr>
        <w:t>across repeat</w:t>
      </w:r>
      <w:ins w:id="681" w:author="Ulrich, Jens" w:date="2025-06-30T16:25:00Z" w16du:dateUtc="2025-06-30T23:25:00Z">
        <w:r w:rsidR="00BD4812">
          <w:rPr>
            <w:lang w:val="en-CA"/>
          </w:rPr>
          <w:t>ed</w:t>
        </w:r>
      </w:ins>
      <w:r w:rsidR="00C778AD">
        <w:rPr>
          <w:lang w:val="en-CA"/>
        </w:rPr>
        <w:t xml:space="preserve"> surveys </w:t>
      </w:r>
      <w:r w:rsidR="007A569F">
        <w:rPr>
          <w:rFonts w:eastAsiaTheme="minorEastAsia"/>
          <w:lang w:val="en-CA"/>
        </w:rPr>
        <w:t>(</w:t>
      </w:r>
      <m:oMath>
        <m:r>
          <w:rPr>
            <w:rFonts w:ascii="Cambria Math" w:hAnsi="Cambria Math"/>
            <w:lang w:val="en-CA"/>
          </w:rPr>
          <m:t>j</m:t>
        </m:r>
      </m:oMath>
      <w:r w:rsidR="007A569F">
        <w:rPr>
          <w:rFonts w:eastAsiaTheme="minorEastAsia"/>
          <w:lang w:val="en-CA"/>
        </w:rPr>
        <w:t>)</w:t>
      </w:r>
      <w:r w:rsidR="00C778AD">
        <w:rPr>
          <w:i/>
          <w:iCs/>
          <w:lang w:val="en-CA"/>
        </w:rPr>
        <w:t xml:space="preserve"> </w:t>
      </w:r>
      <w:r w:rsidR="00C778AD">
        <w:rPr>
          <w:lang w:val="en-CA"/>
        </w:rPr>
        <w:t xml:space="preserve">to simultaneously estimate detection rate </w:t>
      </w:r>
      <w:r w:rsidR="007A569F">
        <w:rPr>
          <w:rFonts w:eastAsiaTheme="minorEastAsia"/>
          <w:lang w:val="en-CA"/>
        </w:rPr>
        <w:t>(</w:t>
      </w:r>
      <m:oMath>
        <m:r>
          <w:rPr>
            <w:rFonts w:ascii="Cambria Math" w:eastAsiaTheme="minorEastAsia" w:hAnsi="Cambria Math"/>
            <w:lang w:val="en-CA"/>
          </w:rPr>
          <m:t>p</m:t>
        </m:r>
      </m:oMath>
      <w:r w:rsidR="007A569F">
        <w:rPr>
          <w:rFonts w:eastAsiaTheme="minorEastAsia"/>
          <w:lang w:val="en-CA"/>
        </w:rPr>
        <w:t>)</w:t>
      </w:r>
      <w:r w:rsidR="00C778AD">
        <w:rPr>
          <w:i/>
          <w:iCs/>
          <w:lang w:val="en-CA"/>
        </w:rPr>
        <w:t xml:space="preserve"> </w:t>
      </w:r>
      <w:r w:rsidR="00C778AD">
        <w:rPr>
          <w:lang w:val="en-CA"/>
        </w:rPr>
        <w:t>and total abundance</w:t>
      </w:r>
      <w:r>
        <w:rPr>
          <w:lang w:val="en-CA"/>
        </w:rPr>
        <w:t xml:space="preserve"> </w:t>
      </w:r>
      <w:r w:rsidR="007A569F">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ins w:id="682" w:author="Jens Ulrich" w:date="2025-08-15T14:13:00Z" w16du:dateUtc="2025-08-15T21:13:00Z">
        <w:r w:rsidR="002F1377">
          <w:rPr>
            <w:rFonts w:eastAsiaTheme="minorEastAsia"/>
            <w:lang w:val="en-CA"/>
          </w:rPr>
          <w:t xml:space="preserve"> – represented in Figure 1 by the dashed line</w:t>
        </w:r>
      </w:ins>
      <w:r w:rsidR="007A569F">
        <w:rPr>
          <w:rFonts w:eastAsiaTheme="minorEastAsia"/>
          <w:lang w:val="en-CA"/>
        </w:rPr>
        <w:t>)</w:t>
      </w:r>
      <w:r w:rsidR="00F51152">
        <w:rPr>
          <w:lang w:val="en-CA"/>
        </w:rPr>
        <w:t xml:space="preserve">. </w:t>
      </w:r>
      <w:ins w:id="683" w:author="Jens Ulrich" w:date="2025-08-15T14:14:00Z" w16du:dateUtc="2025-08-15T21:14:00Z">
        <w:r w:rsidR="002F1377">
          <w:rPr>
            <w:lang w:val="en-CA"/>
          </w:rPr>
          <w:t xml:space="preserve">Many count surveys with low variation </w:t>
        </w:r>
      </w:ins>
      <w:moveToRangeStart w:id="684" w:author="Jens Ulrich" w:date="2025-08-15T14:15:00Z" w:name="move206159729"/>
      <w:moveTo w:id="685" w:author="Jens Ulrich" w:date="2025-08-15T14:15:00Z" w16du:dateUtc="2025-08-15T21:15:00Z">
        <w:r w:rsidR="002F1377">
          <w:rPr>
            <w:lang w:val="en-CA"/>
          </w:rPr>
          <w:t xml:space="preserve">in Habitat 2 is consistent with higher detection rate (counts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moveTo w:id="686" w:author="Jens Ulrich" w:date="2025-08-15T14:15:00Z" w16du:dateUtc="2025-08-15T21:15:00Z">
          <w:r w:rsidR="002F1377">
            <w:rPr>
              <w:lang w:val="en-CA"/>
            </w:rPr>
            <w:t>)</w:t>
          </w:r>
          <w:del w:id="687" w:author="Jens Ulrich" w:date="2025-08-15T14:15:00Z" w16du:dateUtc="2025-08-15T21:15:00Z">
            <w:r w:rsidR="002F1377" w:rsidDel="002F1377">
              <w:rPr>
                <w:lang w:val="en-CA"/>
              </w:rPr>
              <w:delText xml:space="preserve">. </w:delText>
            </w:r>
          </w:del>
        </w:moveTo>
        <w:moveToRangeEnd w:id="684"/>
        <w:ins w:id="688" w:author="Jens Ulrich" w:date="2025-08-15T14:15:00Z" w16du:dateUtc="2025-08-15T21:15:00Z">
          <w:r w:rsidR="002F1377">
            <w:rPr>
              <w:lang w:val="en-CA"/>
            </w:rPr>
            <w:t xml:space="preserve">. </w:t>
          </w:r>
        </w:ins>
        <w:r w:rsidR="007A569F">
          <w:rPr>
            <w:lang w:val="en-CA"/>
          </w:rPr>
          <w:t xml:space="preserve">Higher variation among counts in </w:t>
        </w:r>
        <w:r w:rsidR="00AC0AD0">
          <w:rPr>
            <w:lang w:val="en-CA"/>
          </w:rPr>
          <w:t xml:space="preserve">Habitat 1 </w:t>
        </w:r>
        <w:r w:rsidR="007A569F">
          <w:rPr>
            <w:lang w:val="en-CA"/>
          </w:rPr>
          <w:t>is consistent</w:t>
        </w:r>
        <w:r w:rsidR="00AC0AD0">
          <w:rPr>
            <w:lang w:val="en-CA"/>
          </w:rPr>
          <w:t xml:space="preserve"> </w:t>
        </w:r>
        <w:r w:rsidR="007A569F">
          <w:rPr>
            <w:lang w:val="en-CA"/>
          </w:rPr>
          <w:t>with</w:t>
        </w:r>
        <w:r w:rsidR="00AC0AD0">
          <w:rPr>
            <w:lang w:val="en-CA"/>
          </w:rPr>
          <w:t xml:space="preserve"> </w:t>
        </w:r>
        <w:r w:rsidR="007A569F">
          <w:rPr>
            <w:lang w:val="en-CA"/>
          </w:rPr>
          <w:t xml:space="preserve">lower </w:t>
        </w:r>
        <w:r w:rsidR="00AC0AD0">
          <w:rPr>
            <w:lang w:val="en-CA"/>
          </w:rPr>
          <w:t xml:space="preserve">detection rate (counts heavily underestimate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AC0AD0">
          <w:rPr>
            <w:lang w:val="en-CA"/>
          </w:rPr>
          <w:t>)</w:t>
        </w:r>
        <w:ins w:id="689" w:author="Jens Ulrich" w:date="2025-08-15T14:15:00Z" w16du:dateUtc="2025-08-15T21:15:00Z">
          <w:r w:rsidR="002F1377">
            <w:rPr>
              <w:lang w:val="en-CA"/>
            </w:rPr>
            <w:t>.</w:t>
          </w:r>
        </w:ins>
        <w:del w:id="690" w:author="Jens Ulrich" w:date="2025-08-15T14:15:00Z" w16du:dateUtc="2025-08-15T21:15:00Z">
          <w:r w:rsidR="007A569F" w:rsidDel="002F1377">
            <w:rPr>
              <w:lang w:val="en-CA"/>
            </w:rPr>
            <w:delText>,</w:delText>
          </w:r>
        </w:del>
        <w:r w:rsidR="007A569F">
          <w:rPr>
            <w:lang w:val="en-CA"/>
          </w:rPr>
          <w:t xml:space="preserve"> </w:t>
        </w:r>
        <w:del w:id="691" w:author="Jens Ulrich" w:date="2025-08-15T14:15:00Z" w16du:dateUtc="2025-08-15T21:15:00Z">
          <w:r w:rsidR="007A569F" w:rsidDel="002F1377">
            <w:rPr>
              <w:lang w:val="en-CA"/>
            </w:rPr>
            <w:delText xml:space="preserve">while lower variation among counts </w:delText>
          </w:r>
        </w:del>
        <w:moveFromRangeStart w:id="692" w:author="Jens Ulrich" w:date="2025-08-15T14:15:00Z" w:name="move206159729"/>
        <w:moveFrom w:id="693" w:author="Jens Ulrich" w:date="2025-08-15T14:15:00Z" w16du:dateUtc="2025-08-15T21:15:00Z">
          <w:r w:rsidR="007A569F" w:rsidDel="002F1377">
            <w:rPr>
              <w:lang w:val="en-CA"/>
            </w:rPr>
            <w:t>in Habitat 2 is consistent with higher detection rate (</w:t>
          </w:r>
          <w:r w:rsidR="006027B3" w:rsidDel="002F1377">
            <w:rPr>
              <w:lang w:val="en-CA"/>
            </w:rPr>
            <w:t xml:space="preserve">counts nearly approximate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moveFrom w:id="694" w:author="Jens Ulrich" w:date="2025-08-15T14:15:00Z" w16du:dateUtc="2025-08-15T21:15:00Z">
            <w:r w:rsidR="006027B3" w:rsidDel="002F1377">
              <w:rPr>
                <w:lang w:val="en-CA"/>
              </w:rPr>
              <w:t>).</w:t>
            </w:r>
            <w:r w:rsidR="00F51152" w:rsidDel="002F1377">
              <w:rPr>
                <w:lang w:val="en-CA"/>
              </w:rPr>
              <w:t xml:space="preserve"> </w:t>
            </w:r>
          </w:moveFrom>
          <w:moveFromRangeEnd w:id="692"/>
          <w:proofErr w:type="spellStart"/>
          <w:r w:rsidR="00F51152" w:rsidRPr="0024521B">
            <w:rPr>
              <w:b/>
              <w:bCs/>
              <w:lang w:val="en-CA"/>
            </w:rPr>
            <w:t>Multimix</w:t>
          </w:r>
          <w:proofErr w:type="spellEnd"/>
          <w:r w:rsidR="00F51152" w:rsidRPr="0024521B">
            <w:rPr>
              <w:b/>
              <w:bCs/>
              <w:lang w:val="en-CA"/>
            </w:rPr>
            <w:t xml:space="preserve"> models</w:t>
          </w:r>
          <w:r w:rsidR="00F51152">
            <w:rPr>
              <w:lang w:val="en-CA"/>
            </w:rPr>
            <w:t xml:space="preserve"> </w:t>
          </w:r>
          <w:r w:rsidR="0024521B" w:rsidRPr="0024521B">
            <w:rPr>
              <w:b/>
              <w:bCs/>
              <w:lang w:val="en-CA"/>
            </w:rPr>
            <w:t xml:space="preserve">for mark-recapture </w:t>
          </w:r>
          <w:r w:rsidR="00F5113D">
            <w:rPr>
              <w:b/>
              <w:bCs/>
              <w:lang w:val="en-CA"/>
            </w:rPr>
            <w:t xml:space="preserve">data </w:t>
          </w:r>
          <w:r w:rsidR="00845B02">
            <w:rPr>
              <w:lang w:val="en-CA"/>
            </w:rPr>
            <w:t xml:space="preserve">(column 3) </w:t>
          </w:r>
          <w:ins w:id="695" w:author="Jens Ulrich" w:date="2025-08-15T14:16:00Z" w16du:dateUtc="2025-08-15T21:16:00Z">
            <w:r w:rsidR="002F1377">
              <w:rPr>
                <w:lang w:val="en-CA"/>
              </w:rPr>
              <w:t>aim to estimate the number of individuals in a population never detected (</w:t>
            </w:r>
          </w:ins>
          <m:oMath>
            <m:sSub>
              <m:sSubPr>
                <m:ctrlPr>
                  <w:ins w:id="696" w:author="Jens Ulrich" w:date="2025-08-15T14:16:00Z" w16du:dateUtc="2025-08-15T21:16:00Z">
                    <w:rPr>
                      <w:rFonts w:ascii="Cambria Math" w:hAnsi="Cambria Math"/>
                      <w:i/>
                      <w:lang w:val="en-CA"/>
                    </w:rPr>
                  </w:ins>
                </m:ctrlPr>
              </m:sSubPr>
              <m:e>
                <m:r>
                  <w:ins w:id="697" w:author="Jens Ulrich" w:date="2025-08-15T14:16:00Z" w16du:dateUtc="2025-08-15T21:16:00Z">
                    <w:rPr>
                      <w:rFonts w:ascii="Cambria Math" w:hAnsi="Cambria Math"/>
                      <w:lang w:val="en-CA"/>
                    </w:rPr>
                    <m:t>N</m:t>
                  </w:ins>
                </m:r>
              </m:e>
              <m:sub>
                <m:r>
                  <w:ins w:id="698" w:author="Jens Ulrich" w:date="2025-08-15T14:16:00Z" w16du:dateUtc="2025-08-15T21:16:00Z">
                    <w:rPr>
                      <w:rFonts w:ascii="Cambria Math" w:hAnsi="Cambria Math"/>
                      <w:lang w:val="en-CA"/>
                    </w:rPr>
                    <m:t>i</m:t>
                  </w:ins>
                </m:r>
              </m:sub>
            </m:sSub>
            <m:r>
              <w:ins w:id="699" w:author="Jens Ulrich" w:date="2025-08-15T14:16:00Z" w16du:dateUtc="2025-08-15T21:16:00Z">
                <w:rPr>
                  <w:rFonts w:ascii="Cambria Math" w:hAnsi="Cambria Math"/>
                  <w:lang w:val="en-CA"/>
                </w:rPr>
                <m:t xml:space="preserve">- </m:t>
              </w:ins>
            </m:r>
            <m:sSub>
              <m:sSubPr>
                <m:ctrlPr>
                  <w:ins w:id="700" w:author="Jens Ulrich" w:date="2025-08-15T14:16:00Z" w16du:dateUtc="2025-08-15T21:16:00Z">
                    <w:rPr>
                      <w:rFonts w:ascii="Cambria Math" w:hAnsi="Cambria Math"/>
                      <w:i/>
                      <w:lang w:val="en-CA"/>
                    </w:rPr>
                  </w:ins>
                </m:ctrlPr>
              </m:sSubPr>
              <m:e>
                <m:r>
                  <w:ins w:id="701" w:author="Jens Ulrich" w:date="2025-08-15T14:16:00Z" w16du:dateUtc="2025-08-15T21:16:00Z">
                    <w:rPr>
                      <w:rFonts w:ascii="Cambria Math" w:hAnsi="Cambria Math"/>
                      <w:lang w:val="en-CA"/>
                    </w:rPr>
                    <m:t>n</m:t>
                  </w:ins>
                </m:r>
              </m:e>
              <m:sub>
                <m:r>
                  <w:ins w:id="702" w:author="Jens Ulrich" w:date="2025-08-15T14:16:00Z" w16du:dateUtc="2025-08-15T21:16:00Z">
                    <w:rPr>
                      <w:rFonts w:ascii="Cambria Math" w:hAnsi="Cambria Math"/>
                      <w:lang w:val="en-CA"/>
                    </w:rPr>
                    <m:t>i</m:t>
                  </w:ins>
                </m:r>
              </m:sub>
            </m:sSub>
          </m:oMath>
          <w:ins w:id="703" w:author="Jens Ulrich" w:date="2025-08-15T14:16:00Z" w16du:dateUtc="2025-08-15T21:16:00Z">
            <w:r w:rsidR="002F1377">
              <w:rPr>
                <w:lang w:val="en-CA"/>
              </w:rPr>
              <w:t xml:space="preserve">) by </w:t>
            </w:r>
          </w:ins>
          <w:r w:rsidR="00F51152">
            <w:rPr>
              <w:lang w:val="en-CA"/>
            </w:rPr>
            <w:t>classify</w:t>
          </w:r>
          <w:ins w:id="704" w:author="Jens Ulrich" w:date="2025-08-15T14:16:00Z" w16du:dateUtc="2025-08-15T21:16:00Z">
            <w:r w:rsidR="002F1377">
              <w:rPr>
                <w:lang w:val="en-CA"/>
              </w:rPr>
              <w:t>ing</w:t>
            </w:r>
          </w:ins>
          <w:r w:rsidR="00F51152">
            <w:rPr>
              <w:lang w:val="en-CA"/>
            </w:rPr>
            <w:t xml:space="preserve"> </w:t>
          </w:r>
          <m:oMath>
            <m:sSub>
              <m:sSubPr>
                <m:ctrlPr>
                  <w:rPr>
                    <w:rFonts w:ascii="Cambria Math" w:hAnsi="Cambria Math"/>
                    <w:i/>
                    <w:lang w:val="en-CA"/>
                  </w:rPr>
                </m:ctrlPr>
              </m:sSubPr>
              <m:e>
                <m:r>
                  <w:rPr>
                    <w:rFonts w:ascii="Cambria Math" w:hAnsi="Cambria Math"/>
                    <w:lang w:val="en-CA"/>
                  </w:rPr>
                  <m:t>y</m:t>
                </m:r>
              </m:e>
              <m:sub>
                <m:r>
                  <w:rPr>
                    <w:rFonts w:ascii="Cambria Math" w:hAnsi="Cambria Math"/>
                    <w:lang w:val="en-CA"/>
                  </w:rPr>
                  <m:t>i</m:t>
                </m:r>
              </m:sub>
            </m:sSub>
          </m:oMath>
          <w:r w:rsidR="00F75D3B">
            <w:rPr>
              <w:rFonts w:eastAsiaTheme="minorEastAsia"/>
              <w:lang w:val="en-CA"/>
            </w:rPr>
            <w:t xml:space="preserve"> </w:t>
          </w:r>
          <w:r w:rsidR="00F51152">
            <w:rPr>
              <w:lang w:val="en-CA"/>
            </w:rPr>
            <w:t xml:space="preserve">as the number of individuals </w:t>
          </w:r>
          <w:r w:rsidR="009047C5">
            <w:rPr>
              <w:lang w:val="en-CA"/>
            </w:rPr>
            <w:t>in</w:t>
          </w:r>
          <w:r w:rsidR="00F51152">
            <w:rPr>
              <w:lang w:val="en-CA"/>
            </w:rPr>
            <w:t xml:space="preserve"> each observable encounter history</w:t>
          </w:r>
          <w:ins w:id="705" w:author="Jens Ulrich" w:date="2025-08-15T14:17:00Z" w16du:dateUtc="2025-08-15T21:17:00Z">
            <w:r w:rsidR="002F1377">
              <w:rPr>
                <w:lang w:val="en-CA"/>
              </w:rPr>
              <w:t xml:space="preserve">. </w:t>
            </w:r>
          </w:ins>
          <w:del w:id="706" w:author="Jens Ulrich" w:date="2025-08-15T14:17:00Z" w16du:dateUtc="2025-08-15T21:17:00Z">
            <w:r w:rsidR="00F51152" w:rsidDel="002F1377">
              <w:rPr>
                <w:lang w:val="en-CA"/>
              </w:rPr>
              <w:delText xml:space="preserve">, with </w:delText>
            </w:r>
          </w:del>
          <w:ins w:id="707" w:author="Jens Ulrich" w:date="2025-08-15T14:17:00Z" w16du:dateUtc="2025-08-15T21:17:00Z">
            <w:r w:rsidR="002F1377">
              <w:rPr>
                <w:lang w:val="en-CA"/>
              </w:rPr>
              <w:t>T</w:t>
            </w:r>
          </w:ins>
          <w:del w:id="708" w:author="Jens Ulrich" w:date="2025-08-15T14:17:00Z" w16du:dateUtc="2025-08-15T21:17:00Z">
            <w:r w:rsidR="00F51152" w:rsidDel="002F1377">
              <w:rPr>
                <w:lang w:val="en-CA"/>
              </w:rPr>
              <w:delText>t</w:delText>
            </w:r>
          </w:del>
          <w:r w:rsidR="00F51152">
            <w:rPr>
              <w:lang w:val="en-CA"/>
            </w:rPr>
            <w:t xml:space="preserve">he </w:t>
          </w:r>
          <w:proofErr w:type="gramStart"/>
          <w:r w:rsidR="00F51152">
            <w:rPr>
              <w:lang w:val="en-CA"/>
            </w:rPr>
            <w:t>total</w:t>
          </w:r>
          <w:proofErr w:type="gramEnd"/>
          <w:r w:rsidR="00F51152">
            <w:rPr>
              <w:lang w:val="en-CA"/>
            </w:rPr>
            <w:t xml:space="preserve"> number of individuals detected one or more times </w:t>
          </w:r>
          <w:r w:rsidR="0024521B">
            <w:rPr>
              <w:rFonts w:eastAsiaTheme="minorEastAsia"/>
              <w:lang w:val="en-CA"/>
            </w:rPr>
            <w:t>(</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w:t>
          </w:r>
          <w:r w:rsidR="00F51152">
            <w:rPr>
              <w:i/>
              <w:iCs/>
              <w:lang w:val="en-CA"/>
            </w:rPr>
            <w:t xml:space="preserve"> </w:t>
          </w:r>
          <w:ins w:id="709" w:author="Jens Ulrich" w:date="2025-08-15T14:17:00Z" w16du:dateUtc="2025-08-15T21:17:00Z">
            <w:r w:rsidR="002F1377">
              <w:rPr>
                <w:lang w:val="en-CA"/>
              </w:rPr>
              <w:t xml:space="preserve">is </w:t>
            </w:r>
          </w:ins>
          <w:r w:rsidR="00F5113D">
            <w:rPr>
              <w:lang w:val="en-CA"/>
            </w:rPr>
            <w:t xml:space="preserve">dependent on </w:t>
          </w:r>
          <w:r w:rsidR="00F51152">
            <w:rPr>
              <w:lang w:val="en-CA"/>
            </w:rPr>
            <w:t>a</w:t>
          </w:r>
          <w:ins w:id="710" w:author="Jens Ulrich" w:date="2025-08-15T14:17:00Z" w16du:dateUtc="2025-08-15T21:17:00Z">
            <w:r w:rsidR="002F1377">
              <w:rPr>
                <w:lang w:val="en-CA"/>
              </w:rPr>
              <w:t xml:space="preserve">n unobserved </w:t>
            </w:r>
          </w:ins>
          <w:del w:id="711" w:author="Jens Ulrich" w:date="2025-08-15T14:17:00Z" w16du:dateUtc="2025-08-15T21:17:00Z">
            <w:r w:rsidR="00F51152" w:rsidDel="002F1377">
              <w:rPr>
                <w:lang w:val="en-CA"/>
              </w:rPr>
              <w:delText xml:space="preserve"> </w:delText>
            </w:r>
          </w:del>
          <w:r w:rsidR="00F51152">
            <w:rPr>
              <w:lang w:val="en-CA"/>
            </w:rPr>
            <w:t xml:space="preserve">total population size </w:t>
          </w:r>
          <m:oMath>
            <m:r>
              <w:rPr>
                <w:rFonts w:ascii="Cambria Math" w:hAnsi="Cambria Math"/>
                <w:lang w:val="en-CA"/>
              </w:rPr>
              <m:t>(</m:t>
            </m:r>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24521B">
            <w:rPr>
              <w:rFonts w:eastAsiaTheme="minorEastAsia"/>
              <w:lang w:val="en-CA"/>
            </w:rPr>
            <w:t xml:space="preserve">) </w:t>
          </w:r>
          <w:r w:rsidR="00F51152">
            <w:rPr>
              <w:lang w:val="en-CA"/>
            </w:rPr>
            <w:t>and the probability of an individual having any of the observable detection histories (1</w:t>
          </w:r>
          <w:r>
            <w:rPr>
              <w:lang w:val="en-CA"/>
            </w:rPr>
            <w:t xml:space="preserve"> </w:t>
          </w:r>
          <w:r w:rsidR="00F51152">
            <w:rPr>
              <w:lang w:val="en-CA"/>
            </w:rPr>
            <w:t>-</w:t>
          </w:r>
          <w:r>
            <w:rPr>
              <w:rFonts w:eastAsiaTheme="minorEastAsia"/>
              <w:lang w:val="en-CA"/>
            </w:rPr>
            <w:t xml:space="preserve">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w:t>
          </w:r>
          <w:r w:rsidR="009047C5">
            <w:rPr>
              <w:lang w:val="en-CA"/>
            </w:rPr>
            <w:t>. In a study with three repeat</w:t>
          </w:r>
          <w:ins w:id="712" w:author="Ulrich, Jens" w:date="2025-06-30T16:25:00Z" w16du:dateUtc="2025-06-30T23:25:00Z">
            <w:r w:rsidR="00BD4812">
              <w:rPr>
                <w:lang w:val="en-CA"/>
              </w:rPr>
              <w:t>ed</w:t>
            </w:r>
          </w:ins>
          <w:r w:rsidR="009047C5">
            <w:rPr>
              <w:lang w:val="en-CA"/>
            </w:rPr>
            <w:t xml:space="preserve"> surveys, the probability of never being captured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9047C5">
            <w:rPr>
              <w:lang w:val="en-CA"/>
            </w:rPr>
            <w:t>) is equal to (1</w:t>
          </w:r>
          <w:r>
            <w:rPr>
              <w:lang w:val="en-CA"/>
            </w:rPr>
            <w:t xml:space="preserve"> </w:t>
          </w:r>
          <w:r w:rsidR="009047C5">
            <w:rPr>
              <w:lang w:val="en-CA"/>
            </w:rPr>
            <w:t>-</w:t>
          </w:r>
          <w:r w:rsidRPr="00BE5A95">
            <w:rPr>
              <w:rFonts w:ascii="Cambria Math" w:eastAsiaTheme="minorEastAsia" w:hAnsi="Cambria Math"/>
              <w:i/>
              <w:lang w:val="en-CA"/>
            </w:rPr>
            <w:t xml:space="preserve"> </w:t>
          </w:r>
          <m:oMath>
            <m:r>
              <w:rPr>
                <w:rFonts w:ascii="Cambria Math" w:eastAsiaTheme="minorEastAsia" w:hAnsi="Cambria Math"/>
                <w:lang w:val="en-CA"/>
              </w:rPr>
              <m:t>p</m:t>
            </m:r>
          </m:oMath>
          <w:r w:rsidR="009047C5">
            <w:rPr>
              <w:lang w:val="en-CA"/>
            </w:rPr>
            <w:t>)</w:t>
          </w:r>
          <w:r w:rsidR="009047C5">
            <w:rPr>
              <w:vertAlign w:val="superscript"/>
              <w:lang w:val="en-CA"/>
            </w:rPr>
            <w:t>3</w:t>
          </w:r>
          <w:r w:rsidR="00F51152">
            <w:rPr>
              <w:lang w:val="en-CA"/>
            </w:rPr>
            <w:t xml:space="preserve">. </w:t>
          </w:r>
          <w:del w:id="713" w:author="Jens Ulrich" w:date="2025-08-15T14:19:00Z" w16du:dateUtc="2025-08-15T21:19:00Z">
            <w:r w:rsidR="00F51152" w:rsidDel="00CE671F">
              <w:rPr>
                <w:lang w:val="en-CA"/>
              </w:rPr>
              <w:delText xml:space="preserve">Encounter </w:delText>
            </w:r>
          </w:del>
          <w:ins w:id="714" w:author="Jens Ulrich" w:date="2025-08-15T14:19:00Z" w16du:dateUtc="2025-08-15T21:19:00Z">
            <w:r w:rsidR="00CE671F">
              <w:rPr>
                <w:lang w:val="en-CA"/>
              </w:rPr>
              <w:t xml:space="preserve">Detection </w:t>
            </w:r>
          </w:ins>
          <w:r w:rsidR="00F51152">
            <w:rPr>
              <w:lang w:val="en-CA"/>
            </w:rPr>
            <w:t xml:space="preserve">histories </w:t>
          </w:r>
          <w:r w:rsidR="006027B3">
            <w:rPr>
              <w:lang w:val="en-CA"/>
            </w:rPr>
            <w:t>can be</w:t>
          </w:r>
          <w:r w:rsidR="00F51152">
            <w:rPr>
              <w:lang w:val="en-CA"/>
            </w:rPr>
            <w:t xml:space="preserve"> tracked by placing marks on individual insect</w:t>
          </w:r>
          <w:r w:rsidR="00F75D3B">
            <w:rPr>
              <w:lang w:val="en-CA"/>
            </w:rPr>
            <w:t>s</w:t>
          </w:r>
          <w:r w:rsidR="00F51152">
            <w:rPr>
              <w:lang w:val="en-CA"/>
            </w:rPr>
            <w:t xml:space="preserve">. </w:t>
          </w:r>
          <w:ins w:id="715" w:author="Jens Ulrich" w:date="2025-08-15T14:19:00Z" w16du:dateUtc="2025-08-15T21:19:00Z">
            <w:r w:rsidR="00CE671F">
              <w:rPr>
                <w:lang w:val="en-CA"/>
              </w:rPr>
              <w:t xml:space="preserve">Detection </w:t>
            </w:r>
          </w:ins>
          <w:del w:id="716" w:author="Jens Ulrich" w:date="2025-08-15T14:19:00Z" w16du:dateUtc="2025-08-15T21:19:00Z">
            <w:r w:rsidR="00F51152" w:rsidDel="00CE671F">
              <w:rPr>
                <w:lang w:val="en-CA"/>
              </w:rPr>
              <w:delText xml:space="preserve">Encounter </w:delText>
            </w:r>
          </w:del>
          <w:r w:rsidR="00F51152">
            <w:rPr>
              <w:lang w:val="en-CA"/>
            </w:rPr>
            <w:t xml:space="preserve">histories that skew towards infrequent </w:t>
          </w:r>
          <w:del w:id="717" w:author="Jens Ulrich" w:date="2025-08-15T14:19:00Z" w16du:dateUtc="2025-08-15T21:19:00Z">
            <w:r w:rsidR="00F51152" w:rsidDel="00CE671F">
              <w:rPr>
                <w:lang w:val="en-CA"/>
              </w:rPr>
              <w:delText xml:space="preserve">detection </w:delText>
            </w:r>
          </w:del>
          <w:ins w:id="718" w:author="Jens Ulrich" w:date="2025-08-15T14:19:00Z" w16du:dateUtc="2025-08-15T21:19:00Z">
            <w:r w:rsidR="00CE671F">
              <w:rPr>
                <w:lang w:val="en-CA"/>
              </w:rPr>
              <w:t xml:space="preserve">observation </w:t>
            </w:r>
          </w:ins>
          <w:r w:rsidR="00F51152">
            <w:rPr>
              <w:lang w:val="en-CA"/>
            </w:rPr>
            <w:t xml:space="preserve">in </w:t>
          </w:r>
          <w:r w:rsidR="006027B3">
            <w:rPr>
              <w:lang w:val="en-CA"/>
            </w:rPr>
            <w:t>H</w:t>
          </w:r>
          <w:r w:rsidR="00F51152">
            <w:rPr>
              <w:lang w:val="en-CA"/>
            </w:rPr>
            <w:t xml:space="preserve">abitat </w:t>
          </w:r>
          <w:r w:rsidR="0079376A">
            <w:rPr>
              <w:lang w:val="en-CA"/>
            </w:rPr>
            <w:t>1</w:t>
          </w:r>
          <w:r w:rsidR="00F51152">
            <w:rPr>
              <w:lang w:val="en-CA"/>
            </w:rPr>
            <w:t xml:space="preserve"> suggest that there </w:t>
          </w:r>
          <w:r w:rsidR="00F75D3B">
            <w:rPr>
              <w:lang w:val="en-CA"/>
            </w:rPr>
            <w:t xml:space="preserve">is a high probability of failing to detect </w:t>
          </w:r>
          <w:r w:rsidR="00F51152">
            <w:rPr>
              <w:lang w:val="en-CA"/>
            </w:rPr>
            <w:t xml:space="preserve">individuals </w:t>
          </w:r>
          <w:r w:rsidR="00F75D3B">
            <w:rPr>
              <w:lang w:val="en-CA"/>
            </w:rPr>
            <w:t>across all repeat</w:t>
          </w:r>
          <w:ins w:id="719" w:author="Ulrich, Jens" w:date="2025-06-30T16:25:00Z" w16du:dateUtc="2025-06-30T23:25:00Z">
            <w:r w:rsidR="00BD4812">
              <w:rPr>
                <w:lang w:val="en-CA"/>
              </w:rPr>
              <w:t>ed</w:t>
            </w:r>
          </w:ins>
          <w:r w:rsidR="00F75D3B">
            <w:rPr>
              <w:lang w:val="en-CA"/>
            </w:rPr>
            <w:t xml:space="preserve"> surveys</w:t>
          </w:r>
          <w:r w:rsidR="00F51152">
            <w:rPr>
              <w:lang w:val="en-CA"/>
            </w:rPr>
            <w:t xml:space="preserve">, i.e., that </w:t>
          </w:r>
          <m:oMath>
            <m:sSub>
              <m:sSubPr>
                <m:ctrlPr>
                  <w:rPr>
                    <w:rFonts w:ascii="Cambria Math" w:hAnsi="Cambria Math"/>
                    <w:i/>
                    <w:lang w:val="en-CA"/>
                  </w:rPr>
                </m:ctrlPr>
              </m:sSubPr>
              <m:e>
                <m:r>
                  <w:rPr>
                    <w:rFonts w:ascii="Cambria Math" w:hAnsi="Cambria Math"/>
                    <w:lang w:val="en-CA"/>
                  </w:rPr>
                  <m:t>π</m:t>
                </m:r>
              </m:e>
              <m:sub>
                <m:r>
                  <w:rPr>
                    <w:rFonts w:ascii="Cambria Math" w:hAnsi="Cambria Math"/>
                    <w:lang w:val="en-CA"/>
                  </w:rPr>
                  <m:t>0</m:t>
                </m:r>
              </m:sub>
            </m:sSub>
          </m:oMath>
          <w:r w:rsidR="00F51152">
            <w:rPr>
              <w:lang w:val="en-CA"/>
            </w:rPr>
            <w:t xml:space="preserve"> is </w:t>
          </w:r>
          <w:r w:rsidR="00F75D3B">
            <w:rPr>
              <w:lang w:val="en-CA"/>
            </w:rPr>
            <w:t>greater</w:t>
          </w:r>
          <w:r w:rsidR="00F51152">
            <w:rPr>
              <w:lang w:val="en-CA"/>
            </w:rPr>
            <w:t xml:space="preserve"> in </w:t>
          </w:r>
          <w:r w:rsidR="006027B3">
            <w:rPr>
              <w:lang w:val="en-CA"/>
            </w:rPr>
            <w:t>H</w:t>
          </w:r>
          <w:r w:rsidR="00F51152">
            <w:rPr>
              <w:lang w:val="en-CA"/>
            </w:rPr>
            <w:t xml:space="preserve">abitat </w:t>
          </w:r>
          <w:r w:rsidR="0079376A">
            <w:rPr>
              <w:lang w:val="en-CA"/>
            </w:rPr>
            <w:t>1</w:t>
          </w:r>
          <w:r w:rsidR="00F51152">
            <w:rPr>
              <w:lang w:val="en-CA"/>
            </w:rPr>
            <w:t xml:space="preserve"> versus </w:t>
          </w:r>
          <w:r w:rsidR="006027B3">
            <w:rPr>
              <w:lang w:val="en-CA"/>
            </w:rPr>
            <w:t>H</w:t>
          </w:r>
          <w:r w:rsidR="00F51152">
            <w:rPr>
              <w:lang w:val="en-CA"/>
            </w:rPr>
            <w:t xml:space="preserve">abitat </w:t>
          </w:r>
          <w:r w:rsidR="0079376A">
            <w:rPr>
              <w:lang w:val="en-CA"/>
            </w:rPr>
            <w:t>2</w:t>
          </w:r>
          <w:r w:rsidR="00F51152">
            <w:rPr>
              <w:lang w:val="en-CA"/>
            </w:rPr>
            <w:t xml:space="preserve"> and, correspondingly, that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 xml:space="preserve"> is </w:t>
          </w:r>
          <w:r w:rsidR="006027B3">
            <w:rPr>
              <w:lang w:val="en-CA"/>
            </w:rPr>
            <w:t xml:space="preserve">likely </w:t>
          </w:r>
          <w:r w:rsidR="00A76FB4">
            <w:rPr>
              <w:lang w:val="en-CA"/>
            </w:rPr>
            <w:t xml:space="preserve">a smaller proportion of </w:t>
          </w:r>
          <m:oMath>
            <m:sSub>
              <m:sSubPr>
                <m:ctrlPr>
                  <w:rPr>
                    <w:rFonts w:ascii="Cambria Math" w:hAnsi="Cambria Math"/>
                    <w:i/>
                    <w:lang w:val="en-CA"/>
                  </w:rPr>
                </m:ctrlPr>
              </m:sSubPr>
              <m:e>
                <m:r>
                  <w:rPr>
                    <w:rFonts w:ascii="Cambria Math" w:hAnsi="Cambria Math"/>
                    <w:lang w:val="en-CA"/>
                  </w:rPr>
                  <m:t>N</m:t>
                </m:r>
              </m:e>
              <m:sub>
                <m:r>
                  <w:rPr>
                    <w:rFonts w:ascii="Cambria Math" w:hAnsi="Cambria Math"/>
                    <w:lang w:val="en-CA"/>
                  </w:rPr>
                  <m:t>i</m:t>
                </m:r>
              </m:sub>
            </m:sSub>
          </m:oMath>
          <w:r w:rsidR="00F51152">
            <w:rPr>
              <w:lang w:val="en-CA"/>
            </w:rPr>
            <w:t>.</w:t>
          </w:r>
          <w:r w:rsidR="00F5113D">
            <w:rPr>
              <w:lang w:val="en-CA"/>
            </w:rPr>
            <w:t xml:space="preserve"> </w:t>
          </w:r>
          <w:r w:rsidR="003733C6">
            <w:rPr>
              <w:lang w:val="en-CA"/>
            </w:rPr>
            <w:t>Figure c</w:t>
          </w:r>
          <w:r w:rsidR="00F5113D" w:rsidRPr="00F5113D">
            <w:rPr>
              <w:lang w:val="en-CA"/>
            </w:rPr>
            <w:t xml:space="preserve">reated in </w:t>
          </w:r>
          <w:hyperlink r:id="rId10" w:history="1">
            <w:r w:rsidR="00F5113D" w:rsidRPr="0075600C">
              <w:rPr>
                <w:rStyle w:val="Hyperlink"/>
                <w:lang w:val="en-CA"/>
              </w:rPr>
              <w:t>https://BioRender.com</w:t>
            </w:r>
          </w:hyperlink>
          <w:r w:rsidR="00F5113D">
            <w:rPr>
              <w:lang w:val="en-CA"/>
            </w:rPr>
            <w:t xml:space="preserve">. </w:t>
          </w:r>
        </w:moveFrom>
      </w:moveTo>
    </w:p>
    <w:p w14:paraId="5CDF5EC8" w14:textId="095EE04F" w:rsidR="007E37C7" w:rsidRDefault="007E37C7" w:rsidP="000F16E1">
      <w:pPr>
        <w:rPr>
          <w:b/>
          <w:bCs/>
          <w:lang w:val="en-CA"/>
        </w:rPr>
      </w:pPr>
      <w:del w:id="720" w:author="Ulrich Jens Christian" w:date="2025-09-09T11:51:00Z" w16du:dateUtc="2025-09-09T15:51:00Z">
        <w:r w:rsidDel="00525B11">
          <w:rPr>
            <w:noProof/>
          </w:rPr>
          <w:lastRenderedPageBreak/>
          <w:drawing>
            <wp:inline distT="0" distB="0" distL="0" distR="0" wp14:anchorId="4D5DA933" wp14:editId="76585AF0">
              <wp:extent cx="5702300" cy="3088746"/>
              <wp:effectExtent l="0" t="0" r="0" b="0"/>
              <wp:docPr id="1864703532" name="Picture 1" descr="A diagram of a model&#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03532" name="Picture 1" descr="A diagram of a model&#10;&#10;Description automatically generated with medium confidence"/>
                      <pic:cNvPicPr/>
                    </pic:nvPicPr>
                    <pic:blipFill rotWithShape="1">
                      <a:blip r:embed="rId11"/>
                      <a:srcRect t="1711" b="1994"/>
                      <a:stretch/>
                    </pic:blipFill>
                    <pic:spPr bwMode="auto">
                      <a:xfrm>
                        <a:off x="0" y="0"/>
                        <a:ext cx="5705684" cy="3090579"/>
                      </a:xfrm>
                      <a:prstGeom prst="rect">
                        <a:avLst/>
                      </a:prstGeom>
                      <a:ln>
                        <a:noFill/>
                      </a:ln>
                      <a:extLst>
                        <a:ext uri="{53640926-AAD7-44D8-BBD7-CCE9431645EC}">
                          <a14:shadowObscured xmlns:a14="http://schemas.microsoft.com/office/drawing/2010/main"/>
                        </a:ext>
                      </a:extLst>
                    </pic:spPr>
                  </pic:pic>
                </a:graphicData>
              </a:graphic>
            </wp:inline>
          </w:drawing>
        </w:r>
      </w:del>
      <w:ins w:id="721" w:author="Ulrich Jens Christian" w:date="2025-09-09T11:51:00Z" w16du:dateUtc="2025-09-09T15:51:00Z">
        <w:r w:rsidR="00525B11">
          <w:rPr>
            <w:noProof/>
          </w:rPr>
          <w:drawing>
            <wp:inline distT="0" distB="0" distL="0" distR="0" wp14:anchorId="17CFDF3D" wp14:editId="6EA2C480">
              <wp:extent cx="5943600" cy="2844800"/>
              <wp:effectExtent l="0" t="0" r="0" b="0"/>
              <wp:docPr id="135209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94439" name=""/>
                      <pic:cNvPicPr/>
                    </pic:nvPicPr>
                    <pic:blipFill rotWithShape="1">
                      <a:blip r:embed="rId12"/>
                      <a:srcRect t="7597" b="7313"/>
                      <a:stretch/>
                    </pic:blipFill>
                    <pic:spPr bwMode="auto">
                      <a:xfrm>
                        <a:off x="0" y="0"/>
                        <a:ext cx="5943600" cy="2844800"/>
                      </a:xfrm>
                      <a:prstGeom prst="rect">
                        <a:avLst/>
                      </a:prstGeom>
                      <a:ln>
                        <a:noFill/>
                      </a:ln>
                      <a:extLst>
                        <a:ext uri="{53640926-AAD7-44D8-BBD7-CCE9431645EC}">
                          <a14:shadowObscured xmlns:a14="http://schemas.microsoft.com/office/drawing/2010/main"/>
                        </a:ext>
                      </a:extLst>
                    </pic:spPr>
                  </pic:pic>
                </a:graphicData>
              </a:graphic>
            </wp:inline>
          </w:drawing>
        </w:r>
      </w:ins>
    </w:p>
    <w:p w14:paraId="47F9ECC3" w14:textId="5CB16A80" w:rsidR="007A4BD1" w:rsidRDefault="007A4BD1" w:rsidP="00B512B6">
      <w:pPr>
        <w:rPr>
          <w:lang w:val="en-CA"/>
        </w:rPr>
      </w:pPr>
      <w:r>
        <w:rPr>
          <w:b/>
          <w:bCs/>
          <w:lang w:val="en-CA"/>
        </w:rPr>
        <w:t xml:space="preserve">Figure 2: </w:t>
      </w:r>
      <w:r w:rsidR="00CE4559">
        <w:rPr>
          <w:lang w:val="en-CA"/>
        </w:rPr>
        <w:t xml:space="preserve">Field study </w:t>
      </w:r>
      <w:r w:rsidR="000F16E1">
        <w:rPr>
          <w:lang w:val="en-CA"/>
        </w:rPr>
        <w:t xml:space="preserve">estimates of wild bee abundance and detection. We estimated abundance intercepts (a) and community mean effect of restoration on abundance (b) with all three model types. We estimated detection rate intercepts (c) and community mean effect of restoration on detection (d) for </w:t>
      </w:r>
      <w:proofErr w:type="spellStart"/>
      <w:r w:rsidR="000F16E1">
        <w:rPr>
          <w:lang w:val="en-CA"/>
        </w:rPr>
        <w:t>binmix</w:t>
      </w:r>
      <w:proofErr w:type="spellEnd"/>
      <w:r w:rsidR="000F16E1">
        <w:rPr>
          <w:lang w:val="en-CA"/>
        </w:rPr>
        <w:t xml:space="preserve"> and </w:t>
      </w:r>
      <w:proofErr w:type="spellStart"/>
      <w:r w:rsidR="000F16E1">
        <w:rPr>
          <w:lang w:val="en-CA"/>
        </w:rPr>
        <w:t>multimix</w:t>
      </w:r>
      <w:proofErr w:type="spellEnd"/>
      <w:r w:rsidR="000F16E1">
        <w:rPr>
          <w:lang w:val="en-CA"/>
        </w:rPr>
        <w:t xml:space="preserve"> models, which are designed to estimate and account for imperfection detection. Mean estimates are displayed with filled circles. Thick and thin error bars represent 50% and 90% </w:t>
      </w:r>
      <w:r w:rsidR="00BF5B80">
        <w:rPr>
          <w:lang w:val="en-CA"/>
        </w:rPr>
        <w:t>Bayesian credible intervals</w:t>
      </w:r>
      <w:r w:rsidR="00D9493B">
        <w:rPr>
          <w:lang w:val="en-CA"/>
        </w:rPr>
        <w:t>.</w:t>
      </w:r>
      <w:r>
        <w:rPr>
          <w:lang w:val="en-CA"/>
        </w:rPr>
        <w:br w:type="page"/>
      </w:r>
    </w:p>
    <w:p w14:paraId="734464CC" w14:textId="3DCAFCD8" w:rsidR="00B512B6" w:rsidRPr="00A76FB4" w:rsidRDefault="00A10D20" w:rsidP="00B512B6">
      <w:pPr>
        <w:rPr>
          <w:lang w:val="en-CA"/>
        </w:rPr>
      </w:pPr>
      <w:ins w:id="722" w:author="Jens Christian Ulrich" w:date="2025-09-09T15:43:00Z" w16du:dateUtc="2025-09-09T19:43:00Z">
        <w:r>
          <w:rPr>
            <w:noProof/>
          </w:rPr>
          <w:lastRenderedPageBreak/>
          <w:drawing>
            <wp:inline distT="0" distB="0" distL="0" distR="0" wp14:anchorId="2F52BCD1" wp14:editId="0DDFABF4">
              <wp:extent cx="6022299" cy="5245100"/>
              <wp:effectExtent l="0" t="0" r="0" b="0"/>
              <wp:docPr id="169082665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826654" name="Picture 1" descr="A screenshot of a computer screen&#10;&#10;Description automatically generated"/>
                      <pic:cNvPicPr/>
                    </pic:nvPicPr>
                    <pic:blipFill rotWithShape="1">
                      <a:blip r:embed="rId13"/>
                      <a:srcRect l="17670" r="17746"/>
                      <a:stretch/>
                    </pic:blipFill>
                    <pic:spPr bwMode="auto">
                      <a:xfrm>
                        <a:off x="0" y="0"/>
                        <a:ext cx="6035545" cy="5256637"/>
                      </a:xfrm>
                      <a:prstGeom prst="rect">
                        <a:avLst/>
                      </a:prstGeom>
                      <a:ln>
                        <a:noFill/>
                      </a:ln>
                      <a:extLst>
                        <a:ext uri="{53640926-AAD7-44D8-BBD7-CCE9431645EC}">
                          <a14:shadowObscured xmlns:a14="http://schemas.microsoft.com/office/drawing/2010/main"/>
                        </a:ext>
                      </a:extLst>
                    </pic:spPr>
                  </pic:pic>
                </a:graphicData>
              </a:graphic>
            </wp:inline>
          </w:drawing>
        </w:r>
      </w:ins>
      <w:ins w:id="723" w:author="Ulrich Jens Christian" w:date="2025-09-09T13:58:00Z" w16du:dateUtc="2025-09-09T17:58:00Z">
        <w:del w:id="724" w:author="Jens Christian Ulrich" w:date="2025-09-09T15:43:00Z" w16du:dateUtc="2025-09-09T19:43:00Z">
          <w:r w:rsidR="00903C28" w:rsidDel="00A10D20">
            <w:rPr>
              <w:noProof/>
            </w:rPr>
            <w:drawing>
              <wp:inline distT="0" distB="0" distL="0" distR="0" wp14:anchorId="1CC42001" wp14:editId="2B8FAD8C">
                <wp:extent cx="6000750" cy="5095798"/>
                <wp:effectExtent l="0" t="0" r="0" b="0"/>
                <wp:docPr id="7422675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6751" name="Picture 1" descr="A screenshot of a computer screen&#10;&#10;Description automatically generated"/>
                        <pic:cNvPicPr/>
                      </pic:nvPicPr>
                      <pic:blipFill rotWithShape="1">
                        <a:blip r:embed="rId14"/>
                        <a:srcRect l="16880" r="16880"/>
                        <a:stretch/>
                      </pic:blipFill>
                      <pic:spPr bwMode="auto">
                        <a:xfrm>
                          <a:off x="0" y="0"/>
                          <a:ext cx="6003630" cy="5098243"/>
                        </a:xfrm>
                        <a:prstGeom prst="rect">
                          <a:avLst/>
                        </a:prstGeom>
                        <a:ln>
                          <a:noFill/>
                        </a:ln>
                        <a:extLst>
                          <a:ext uri="{53640926-AAD7-44D8-BBD7-CCE9431645EC}">
                            <a14:shadowObscured xmlns:a14="http://schemas.microsoft.com/office/drawing/2010/main"/>
                          </a:ext>
                        </a:extLst>
                      </pic:spPr>
                    </pic:pic>
                  </a:graphicData>
                </a:graphic>
              </wp:inline>
            </w:drawing>
          </w:r>
        </w:del>
      </w:ins>
      <w:del w:id="725" w:author="Ulrich Jens Christian" w:date="2025-09-09T13:58:00Z" w16du:dateUtc="2025-09-09T17:58:00Z">
        <w:r w:rsidR="00E26AEE" w:rsidDel="00903C28">
          <w:rPr>
            <w:noProof/>
          </w:rPr>
          <w:drawing>
            <wp:inline distT="0" distB="0" distL="0" distR="0" wp14:anchorId="69C76045" wp14:editId="2FBEB8F2">
              <wp:extent cx="2660856" cy="2560320"/>
              <wp:effectExtent l="0" t="0" r="6350" b="0"/>
              <wp:docPr id="187211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5"/>
                      <a:srcRect t="13866" r="57585" b="13580"/>
                      <a:stretch/>
                    </pic:blipFill>
                    <pic:spPr bwMode="auto">
                      <a:xfrm>
                        <a:off x="0" y="0"/>
                        <a:ext cx="2660856" cy="2560320"/>
                      </a:xfrm>
                      <a:prstGeom prst="rect">
                        <a:avLst/>
                      </a:prstGeom>
                      <a:ln>
                        <a:noFill/>
                      </a:ln>
                      <a:extLst>
                        <a:ext uri="{53640926-AAD7-44D8-BBD7-CCE9431645EC}">
                          <a14:shadowObscured xmlns:a14="http://schemas.microsoft.com/office/drawing/2010/main"/>
                        </a:ext>
                      </a:extLst>
                    </pic:spPr>
                  </pic:pic>
                </a:graphicData>
              </a:graphic>
            </wp:inline>
          </w:drawing>
        </w:r>
        <w:r w:rsidR="00E26AEE" w:rsidDel="00903C28">
          <w:rPr>
            <w:noProof/>
          </w:rPr>
          <w:drawing>
            <wp:inline distT="0" distB="0" distL="0" distR="0" wp14:anchorId="5251C956" wp14:editId="4F525272">
              <wp:extent cx="3156834" cy="2560320"/>
              <wp:effectExtent l="0" t="0" r="5715" b="0"/>
              <wp:docPr id="739542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42842" name=""/>
                      <pic:cNvPicPr/>
                    </pic:nvPicPr>
                    <pic:blipFill rotWithShape="1">
                      <a:blip r:embed="rId15"/>
                      <a:srcRect l="49679" t="13866" b="13580"/>
                      <a:stretch/>
                    </pic:blipFill>
                    <pic:spPr bwMode="auto">
                      <a:xfrm>
                        <a:off x="0" y="0"/>
                        <a:ext cx="3156834" cy="2560320"/>
                      </a:xfrm>
                      <a:prstGeom prst="rect">
                        <a:avLst/>
                      </a:prstGeom>
                      <a:ln>
                        <a:noFill/>
                      </a:ln>
                      <a:extLst>
                        <a:ext uri="{53640926-AAD7-44D8-BBD7-CCE9431645EC}">
                          <a14:shadowObscured xmlns:a14="http://schemas.microsoft.com/office/drawing/2010/main"/>
                        </a:ext>
                      </a:extLst>
                    </pic:spPr>
                  </pic:pic>
                </a:graphicData>
              </a:graphic>
            </wp:inline>
          </w:drawing>
        </w:r>
      </w:del>
    </w:p>
    <w:p w14:paraId="45B6308B" w14:textId="771D28A2" w:rsidR="00EB4372" w:rsidDel="00A10D20" w:rsidRDefault="00B512B6">
      <w:pPr>
        <w:rPr>
          <w:ins w:id="726" w:author="Ulrich Jens Christian" w:date="2025-09-09T14:09:00Z" w16du:dateUtc="2025-09-09T18:09:00Z"/>
          <w:del w:id="727" w:author="Jens Christian Ulrich" w:date="2025-09-09T15:46:00Z" w16du:dateUtc="2025-09-09T19:46:00Z"/>
          <w:lang w:val="en-CA"/>
        </w:rPr>
      </w:pPr>
      <w:r>
        <w:rPr>
          <w:b/>
          <w:bCs/>
          <w:lang w:val="en-CA"/>
        </w:rPr>
        <w:t xml:space="preserve">Figure </w:t>
      </w:r>
      <w:r w:rsidR="00CE4559">
        <w:rPr>
          <w:b/>
          <w:bCs/>
          <w:lang w:val="en-CA"/>
        </w:rPr>
        <w:t>3</w:t>
      </w:r>
      <w:r>
        <w:rPr>
          <w:b/>
          <w:bCs/>
          <w:lang w:val="en-CA"/>
        </w:rPr>
        <w:t>:</w:t>
      </w:r>
      <w:r w:rsidR="000772CD">
        <w:rPr>
          <w:b/>
          <w:bCs/>
          <w:lang w:val="en-CA"/>
        </w:rPr>
        <w:t xml:space="preserve"> </w:t>
      </w:r>
      <w:r w:rsidR="00E26AEE">
        <w:rPr>
          <w:b/>
          <w:bCs/>
          <w:lang w:val="en-CA"/>
        </w:rPr>
        <w:t>Effects of a simulated detection confound</w:t>
      </w:r>
      <w:ins w:id="728" w:author="Jens Christian Ulrich" w:date="2025-09-10T15:29:00Z" w16du:dateUtc="2025-09-10T19:29:00Z">
        <w:r w:rsidR="000B559D">
          <w:rPr>
            <w:b/>
            <w:bCs/>
            <w:lang w:val="en-CA"/>
          </w:rPr>
          <w:t>er</w:t>
        </w:r>
      </w:ins>
      <w:r w:rsidR="00E26AEE">
        <w:rPr>
          <w:b/>
          <w:bCs/>
          <w:lang w:val="en-CA"/>
        </w:rPr>
        <w:t xml:space="preserve"> on</w:t>
      </w:r>
      <w:r w:rsidR="008A1F12">
        <w:rPr>
          <w:b/>
          <w:bCs/>
          <w:lang w:val="en-CA"/>
        </w:rPr>
        <w:t xml:space="preserve"> </w:t>
      </w:r>
      <w:r w:rsidR="009463F7">
        <w:rPr>
          <w:b/>
          <w:bCs/>
          <w:lang w:val="en-CA"/>
        </w:rPr>
        <w:t>GLM</w:t>
      </w:r>
      <w:ins w:id="729" w:author="Jens Christian Ulrich" w:date="2025-09-10T15:18:00Z" w16du:dateUtc="2025-09-10T19:18:00Z">
        <w:r w:rsidR="007466C2">
          <w:rPr>
            <w:b/>
            <w:bCs/>
            <w:lang w:val="en-CA"/>
          </w:rPr>
          <w:t>M</w:t>
        </w:r>
      </w:ins>
      <w:r w:rsidR="009463F7">
        <w:rPr>
          <w:b/>
          <w:bCs/>
          <w:lang w:val="en-CA"/>
        </w:rPr>
        <w:t xml:space="preserve"> </w:t>
      </w:r>
      <w:r w:rsidR="00E26AEE">
        <w:rPr>
          <w:b/>
          <w:bCs/>
          <w:lang w:val="en-CA"/>
        </w:rPr>
        <w:t>accuracy</w:t>
      </w:r>
      <w:ins w:id="730" w:author="Jens Christian Ulrich" w:date="2025-09-09T15:43:00Z" w16du:dateUtc="2025-09-09T19:43:00Z">
        <w:r w:rsidR="00A10D20">
          <w:rPr>
            <w:b/>
            <w:bCs/>
            <w:lang w:val="en-CA"/>
          </w:rPr>
          <w:t xml:space="preserve"> under </w:t>
        </w:r>
      </w:ins>
      <w:ins w:id="731" w:author="Jens Christian Ulrich" w:date="2025-09-09T15:45:00Z" w16du:dateUtc="2025-09-09T19:45:00Z">
        <w:r w:rsidR="00A10D20">
          <w:rPr>
            <w:b/>
            <w:bCs/>
            <w:lang w:val="en-CA"/>
          </w:rPr>
          <w:t>changes in</w:t>
        </w:r>
      </w:ins>
      <w:ins w:id="732" w:author="Jens Christian Ulrich" w:date="2025-09-09T15:43:00Z" w16du:dateUtc="2025-09-09T19:43:00Z">
        <w:r w:rsidR="00A10D20">
          <w:rPr>
            <w:b/>
            <w:bCs/>
            <w:lang w:val="en-CA"/>
          </w:rPr>
          <w:t xml:space="preserve"> baseline detection rate</w:t>
        </w:r>
      </w:ins>
      <w:r w:rsidR="00E26AEE">
        <w:rPr>
          <w:b/>
          <w:bCs/>
          <w:lang w:val="en-CA"/>
        </w:rPr>
        <w:t>.</w:t>
      </w:r>
      <w:r w:rsidR="00D9493B">
        <w:rPr>
          <w:b/>
          <w:bCs/>
          <w:lang w:val="en-CA"/>
        </w:rPr>
        <w:t xml:space="preserve"> </w:t>
      </w:r>
      <w:r w:rsidR="006D6F95">
        <w:rPr>
          <w:lang w:val="en-CA"/>
        </w:rPr>
        <w:t xml:space="preserve">We simulated </w:t>
      </w:r>
      <w:r w:rsidR="00F1441E">
        <w:rPr>
          <w:lang w:val="en-CA"/>
        </w:rPr>
        <w:t xml:space="preserve">abundance </w:t>
      </w:r>
      <w:r w:rsidR="006D6F95">
        <w:rPr>
          <w:lang w:val="en-CA"/>
        </w:rPr>
        <w:t xml:space="preserve">counts </w:t>
      </w:r>
      <w:r w:rsidR="00F1441E">
        <w:rPr>
          <w:lang w:val="en-CA"/>
        </w:rPr>
        <w:t xml:space="preserve">while simultaneously varying the effect of habitat on detection and </w:t>
      </w:r>
      <w:del w:id="733" w:author="Jens Christian Ulrich" w:date="2025-09-09T15:43:00Z" w16du:dateUtc="2025-09-09T19:43:00Z">
        <w:r w:rsidR="00F1441E" w:rsidDel="00A10D20">
          <w:rPr>
            <w:lang w:val="en-CA"/>
          </w:rPr>
          <w:delText xml:space="preserve">either </w:delText>
        </w:r>
      </w:del>
      <w:r w:rsidR="00F1441E">
        <w:rPr>
          <w:lang w:val="en-CA"/>
        </w:rPr>
        <w:t>the baseline detection rate</w:t>
      </w:r>
      <w:ins w:id="734" w:author="Jens Christian Ulrich" w:date="2025-09-09T15:43:00Z" w16du:dateUtc="2025-09-09T19:43:00Z">
        <w:r w:rsidR="00A10D20">
          <w:rPr>
            <w:lang w:val="en-CA"/>
          </w:rPr>
          <w:t xml:space="preserve"> (community mean detection intercept - </w:t>
        </w:r>
      </w:ins>
      <m:oMath>
        <m:sSub>
          <m:sSubPr>
            <m:ctrlPr>
              <w:ins w:id="735" w:author="Jens Christian Ulrich" w:date="2025-09-09T15:45:00Z" w16du:dateUtc="2025-09-09T19:45:00Z">
                <w:rPr>
                  <w:rFonts w:ascii="Cambria Math" w:eastAsiaTheme="minorEastAsia" w:hAnsi="Cambria Math"/>
                  <w:i/>
                  <w:lang w:val="en-CA"/>
                </w:rPr>
              </w:ins>
            </m:ctrlPr>
          </m:sSubPr>
          <m:e>
            <m:r>
              <w:ins w:id="736" w:author="Jens Christian Ulrich" w:date="2025-09-09T15:45:00Z" w16du:dateUtc="2025-09-09T19:45:00Z">
                <w:rPr>
                  <w:rFonts w:ascii="Cambria Math" w:eastAsiaTheme="minorEastAsia" w:hAnsi="Cambria Math"/>
                  <w:lang w:val="en-CA"/>
                </w:rPr>
                <m:t>μ</m:t>
              </w:ins>
            </m:r>
          </m:e>
          <m:sub>
            <m:sSub>
              <m:sSubPr>
                <m:ctrlPr>
                  <w:ins w:id="737" w:author="Jens Christian Ulrich" w:date="2025-09-09T15:45:00Z" w16du:dateUtc="2025-09-09T19:45:00Z">
                    <w:rPr>
                      <w:rFonts w:ascii="Cambria Math" w:eastAsiaTheme="minorEastAsia" w:hAnsi="Cambria Math" w:cs="Times New Roman"/>
                      <w:i/>
                      <w:lang w:val="en-CA"/>
                    </w:rPr>
                  </w:ins>
                </m:ctrlPr>
              </m:sSubPr>
              <m:e>
                <m:r>
                  <w:ins w:id="738" w:author="Jens Christian Ulrich" w:date="2025-09-09T15:45:00Z" w16du:dateUtc="2025-09-09T19:45:00Z">
                    <w:rPr>
                      <w:rFonts w:ascii="Cambria Math" w:eastAsiaTheme="minorEastAsia" w:hAnsi="Cambria Math" w:cs="Times New Roman"/>
                      <w:lang w:val="en-CA"/>
                    </w:rPr>
                    <m:t>β</m:t>
                  </w:ins>
                </m:r>
              </m:e>
              <m:sub>
                <m:r>
                  <w:ins w:id="739" w:author="Jens Christian Ulrich" w:date="2025-09-09T15:45:00Z" w16du:dateUtc="2025-09-09T19:45:00Z">
                    <w:rPr>
                      <w:rFonts w:ascii="Cambria Math" w:eastAsiaTheme="minorEastAsia" w:hAnsi="Cambria Math" w:cs="Times New Roman"/>
                      <w:lang w:val="en-CA"/>
                    </w:rPr>
                    <m:t>1</m:t>
                  </w:ins>
                </m:r>
              </m:sub>
            </m:sSub>
          </m:sub>
        </m:sSub>
      </m:oMath>
      <w:ins w:id="740" w:author="Jens Christian Ulrich" w:date="2025-09-09T15:43:00Z" w16du:dateUtc="2025-09-09T19:43:00Z">
        <w:r w:rsidR="00A10D20">
          <w:rPr>
            <w:lang w:val="en-CA"/>
          </w:rPr>
          <w:t>)</w:t>
        </w:r>
      </w:ins>
      <w:ins w:id="741" w:author="Jens Christian Ulrich" w:date="2025-09-09T15:44:00Z" w16du:dateUtc="2025-09-09T19:44:00Z">
        <w:r w:rsidR="00A10D20">
          <w:rPr>
            <w:lang w:val="en-CA"/>
          </w:rPr>
          <w:t xml:space="preserve">. </w:t>
        </w:r>
      </w:ins>
      <w:del w:id="742" w:author="Jens Christian Ulrich" w:date="2025-09-09T15:44:00Z" w16du:dateUtc="2025-09-09T19:44:00Z">
        <w:r w:rsidR="00F1441E" w:rsidDel="00A10D20">
          <w:rPr>
            <w:lang w:val="en-CA"/>
          </w:rPr>
          <w:delText xml:space="preserve"> (a) or the number of study sites (</w:delText>
        </w:r>
        <w:r w:rsidR="00E26AEE" w:rsidDel="00A10D20">
          <w:rPr>
            <w:lang w:val="en-CA"/>
          </w:rPr>
          <w:delText>b</w:delText>
        </w:r>
        <w:r w:rsidR="00F1441E" w:rsidDel="00A10D20">
          <w:rPr>
            <w:lang w:val="en-CA"/>
          </w:rPr>
          <w:delText xml:space="preserve">). </w:delText>
        </w:r>
      </w:del>
      <w:ins w:id="743" w:author="Jens Christian Ulrich" w:date="2025-09-09T15:48:00Z" w16du:dateUtc="2025-09-09T19:48:00Z">
        <w:r w:rsidR="0058015F">
          <w:rPr>
            <w:lang w:val="en-CA"/>
          </w:rPr>
          <w:t>We fit GLM</w:t>
        </w:r>
      </w:ins>
      <w:ins w:id="744" w:author="Jens Christian Ulrich" w:date="2025-09-10T15:18:00Z" w16du:dateUtc="2025-09-10T19:18:00Z">
        <w:r w:rsidR="007466C2">
          <w:rPr>
            <w:lang w:val="en-CA"/>
          </w:rPr>
          <w:t>M</w:t>
        </w:r>
      </w:ins>
      <w:ins w:id="745" w:author="Jens Christian Ulrich" w:date="2025-09-09T15:48:00Z" w16du:dateUtc="2025-09-09T19:48:00Z">
        <w:r w:rsidR="0058015F">
          <w:rPr>
            <w:lang w:val="en-CA"/>
          </w:rPr>
          <w:t xml:space="preserve">s (a,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w:t>
        </w:r>
        <w:r w:rsidR="0058015F" w:rsidDel="0058015F">
          <w:rPr>
            <w:lang w:val="en-CA"/>
          </w:rPr>
          <w:t xml:space="preserve"> </w:t>
        </w:r>
      </w:ins>
      <w:del w:id="746" w:author="Jens Christian Ulrich" w:date="2025-09-09T15:48:00Z" w16du:dateUtc="2025-09-09T19:48:00Z">
        <w:r w:rsidR="00F1441E" w:rsidDel="0058015F">
          <w:rPr>
            <w:lang w:val="en-CA"/>
          </w:rPr>
          <w:delText>We fit GLM</w:delText>
        </w:r>
        <w:r w:rsidR="00E26AEE" w:rsidDel="0058015F">
          <w:rPr>
            <w:lang w:val="en-CA"/>
          </w:rPr>
          <w:delText>s</w:delText>
        </w:r>
        <w:r w:rsidR="00F1441E" w:rsidDel="0058015F">
          <w:rPr>
            <w:lang w:val="en-CA"/>
          </w:rPr>
          <w:delText xml:space="preserve"> </w:delText>
        </w:r>
      </w:del>
      <w:r w:rsidR="00E26AEE">
        <w:rPr>
          <w:lang w:val="en-CA"/>
        </w:rPr>
        <w:t xml:space="preserve">to the data and determined the accuracy </w:t>
      </w:r>
      <w:ins w:id="747" w:author="Jens Christian Ulrich" w:date="2025-09-09T15:44:00Z" w16du:dateUtc="2025-09-09T19:44:00Z">
        <w:r w:rsidR="00A10D20">
          <w:rPr>
            <w:lang w:val="en-CA"/>
          </w:rPr>
          <w:t xml:space="preserve">and precision </w:t>
        </w:r>
      </w:ins>
      <w:r w:rsidR="00E26AEE">
        <w:rPr>
          <w:lang w:val="en-CA"/>
        </w:rPr>
        <w:t xml:space="preserve">of the estimate for the effect of habitat on abundance. </w:t>
      </w:r>
      <w:r w:rsidR="00C5437A">
        <w:rPr>
          <w:lang w:val="en-CA"/>
        </w:rPr>
        <w:t xml:space="preserve">Positive bias (red) indicates a tendency to overestimate the effect of </w:t>
      </w:r>
      <w:r w:rsidR="00F1441E">
        <w:rPr>
          <w:lang w:val="en-CA"/>
        </w:rPr>
        <w:t xml:space="preserve">the hypothesized abundance driver; </w:t>
      </w:r>
      <w:r w:rsidR="00C5437A">
        <w:rPr>
          <w:lang w:val="en-CA"/>
        </w:rPr>
        <w:t>a negative bias (blue) indicates a tendency towards underestimation</w:t>
      </w:r>
      <w:ins w:id="748" w:author="Jens Christian Ulrich" w:date="2025-09-09T15:48:00Z" w16du:dateUtc="2025-09-09T19:48:00Z">
        <w:r w:rsidR="0058015F">
          <w:rPr>
            <w:lang w:val="en-CA"/>
          </w:rPr>
          <w:t>.</w:t>
        </w:r>
        <w:r w:rsidR="0058015F" w:rsidRPr="0058015F">
          <w:rPr>
            <w:lang w:val="en-CA"/>
          </w:rPr>
          <w:t xml:space="preserve"> </w:t>
        </w:r>
      </w:ins>
      <w:moveToRangeStart w:id="749" w:author="Jens Christian Ulrich" w:date="2025-09-09T15:48:00Z" w:name="move208325337"/>
      <w:moveTo w:id="750" w:author="Jens Christian Ulrich" w:date="2025-09-09T15:48:00Z" w16du:dateUtc="2025-09-09T19:48:00Z">
        <w:r w:rsidR="0058015F">
          <w:rPr>
            <w:lang w:val="en-CA"/>
          </w:rPr>
          <w:t>The mean bias and 90% Bayesian credible intervals are displayed for each simulation scenario</w:t>
        </w:r>
      </w:moveTo>
      <w:ins w:id="751" w:author="Jens Christian Ulrich" w:date="2025-09-09T15:48:00Z" w16du:dateUtc="2025-09-09T19:48:00Z">
        <w:r w:rsidR="0058015F">
          <w:rPr>
            <w:lang w:val="en-CA"/>
          </w:rPr>
          <w:t xml:space="preserve"> </w:t>
        </w:r>
      </w:ins>
      <w:moveTo w:id="752" w:author="Jens Christian Ulrich" w:date="2025-09-09T15:48:00Z" w16du:dateUtc="2025-09-09T19:48:00Z">
        <w:del w:id="753" w:author="Jens Christian Ulrich" w:date="2025-09-09T15:48:00Z" w16du:dateUtc="2025-09-09T19:48:00Z">
          <w:r w:rsidR="0058015F" w:rsidDel="0058015F">
            <w:rPr>
              <w:lang w:val="en-CA"/>
            </w:rPr>
            <w:delText xml:space="preserve">. </w:delText>
          </w:r>
        </w:del>
      </w:moveTo>
      <w:moveToRangeEnd w:id="749"/>
      <w:ins w:id="754" w:author="Jens Christian Ulrich" w:date="2025-09-09T15:44:00Z" w16du:dateUtc="2025-09-09T19:44:00Z">
        <w:r w:rsidR="00A10D20">
          <w:rPr>
            <w:lang w:val="en-CA"/>
          </w:rPr>
          <w:t xml:space="preserve">(a, c, </w:t>
        </w:r>
      </w:ins>
      <w:ins w:id="755" w:author="Jens Christian Ulrich" w:date="2025-09-09T15:45:00Z" w16du:dateUtc="2025-09-09T19:45:00Z">
        <w:r w:rsidR="00A10D20">
          <w:rPr>
            <w:lang w:val="en-CA"/>
          </w:rPr>
          <w:t xml:space="preserve">and </w:t>
        </w:r>
      </w:ins>
      <w:ins w:id="756" w:author="Jens Christian Ulrich" w:date="2025-09-09T15:44:00Z" w16du:dateUtc="2025-09-09T19:44:00Z">
        <w:r w:rsidR="00A10D20">
          <w:rPr>
            <w:lang w:val="en-CA"/>
          </w:rPr>
          <w:t>e)</w:t>
        </w:r>
      </w:ins>
      <w:r w:rsidR="00C5437A">
        <w:rPr>
          <w:lang w:val="en-CA"/>
        </w:rPr>
        <w:t xml:space="preserve">. </w:t>
      </w:r>
      <w:moveFromRangeStart w:id="757" w:author="Jens Christian Ulrich" w:date="2025-09-09T15:48:00Z" w:name="move208325337"/>
      <w:moveFrom w:id="758" w:author="Jens Christian Ulrich" w:date="2025-09-09T15:48:00Z" w16du:dateUtc="2025-09-09T19:48:00Z">
        <w:r w:rsidR="00C5437A" w:rsidDel="0058015F">
          <w:rPr>
            <w:lang w:val="en-CA"/>
          </w:rPr>
          <w:t>The mean bias and 90% Bayesian credible intervals are displayed for each simulation</w:t>
        </w:r>
        <w:r w:rsidR="001D1D04" w:rsidDel="0058015F">
          <w:rPr>
            <w:lang w:val="en-CA"/>
          </w:rPr>
          <w:t xml:space="preserve"> </w:t>
        </w:r>
        <w:r w:rsidR="00F1441E" w:rsidDel="0058015F">
          <w:rPr>
            <w:lang w:val="en-CA"/>
          </w:rPr>
          <w:t>scenario</w:t>
        </w:r>
        <w:r w:rsidR="00C5437A" w:rsidDel="0058015F">
          <w:rPr>
            <w:lang w:val="en-CA"/>
          </w:rPr>
          <w:t>.</w:t>
        </w:r>
      </w:moveFrom>
      <w:moveFromRangeEnd w:id="757"/>
      <w:ins w:id="759" w:author="Jens Christian Ulrich" w:date="2025-09-09T15:44:00Z" w16du:dateUtc="2025-09-09T19:44:00Z">
        <w:r w:rsidR="00A10D20">
          <w:rPr>
            <w:lang w:val="en-CA"/>
          </w:rPr>
          <w:t>Darker shades of grey indicate hi</w:t>
        </w:r>
      </w:ins>
      <w:ins w:id="760" w:author="Jens Christian Ulrich" w:date="2025-09-09T15:45:00Z" w16du:dateUtc="2025-09-09T19:45:00Z">
        <w:r w:rsidR="00A10D20">
          <w:rPr>
            <w:lang w:val="en-CA"/>
          </w:rPr>
          <w:t>gher precision in the parameter estimates (b, d, and f)</w:t>
        </w:r>
      </w:ins>
      <w:ins w:id="761" w:author="Jens Christian Ulrich" w:date="2025-09-09T15:46:00Z" w16du:dateUtc="2025-09-09T19:46:00Z">
        <w:r w:rsidR="00A10D20">
          <w:rPr>
            <w:lang w:val="en-CA"/>
          </w:rPr>
          <w:t>.</w:t>
        </w:r>
      </w:ins>
    </w:p>
    <w:p w14:paraId="37F8E608" w14:textId="77777777" w:rsidR="00EB4372" w:rsidRDefault="00EB4372">
      <w:pPr>
        <w:rPr>
          <w:ins w:id="762" w:author="Ulrich Jens Christian" w:date="2025-09-09T14:09:00Z" w16du:dateUtc="2025-09-09T18:09:00Z"/>
          <w:lang w:val="en-CA"/>
        </w:rPr>
      </w:pPr>
    </w:p>
    <w:p w14:paraId="0F77D0F2" w14:textId="2412D245" w:rsidR="00EB4372" w:rsidRDefault="00A10D20">
      <w:pPr>
        <w:rPr>
          <w:ins w:id="763" w:author="Ulrich Jens Christian" w:date="2025-09-09T14:09:00Z" w16du:dateUtc="2025-09-09T18:09:00Z"/>
          <w:lang w:val="en-CA"/>
        </w:rPr>
      </w:pPr>
      <w:ins w:id="764" w:author="Ulrich Jens Christian" w:date="2025-09-09T15:34:00Z" w16du:dateUtc="2025-09-09T19:34:00Z">
        <w:r>
          <w:rPr>
            <w:noProof/>
          </w:rPr>
          <w:lastRenderedPageBreak/>
          <w:drawing>
            <wp:inline distT="0" distB="0" distL="0" distR="0" wp14:anchorId="011969E7" wp14:editId="60413892">
              <wp:extent cx="6140450" cy="5370344"/>
              <wp:effectExtent l="0" t="0" r="0" b="1905"/>
              <wp:docPr id="58610143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01431" name="Picture 1" descr="A screenshot of a computer screen&#10;&#10;Description automatically generated"/>
                      <pic:cNvPicPr/>
                    </pic:nvPicPr>
                    <pic:blipFill rotWithShape="1">
                      <a:blip r:embed="rId16"/>
                      <a:srcRect l="17629" r="18056"/>
                      <a:stretch/>
                    </pic:blipFill>
                    <pic:spPr bwMode="auto">
                      <a:xfrm>
                        <a:off x="0" y="0"/>
                        <a:ext cx="6141595" cy="5371345"/>
                      </a:xfrm>
                      <a:prstGeom prst="rect">
                        <a:avLst/>
                      </a:prstGeom>
                      <a:ln>
                        <a:noFill/>
                      </a:ln>
                      <a:extLst>
                        <a:ext uri="{53640926-AAD7-44D8-BBD7-CCE9431645EC}">
                          <a14:shadowObscured xmlns:a14="http://schemas.microsoft.com/office/drawing/2010/main"/>
                        </a:ext>
                      </a:extLst>
                    </pic:spPr>
                  </pic:pic>
                </a:graphicData>
              </a:graphic>
            </wp:inline>
          </w:drawing>
        </w:r>
      </w:ins>
    </w:p>
    <w:p w14:paraId="4F796E4E" w14:textId="4D9E3495" w:rsidR="00D9493B" w:rsidDel="00A10D20" w:rsidRDefault="00A10D20">
      <w:pPr>
        <w:rPr>
          <w:del w:id="765" w:author="Jens Christian Ulrich" w:date="2025-09-09T15:46:00Z" w16du:dateUtc="2025-09-09T19:46:00Z"/>
          <w:lang w:val="en-CA"/>
        </w:rPr>
      </w:pPr>
      <w:ins w:id="766" w:author="Jens Christian Ulrich" w:date="2025-09-09T15:46:00Z" w16du:dateUtc="2025-09-09T19:46:00Z">
        <w:r>
          <w:rPr>
            <w:b/>
            <w:bCs/>
            <w:lang w:val="en-CA"/>
          </w:rPr>
          <w:t xml:space="preserve">Figure </w:t>
        </w:r>
      </w:ins>
      <w:ins w:id="767" w:author="Jens Christian Ulrich" w:date="2025-09-09T16:15:00Z" w16du:dateUtc="2025-09-09T20:15:00Z">
        <w:r w:rsidR="000431EC">
          <w:rPr>
            <w:b/>
            <w:bCs/>
            <w:lang w:val="en-CA"/>
          </w:rPr>
          <w:t>4</w:t>
        </w:r>
      </w:ins>
      <w:ins w:id="768" w:author="Jens Christian Ulrich" w:date="2025-09-09T15:46:00Z" w16du:dateUtc="2025-09-09T19:46:00Z">
        <w:r>
          <w:rPr>
            <w:b/>
            <w:bCs/>
            <w:lang w:val="en-CA"/>
          </w:rPr>
          <w:t>: Effects of a simulated detection confound</w:t>
        </w:r>
      </w:ins>
      <w:ins w:id="769" w:author="Jens Christian Ulrich" w:date="2025-09-10T15:28:00Z" w16du:dateUtc="2025-09-10T19:28:00Z">
        <w:r w:rsidR="000B559D">
          <w:rPr>
            <w:b/>
            <w:bCs/>
            <w:lang w:val="en-CA"/>
          </w:rPr>
          <w:t>er</w:t>
        </w:r>
      </w:ins>
      <w:ins w:id="770" w:author="Jens Christian Ulrich" w:date="2025-09-09T15:46:00Z" w16du:dateUtc="2025-09-09T19:46:00Z">
        <w:r>
          <w:rPr>
            <w:b/>
            <w:bCs/>
            <w:lang w:val="en-CA"/>
          </w:rPr>
          <w:t xml:space="preserve"> on GLM</w:t>
        </w:r>
      </w:ins>
      <w:ins w:id="771" w:author="Jens Christian Ulrich" w:date="2025-09-10T15:18:00Z" w16du:dateUtc="2025-09-10T19:18:00Z">
        <w:r w:rsidR="007466C2">
          <w:rPr>
            <w:b/>
            <w:bCs/>
            <w:lang w:val="en-CA"/>
          </w:rPr>
          <w:t>M</w:t>
        </w:r>
      </w:ins>
      <w:ins w:id="772" w:author="Jens Christian Ulrich" w:date="2025-09-09T15:46:00Z" w16du:dateUtc="2025-09-09T19:46:00Z">
        <w:r>
          <w:rPr>
            <w:b/>
            <w:bCs/>
            <w:lang w:val="en-CA"/>
          </w:rPr>
          <w:t xml:space="preserve"> accuracy under changes in the number of study sites sampled. </w:t>
        </w:r>
        <w:r>
          <w:rPr>
            <w:lang w:val="en-CA"/>
          </w:rPr>
          <w:t xml:space="preserve">We simulated abundance counts while simultaneously varying the effect of habitat on detection and the number of study </w:t>
        </w:r>
      </w:ins>
      <w:ins w:id="773" w:author="Jens Christian Ulrich" w:date="2025-09-09T15:47:00Z" w16du:dateUtc="2025-09-09T19:47:00Z">
        <w:r>
          <w:rPr>
            <w:lang w:val="en-CA"/>
          </w:rPr>
          <w:t xml:space="preserve">sites that were sampled. </w:t>
        </w:r>
      </w:ins>
      <w:ins w:id="774" w:author="Jens Christian Ulrich" w:date="2025-09-09T15:46:00Z" w16du:dateUtc="2025-09-09T19:46:00Z">
        <w:r>
          <w:rPr>
            <w:lang w:val="en-CA"/>
          </w:rPr>
          <w:t>We fit GLM</w:t>
        </w:r>
      </w:ins>
      <w:ins w:id="775" w:author="Jens Christian Ulrich" w:date="2025-09-10T15:18:00Z" w16du:dateUtc="2025-09-10T19:18:00Z">
        <w:r w:rsidR="007466C2">
          <w:rPr>
            <w:lang w:val="en-CA"/>
          </w:rPr>
          <w:t>M</w:t>
        </w:r>
      </w:ins>
      <w:ins w:id="776" w:author="Jens Christian Ulrich" w:date="2025-09-09T15:46:00Z" w16du:dateUtc="2025-09-09T19:46:00Z">
        <w:r>
          <w:rPr>
            <w:lang w:val="en-CA"/>
          </w:rPr>
          <w:t xml:space="preserve">s </w:t>
        </w:r>
      </w:ins>
      <w:ins w:id="777" w:author="Jens Christian Ulrich" w:date="2025-09-09T15:47:00Z" w16du:dateUtc="2025-09-09T19:47:00Z">
        <w:r w:rsidR="0058015F">
          <w:rPr>
            <w:lang w:val="en-CA"/>
          </w:rPr>
          <w:t xml:space="preserve">(a, b), </w:t>
        </w:r>
        <w:proofErr w:type="spellStart"/>
        <w:r w:rsidR="0058015F">
          <w:rPr>
            <w:lang w:val="en-CA"/>
          </w:rPr>
          <w:t>binmix</w:t>
        </w:r>
        <w:proofErr w:type="spellEnd"/>
        <w:r w:rsidR="0058015F">
          <w:rPr>
            <w:lang w:val="en-CA"/>
          </w:rPr>
          <w:t xml:space="preserve"> (c, d), and </w:t>
        </w:r>
        <w:proofErr w:type="spellStart"/>
        <w:r w:rsidR="0058015F">
          <w:rPr>
            <w:lang w:val="en-CA"/>
          </w:rPr>
          <w:t>multimix</w:t>
        </w:r>
        <w:proofErr w:type="spellEnd"/>
        <w:r w:rsidR="0058015F">
          <w:rPr>
            <w:lang w:val="en-CA"/>
          </w:rPr>
          <w:t xml:space="preserve"> (e, f) models </w:t>
        </w:r>
      </w:ins>
      <w:ins w:id="778" w:author="Jens Christian Ulrich" w:date="2025-09-09T15:46:00Z" w16du:dateUtc="2025-09-09T19:46:00Z">
        <w:r>
          <w:rPr>
            <w:lang w:val="en-CA"/>
          </w:rPr>
          <w:t>to the data and determined the accuracy and precision of the estimate for the effect of habitat on abundance. Positive bias (red) indicates a tendency to overestimate the effect of the hypothesized abundance driver; a negative bias (blue) indicates a tendency towards underestimation</w:t>
        </w:r>
      </w:ins>
      <w:ins w:id="779" w:author="Jens Christian Ulrich" w:date="2025-09-09T15:49:00Z" w16du:dateUtc="2025-09-09T19:49:00Z">
        <w:r w:rsidR="00D363BA">
          <w:rPr>
            <w:lang w:val="en-CA"/>
          </w:rPr>
          <w:t>.</w:t>
        </w:r>
      </w:ins>
      <w:ins w:id="780" w:author="Jens Christian Ulrich" w:date="2025-09-09T15:48:00Z" w16du:dateUtc="2025-09-09T19:48:00Z">
        <w:r w:rsidR="00D363BA" w:rsidRPr="00D363BA">
          <w:rPr>
            <w:lang w:val="en-CA"/>
          </w:rPr>
          <w:t xml:space="preserve"> </w:t>
        </w:r>
        <w:r w:rsidR="00D363BA">
          <w:rPr>
            <w:lang w:val="en-CA"/>
          </w:rPr>
          <w:t>The mean bias and 90% Bayesian credible intervals are displayed for each simulation scenario</w:t>
        </w:r>
      </w:ins>
      <w:ins w:id="781" w:author="Jens Christian Ulrich" w:date="2025-09-09T15:46:00Z" w16du:dateUtc="2025-09-09T19:46:00Z">
        <w:r>
          <w:rPr>
            <w:lang w:val="en-CA"/>
          </w:rPr>
          <w:t xml:space="preserve"> (a, c, and e). Darker shades of grey indicate higher precision in the parameter estimates (b, d, and f).</w:t>
        </w:r>
      </w:ins>
      <w:ins w:id="782" w:author="Ulrich Jens Christian" w:date="2025-09-09T14:09:00Z" w16du:dateUtc="2025-09-09T18:09:00Z">
        <w:del w:id="783" w:author="Jens Christian Ulrich" w:date="2025-09-09T15:46:00Z" w16du:dateUtc="2025-09-09T19:46:00Z">
          <w:r w:rsidR="00EB4372" w:rsidDel="00A10D20">
            <w:rPr>
              <w:b/>
              <w:bCs/>
              <w:lang w:val="en-CA"/>
            </w:rPr>
            <w:delText xml:space="preserve">Figure 4: Effects of a simulated detection confound on GLM accuracy. </w:delText>
          </w:r>
          <w:r w:rsidR="00EB4372" w:rsidDel="00A10D20">
            <w:rPr>
              <w:lang w:val="en-CA"/>
            </w:rPr>
            <w:delText>We simulated abundance counts while simultaneously varying the effect of habitat on detection and either the baseline detection rate (a) or the number of study sites (b). We fit GLMs to the data and determined the accuracy of the estimate for the effect of habitat on abundance. Positive bias (red) indicates a tendency to overestimate the effect of the hypothesized abundance driver; a negative bias (blue) indicates a tendency towards underestimation. The mean bias and 90% Bayesian credible intervals are displayed for each simulation scenario.</w:delText>
          </w:r>
        </w:del>
      </w:ins>
      <w:del w:id="784" w:author="Jens Christian Ulrich" w:date="2025-09-09T15:46:00Z" w16du:dateUtc="2025-09-09T19:46:00Z">
        <w:r w:rsidR="00D9493B" w:rsidDel="00A10D20">
          <w:rPr>
            <w:lang w:val="en-CA"/>
          </w:rPr>
          <w:br w:type="page"/>
        </w:r>
      </w:del>
    </w:p>
    <w:p w14:paraId="7D108792" w14:textId="77777777" w:rsidR="003A277F" w:rsidRDefault="003A277F" w:rsidP="00742924">
      <w:pPr>
        <w:rPr>
          <w:lang w:val="en-CA"/>
        </w:rPr>
      </w:pPr>
    </w:p>
    <w:p w14:paraId="6E266CDA" w14:textId="25992DD1" w:rsidR="00896B5B" w:rsidRDefault="00C5437A" w:rsidP="00742924">
      <w:pPr>
        <w:rPr>
          <w:b/>
          <w:bCs/>
          <w:lang w:val="en-CA"/>
        </w:rPr>
      </w:pPr>
      <w:r>
        <w:rPr>
          <w:noProof/>
        </w:rPr>
        <w:lastRenderedPageBreak/>
        <w:t xml:space="preserve"> </w:t>
      </w:r>
      <w:r w:rsidR="00DD1907">
        <w:rPr>
          <w:noProof/>
        </w:rPr>
        <w:drawing>
          <wp:inline distT="0" distB="0" distL="0" distR="0" wp14:anchorId="60EA2688" wp14:editId="05CDB45F">
            <wp:extent cx="5795614" cy="3594100"/>
            <wp:effectExtent l="0" t="0" r="0" b="6350"/>
            <wp:docPr id="143268655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86554" name="Picture 1" descr="A screenshot of a graph&#10;&#10;Description automatically generated"/>
                    <pic:cNvPicPr/>
                  </pic:nvPicPr>
                  <pic:blipFill rotWithShape="1">
                    <a:blip r:embed="rId17"/>
                    <a:srcRect l="4594" r="4701"/>
                    <a:stretch/>
                  </pic:blipFill>
                  <pic:spPr bwMode="auto">
                    <a:xfrm>
                      <a:off x="0" y="0"/>
                      <a:ext cx="5801580" cy="3597800"/>
                    </a:xfrm>
                    <a:prstGeom prst="rect">
                      <a:avLst/>
                    </a:prstGeom>
                    <a:ln>
                      <a:noFill/>
                    </a:ln>
                    <a:extLst>
                      <a:ext uri="{53640926-AAD7-44D8-BBD7-CCE9431645EC}">
                        <a14:shadowObscured xmlns:a14="http://schemas.microsoft.com/office/drawing/2010/main"/>
                      </a:ext>
                    </a:extLst>
                  </pic:spPr>
                </pic:pic>
              </a:graphicData>
            </a:graphic>
          </wp:inline>
        </w:drawing>
      </w:r>
    </w:p>
    <w:p w14:paraId="02937AE1" w14:textId="02009F0B" w:rsidR="00953B8E" w:rsidRDefault="003A277F">
      <w:pPr>
        <w:rPr>
          <w:lang w:val="en-CA"/>
        </w:rPr>
      </w:pPr>
      <w:r>
        <w:rPr>
          <w:b/>
          <w:bCs/>
          <w:lang w:val="en-CA"/>
        </w:rPr>
        <w:t xml:space="preserve">Figure </w:t>
      </w:r>
      <w:del w:id="785" w:author="Jens Christian Ulrich" w:date="2025-09-09T16:15:00Z" w16du:dateUtc="2025-09-09T20:15:00Z">
        <w:r w:rsidR="006D6F95" w:rsidDel="00F53E4B">
          <w:rPr>
            <w:b/>
            <w:bCs/>
            <w:lang w:val="en-CA"/>
          </w:rPr>
          <w:delText>4</w:delText>
        </w:r>
      </w:del>
      <w:ins w:id="786" w:author="Jens Christian Ulrich" w:date="2025-09-09T16:15:00Z" w16du:dateUtc="2025-09-09T20:15:00Z">
        <w:r w:rsidR="00F53E4B">
          <w:rPr>
            <w:b/>
            <w:bCs/>
            <w:lang w:val="en-CA"/>
          </w:rPr>
          <w:t>5</w:t>
        </w:r>
      </w:ins>
      <w:r>
        <w:rPr>
          <w:b/>
          <w:bCs/>
          <w:lang w:val="en-CA"/>
        </w:rPr>
        <w:t xml:space="preserve">: Robustness </w:t>
      </w:r>
      <w:r w:rsidR="006D6F95">
        <w:rPr>
          <w:b/>
          <w:bCs/>
          <w:lang w:val="en-CA"/>
        </w:rPr>
        <w:t xml:space="preserve">of </w:t>
      </w:r>
      <w:proofErr w:type="spellStart"/>
      <w:r w:rsidR="009E050D">
        <w:rPr>
          <w:b/>
          <w:bCs/>
          <w:lang w:val="en-CA"/>
        </w:rPr>
        <w:t>binmix</w:t>
      </w:r>
      <w:proofErr w:type="spellEnd"/>
      <w:r w:rsidR="009E050D">
        <w:rPr>
          <w:b/>
          <w:bCs/>
          <w:lang w:val="en-CA"/>
        </w:rPr>
        <w:t xml:space="preserve"> and </w:t>
      </w:r>
      <w:proofErr w:type="spellStart"/>
      <w:r w:rsidR="009E050D">
        <w:rPr>
          <w:b/>
          <w:bCs/>
          <w:lang w:val="en-CA"/>
        </w:rPr>
        <w:t>multimx</w:t>
      </w:r>
      <w:proofErr w:type="spellEnd"/>
      <w:r w:rsidR="006D6F95">
        <w:rPr>
          <w:b/>
          <w:bCs/>
          <w:lang w:val="en-CA"/>
        </w:rPr>
        <w:t xml:space="preserve"> models </w:t>
      </w:r>
      <w:r>
        <w:rPr>
          <w:b/>
          <w:bCs/>
          <w:lang w:val="en-CA"/>
        </w:rPr>
        <w:t>to closure violations</w:t>
      </w:r>
      <w:r w:rsidR="009728CF">
        <w:rPr>
          <w:b/>
          <w:bCs/>
          <w:lang w:val="en-CA"/>
        </w:rPr>
        <w:t xml:space="preserve">. </w:t>
      </w:r>
      <w:r w:rsidR="00F64206">
        <w:rPr>
          <w:lang w:val="en-CA"/>
        </w:rPr>
        <w:t xml:space="preserve">We simulated variation in the </w:t>
      </w:r>
      <w:ins w:id="787" w:author="Jens Christian Ulrich" w:date="2025-09-10T15:32:00Z" w16du:dateUtc="2025-09-10T19:32:00Z">
        <w:r w:rsidR="00D00E6D">
          <w:rPr>
            <w:lang w:val="en-CA"/>
          </w:rPr>
          <w:t>probability</w:t>
        </w:r>
        <w:r w:rsidR="00D00E6D">
          <w:rPr>
            <w:lang w:val="en-CA"/>
          </w:rPr>
          <w:t xml:space="preserve"> </w:t>
        </w:r>
      </w:ins>
      <w:del w:id="788" w:author="Jens Christian Ulrich" w:date="2025-09-10T15:32:00Z" w16du:dateUtc="2025-09-10T19:32:00Z">
        <w:r w:rsidR="00F64206" w:rsidDel="00D00E6D">
          <w:rPr>
            <w:lang w:val="en-CA"/>
          </w:rPr>
          <w:delText xml:space="preserve">odds </w:delText>
        </w:r>
      </w:del>
      <w:r w:rsidR="00F64206">
        <w:rPr>
          <w:lang w:val="en-CA"/>
        </w:rPr>
        <w:t xml:space="preserve">that insects remain </w:t>
      </w:r>
      <w:r w:rsidR="003A6AD4">
        <w:rPr>
          <w:lang w:val="en-CA"/>
        </w:rPr>
        <w:t xml:space="preserve">within </w:t>
      </w:r>
      <w:r w:rsidR="00F64206">
        <w:rPr>
          <w:lang w:val="en-CA"/>
        </w:rPr>
        <w:t xml:space="preserve">a sampling area at the time of a survey </w:t>
      </w:r>
      <w:r w:rsidR="00C5437A">
        <w:rPr>
          <w:lang w:val="en-CA"/>
        </w:rPr>
        <w:t>event</w:t>
      </w:r>
      <w:r w:rsidR="00F64206">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0</m:t>
            </m:r>
          </m:sub>
        </m:sSub>
      </m:oMath>
      <w:r w:rsidR="00F64206">
        <w:rPr>
          <w:lang w:val="en-CA"/>
        </w:rPr>
        <w:t xml:space="preserve">), and the degree to which a site covariate </w:t>
      </w:r>
      <w:r w:rsidR="00C5437A">
        <w:rPr>
          <w:lang w:val="en-CA"/>
        </w:rPr>
        <w:t xml:space="preserve">of habitat restoration </w:t>
      </w:r>
      <w:r w:rsidR="00F64206">
        <w:rPr>
          <w:lang w:val="en-CA"/>
        </w:rPr>
        <w:t>impacts th</w:t>
      </w:r>
      <w:ins w:id="789" w:author="Jens Christian Ulrich" w:date="2025-09-10T15:32:00Z" w16du:dateUtc="2025-09-10T19:32:00Z">
        <w:r w:rsidR="00D00E6D">
          <w:rPr>
            <w:lang w:val="en-CA"/>
          </w:rPr>
          <w:t>is</w:t>
        </w:r>
      </w:ins>
      <w:del w:id="790" w:author="Jens Christian Ulrich" w:date="2025-09-10T15:32:00Z" w16du:dateUtc="2025-09-10T19:32:00Z">
        <w:r w:rsidR="00F64206" w:rsidDel="00D00E6D">
          <w:rPr>
            <w:lang w:val="en-CA"/>
          </w:rPr>
          <w:delText>ese</w:delText>
        </w:r>
      </w:del>
      <w:r w:rsidR="00F64206">
        <w:rPr>
          <w:lang w:val="en-CA"/>
        </w:rPr>
        <w:t xml:space="preserve"> </w:t>
      </w:r>
      <w:ins w:id="791" w:author="Jens Christian Ulrich" w:date="2025-09-10T15:32:00Z" w16du:dateUtc="2025-09-10T19:32:00Z">
        <w:r w:rsidR="00D00E6D">
          <w:rPr>
            <w:lang w:val="en-CA"/>
          </w:rPr>
          <w:t>probability</w:t>
        </w:r>
        <w:r w:rsidR="00D00E6D">
          <w:rPr>
            <w:lang w:val="en-CA"/>
          </w:rPr>
          <w:t xml:space="preserve"> </w:t>
        </w:r>
      </w:ins>
      <w:del w:id="792" w:author="Jens Christian Ulrich" w:date="2025-09-10T15:32:00Z" w16du:dateUtc="2025-09-10T19:32:00Z">
        <w:r w:rsidR="00F64206" w:rsidDel="00D00E6D">
          <w:rPr>
            <w:lang w:val="en-CA"/>
          </w:rPr>
          <w:delText>odds</w:delText>
        </w:r>
        <w:r w:rsidR="003A6AD4" w:rsidDel="00D00E6D">
          <w:rPr>
            <w:lang w:val="en-CA"/>
          </w:rPr>
          <w:delText xml:space="preserve"> </w:delText>
        </w:r>
      </w:del>
      <w:r w:rsidR="00F64206">
        <w:rPr>
          <w:lang w:val="en-CA"/>
        </w:rPr>
        <w:t>(</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1</m:t>
            </m:r>
          </m:sub>
        </m:sSub>
      </m:oMath>
      <w:r w:rsidR="00F64206">
        <w:rPr>
          <w:lang w:val="en-CA"/>
        </w:rPr>
        <w:t xml:space="preserve">). </w:t>
      </w:r>
      <w:r w:rsidR="003A6AD4">
        <w:rPr>
          <w:lang w:val="en-CA"/>
        </w:rPr>
        <w:t xml:space="preserve">We recorded the bias for estimates of the abundance intercept and for </w:t>
      </w:r>
      <w:r w:rsidR="009E050D">
        <w:rPr>
          <w:lang w:val="en-CA"/>
        </w:rPr>
        <w:t xml:space="preserve">the effect of a simulated </w:t>
      </w:r>
      <w:r w:rsidR="003A6AD4">
        <w:rPr>
          <w:lang w:val="en-CA"/>
        </w:rPr>
        <w:t xml:space="preserve">abundance </w:t>
      </w:r>
      <w:r w:rsidR="009E050D">
        <w:rPr>
          <w:lang w:val="en-CA"/>
        </w:rPr>
        <w:t>driver</w:t>
      </w:r>
      <w:r w:rsidR="003A6AD4">
        <w:rPr>
          <w:lang w:val="en-CA"/>
        </w:rPr>
        <w:t xml:space="preserve"> for both a </w:t>
      </w:r>
      <w:proofErr w:type="spellStart"/>
      <w:r w:rsidR="003A6AD4">
        <w:rPr>
          <w:lang w:val="en-CA"/>
        </w:rPr>
        <w:t>binmix</w:t>
      </w:r>
      <w:proofErr w:type="spellEnd"/>
      <w:r w:rsidR="003A6AD4">
        <w:rPr>
          <w:lang w:val="en-CA"/>
        </w:rPr>
        <w:t xml:space="preserve"> model (a</w:t>
      </w:r>
      <w:r w:rsidR="00F1441E">
        <w:rPr>
          <w:lang w:val="en-CA"/>
        </w:rPr>
        <w:t xml:space="preserve">, </w:t>
      </w:r>
      <w:r w:rsidR="003A6AD4">
        <w:rPr>
          <w:lang w:val="en-CA"/>
        </w:rPr>
        <w:t xml:space="preserve">b) and for a </w:t>
      </w:r>
      <w:proofErr w:type="spellStart"/>
      <w:r w:rsidR="003A6AD4">
        <w:rPr>
          <w:lang w:val="en-CA"/>
        </w:rPr>
        <w:t>multimix</w:t>
      </w:r>
      <w:proofErr w:type="spellEnd"/>
      <w:r w:rsidR="003A6AD4">
        <w:rPr>
          <w:lang w:val="en-CA"/>
        </w:rPr>
        <w:t xml:space="preserve"> model (c</w:t>
      </w:r>
      <w:r w:rsidR="00F1441E">
        <w:rPr>
          <w:lang w:val="en-CA"/>
        </w:rPr>
        <w:t xml:space="preserve">, </w:t>
      </w:r>
      <w:r w:rsidR="003A6AD4">
        <w:rPr>
          <w:lang w:val="en-CA"/>
        </w:rPr>
        <w:t xml:space="preserve">d). </w:t>
      </w:r>
      <w:r w:rsidR="009728CF">
        <w:rPr>
          <w:lang w:val="en-CA"/>
        </w:rPr>
        <w:t xml:space="preserve">Positive bias (red) indicates a tendency to overestimate </w:t>
      </w:r>
      <w:r w:rsidR="00C5437A">
        <w:rPr>
          <w:lang w:val="en-CA"/>
        </w:rPr>
        <w:t>the target</w:t>
      </w:r>
      <w:r w:rsidR="009728CF">
        <w:rPr>
          <w:lang w:val="en-CA"/>
        </w:rPr>
        <w:t xml:space="preserve"> while a negative bias (blue) indicates a tendency </w:t>
      </w:r>
      <w:r w:rsidR="00C5437A">
        <w:rPr>
          <w:lang w:val="en-CA"/>
        </w:rPr>
        <w:t>towards underestimation. T</w:t>
      </w:r>
      <w:r w:rsidR="003A6AD4">
        <w:rPr>
          <w:lang w:val="en-CA"/>
        </w:rPr>
        <w:t>he mean bias</w:t>
      </w:r>
      <w:r w:rsidR="00C5437A">
        <w:rPr>
          <w:lang w:val="en-CA"/>
        </w:rPr>
        <w:t xml:space="preserve"> and</w:t>
      </w:r>
      <w:r w:rsidR="003A6AD4">
        <w:rPr>
          <w:lang w:val="en-CA"/>
        </w:rPr>
        <w:t xml:space="preserve"> 90% </w:t>
      </w:r>
      <w:r w:rsidR="00BF5B80">
        <w:rPr>
          <w:lang w:val="en-CA"/>
        </w:rPr>
        <w:t xml:space="preserve">Bayesian credible intervals </w:t>
      </w:r>
      <w:r w:rsidR="00C5437A">
        <w:rPr>
          <w:lang w:val="en-CA"/>
        </w:rPr>
        <w:t xml:space="preserve">are displayed for each simulation </w:t>
      </w:r>
      <w:r w:rsidR="009E050D">
        <w:rPr>
          <w:lang w:val="en-CA"/>
        </w:rPr>
        <w:t>scenario</w:t>
      </w:r>
      <w:r w:rsidR="003A6AD4">
        <w:rPr>
          <w:lang w:val="en-CA"/>
        </w:rPr>
        <w:t>.</w:t>
      </w:r>
      <w:r w:rsidR="00953B8E">
        <w:rPr>
          <w:lang w:val="en-CA"/>
        </w:rPr>
        <w:br w:type="page"/>
      </w:r>
    </w:p>
    <w:p w14:paraId="3AC83FB6" w14:textId="79170122" w:rsidR="00953B8E" w:rsidRDefault="00953B8E" w:rsidP="008C4499">
      <w:pPr>
        <w:rPr>
          <w:b/>
          <w:bCs/>
          <w:lang w:val="en-CA"/>
        </w:rPr>
      </w:pPr>
      <w:r w:rsidRPr="00953B8E">
        <w:rPr>
          <w:b/>
          <w:bCs/>
          <w:lang w:val="en-CA"/>
        </w:rPr>
        <w:lastRenderedPageBreak/>
        <w:t>Supplemental Materials</w:t>
      </w:r>
    </w:p>
    <w:p w14:paraId="363169AB" w14:textId="5E8D2F76" w:rsidR="0030787E" w:rsidRDefault="0030787E" w:rsidP="008C4499">
      <w:pPr>
        <w:rPr>
          <w:b/>
          <w:bCs/>
          <w:lang w:val="en-CA"/>
        </w:rPr>
      </w:pPr>
      <w:r>
        <w:rPr>
          <w:b/>
          <w:bCs/>
          <w:lang w:val="en-CA"/>
        </w:rPr>
        <w:t>Supplemental Tables</w:t>
      </w:r>
    </w:p>
    <w:p w14:paraId="33EEF8A4" w14:textId="3D4B498F" w:rsidR="0030787E" w:rsidRDefault="0068185E">
      <w:pPr>
        <w:rPr>
          <w:lang w:val="en-CA"/>
        </w:rPr>
      </w:pPr>
      <w:r>
        <w:rPr>
          <w:b/>
          <w:bCs/>
          <w:lang w:val="en-CA"/>
        </w:rPr>
        <w:t xml:space="preserve">Table S1: Site Details. </w:t>
      </w:r>
      <w:r>
        <w:rPr>
          <w:lang w:val="en-CA"/>
        </w:rPr>
        <w:t xml:space="preserve">We conducted wild bee abundance surveys in 1-hectare plots located in ten urban park sites in Vancouver, Canada. Detailed vegetation and site management data </w:t>
      </w:r>
      <w:r w:rsidR="00B466A8">
        <w:rPr>
          <w:lang w:val="en-CA"/>
        </w:rPr>
        <w:t>were</w:t>
      </w:r>
      <w:r>
        <w:rPr>
          <w:lang w:val="en-CA"/>
        </w:rPr>
        <w:t xml:space="preserve"> reported </w:t>
      </w:r>
      <w:r w:rsidR="00B466A8">
        <w:rPr>
          <w:lang w:val="en-CA"/>
        </w:rPr>
        <w:t>by</w:t>
      </w:r>
      <w:r>
        <w:rPr>
          <w:lang w:val="en-CA"/>
        </w:rPr>
        <w:t xml:space="preserve"> Ulrich and Sargent 2025.</w:t>
      </w:r>
    </w:p>
    <w:tbl>
      <w:tblPr>
        <w:tblStyle w:val="TableGrid"/>
        <w:tblW w:w="0" w:type="auto"/>
        <w:tblLook w:val="04A0" w:firstRow="1" w:lastRow="0" w:firstColumn="1" w:lastColumn="0" w:noHBand="0" w:noVBand="1"/>
      </w:tblPr>
      <w:tblGrid>
        <w:gridCol w:w="2337"/>
        <w:gridCol w:w="2337"/>
        <w:gridCol w:w="2338"/>
        <w:gridCol w:w="2338"/>
      </w:tblGrid>
      <w:tr w:rsidR="0068185E" w14:paraId="255DE832" w14:textId="77777777" w:rsidTr="0068185E">
        <w:tc>
          <w:tcPr>
            <w:tcW w:w="2337" w:type="dxa"/>
          </w:tcPr>
          <w:p w14:paraId="5BF4C561" w14:textId="1FD9FA34" w:rsidR="0068185E" w:rsidRPr="00B466A8" w:rsidRDefault="0068185E" w:rsidP="00B466A8">
            <w:pPr>
              <w:spacing w:line="360" w:lineRule="auto"/>
              <w:rPr>
                <w:b/>
                <w:bCs/>
                <w:lang w:val="en-CA"/>
              </w:rPr>
            </w:pPr>
            <w:r w:rsidRPr="00B466A8">
              <w:rPr>
                <w:b/>
                <w:bCs/>
                <w:lang w:val="en-CA"/>
              </w:rPr>
              <w:t>Site name</w:t>
            </w:r>
          </w:p>
        </w:tc>
        <w:tc>
          <w:tcPr>
            <w:tcW w:w="2337" w:type="dxa"/>
          </w:tcPr>
          <w:p w14:paraId="584514AC" w14:textId="13546209" w:rsidR="0068185E" w:rsidRPr="00B466A8" w:rsidRDefault="0068185E" w:rsidP="00B466A8">
            <w:pPr>
              <w:spacing w:line="360" w:lineRule="auto"/>
              <w:rPr>
                <w:b/>
                <w:bCs/>
                <w:lang w:val="en-CA"/>
              </w:rPr>
            </w:pPr>
            <w:r w:rsidRPr="00B466A8">
              <w:rPr>
                <w:b/>
                <w:bCs/>
                <w:lang w:val="en-CA"/>
              </w:rPr>
              <w:t>Treatment group</w:t>
            </w:r>
          </w:p>
        </w:tc>
        <w:tc>
          <w:tcPr>
            <w:tcW w:w="2338" w:type="dxa"/>
          </w:tcPr>
          <w:p w14:paraId="6D36DCAE" w14:textId="5E64F161" w:rsidR="0068185E" w:rsidRPr="00B466A8" w:rsidRDefault="0068185E" w:rsidP="00B466A8">
            <w:pPr>
              <w:spacing w:line="360" w:lineRule="auto"/>
              <w:rPr>
                <w:b/>
                <w:bCs/>
                <w:lang w:val="en-CA"/>
              </w:rPr>
            </w:pPr>
            <w:r w:rsidRPr="00B466A8">
              <w:rPr>
                <w:b/>
                <w:bCs/>
                <w:lang w:val="en-CA"/>
              </w:rPr>
              <w:t>Latitude</w:t>
            </w:r>
          </w:p>
        </w:tc>
        <w:tc>
          <w:tcPr>
            <w:tcW w:w="2338" w:type="dxa"/>
          </w:tcPr>
          <w:p w14:paraId="6CBCE303" w14:textId="5DA0DB0E" w:rsidR="0068185E" w:rsidRPr="00B466A8" w:rsidRDefault="0068185E" w:rsidP="00B466A8">
            <w:pPr>
              <w:spacing w:line="360" w:lineRule="auto"/>
              <w:rPr>
                <w:b/>
                <w:bCs/>
                <w:lang w:val="en-CA"/>
              </w:rPr>
            </w:pPr>
            <w:r w:rsidRPr="00B466A8">
              <w:rPr>
                <w:b/>
                <w:bCs/>
                <w:lang w:val="en-CA"/>
              </w:rPr>
              <w:t>Longitude</w:t>
            </w:r>
          </w:p>
        </w:tc>
      </w:tr>
      <w:tr w:rsidR="0068185E" w14:paraId="52C8766D" w14:textId="77777777" w:rsidTr="0068185E">
        <w:tc>
          <w:tcPr>
            <w:tcW w:w="2337" w:type="dxa"/>
          </w:tcPr>
          <w:p w14:paraId="1EA1949E" w14:textId="0BFCBE94" w:rsidR="0068185E" w:rsidRDefault="0068185E" w:rsidP="00B466A8">
            <w:pPr>
              <w:spacing w:line="360" w:lineRule="auto"/>
              <w:rPr>
                <w:lang w:val="en-CA"/>
              </w:rPr>
            </w:pPr>
            <w:r>
              <w:rPr>
                <w:lang w:val="en-CA"/>
              </w:rPr>
              <w:t>Killarney</w:t>
            </w:r>
            <w:r w:rsidR="00B466A8">
              <w:rPr>
                <w:lang w:val="en-CA"/>
              </w:rPr>
              <w:t xml:space="preserve"> Park</w:t>
            </w:r>
          </w:p>
        </w:tc>
        <w:tc>
          <w:tcPr>
            <w:tcW w:w="2337" w:type="dxa"/>
          </w:tcPr>
          <w:p w14:paraId="37CF2BB2" w14:textId="5AFF64E8" w:rsidR="0068185E" w:rsidRDefault="00B466A8" w:rsidP="00B466A8">
            <w:pPr>
              <w:spacing w:line="360" w:lineRule="auto"/>
              <w:rPr>
                <w:lang w:val="en-CA"/>
              </w:rPr>
            </w:pPr>
            <w:r>
              <w:rPr>
                <w:lang w:val="en-CA"/>
              </w:rPr>
              <w:t>Restored</w:t>
            </w:r>
          </w:p>
        </w:tc>
        <w:tc>
          <w:tcPr>
            <w:tcW w:w="2338" w:type="dxa"/>
          </w:tcPr>
          <w:p w14:paraId="21CC0B48" w14:textId="15F922BC" w:rsidR="0068185E" w:rsidRDefault="00B466A8" w:rsidP="00B466A8">
            <w:pPr>
              <w:spacing w:line="360" w:lineRule="auto"/>
              <w:rPr>
                <w:lang w:val="en-CA"/>
              </w:rPr>
            </w:pPr>
            <w:r w:rsidRPr="00B466A8">
              <w:rPr>
                <w:lang w:val="en-CA"/>
              </w:rPr>
              <w:t>49.227468</w:t>
            </w:r>
          </w:p>
        </w:tc>
        <w:tc>
          <w:tcPr>
            <w:tcW w:w="2338" w:type="dxa"/>
          </w:tcPr>
          <w:p w14:paraId="2BD984CD" w14:textId="11B65559" w:rsidR="0068185E" w:rsidRDefault="00B466A8" w:rsidP="00B466A8">
            <w:pPr>
              <w:spacing w:line="360" w:lineRule="auto"/>
              <w:rPr>
                <w:lang w:val="en-CA"/>
              </w:rPr>
            </w:pPr>
            <w:r w:rsidRPr="00B466A8">
              <w:rPr>
                <w:lang w:val="en-CA"/>
              </w:rPr>
              <w:t>-123.046616</w:t>
            </w:r>
          </w:p>
        </w:tc>
      </w:tr>
      <w:tr w:rsidR="00B466A8" w14:paraId="579A0ECB" w14:textId="77777777" w:rsidTr="0068185E">
        <w:tc>
          <w:tcPr>
            <w:tcW w:w="2337" w:type="dxa"/>
          </w:tcPr>
          <w:p w14:paraId="6F741826" w14:textId="0B932BA5" w:rsidR="00B466A8" w:rsidRDefault="00B466A8" w:rsidP="00B466A8">
            <w:pPr>
              <w:spacing w:line="360" w:lineRule="auto"/>
              <w:rPr>
                <w:lang w:val="en-CA"/>
              </w:rPr>
            </w:pPr>
            <w:r>
              <w:rPr>
                <w:lang w:val="en-CA"/>
              </w:rPr>
              <w:t>Locarno Park</w:t>
            </w:r>
          </w:p>
        </w:tc>
        <w:tc>
          <w:tcPr>
            <w:tcW w:w="2337" w:type="dxa"/>
          </w:tcPr>
          <w:p w14:paraId="53CF60DD" w14:textId="48970FB0" w:rsidR="00B466A8" w:rsidRDefault="00B466A8" w:rsidP="00B466A8">
            <w:pPr>
              <w:spacing w:line="360" w:lineRule="auto"/>
              <w:rPr>
                <w:lang w:val="en-CA"/>
              </w:rPr>
            </w:pPr>
            <w:r>
              <w:rPr>
                <w:lang w:val="en-CA"/>
              </w:rPr>
              <w:t>Restored</w:t>
            </w:r>
          </w:p>
        </w:tc>
        <w:tc>
          <w:tcPr>
            <w:tcW w:w="2338" w:type="dxa"/>
          </w:tcPr>
          <w:p w14:paraId="55C3F040" w14:textId="161774F0" w:rsidR="00B466A8" w:rsidRDefault="00B466A8" w:rsidP="00B466A8">
            <w:pPr>
              <w:spacing w:line="360" w:lineRule="auto"/>
              <w:rPr>
                <w:lang w:val="en-CA"/>
              </w:rPr>
            </w:pPr>
            <w:r w:rsidRPr="00B466A8">
              <w:rPr>
                <w:lang w:val="en-CA"/>
              </w:rPr>
              <w:t>49.273942</w:t>
            </w:r>
          </w:p>
        </w:tc>
        <w:tc>
          <w:tcPr>
            <w:tcW w:w="2338" w:type="dxa"/>
          </w:tcPr>
          <w:p w14:paraId="58E4ABA7" w14:textId="1CEDE465" w:rsidR="00B466A8" w:rsidRDefault="00B466A8" w:rsidP="00B466A8">
            <w:pPr>
              <w:spacing w:line="360" w:lineRule="auto"/>
              <w:rPr>
                <w:lang w:val="en-CA"/>
              </w:rPr>
            </w:pPr>
            <w:r w:rsidRPr="00B466A8">
              <w:rPr>
                <w:lang w:val="en-CA"/>
              </w:rPr>
              <w:t>-123.206008</w:t>
            </w:r>
          </w:p>
        </w:tc>
      </w:tr>
      <w:tr w:rsidR="00B466A8" w14:paraId="6C6A4945" w14:textId="77777777" w:rsidTr="0068185E">
        <w:tc>
          <w:tcPr>
            <w:tcW w:w="2337" w:type="dxa"/>
          </w:tcPr>
          <w:p w14:paraId="4C365584" w14:textId="1B3780E0" w:rsidR="00B466A8" w:rsidRDefault="00B466A8" w:rsidP="00B466A8">
            <w:pPr>
              <w:spacing w:line="360" w:lineRule="auto"/>
              <w:rPr>
                <w:lang w:val="en-CA"/>
              </w:rPr>
            </w:pPr>
            <w:r>
              <w:rPr>
                <w:lang w:val="en-CA"/>
              </w:rPr>
              <w:t>Oak Meadows Park</w:t>
            </w:r>
          </w:p>
        </w:tc>
        <w:tc>
          <w:tcPr>
            <w:tcW w:w="2337" w:type="dxa"/>
          </w:tcPr>
          <w:p w14:paraId="5B7B85A3" w14:textId="6641C02E" w:rsidR="00B466A8" w:rsidRDefault="00B466A8" w:rsidP="00B466A8">
            <w:pPr>
              <w:spacing w:line="360" w:lineRule="auto"/>
              <w:rPr>
                <w:lang w:val="en-CA"/>
              </w:rPr>
            </w:pPr>
            <w:r>
              <w:rPr>
                <w:lang w:val="en-CA"/>
              </w:rPr>
              <w:t>Restored</w:t>
            </w:r>
          </w:p>
        </w:tc>
        <w:tc>
          <w:tcPr>
            <w:tcW w:w="2338" w:type="dxa"/>
          </w:tcPr>
          <w:p w14:paraId="2CC2B281" w14:textId="6124F144" w:rsidR="00B466A8" w:rsidRDefault="00B466A8" w:rsidP="00B466A8">
            <w:pPr>
              <w:spacing w:line="360" w:lineRule="auto"/>
              <w:rPr>
                <w:lang w:val="en-CA"/>
              </w:rPr>
            </w:pPr>
            <w:r w:rsidRPr="00B466A8">
              <w:rPr>
                <w:lang w:val="en-CA"/>
              </w:rPr>
              <w:t>49.238607</w:t>
            </w:r>
          </w:p>
        </w:tc>
        <w:tc>
          <w:tcPr>
            <w:tcW w:w="2338" w:type="dxa"/>
          </w:tcPr>
          <w:p w14:paraId="4446D51B" w14:textId="6148A4CE" w:rsidR="00B466A8" w:rsidRDefault="00B466A8" w:rsidP="00B466A8">
            <w:pPr>
              <w:spacing w:line="360" w:lineRule="auto"/>
              <w:rPr>
                <w:lang w:val="en-CA"/>
              </w:rPr>
            </w:pPr>
            <w:r w:rsidRPr="00B466A8">
              <w:rPr>
                <w:lang w:val="en-CA"/>
              </w:rPr>
              <w:t>-123.126438</w:t>
            </w:r>
          </w:p>
        </w:tc>
      </w:tr>
      <w:tr w:rsidR="00B466A8" w14:paraId="5BBCBAB0" w14:textId="77777777" w:rsidTr="0068185E">
        <w:tc>
          <w:tcPr>
            <w:tcW w:w="2337" w:type="dxa"/>
          </w:tcPr>
          <w:p w14:paraId="4489BB73" w14:textId="3B57DB54" w:rsidR="00B466A8" w:rsidRDefault="00B466A8" w:rsidP="00B466A8">
            <w:pPr>
              <w:spacing w:line="360" w:lineRule="auto"/>
              <w:rPr>
                <w:lang w:val="en-CA"/>
              </w:rPr>
            </w:pPr>
            <w:r>
              <w:rPr>
                <w:lang w:val="en-CA"/>
              </w:rPr>
              <w:t>Prince of Wales Park</w:t>
            </w:r>
          </w:p>
        </w:tc>
        <w:tc>
          <w:tcPr>
            <w:tcW w:w="2337" w:type="dxa"/>
          </w:tcPr>
          <w:p w14:paraId="72E90D75" w14:textId="03769E79" w:rsidR="00B466A8" w:rsidRDefault="00B466A8" w:rsidP="00B466A8">
            <w:pPr>
              <w:spacing w:line="360" w:lineRule="auto"/>
              <w:rPr>
                <w:lang w:val="en-CA"/>
              </w:rPr>
            </w:pPr>
            <w:r>
              <w:rPr>
                <w:lang w:val="en-CA"/>
              </w:rPr>
              <w:t>Restored</w:t>
            </w:r>
          </w:p>
        </w:tc>
        <w:tc>
          <w:tcPr>
            <w:tcW w:w="2338" w:type="dxa"/>
          </w:tcPr>
          <w:p w14:paraId="71B623CF" w14:textId="1E78ABBF" w:rsidR="00B466A8" w:rsidRDefault="00B466A8" w:rsidP="00B466A8">
            <w:pPr>
              <w:spacing w:line="360" w:lineRule="auto"/>
              <w:rPr>
                <w:lang w:val="en-CA"/>
              </w:rPr>
            </w:pPr>
            <w:r w:rsidRPr="00B466A8">
              <w:rPr>
                <w:lang w:val="en-CA"/>
              </w:rPr>
              <w:t>49.243958</w:t>
            </w:r>
          </w:p>
        </w:tc>
        <w:tc>
          <w:tcPr>
            <w:tcW w:w="2338" w:type="dxa"/>
          </w:tcPr>
          <w:p w14:paraId="7388A206" w14:textId="166193E2" w:rsidR="00B466A8" w:rsidRDefault="00B466A8" w:rsidP="00B466A8">
            <w:pPr>
              <w:spacing w:line="360" w:lineRule="auto"/>
              <w:rPr>
                <w:lang w:val="en-CA"/>
              </w:rPr>
            </w:pPr>
            <w:r w:rsidRPr="00B466A8">
              <w:rPr>
                <w:lang w:val="en-CA"/>
              </w:rPr>
              <w:t>-123.158084</w:t>
            </w:r>
          </w:p>
        </w:tc>
      </w:tr>
      <w:tr w:rsidR="00B466A8" w14:paraId="71D2B5DC" w14:textId="77777777" w:rsidTr="0068185E">
        <w:tc>
          <w:tcPr>
            <w:tcW w:w="2337" w:type="dxa"/>
          </w:tcPr>
          <w:p w14:paraId="7252CB2D" w14:textId="34860A12" w:rsidR="00B466A8" w:rsidRDefault="00B466A8" w:rsidP="00B466A8">
            <w:pPr>
              <w:spacing w:line="360" w:lineRule="auto"/>
              <w:rPr>
                <w:lang w:val="en-CA"/>
              </w:rPr>
            </w:pPr>
            <w:r>
              <w:rPr>
                <w:lang w:val="en-CA"/>
              </w:rPr>
              <w:t>West Memorial Park</w:t>
            </w:r>
          </w:p>
        </w:tc>
        <w:tc>
          <w:tcPr>
            <w:tcW w:w="2337" w:type="dxa"/>
          </w:tcPr>
          <w:p w14:paraId="6D4963FF" w14:textId="78AA41CC" w:rsidR="00B466A8" w:rsidRDefault="00B466A8" w:rsidP="00B466A8">
            <w:pPr>
              <w:spacing w:line="360" w:lineRule="auto"/>
              <w:rPr>
                <w:lang w:val="en-CA"/>
              </w:rPr>
            </w:pPr>
            <w:r>
              <w:rPr>
                <w:lang w:val="en-CA"/>
              </w:rPr>
              <w:t>Restored</w:t>
            </w:r>
          </w:p>
        </w:tc>
        <w:tc>
          <w:tcPr>
            <w:tcW w:w="2338" w:type="dxa"/>
          </w:tcPr>
          <w:p w14:paraId="338E2825" w14:textId="06A8103E" w:rsidR="00B466A8" w:rsidRDefault="00B466A8" w:rsidP="00B466A8">
            <w:pPr>
              <w:spacing w:line="360" w:lineRule="auto"/>
              <w:rPr>
                <w:lang w:val="en-CA"/>
              </w:rPr>
            </w:pPr>
            <w:r w:rsidRPr="00B466A8">
              <w:rPr>
                <w:lang w:val="en-CA"/>
              </w:rPr>
              <w:t>49.243227</w:t>
            </w:r>
          </w:p>
        </w:tc>
        <w:tc>
          <w:tcPr>
            <w:tcW w:w="2338" w:type="dxa"/>
          </w:tcPr>
          <w:p w14:paraId="6FA6ECAE" w14:textId="7883D890" w:rsidR="00B466A8" w:rsidRDefault="00B466A8" w:rsidP="00B466A8">
            <w:pPr>
              <w:spacing w:line="360" w:lineRule="auto"/>
              <w:rPr>
                <w:lang w:val="en-CA"/>
              </w:rPr>
            </w:pPr>
            <w:r w:rsidRPr="00B466A8">
              <w:rPr>
                <w:lang w:val="en-CA"/>
              </w:rPr>
              <w:t>-123.189281</w:t>
            </w:r>
          </w:p>
        </w:tc>
      </w:tr>
      <w:tr w:rsidR="00B466A8" w14:paraId="123AB1FC" w14:textId="77777777" w:rsidTr="0068185E">
        <w:tc>
          <w:tcPr>
            <w:tcW w:w="2337" w:type="dxa"/>
          </w:tcPr>
          <w:p w14:paraId="3B97B36E" w14:textId="27BC2B97" w:rsidR="00B466A8" w:rsidRDefault="00B466A8" w:rsidP="00B466A8">
            <w:pPr>
              <w:spacing w:line="360" w:lineRule="auto"/>
              <w:rPr>
                <w:lang w:val="en-CA"/>
              </w:rPr>
            </w:pPr>
            <w:r>
              <w:rPr>
                <w:lang w:val="en-CA"/>
              </w:rPr>
              <w:t>Bobolink Park</w:t>
            </w:r>
          </w:p>
        </w:tc>
        <w:tc>
          <w:tcPr>
            <w:tcW w:w="2337" w:type="dxa"/>
          </w:tcPr>
          <w:p w14:paraId="45CB5C33" w14:textId="699F65C5" w:rsidR="00B466A8" w:rsidRDefault="00B466A8" w:rsidP="00B466A8">
            <w:pPr>
              <w:spacing w:line="360" w:lineRule="auto"/>
              <w:rPr>
                <w:lang w:val="en-CA"/>
              </w:rPr>
            </w:pPr>
            <w:r>
              <w:rPr>
                <w:lang w:val="en-CA"/>
              </w:rPr>
              <w:t>Control</w:t>
            </w:r>
          </w:p>
        </w:tc>
        <w:tc>
          <w:tcPr>
            <w:tcW w:w="2338" w:type="dxa"/>
          </w:tcPr>
          <w:p w14:paraId="259CF72E" w14:textId="239A9FC8" w:rsidR="00B466A8" w:rsidRDefault="00B466A8" w:rsidP="00B466A8">
            <w:pPr>
              <w:spacing w:line="360" w:lineRule="auto"/>
              <w:rPr>
                <w:lang w:val="en-CA"/>
              </w:rPr>
            </w:pPr>
            <w:r w:rsidRPr="00B466A8">
              <w:rPr>
                <w:lang w:val="en-CA"/>
              </w:rPr>
              <w:t>49.21503</w:t>
            </w:r>
          </w:p>
        </w:tc>
        <w:tc>
          <w:tcPr>
            <w:tcW w:w="2338" w:type="dxa"/>
          </w:tcPr>
          <w:p w14:paraId="11C373B5" w14:textId="7A22C98A" w:rsidR="00B466A8" w:rsidRDefault="00B466A8" w:rsidP="00B466A8">
            <w:pPr>
              <w:spacing w:line="360" w:lineRule="auto"/>
              <w:rPr>
                <w:lang w:val="en-CA"/>
              </w:rPr>
            </w:pPr>
            <w:r w:rsidRPr="00B466A8">
              <w:rPr>
                <w:lang w:val="en-CA"/>
              </w:rPr>
              <w:t>-123.057</w:t>
            </w:r>
          </w:p>
        </w:tc>
      </w:tr>
      <w:tr w:rsidR="00B466A8" w14:paraId="1927BEE7" w14:textId="77777777" w:rsidTr="0068185E">
        <w:tc>
          <w:tcPr>
            <w:tcW w:w="2337" w:type="dxa"/>
          </w:tcPr>
          <w:p w14:paraId="70CAD21B" w14:textId="6A4E0541" w:rsidR="00B466A8" w:rsidRDefault="00B466A8" w:rsidP="00B466A8">
            <w:pPr>
              <w:spacing w:line="360" w:lineRule="auto"/>
              <w:rPr>
                <w:lang w:val="en-CA"/>
              </w:rPr>
            </w:pPr>
            <w:r>
              <w:rPr>
                <w:lang w:val="en-CA"/>
              </w:rPr>
              <w:t>Gordon Park</w:t>
            </w:r>
          </w:p>
        </w:tc>
        <w:tc>
          <w:tcPr>
            <w:tcW w:w="2337" w:type="dxa"/>
          </w:tcPr>
          <w:p w14:paraId="2FEB538A" w14:textId="70654076" w:rsidR="00B466A8" w:rsidRDefault="00B466A8" w:rsidP="00B466A8">
            <w:pPr>
              <w:spacing w:line="360" w:lineRule="auto"/>
              <w:rPr>
                <w:lang w:val="en-CA"/>
              </w:rPr>
            </w:pPr>
            <w:r w:rsidRPr="00AF18FA">
              <w:rPr>
                <w:lang w:val="en-CA"/>
              </w:rPr>
              <w:t>Control</w:t>
            </w:r>
          </w:p>
        </w:tc>
        <w:tc>
          <w:tcPr>
            <w:tcW w:w="2338" w:type="dxa"/>
          </w:tcPr>
          <w:p w14:paraId="71F0A72D" w14:textId="7619C0D1" w:rsidR="00B466A8" w:rsidRDefault="00B466A8" w:rsidP="00B466A8">
            <w:pPr>
              <w:spacing w:line="360" w:lineRule="auto"/>
              <w:rPr>
                <w:lang w:val="en-CA"/>
              </w:rPr>
            </w:pPr>
            <w:r w:rsidRPr="00B466A8">
              <w:rPr>
                <w:lang w:val="en-CA"/>
              </w:rPr>
              <w:t>49.223993</w:t>
            </w:r>
          </w:p>
        </w:tc>
        <w:tc>
          <w:tcPr>
            <w:tcW w:w="2338" w:type="dxa"/>
          </w:tcPr>
          <w:p w14:paraId="384A6594" w14:textId="5506F62E" w:rsidR="00B466A8" w:rsidRDefault="00B466A8" w:rsidP="00B466A8">
            <w:pPr>
              <w:spacing w:line="360" w:lineRule="auto"/>
              <w:rPr>
                <w:lang w:val="en-CA"/>
              </w:rPr>
            </w:pPr>
            <w:r w:rsidRPr="00B466A8">
              <w:rPr>
                <w:lang w:val="en-CA"/>
              </w:rPr>
              <w:t>-123.069652</w:t>
            </w:r>
          </w:p>
        </w:tc>
      </w:tr>
      <w:tr w:rsidR="00B466A8" w14:paraId="22C0E439" w14:textId="77777777" w:rsidTr="0068185E">
        <w:tc>
          <w:tcPr>
            <w:tcW w:w="2337" w:type="dxa"/>
          </w:tcPr>
          <w:p w14:paraId="2C908E1A" w14:textId="1B4ADDD0" w:rsidR="00B466A8" w:rsidRDefault="00B466A8" w:rsidP="00B466A8">
            <w:pPr>
              <w:spacing w:line="360" w:lineRule="auto"/>
              <w:rPr>
                <w:lang w:val="en-CA"/>
              </w:rPr>
            </w:pPr>
            <w:r>
              <w:rPr>
                <w:lang w:val="en-CA"/>
              </w:rPr>
              <w:t>Kensington Park</w:t>
            </w:r>
          </w:p>
        </w:tc>
        <w:tc>
          <w:tcPr>
            <w:tcW w:w="2337" w:type="dxa"/>
          </w:tcPr>
          <w:p w14:paraId="40A83A03" w14:textId="7766DFC8" w:rsidR="00B466A8" w:rsidRDefault="00B466A8" w:rsidP="00B466A8">
            <w:pPr>
              <w:spacing w:line="360" w:lineRule="auto"/>
              <w:rPr>
                <w:lang w:val="en-CA"/>
              </w:rPr>
            </w:pPr>
            <w:r w:rsidRPr="00AF18FA">
              <w:rPr>
                <w:lang w:val="en-CA"/>
              </w:rPr>
              <w:t>Control</w:t>
            </w:r>
          </w:p>
        </w:tc>
        <w:tc>
          <w:tcPr>
            <w:tcW w:w="2338" w:type="dxa"/>
          </w:tcPr>
          <w:p w14:paraId="10C65245" w14:textId="2E7C9C51" w:rsidR="00B466A8" w:rsidRDefault="00B466A8" w:rsidP="00B466A8">
            <w:pPr>
              <w:spacing w:line="360" w:lineRule="auto"/>
              <w:rPr>
                <w:lang w:val="en-CA"/>
              </w:rPr>
            </w:pPr>
            <w:r w:rsidRPr="00B466A8">
              <w:rPr>
                <w:lang w:val="en-CA"/>
              </w:rPr>
              <w:t>49.23772</w:t>
            </w:r>
          </w:p>
        </w:tc>
        <w:tc>
          <w:tcPr>
            <w:tcW w:w="2338" w:type="dxa"/>
          </w:tcPr>
          <w:p w14:paraId="234ED7FE" w14:textId="791A9328" w:rsidR="00B466A8" w:rsidRDefault="00B466A8" w:rsidP="00B466A8">
            <w:pPr>
              <w:spacing w:line="360" w:lineRule="auto"/>
              <w:rPr>
                <w:lang w:val="en-CA"/>
              </w:rPr>
            </w:pPr>
            <w:r w:rsidRPr="00B466A8">
              <w:rPr>
                <w:lang w:val="en-CA"/>
              </w:rPr>
              <w:t>-123.076</w:t>
            </w:r>
          </w:p>
        </w:tc>
      </w:tr>
      <w:tr w:rsidR="00B466A8" w14:paraId="23073AEA" w14:textId="77777777" w:rsidTr="0068185E">
        <w:tc>
          <w:tcPr>
            <w:tcW w:w="2337" w:type="dxa"/>
          </w:tcPr>
          <w:p w14:paraId="792840EC" w14:textId="136A94E9" w:rsidR="00B466A8" w:rsidRDefault="00B466A8" w:rsidP="00B466A8">
            <w:pPr>
              <w:spacing w:line="360" w:lineRule="auto"/>
              <w:rPr>
                <w:lang w:val="en-CA"/>
              </w:rPr>
            </w:pPr>
            <w:r>
              <w:rPr>
                <w:lang w:val="en-CA"/>
              </w:rPr>
              <w:t>Moberly Park</w:t>
            </w:r>
          </w:p>
        </w:tc>
        <w:tc>
          <w:tcPr>
            <w:tcW w:w="2337" w:type="dxa"/>
          </w:tcPr>
          <w:p w14:paraId="184F9446" w14:textId="40A3F1AB" w:rsidR="00B466A8" w:rsidRDefault="00B466A8" w:rsidP="00B466A8">
            <w:pPr>
              <w:spacing w:line="360" w:lineRule="auto"/>
              <w:rPr>
                <w:lang w:val="en-CA"/>
              </w:rPr>
            </w:pPr>
            <w:r w:rsidRPr="00AF18FA">
              <w:rPr>
                <w:lang w:val="en-CA"/>
              </w:rPr>
              <w:t>Control</w:t>
            </w:r>
          </w:p>
        </w:tc>
        <w:tc>
          <w:tcPr>
            <w:tcW w:w="2338" w:type="dxa"/>
          </w:tcPr>
          <w:p w14:paraId="3FF802B1" w14:textId="59550600" w:rsidR="00B466A8" w:rsidRDefault="00B466A8" w:rsidP="00B466A8">
            <w:pPr>
              <w:spacing w:line="360" w:lineRule="auto"/>
              <w:rPr>
                <w:lang w:val="en-CA"/>
              </w:rPr>
            </w:pPr>
            <w:r w:rsidRPr="00B466A8">
              <w:rPr>
                <w:lang w:val="en-CA"/>
              </w:rPr>
              <w:t>49.215687</w:t>
            </w:r>
          </w:p>
        </w:tc>
        <w:tc>
          <w:tcPr>
            <w:tcW w:w="2338" w:type="dxa"/>
          </w:tcPr>
          <w:p w14:paraId="288C2229" w14:textId="2DD40B10" w:rsidR="00B466A8" w:rsidRDefault="00B466A8" w:rsidP="00B466A8">
            <w:pPr>
              <w:spacing w:line="360" w:lineRule="auto"/>
              <w:rPr>
                <w:lang w:val="en-CA"/>
              </w:rPr>
            </w:pPr>
            <w:r w:rsidRPr="00B466A8">
              <w:rPr>
                <w:lang w:val="en-CA"/>
              </w:rPr>
              <w:t>-123.086136</w:t>
            </w:r>
          </w:p>
        </w:tc>
      </w:tr>
      <w:tr w:rsidR="00B466A8" w14:paraId="229A423C" w14:textId="77777777" w:rsidTr="0068185E">
        <w:tc>
          <w:tcPr>
            <w:tcW w:w="2337" w:type="dxa"/>
          </w:tcPr>
          <w:p w14:paraId="67FDDA68" w14:textId="68B27AB0" w:rsidR="00B466A8" w:rsidRDefault="00B466A8" w:rsidP="00B466A8">
            <w:pPr>
              <w:spacing w:line="360" w:lineRule="auto"/>
              <w:rPr>
                <w:lang w:val="en-CA"/>
              </w:rPr>
            </w:pPr>
            <w:r>
              <w:rPr>
                <w:lang w:val="en-CA"/>
              </w:rPr>
              <w:t>Quilchena Park</w:t>
            </w:r>
          </w:p>
        </w:tc>
        <w:tc>
          <w:tcPr>
            <w:tcW w:w="2337" w:type="dxa"/>
          </w:tcPr>
          <w:p w14:paraId="10B0BE2C" w14:textId="6C7B0A41" w:rsidR="00B466A8" w:rsidRDefault="00B466A8" w:rsidP="00B466A8">
            <w:pPr>
              <w:spacing w:line="360" w:lineRule="auto"/>
              <w:rPr>
                <w:lang w:val="en-CA"/>
              </w:rPr>
            </w:pPr>
            <w:r w:rsidRPr="00AF18FA">
              <w:rPr>
                <w:lang w:val="en-CA"/>
              </w:rPr>
              <w:t>Control</w:t>
            </w:r>
          </w:p>
        </w:tc>
        <w:tc>
          <w:tcPr>
            <w:tcW w:w="2338" w:type="dxa"/>
          </w:tcPr>
          <w:p w14:paraId="677C5C9F" w14:textId="10655B57" w:rsidR="00B466A8" w:rsidRDefault="00B466A8" w:rsidP="00B466A8">
            <w:pPr>
              <w:spacing w:line="360" w:lineRule="auto"/>
              <w:rPr>
                <w:lang w:val="en-CA"/>
              </w:rPr>
            </w:pPr>
            <w:r w:rsidRPr="00B466A8">
              <w:rPr>
                <w:lang w:val="en-CA"/>
              </w:rPr>
              <w:t>49.242885</w:t>
            </w:r>
          </w:p>
        </w:tc>
        <w:tc>
          <w:tcPr>
            <w:tcW w:w="2338" w:type="dxa"/>
          </w:tcPr>
          <w:p w14:paraId="28FA3A45" w14:textId="1B6DC87D" w:rsidR="00B466A8" w:rsidRDefault="00B466A8" w:rsidP="00B466A8">
            <w:pPr>
              <w:spacing w:line="360" w:lineRule="auto"/>
              <w:rPr>
                <w:lang w:val="en-CA"/>
              </w:rPr>
            </w:pPr>
            <w:r w:rsidRPr="00B466A8">
              <w:rPr>
                <w:lang w:val="en-CA"/>
              </w:rPr>
              <w:t>-123.148097</w:t>
            </w:r>
          </w:p>
        </w:tc>
      </w:tr>
    </w:tbl>
    <w:p w14:paraId="06D74982" w14:textId="77777777" w:rsidR="006F290C" w:rsidRDefault="006F290C">
      <w:pPr>
        <w:rPr>
          <w:b/>
          <w:bCs/>
          <w:lang w:val="en-CA"/>
        </w:rPr>
      </w:pPr>
      <w:r>
        <w:rPr>
          <w:b/>
          <w:bCs/>
          <w:lang w:val="en-CA"/>
        </w:rPr>
        <w:br w:type="page"/>
      </w:r>
    </w:p>
    <w:p w14:paraId="1B29550F" w14:textId="2B8BD9D3" w:rsidR="006F290C" w:rsidRDefault="006F290C" w:rsidP="006F290C">
      <w:pPr>
        <w:rPr>
          <w:b/>
          <w:bCs/>
          <w:lang w:val="en-CA"/>
        </w:rPr>
      </w:pPr>
      <w:r>
        <w:rPr>
          <w:b/>
          <w:bCs/>
          <w:lang w:val="en-CA"/>
        </w:rPr>
        <w:lastRenderedPageBreak/>
        <w:t xml:space="preserve">Table S2: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r>
        <w:rPr>
          <w:b/>
          <w:bCs/>
          <w:lang w:val="en-CA"/>
        </w:rPr>
        <w:t>abundance GLM</w:t>
      </w:r>
      <w:ins w:id="793" w:author="Jens Christian Ulrich" w:date="2025-09-10T15:18:00Z" w16du:dateUtc="2025-09-10T19:18:00Z">
        <w:r w:rsidR="007466C2">
          <w:rPr>
            <w:b/>
            <w:bCs/>
            <w:lang w:val="en-CA"/>
          </w:rPr>
          <w:t>M</w:t>
        </w:r>
      </w:ins>
      <w:r>
        <w:rPr>
          <w:b/>
          <w:bCs/>
          <w:lang w:val="en-CA"/>
        </w:rPr>
        <w:t xml:space="preserve">. </w:t>
      </w:r>
    </w:p>
    <w:tbl>
      <w:tblPr>
        <w:tblStyle w:val="TableGrid"/>
        <w:tblW w:w="9715" w:type="dxa"/>
        <w:tblLook w:val="04A0" w:firstRow="1" w:lastRow="0" w:firstColumn="1" w:lastColumn="0" w:noHBand="0" w:noVBand="1"/>
      </w:tblPr>
      <w:tblGrid>
        <w:gridCol w:w="1615"/>
        <w:gridCol w:w="2880"/>
        <w:gridCol w:w="2340"/>
        <w:gridCol w:w="2880"/>
      </w:tblGrid>
      <w:tr w:rsidR="00EF73EB" w14:paraId="4B85A406" w14:textId="7833C3C2" w:rsidTr="00EF73EB">
        <w:tc>
          <w:tcPr>
            <w:tcW w:w="1615" w:type="dxa"/>
          </w:tcPr>
          <w:p w14:paraId="058C08AC" w14:textId="70B7BD12" w:rsidR="00EF73EB" w:rsidRDefault="00EF73EB" w:rsidP="00EF73EB">
            <w:pPr>
              <w:spacing w:line="276" w:lineRule="auto"/>
              <w:rPr>
                <w:b/>
                <w:bCs/>
                <w:lang w:val="en-CA"/>
              </w:rPr>
            </w:pPr>
            <w:r>
              <w:rPr>
                <w:b/>
                <w:bCs/>
                <w:lang w:val="en-CA"/>
              </w:rPr>
              <w:t>Parameter</w:t>
            </w:r>
          </w:p>
        </w:tc>
        <w:tc>
          <w:tcPr>
            <w:tcW w:w="2880" w:type="dxa"/>
          </w:tcPr>
          <w:p w14:paraId="68356D46" w14:textId="116FC08E" w:rsidR="00EF73EB" w:rsidRDefault="00EF73EB" w:rsidP="00EF73EB">
            <w:pPr>
              <w:spacing w:line="276" w:lineRule="auto"/>
              <w:rPr>
                <w:b/>
                <w:bCs/>
                <w:lang w:val="en-CA"/>
              </w:rPr>
            </w:pPr>
            <w:r>
              <w:rPr>
                <w:b/>
                <w:bCs/>
                <w:lang w:val="en-CA"/>
              </w:rPr>
              <w:t>Parameter meaning</w:t>
            </w:r>
          </w:p>
        </w:tc>
        <w:tc>
          <w:tcPr>
            <w:tcW w:w="2340" w:type="dxa"/>
          </w:tcPr>
          <w:p w14:paraId="64ADF882" w14:textId="7589EF4A" w:rsidR="00EF73EB" w:rsidRDefault="00EF73EB" w:rsidP="00EF73EB">
            <w:pPr>
              <w:spacing w:line="276" w:lineRule="auto"/>
              <w:rPr>
                <w:b/>
                <w:bCs/>
                <w:lang w:val="en-CA"/>
              </w:rPr>
            </w:pPr>
            <w:r>
              <w:rPr>
                <w:b/>
                <w:bCs/>
                <w:lang w:val="en-CA"/>
              </w:rPr>
              <w:t>Prior Distribution</w:t>
            </w:r>
          </w:p>
        </w:tc>
        <w:tc>
          <w:tcPr>
            <w:tcW w:w="2880" w:type="dxa"/>
          </w:tcPr>
          <w:p w14:paraId="74E9E99A" w14:textId="4A9340F8" w:rsidR="00EF73EB" w:rsidRDefault="00EF73EB" w:rsidP="00EF73EB">
            <w:pPr>
              <w:spacing w:line="276" w:lineRule="auto"/>
              <w:rPr>
                <w:b/>
                <w:bCs/>
                <w:lang w:val="en-CA"/>
              </w:rPr>
            </w:pPr>
            <w:r>
              <w:rPr>
                <w:b/>
                <w:bCs/>
                <w:lang w:val="en-CA"/>
              </w:rPr>
              <w:t>Justification</w:t>
            </w:r>
          </w:p>
        </w:tc>
      </w:tr>
      <w:tr w:rsidR="00EF73EB" w14:paraId="32326AA2" w14:textId="4CB3AA29" w:rsidTr="00EF73EB">
        <w:tc>
          <w:tcPr>
            <w:tcW w:w="1615" w:type="dxa"/>
          </w:tcPr>
          <w:p w14:paraId="60F24B40" w14:textId="170C021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4A3DD015" w14:textId="12C8B2B9" w:rsidR="00EF73EB" w:rsidRPr="006F290C" w:rsidRDefault="00EF73EB" w:rsidP="00EF73EB">
            <w:pPr>
              <w:spacing w:line="276" w:lineRule="auto"/>
              <w:rPr>
                <w:lang w:val="en-CA"/>
              </w:rPr>
            </w:pPr>
            <w:r>
              <w:rPr>
                <w:lang w:val="en-CA"/>
              </w:rPr>
              <w:t>Global intercept</w:t>
            </w:r>
          </w:p>
        </w:tc>
        <w:tc>
          <w:tcPr>
            <w:tcW w:w="2340" w:type="dxa"/>
          </w:tcPr>
          <w:p w14:paraId="40649CCE" w14:textId="2113CCAB"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393D26B" w14:textId="1FD4EED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55FD0DEE" w14:textId="78FC1F72" w:rsidTr="00EF73EB">
        <w:tc>
          <w:tcPr>
            <w:tcW w:w="1615" w:type="dxa"/>
          </w:tcPr>
          <w:p w14:paraId="53318D1C" w14:textId="3D71C8B0"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2EFF5738" w14:textId="722DA589" w:rsidR="00EF73EB" w:rsidRPr="006F290C" w:rsidRDefault="00EF73EB" w:rsidP="00EF73EB">
            <w:pPr>
              <w:spacing w:line="276" w:lineRule="auto"/>
              <w:rPr>
                <w:lang w:val="en-CA"/>
              </w:rPr>
            </w:pPr>
            <w:r>
              <w:rPr>
                <w:lang w:val="en-CA"/>
              </w:rPr>
              <w:t>Species-specific intercept effects</w:t>
            </w:r>
          </w:p>
        </w:tc>
        <w:tc>
          <w:tcPr>
            <w:tcW w:w="2340" w:type="dxa"/>
          </w:tcPr>
          <w:p w14:paraId="14C1D657" w14:textId="4F7AA229"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B4F4AAD" w14:textId="36FCEB20"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60A9AB8D" w14:textId="2BF0CF34" w:rsidTr="00EF73EB">
        <w:tc>
          <w:tcPr>
            <w:tcW w:w="1615" w:type="dxa"/>
          </w:tcPr>
          <w:p w14:paraId="680C49E3" w14:textId="4084DA61"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3A7B6EEB" w14:textId="0F05A679" w:rsidR="00EF73EB" w:rsidRPr="006F290C" w:rsidRDefault="00EF73EB" w:rsidP="00EF73EB">
            <w:pPr>
              <w:spacing w:line="276" w:lineRule="auto"/>
              <w:rPr>
                <w:lang w:val="en-CA"/>
              </w:rPr>
            </w:pPr>
            <w:del w:id="794" w:author="Jens Ulrich" w:date="2025-08-19T12:12:00Z" w16du:dateUtc="2025-08-19T19:12:00Z">
              <w:r w:rsidDel="00790A26">
                <w:rPr>
                  <w:lang w:val="en-CA"/>
                </w:rPr>
                <w:delText>Variation in</w:delText>
              </w:r>
            </w:del>
            <w:ins w:id="795" w:author="Jens Ulrich" w:date="2025-08-19T12:12:00Z" w16du:dateUtc="2025-08-19T19:12:00Z">
              <w:r w:rsidR="00790A26">
                <w:rPr>
                  <w:lang w:val="en-CA"/>
                </w:rPr>
                <w:t>Standard deviation of</w:t>
              </w:r>
            </w:ins>
            <w:r>
              <w:rPr>
                <w:lang w:val="en-CA"/>
              </w:rPr>
              <w:t xml:space="preserve"> species-specific intercept effects</w:t>
            </w:r>
          </w:p>
        </w:tc>
        <w:tc>
          <w:tcPr>
            <w:tcW w:w="2340" w:type="dxa"/>
          </w:tcPr>
          <w:p w14:paraId="2C5B04F7" w14:textId="11A85C16"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049B736" w14:textId="1E5827D5"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09CB2B25" w14:textId="37066ABC" w:rsidTr="00EF73EB">
        <w:tc>
          <w:tcPr>
            <w:tcW w:w="1615" w:type="dxa"/>
          </w:tcPr>
          <w:p w14:paraId="68272992" w14:textId="7E88E327"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4172AEB7" w14:textId="1AD35968" w:rsidR="00EF73EB" w:rsidRPr="006F290C" w:rsidRDefault="00EF73EB" w:rsidP="00EF73EB">
            <w:pPr>
              <w:spacing w:line="276" w:lineRule="auto"/>
              <w:rPr>
                <w:lang w:val="en-CA"/>
              </w:rPr>
            </w:pPr>
            <w:r>
              <w:rPr>
                <w:lang w:val="en-CA"/>
              </w:rPr>
              <w:t>Site-specific intercept effects</w:t>
            </w:r>
          </w:p>
        </w:tc>
        <w:tc>
          <w:tcPr>
            <w:tcW w:w="2340" w:type="dxa"/>
          </w:tcPr>
          <w:p w14:paraId="67A572CD" w14:textId="26AFEB18"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C397927" w14:textId="6B079E7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A1CC4C4" w14:textId="13E99241" w:rsidTr="00EF73EB">
        <w:tc>
          <w:tcPr>
            <w:tcW w:w="1615" w:type="dxa"/>
          </w:tcPr>
          <w:p w14:paraId="5242EF73" w14:textId="291550E4" w:rsidR="00EF73EB" w:rsidRPr="006F290C" w:rsidRDefault="00000000" w:rsidP="00EF73E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6CE8F3C7" w14:textId="69F678B1" w:rsidR="00EF73EB" w:rsidRPr="006F290C" w:rsidRDefault="00EF73EB" w:rsidP="00EF73EB">
            <w:pPr>
              <w:spacing w:line="276" w:lineRule="auto"/>
              <w:rPr>
                <w:lang w:val="en-CA"/>
              </w:rPr>
            </w:pPr>
            <w:r>
              <w:rPr>
                <w:lang w:val="en-CA"/>
              </w:rPr>
              <w:t>Variation in site-specific intercept effects</w:t>
            </w:r>
          </w:p>
        </w:tc>
        <w:tc>
          <w:tcPr>
            <w:tcW w:w="2340" w:type="dxa"/>
          </w:tcPr>
          <w:p w14:paraId="3FDD13CD" w14:textId="3CBEC8D9"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29C8D3A" w14:textId="61FE120E"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E2B301A" w14:textId="4AE293BB" w:rsidTr="00EF73EB">
        <w:tc>
          <w:tcPr>
            <w:tcW w:w="1615" w:type="dxa"/>
          </w:tcPr>
          <w:p w14:paraId="3CB58D90" w14:textId="53B14BF2" w:rsidR="00EF73EB" w:rsidRPr="006F290C" w:rsidRDefault="00000000" w:rsidP="00EF73E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1C04989E" w14:textId="6FEA8A77" w:rsidR="00EF73EB" w:rsidRPr="006F290C" w:rsidRDefault="00EF73EB" w:rsidP="00EF73EB">
            <w:pPr>
              <w:spacing w:line="276" w:lineRule="auto"/>
              <w:rPr>
                <w:lang w:val="en-CA"/>
              </w:rPr>
            </w:pPr>
            <w:r>
              <w:rPr>
                <w:lang w:val="en-CA"/>
              </w:rPr>
              <w:t>Year intercept effects</w:t>
            </w:r>
          </w:p>
        </w:tc>
        <w:tc>
          <w:tcPr>
            <w:tcW w:w="2340" w:type="dxa"/>
          </w:tcPr>
          <w:p w14:paraId="775FADED" w14:textId="450EB5E0" w:rsidR="00EF73EB" w:rsidRPr="006F290C" w:rsidRDefault="00EF73EB" w:rsidP="00EF73E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714A4679" w14:textId="61FA7F9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5AE8F07" w14:textId="497E831F" w:rsidTr="00EF73EB">
        <w:tc>
          <w:tcPr>
            <w:tcW w:w="1615" w:type="dxa"/>
          </w:tcPr>
          <w:p w14:paraId="6410F58C" w14:textId="7295E8E1"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9A8ECFF" w14:textId="592606BD" w:rsidR="002D10BC" w:rsidRPr="006F290C" w:rsidRDefault="002D10BC" w:rsidP="002D10BC">
            <w:pPr>
              <w:spacing w:line="276" w:lineRule="auto"/>
              <w:rPr>
                <w:lang w:val="en-CA"/>
              </w:rPr>
            </w:pPr>
            <w:r>
              <w:rPr>
                <w:lang w:val="en-CA"/>
              </w:rPr>
              <w:t>Species-specific effects of restoration</w:t>
            </w:r>
          </w:p>
        </w:tc>
        <w:tc>
          <w:tcPr>
            <w:tcW w:w="2340" w:type="dxa"/>
          </w:tcPr>
          <w:p w14:paraId="6098FD7A" w14:textId="4E73A9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15791D26" w14:textId="55CB8FFD"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D653F9" w14:textId="625FE8F5" w:rsidTr="00EF73EB">
        <w:tc>
          <w:tcPr>
            <w:tcW w:w="1615" w:type="dxa"/>
          </w:tcPr>
          <w:p w14:paraId="79E120D2" w14:textId="39C61266"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CB50E27" w14:textId="03702E7D"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58ECBD5E" w14:textId="5E5CB99E"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478FB03" w14:textId="752C08D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5F9BFF72" w14:textId="00426D2C" w:rsidTr="00EF73EB">
        <w:tc>
          <w:tcPr>
            <w:tcW w:w="1615" w:type="dxa"/>
          </w:tcPr>
          <w:p w14:paraId="71B31D46" w14:textId="5BA237E2" w:rsidR="00EF73EB" w:rsidRPr="006F290C" w:rsidRDefault="00EF73EB" w:rsidP="00EF73E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7F7709ED" w14:textId="4190903E" w:rsidR="00EF73EB" w:rsidRPr="006F290C" w:rsidRDefault="00EF73EB" w:rsidP="00EF73EB">
            <w:pPr>
              <w:spacing w:line="276" w:lineRule="auto"/>
              <w:rPr>
                <w:lang w:val="en-CA"/>
              </w:rPr>
            </w:pPr>
            <w:r>
              <w:rPr>
                <w:lang w:val="en-CA"/>
              </w:rPr>
              <w:t>Negative binomial dispersion parameter</w:t>
            </w:r>
          </w:p>
        </w:tc>
        <w:tc>
          <w:tcPr>
            <w:tcW w:w="2340" w:type="dxa"/>
          </w:tcPr>
          <w:p w14:paraId="14C4C0E9" w14:textId="7828BBC0" w:rsidR="00EF73EB" w:rsidRPr="006F290C" w:rsidRDefault="00EF73EB" w:rsidP="00EF73E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0F62E49D" w14:textId="508929AA" w:rsidR="00EF73EB" w:rsidRDefault="00EF73EB" w:rsidP="00EF73E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bl>
    <w:p w14:paraId="01707E25" w14:textId="77777777" w:rsidR="00EF73EB" w:rsidRDefault="00EF73EB">
      <w:pPr>
        <w:rPr>
          <w:b/>
          <w:bCs/>
          <w:lang w:val="en-CA"/>
        </w:rPr>
      </w:pPr>
      <w:r>
        <w:rPr>
          <w:b/>
          <w:bCs/>
          <w:lang w:val="en-CA"/>
        </w:rPr>
        <w:br w:type="page"/>
      </w:r>
    </w:p>
    <w:p w14:paraId="6C8DDC82" w14:textId="5FE3D728" w:rsidR="006F290C" w:rsidRDefault="006F290C" w:rsidP="006F290C">
      <w:pPr>
        <w:rPr>
          <w:b/>
          <w:bCs/>
          <w:lang w:val="en-CA"/>
        </w:rPr>
      </w:pPr>
      <w:r>
        <w:rPr>
          <w:b/>
          <w:bCs/>
          <w:lang w:val="en-CA"/>
        </w:rPr>
        <w:lastRenderedPageBreak/>
        <w:t>Table S</w:t>
      </w:r>
      <w:r w:rsidR="00EF73EB">
        <w:rPr>
          <w:b/>
          <w:bCs/>
          <w:lang w:val="en-CA"/>
        </w:rPr>
        <w:t>3</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binmix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EF73EB" w14:paraId="17CD8F01" w14:textId="77777777" w:rsidTr="00122CFB">
        <w:tc>
          <w:tcPr>
            <w:tcW w:w="1615" w:type="dxa"/>
          </w:tcPr>
          <w:p w14:paraId="7A824C7C" w14:textId="77777777" w:rsidR="00EF73EB" w:rsidRDefault="00EF73EB" w:rsidP="00122CFB">
            <w:pPr>
              <w:spacing w:line="276" w:lineRule="auto"/>
              <w:rPr>
                <w:b/>
                <w:bCs/>
                <w:lang w:val="en-CA"/>
              </w:rPr>
            </w:pPr>
            <w:r>
              <w:rPr>
                <w:b/>
                <w:bCs/>
                <w:lang w:val="en-CA"/>
              </w:rPr>
              <w:t>Parameter</w:t>
            </w:r>
          </w:p>
        </w:tc>
        <w:tc>
          <w:tcPr>
            <w:tcW w:w="2880" w:type="dxa"/>
          </w:tcPr>
          <w:p w14:paraId="73BD20C3" w14:textId="77777777" w:rsidR="00EF73EB" w:rsidRDefault="00EF73EB" w:rsidP="00122CFB">
            <w:pPr>
              <w:spacing w:line="276" w:lineRule="auto"/>
              <w:rPr>
                <w:b/>
                <w:bCs/>
                <w:lang w:val="en-CA"/>
              </w:rPr>
            </w:pPr>
            <w:r>
              <w:rPr>
                <w:b/>
                <w:bCs/>
                <w:lang w:val="en-CA"/>
              </w:rPr>
              <w:t>Parameter meaning</w:t>
            </w:r>
          </w:p>
        </w:tc>
        <w:tc>
          <w:tcPr>
            <w:tcW w:w="2340" w:type="dxa"/>
          </w:tcPr>
          <w:p w14:paraId="399ED273" w14:textId="77777777" w:rsidR="00EF73EB" w:rsidRDefault="00EF73EB" w:rsidP="00122CFB">
            <w:pPr>
              <w:spacing w:line="276" w:lineRule="auto"/>
              <w:rPr>
                <w:b/>
                <w:bCs/>
                <w:lang w:val="en-CA"/>
              </w:rPr>
            </w:pPr>
            <w:r>
              <w:rPr>
                <w:b/>
                <w:bCs/>
                <w:lang w:val="en-CA"/>
              </w:rPr>
              <w:t>Prior Distribution</w:t>
            </w:r>
          </w:p>
        </w:tc>
        <w:tc>
          <w:tcPr>
            <w:tcW w:w="2880" w:type="dxa"/>
          </w:tcPr>
          <w:p w14:paraId="1CFC5820" w14:textId="77777777" w:rsidR="00EF73EB" w:rsidRDefault="00EF73EB" w:rsidP="00122CFB">
            <w:pPr>
              <w:spacing w:line="276" w:lineRule="auto"/>
              <w:rPr>
                <w:b/>
                <w:bCs/>
                <w:lang w:val="en-CA"/>
              </w:rPr>
            </w:pPr>
            <w:r>
              <w:rPr>
                <w:b/>
                <w:bCs/>
                <w:lang w:val="en-CA"/>
              </w:rPr>
              <w:t>Justification</w:t>
            </w:r>
          </w:p>
        </w:tc>
      </w:tr>
      <w:tr w:rsidR="00EF73EB" w14:paraId="1986F2B0" w14:textId="77777777" w:rsidTr="00122CFB">
        <w:tc>
          <w:tcPr>
            <w:tcW w:w="9715" w:type="dxa"/>
            <w:gridSpan w:val="4"/>
          </w:tcPr>
          <w:p w14:paraId="4051B484" w14:textId="7544265B" w:rsidR="00EF73EB" w:rsidRPr="00EF73EB" w:rsidRDefault="00EF73EB" w:rsidP="00EF73E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EF73EB" w14:paraId="0F268F1B" w14:textId="77777777" w:rsidTr="00122CFB">
        <w:tc>
          <w:tcPr>
            <w:tcW w:w="1615" w:type="dxa"/>
          </w:tcPr>
          <w:p w14:paraId="43F3E8DD"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F393568" w14:textId="77777777" w:rsidR="00EF73EB" w:rsidRPr="006F290C" w:rsidRDefault="00EF73EB" w:rsidP="00122CFB">
            <w:pPr>
              <w:spacing w:line="276" w:lineRule="auto"/>
              <w:rPr>
                <w:lang w:val="en-CA"/>
              </w:rPr>
            </w:pPr>
            <w:r>
              <w:rPr>
                <w:lang w:val="en-CA"/>
              </w:rPr>
              <w:t>Global intercept</w:t>
            </w:r>
          </w:p>
        </w:tc>
        <w:tc>
          <w:tcPr>
            <w:tcW w:w="2340" w:type="dxa"/>
          </w:tcPr>
          <w:p w14:paraId="50C2CFCA"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AA5FB5"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497A5B7C" w14:textId="77777777" w:rsidTr="00122CFB">
        <w:tc>
          <w:tcPr>
            <w:tcW w:w="1615" w:type="dxa"/>
          </w:tcPr>
          <w:p w14:paraId="554CA4F2"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860C335" w14:textId="77777777" w:rsidR="00EF73EB" w:rsidRPr="006F290C" w:rsidRDefault="00EF73EB" w:rsidP="00122CFB">
            <w:pPr>
              <w:spacing w:line="276" w:lineRule="auto"/>
              <w:rPr>
                <w:lang w:val="en-CA"/>
              </w:rPr>
            </w:pPr>
            <w:r>
              <w:rPr>
                <w:lang w:val="en-CA"/>
              </w:rPr>
              <w:t>Species-specific intercept effects</w:t>
            </w:r>
          </w:p>
        </w:tc>
        <w:tc>
          <w:tcPr>
            <w:tcW w:w="2340" w:type="dxa"/>
          </w:tcPr>
          <w:p w14:paraId="332DCCA7"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7F10FB01"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755ED05E" w14:textId="77777777" w:rsidTr="00122CFB">
        <w:tc>
          <w:tcPr>
            <w:tcW w:w="1615" w:type="dxa"/>
          </w:tcPr>
          <w:p w14:paraId="76148347"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0BFD35D4" w14:textId="781C7E99" w:rsidR="00EF73EB" w:rsidRPr="006F290C" w:rsidRDefault="00790A26" w:rsidP="00122CFB">
            <w:pPr>
              <w:spacing w:line="276" w:lineRule="auto"/>
              <w:rPr>
                <w:lang w:val="en-CA"/>
              </w:rPr>
            </w:pPr>
            <w:ins w:id="796" w:author="Jens Ulrich" w:date="2025-08-19T12:12:00Z" w16du:dateUtc="2025-08-19T19:12:00Z">
              <w:r>
                <w:rPr>
                  <w:lang w:val="en-CA"/>
                </w:rPr>
                <w:t>Standard deviation of species-specific intercept effects</w:t>
              </w:r>
            </w:ins>
            <w:del w:id="797" w:author="Jens Ulrich" w:date="2025-08-19T12:12:00Z" w16du:dateUtc="2025-08-19T19:12:00Z">
              <w:r w:rsidR="00EF73EB" w:rsidDel="00790A26">
                <w:rPr>
                  <w:lang w:val="en-CA"/>
                </w:rPr>
                <w:delText>Variation in species-specific intercept effects</w:delText>
              </w:r>
            </w:del>
          </w:p>
        </w:tc>
        <w:tc>
          <w:tcPr>
            <w:tcW w:w="2340" w:type="dxa"/>
          </w:tcPr>
          <w:p w14:paraId="0C06C363"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7A82575F"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14BD982B" w14:textId="77777777" w:rsidTr="00122CFB">
        <w:tc>
          <w:tcPr>
            <w:tcW w:w="1615" w:type="dxa"/>
          </w:tcPr>
          <w:p w14:paraId="516CA5E7"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50255D38" w14:textId="77777777" w:rsidR="00EF73EB" w:rsidRPr="006F290C" w:rsidRDefault="00EF73EB" w:rsidP="00122CFB">
            <w:pPr>
              <w:spacing w:line="276" w:lineRule="auto"/>
              <w:rPr>
                <w:lang w:val="en-CA"/>
              </w:rPr>
            </w:pPr>
            <w:r>
              <w:rPr>
                <w:lang w:val="en-CA"/>
              </w:rPr>
              <w:t>Site-specific intercept effects</w:t>
            </w:r>
          </w:p>
        </w:tc>
        <w:tc>
          <w:tcPr>
            <w:tcW w:w="2340" w:type="dxa"/>
          </w:tcPr>
          <w:p w14:paraId="44760011"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7DED5407"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EF73EB" w14:paraId="34C9A82D" w14:textId="77777777" w:rsidTr="00122CFB">
        <w:tc>
          <w:tcPr>
            <w:tcW w:w="1615" w:type="dxa"/>
          </w:tcPr>
          <w:p w14:paraId="48835468" w14:textId="77777777" w:rsidR="00EF73EB"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7149E8C1" w14:textId="77777777" w:rsidR="00EF73EB" w:rsidRPr="006F290C" w:rsidRDefault="00EF73EB" w:rsidP="00122CFB">
            <w:pPr>
              <w:spacing w:line="276" w:lineRule="auto"/>
              <w:rPr>
                <w:lang w:val="en-CA"/>
              </w:rPr>
            </w:pPr>
            <w:r>
              <w:rPr>
                <w:lang w:val="en-CA"/>
              </w:rPr>
              <w:t>Variation in site-specific intercept effects</w:t>
            </w:r>
          </w:p>
        </w:tc>
        <w:tc>
          <w:tcPr>
            <w:tcW w:w="2340" w:type="dxa"/>
          </w:tcPr>
          <w:p w14:paraId="3B731F30"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4A803DA4"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34D8BAE4" w14:textId="77777777" w:rsidTr="00122CFB">
        <w:tc>
          <w:tcPr>
            <w:tcW w:w="1615" w:type="dxa"/>
          </w:tcPr>
          <w:p w14:paraId="374599E5" w14:textId="77777777" w:rsidR="00EF73EB"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042DADFA" w14:textId="77777777" w:rsidR="00EF73EB" w:rsidRPr="006F290C" w:rsidRDefault="00EF73EB" w:rsidP="00122CFB">
            <w:pPr>
              <w:spacing w:line="276" w:lineRule="auto"/>
              <w:rPr>
                <w:lang w:val="en-CA"/>
              </w:rPr>
            </w:pPr>
            <w:r>
              <w:rPr>
                <w:lang w:val="en-CA"/>
              </w:rPr>
              <w:t>Year intercept effects</w:t>
            </w:r>
          </w:p>
        </w:tc>
        <w:tc>
          <w:tcPr>
            <w:tcW w:w="2340" w:type="dxa"/>
          </w:tcPr>
          <w:p w14:paraId="677803BE"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02348B82"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8AF226D" w14:textId="77777777" w:rsidTr="00122CFB">
        <w:tc>
          <w:tcPr>
            <w:tcW w:w="1615" w:type="dxa"/>
          </w:tcPr>
          <w:p w14:paraId="79868D4D"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9E7B6F6"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0962DC1A" w14:textId="5A0EF29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0A29807" w14:textId="0CC8561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FF92AAE" w14:textId="77777777" w:rsidTr="00122CFB">
        <w:tc>
          <w:tcPr>
            <w:tcW w:w="1615" w:type="dxa"/>
          </w:tcPr>
          <w:p w14:paraId="21C8A04B"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28BA17EB"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6344E78" w14:textId="58EB4191"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1FB2F8A2" w14:textId="168C6FF0"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EF73EB" w14:paraId="63528D5D" w14:textId="77777777" w:rsidTr="00122CFB">
        <w:tc>
          <w:tcPr>
            <w:tcW w:w="1615" w:type="dxa"/>
          </w:tcPr>
          <w:p w14:paraId="04E72829" w14:textId="77777777" w:rsidR="00EF73EB" w:rsidRPr="006F290C" w:rsidRDefault="00EF73EB"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2FC634B" w14:textId="77777777" w:rsidR="00EF73EB" w:rsidRPr="006F290C" w:rsidRDefault="00EF73EB" w:rsidP="00122CFB">
            <w:pPr>
              <w:spacing w:line="276" w:lineRule="auto"/>
              <w:rPr>
                <w:lang w:val="en-CA"/>
              </w:rPr>
            </w:pPr>
            <w:r>
              <w:rPr>
                <w:lang w:val="en-CA"/>
              </w:rPr>
              <w:t>Negative binomial dispersion parameter</w:t>
            </w:r>
          </w:p>
        </w:tc>
        <w:tc>
          <w:tcPr>
            <w:tcW w:w="2340" w:type="dxa"/>
          </w:tcPr>
          <w:p w14:paraId="177A0925" w14:textId="77777777" w:rsidR="00EF73EB" w:rsidRPr="006F290C" w:rsidRDefault="00EF73EB"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FBD7C33" w14:textId="77777777" w:rsidR="00EF73EB" w:rsidRDefault="00EF73EB"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6980EC01" w14:textId="77777777" w:rsidTr="00122CFB">
        <w:tc>
          <w:tcPr>
            <w:tcW w:w="9715" w:type="dxa"/>
            <w:gridSpan w:val="4"/>
          </w:tcPr>
          <w:p w14:paraId="45730B2F" w14:textId="74283121" w:rsidR="002D10BC" w:rsidRDefault="002D10BC" w:rsidP="002D10BC">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2F74B582" w14:textId="77777777" w:rsidTr="00122CFB">
        <w:tc>
          <w:tcPr>
            <w:tcW w:w="1615" w:type="dxa"/>
          </w:tcPr>
          <w:p w14:paraId="5CFB9AAA" w14:textId="4AFB193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3B69539C" w14:textId="0487ACF1" w:rsidR="002D10BC" w:rsidRDefault="002D10BC" w:rsidP="002D10BC">
            <w:pPr>
              <w:spacing w:line="276" w:lineRule="auto"/>
              <w:rPr>
                <w:lang w:val="en-CA"/>
              </w:rPr>
            </w:pPr>
            <w:r>
              <w:rPr>
                <w:lang w:val="en-CA"/>
              </w:rPr>
              <w:t>Global intercept</w:t>
            </w:r>
          </w:p>
        </w:tc>
        <w:tc>
          <w:tcPr>
            <w:tcW w:w="2340" w:type="dxa"/>
          </w:tcPr>
          <w:p w14:paraId="52B95812" w14:textId="640253E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2B74808F" w14:textId="485A4B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8A81D51" w14:textId="77777777" w:rsidTr="00122CFB">
        <w:tc>
          <w:tcPr>
            <w:tcW w:w="1615" w:type="dxa"/>
          </w:tcPr>
          <w:p w14:paraId="4074E23A" w14:textId="12F147E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5F179399" w14:textId="16980765" w:rsidR="002D10BC" w:rsidRDefault="002D10BC" w:rsidP="002D10BC">
            <w:pPr>
              <w:spacing w:line="276" w:lineRule="auto"/>
              <w:rPr>
                <w:lang w:val="en-CA"/>
              </w:rPr>
            </w:pPr>
            <w:r>
              <w:rPr>
                <w:lang w:val="en-CA"/>
              </w:rPr>
              <w:t>Species-specific intercept effects</w:t>
            </w:r>
          </w:p>
        </w:tc>
        <w:tc>
          <w:tcPr>
            <w:tcW w:w="2340" w:type="dxa"/>
          </w:tcPr>
          <w:p w14:paraId="26864E31" w14:textId="2820BAAC"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09728013" w14:textId="4A9073E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B68A30E" w14:textId="77777777" w:rsidTr="00122CFB">
        <w:tc>
          <w:tcPr>
            <w:tcW w:w="1615" w:type="dxa"/>
          </w:tcPr>
          <w:p w14:paraId="3F3BB7BD" w14:textId="24C5CD40"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71049092" w14:textId="6007CCE7" w:rsidR="002D10BC" w:rsidRDefault="002D10BC" w:rsidP="002D10BC">
            <w:pPr>
              <w:spacing w:line="276" w:lineRule="auto"/>
              <w:rPr>
                <w:lang w:val="en-CA"/>
              </w:rPr>
            </w:pPr>
            <w:r>
              <w:rPr>
                <w:lang w:val="en-CA"/>
              </w:rPr>
              <w:t>Variation in species-specific intercept effects</w:t>
            </w:r>
          </w:p>
        </w:tc>
        <w:tc>
          <w:tcPr>
            <w:tcW w:w="2340" w:type="dxa"/>
          </w:tcPr>
          <w:p w14:paraId="572B12BF" w14:textId="264CB33B"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A7AFDD5" w14:textId="678494D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3788575E" w14:textId="77777777" w:rsidTr="00122CFB">
        <w:tc>
          <w:tcPr>
            <w:tcW w:w="1615" w:type="dxa"/>
          </w:tcPr>
          <w:p w14:paraId="1A138F8B" w14:textId="71329FDF"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7B769186" w14:textId="3335438D" w:rsidR="002D10BC" w:rsidRDefault="002D10BC" w:rsidP="002D10BC">
            <w:pPr>
              <w:spacing w:line="276" w:lineRule="auto"/>
              <w:rPr>
                <w:lang w:val="en-CA"/>
              </w:rPr>
            </w:pPr>
            <w:r>
              <w:rPr>
                <w:lang w:val="en-CA"/>
              </w:rPr>
              <w:t>Site-specific intercept effects</w:t>
            </w:r>
          </w:p>
        </w:tc>
        <w:tc>
          <w:tcPr>
            <w:tcW w:w="2340" w:type="dxa"/>
          </w:tcPr>
          <w:p w14:paraId="0EB9AD35" w14:textId="1CDE9CFE"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436708C" w14:textId="0664FC51"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729A6A" w14:textId="77777777" w:rsidTr="00122CFB">
        <w:tc>
          <w:tcPr>
            <w:tcW w:w="1615" w:type="dxa"/>
          </w:tcPr>
          <w:p w14:paraId="402101CD" w14:textId="3DED7D36"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4D4EF60E" w14:textId="3888DE06" w:rsidR="002D10BC" w:rsidRDefault="002D10BC" w:rsidP="002D10BC">
            <w:pPr>
              <w:spacing w:line="276" w:lineRule="auto"/>
              <w:rPr>
                <w:lang w:val="en-CA"/>
              </w:rPr>
            </w:pPr>
            <w:r>
              <w:rPr>
                <w:lang w:val="en-CA"/>
              </w:rPr>
              <w:t>Variation in site-specific intercept effects</w:t>
            </w:r>
          </w:p>
        </w:tc>
        <w:tc>
          <w:tcPr>
            <w:tcW w:w="2340" w:type="dxa"/>
          </w:tcPr>
          <w:p w14:paraId="69425618" w14:textId="75BA6484"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EDBCD9" w14:textId="0AAF2214"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7D7C87A" w14:textId="77777777" w:rsidTr="00122CFB">
        <w:tc>
          <w:tcPr>
            <w:tcW w:w="1615" w:type="dxa"/>
          </w:tcPr>
          <w:p w14:paraId="3A647745" w14:textId="441239C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3B4054C1" w14:textId="52B39D62" w:rsidR="002D10BC" w:rsidRDefault="002D10BC" w:rsidP="002D10BC">
            <w:pPr>
              <w:spacing w:line="276" w:lineRule="auto"/>
              <w:rPr>
                <w:lang w:val="en-CA"/>
              </w:rPr>
            </w:pPr>
            <w:r>
              <w:rPr>
                <w:lang w:val="en-CA"/>
              </w:rPr>
              <w:t>Year intercept effects</w:t>
            </w:r>
          </w:p>
        </w:tc>
        <w:tc>
          <w:tcPr>
            <w:tcW w:w="2340" w:type="dxa"/>
          </w:tcPr>
          <w:p w14:paraId="2E003CEB" w14:textId="4FA99C5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A2DBDD0" w14:textId="38DF39A7"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F4C112A" w14:textId="77777777" w:rsidTr="00122CFB">
        <w:tc>
          <w:tcPr>
            <w:tcW w:w="1615" w:type="dxa"/>
          </w:tcPr>
          <w:p w14:paraId="63B01427" w14:textId="1B898299"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75021074" w14:textId="1161BA93" w:rsidR="002D10BC" w:rsidRDefault="002D10BC" w:rsidP="002D10BC">
            <w:pPr>
              <w:spacing w:line="276" w:lineRule="auto"/>
              <w:rPr>
                <w:lang w:val="en-CA"/>
              </w:rPr>
            </w:pPr>
            <w:r>
              <w:rPr>
                <w:lang w:val="en-CA"/>
              </w:rPr>
              <w:t>Species-specific effects of restoration</w:t>
            </w:r>
          </w:p>
        </w:tc>
        <w:tc>
          <w:tcPr>
            <w:tcW w:w="2340" w:type="dxa"/>
          </w:tcPr>
          <w:p w14:paraId="6B3E2EBE" w14:textId="4A1B44E5"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4B9431EC" w14:textId="5AB432D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CA6DCF2" w14:textId="77777777" w:rsidTr="00122CFB">
        <w:tc>
          <w:tcPr>
            <w:tcW w:w="1615" w:type="dxa"/>
          </w:tcPr>
          <w:p w14:paraId="6609A0C3" w14:textId="1715B6E1"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1A6951B4" w14:textId="3CA4F944" w:rsidR="002D10BC" w:rsidRDefault="002D10BC" w:rsidP="002D10BC">
            <w:pPr>
              <w:spacing w:line="276" w:lineRule="auto"/>
              <w:rPr>
                <w:lang w:val="en-CA"/>
              </w:rPr>
            </w:pPr>
            <w:r>
              <w:rPr>
                <w:lang w:val="en-CA"/>
              </w:rPr>
              <w:t>Variation in species-specific effects of restoration</w:t>
            </w:r>
          </w:p>
        </w:tc>
        <w:tc>
          <w:tcPr>
            <w:tcW w:w="2340" w:type="dxa"/>
          </w:tcPr>
          <w:p w14:paraId="55701957" w14:textId="46D26AF2"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48890C3A" w14:textId="51E8A836"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0D7C033D" w14:textId="77777777" w:rsidR="002D10BC" w:rsidRDefault="002D10BC">
      <w:pPr>
        <w:rPr>
          <w:b/>
          <w:bCs/>
          <w:lang w:val="en-CA"/>
        </w:rPr>
      </w:pPr>
      <w:r>
        <w:rPr>
          <w:b/>
          <w:bCs/>
          <w:lang w:val="en-CA"/>
        </w:rPr>
        <w:br w:type="page"/>
      </w:r>
    </w:p>
    <w:p w14:paraId="76C7EEDF" w14:textId="33BECCF6" w:rsidR="006F290C" w:rsidRDefault="006F290C" w:rsidP="006F290C">
      <w:pPr>
        <w:rPr>
          <w:b/>
          <w:bCs/>
          <w:lang w:val="en-CA"/>
        </w:rPr>
      </w:pPr>
      <w:r>
        <w:rPr>
          <w:b/>
          <w:bCs/>
          <w:lang w:val="en-CA"/>
        </w:rPr>
        <w:lastRenderedPageBreak/>
        <w:t>Table S</w:t>
      </w:r>
      <w:r w:rsidR="00EF73EB">
        <w:rPr>
          <w:b/>
          <w:bCs/>
          <w:lang w:val="en-CA"/>
        </w:rPr>
        <w:t>4</w:t>
      </w:r>
      <w:r>
        <w:rPr>
          <w:b/>
          <w:bCs/>
          <w:lang w:val="en-CA"/>
        </w:rPr>
        <w:t xml:space="preserve">: Prior distributions </w:t>
      </w:r>
      <w:r w:rsidR="00AF58A6" w:rsidRPr="00AF58A6">
        <w:rPr>
          <w:rFonts w:cs="Times New Roman"/>
          <w:b/>
          <w:bCs/>
          <w:lang w:val="en-CA"/>
        </w:rPr>
        <w:t xml:space="preserve">for </w:t>
      </w:r>
      <w:r w:rsidR="00AF58A6" w:rsidRPr="00AF58A6">
        <w:rPr>
          <w:b/>
          <w:bCs/>
          <w:lang w:val="en-CA"/>
        </w:rPr>
        <w:t>parameters estimated by the</w:t>
      </w:r>
      <w:r w:rsidR="00AF58A6">
        <w:rPr>
          <w:b/>
          <w:bCs/>
          <w:lang w:val="en-CA"/>
        </w:rPr>
        <w:t xml:space="preserve"> </w:t>
      </w:r>
      <w:proofErr w:type="spellStart"/>
      <w:r>
        <w:rPr>
          <w:b/>
          <w:bCs/>
          <w:lang w:val="en-CA"/>
        </w:rPr>
        <w:t>multimix</w:t>
      </w:r>
      <w:proofErr w:type="spellEnd"/>
      <w:r>
        <w:rPr>
          <w:b/>
          <w:bCs/>
          <w:lang w:val="en-CA"/>
        </w:rPr>
        <w:t xml:space="preserve"> model. </w:t>
      </w:r>
    </w:p>
    <w:tbl>
      <w:tblPr>
        <w:tblStyle w:val="TableGrid"/>
        <w:tblW w:w="9715" w:type="dxa"/>
        <w:tblLook w:val="04A0" w:firstRow="1" w:lastRow="0" w:firstColumn="1" w:lastColumn="0" w:noHBand="0" w:noVBand="1"/>
      </w:tblPr>
      <w:tblGrid>
        <w:gridCol w:w="1615"/>
        <w:gridCol w:w="2880"/>
        <w:gridCol w:w="2340"/>
        <w:gridCol w:w="2880"/>
      </w:tblGrid>
      <w:tr w:rsidR="002D10BC" w14:paraId="3EF2E3A9" w14:textId="77777777" w:rsidTr="00122CFB">
        <w:tc>
          <w:tcPr>
            <w:tcW w:w="1615" w:type="dxa"/>
          </w:tcPr>
          <w:p w14:paraId="4A238356" w14:textId="77777777" w:rsidR="002D10BC" w:rsidRDefault="002D10BC" w:rsidP="00122CFB">
            <w:pPr>
              <w:spacing w:line="276" w:lineRule="auto"/>
              <w:rPr>
                <w:b/>
                <w:bCs/>
                <w:lang w:val="en-CA"/>
              </w:rPr>
            </w:pPr>
            <w:r>
              <w:rPr>
                <w:b/>
                <w:bCs/>
                <w:lang w:val="en-CA"/>
              </w:rPr>
              <w:t>Parameter</w:t>
            </w:r>
          </w:p>
        </w:tc>
        <w:tc>
          <w:tcPr>
            <w:tcW w:w="2880" w:type="dxa"/>
          </w:tcPr>
          <w:p w14:paraId="4F725E45" w14:textId="77777777" w:rsidR="002D10BC" w:rsidRDefault="002D10BC" w:rsidP="00122CFB">
            <w:pPr>
              <w:spacing w:line="276" w:lineRule="auto"/>
              <w:rPr>
                <w:b/>
                <w:bCs/>
                <w:lang w:val="en-CA"/>
              </w:rPr>
            </w:pPr>
            <w:r>
              <w:rPr>
                <w:b/>
                <w:bCs/>
                <w:lang w:val="en-CA"/>
              </w:rPr>
              <w:t>Parameter meaning</w:t>
            </w:r>
          </w:p>
        </w:tc>
        <w:tc>
          <w:tcPr>
            <w:tcW w:w="2340" w:type="dxa"/>
          </w:tcPr>
          <w:p w14:paraId="719769B6" w14:textId="77777777" w:rsidR="002D10BC" w:rsidRDefault="002D10BC" w:rsidP="00122CFB">
            <w:pPr>
              <w:spacing w:line="276" w:lineRule="auto"/>
              <w:rPr>
                <w:b/>
                <w:bCs/>
                <w:lang w:val="en-CA"/>
              </w:rPr>
            </w:pPr>
            <w:r>
              <w:rPr>
                <w:b/>
                <w:bCs/>
                <w:lang w:val="en-CA"/>
              </w:rPr>
              <w:t>Prior Distribution</w:t>
            </w:r>
          </w:p>
        </w:tc>
        <w:tc>
          <w:tcPr>
            <w:tcW w:w="2880" w:type="dxa"/>
          </w:tcPr>
          <w:p w14:paraId="58BF537E" w14:textId="77777777" w:rsidR="002D10BC" w:rsidRDefault="002D10BC" w:rsidP="00122CFB">
            <w:pPr>
              <w:spacing w:line="276" w:lineRule="auto"/>
              <w:rPr>
                <w:b/>
                <w:bCs/>
                <w:lang w:val="en-CA"/>
              </w:rPr>
            </w:pPr>
            <w:r>
              <w:rPr>
                <w:b/>
                <w:bCs/>
                <w:lang w:val="en-CA"/>
              </w:rPr>
              <w:t>Justification</w:t>
            </w:r>
          </w:p>
        </w:tc>
      </w:tr>
      <w:tr w:rsidR="002D10BC" w14:paraId="3FD32D9D" w14:textId="77777777" w:rsidTr="00122CFB">
        <w:tc>
          <w:tcPr>
            <w:tcW w:w="9715" w:type="dxa"/>
            <w:gridSpan w:val="4"/>
          </w:tcPr>
          <w:p w14:paraId="0714B0E6" w14:textId="77777777" w:rsidR="002D10BC" w:rsidRPr="00EF73EB" w:rsidRDefault="002D10BC" w:rsidP="00122CFB">
            <w:pPr>
              <w:spacing w:line="276" w:lineRule="auto"/>
              <w:jc w:val="center"/>
              <w:rPr>
                <w:rFonts w:ascii="Aptos" w:eastAsia="Aptos" w:hAnsi="Aptos" w:cs="Times New Roman"/>
                <w:i/>
                <w:iCs/>
                <w:lang w:val="en-CA"/>
              </w:rPr>
            </w:pPr>
            <w:r w:rsidRPr="00EF73EB">
              <w:rPr>
                <w:rFonts w:ascii="Aptos" w:eastAsia="Aptos" w:hAnsi="Aptos" w:cs="Times New Roman"/>
                <w:i/>
                <w:iCs/>
                <w:lang w:val="en-CA"/>
              </w:rPr>
              <w:t>ABUNDANCE PARAMETERS</w:t>
            </w:r>
          </w:p>
        </w:tc>
      </w:tr>
      <w:tr w:rsidR="002D10BC" w14:paraId="0626AC36" w14:textId="77777777" w:rsidTr="00122CFB">
        <w:tc>
          <w:tcPr>
            <w:tcW w:w="1615" w:type="dxa"/>
          </w:tcPr>
          <w:p w14:paraId="2389B382"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0</m:t>
                    </m:r>
                  </m:sub>
                </m:sSub>
              </m:oMath>
            </m:oMathPara>
          </w:p>
        </w:tc>
        <w:tc>
          <w:tcPr>
            <w:tcW w:w="2880" w:type="dxa"/>
          </w:tcPr>
          <w:p w14:paraId="74B84309" w14:textId="77777777" w:rsidR="002D10BC" w:rsidRPr="006F290C" w:rsidRDefault="002D10BC" w:rsidP="00122CFB">
            <w:pPr>
              <w:spacing w:line="276" w:lineRule="auto"/>
              <w:rPr>
                <w:lang w:val="en-CA"/>
              </w:rPr>
            </w:pPr>
            <w:r>
              <w:rPr>
                <w:lang w:val="en-CA"/>
              </w:rPr>
              <w:t>Global intercept</w:t>
            </w:r>
          </w:p>
        </w:tc>
        <w:tc>
          <w:tcPr>
            <w:tcW w:w="2340" w:type="dxa"/>
          </w:tcPr>
          <w:p w14:paraId="5BF0B50B"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3C5E3BBE"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B6032A4" w14:textId="77777777" w:rsidTr="00122CFB">
        <w:tc>
          <w:tcPr>
            <w:tcW w:w="1615" w:type="dxa"/>
          </w:tcPr>
          <w:p w14:paraId="14A95256"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EC861FE" w14:textId="77777777" w:rsidR="002D10BC" w:rsidRPr="006F290C" w:rsidRDefault="002D10BC" w:rsidP="00122CFB">
            <w:pPr>
              <w:spacing w:line="276" w:lineRule="auto"/>
              <w:rPr>
                <w:lang w:val="en-CA"/>
              </w:rPr>
            </w:pPr>
            <w:r>
              <w:rPr>
                <w:lang w:val="en-CA"/>
              </w:rPr>
              <w:t>Species-specific intercept effects</w:t>
            </w:r>
          </w:p>
        </w:tc>
        <w:tc>
          <w:tcPr>
            <w:tcW w:w="2340" w:type="dxa"/>
          </w:tcPr>
          <w:p w14:paraId="28642252"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24855D7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1CE1AB6" w14:textId="77777777" w:rsidTr="00122CFB">
        <w:tc>
          <w:tcPr>
            <w:tcW w:w="1615" w:type="dxa"/>
          </w:tcPr>
          <w:p w14:paraId="24839A31"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1</m:t>
                        </m:r>
                      </m:sub>
                    </m:sSub>
                  </m:sub>
                </m:sSub>
              </m:oMath>
            </m:oMathPara>
          </w:p>
        </w:tc>
        <w:tc>
          <w:tcPr>
            <w:tcW w:w="2880" w:type="dxa"/>
          </w:tcPr>
          <w:p w14:paraId="67BF10C1" w14:textId="5C09D859" w:rsidR="002D10BC" w:rsidRPr="006F290C" w:rsidRDefault="00790A26" w:rsidP="00122CFB">
            <w:pPr>
              <w:spacing w:line="276" w:lineRule="auto"/>
              <w:rPr>
                <w:lang w:val="en-CA"/>
              </w:rPr>
            </w:pPr>
            <w:ins w:id="798" w:author="Jens Ulrich" w:date="2025-08-19T12:12:00Z" w16du:dateUtc="2025-08-19T19:12:00Z">
              <w:r>
                <w:rPr>
                  <w:lang w:val="en-CA"/>
                </w:rPr>
                <w:t>Standard deviation of species-specific intercept effects</w:t>
              </w:r>
            </w:ins>
            <w:del w:id="799" w:author="Jens Ulrich" w:date="2025-08-19T12:12:00Z" w16du:dateUtc="2025-08-19T19:12:00Z">
              <w:r w:rsidR="002D10BC" w:rsidDel="00790A26">
                <w:rPr>
                  <w:lang w:val="en-CA"/>
                </w:rPr>
                <w:delText>Variation in species-specific intercept effects</w:delText>
              </w:r>
            </w:del>
          </w:p>
        </w:tc>
        <w:tc>
          <w:tcPr>
            <w:tcW w:w="2340" w:type="dxa"/>
          </w:tcPr>
          <w:p w14:paraId="27F2BCD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26436032"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765555F1" w14:textId="77777777" w:rsidTr="00122CFB">
        <w:tc>
          <w:tcPr>
            <w:tcW w:w="1615" w:type="dxa"/>
          </w:tcPr>
          <w:p w14:paraId="5AE3629A"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604A8769" w14:textId="77777777" w:rsidR="002D10BC" w:rsidRPr="006F290C" w:rsidRDefault="002D10BC" w:rsidP="00122CFB">
            <w:pPr>
              <w:spacing w:line="276" w:lineRule="auto"/>
              <w:rPr>
                <w:lang w:val="en-CA"/>
              </w:rPr>
            </w:pPr>
            <w:r>
              <w:rPr>
                <w:lang w:val="en-CA"/>
              </w:rPr>
              <w:t>Site-specific intercept effects</w:t>
            </w:r>
          </w:p>
        </w:tc>
        <w:tc>
          <w:tcPr>
            <w:tcW w:w="2340" w:type="dxa"/>
          </w:tcPr>
          <w:p w14:paraId="2639B358"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0EA1F58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8A4F470" w14:textId="77777777" w:rsidTr="00122CFB">
        <w:tc>
          <w:tcPr>
            <w:tcW w:w="1615" w:type="dxa"/>
          </w:tcPr>
          <w:p w14:paraId="42CF0233" w14:textId="77777777" w:rsidR="002D10BC" w:rsidRPr="006F290C" w:rsidRDefault="00000000" w:rsidP="00122CFB">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2</m:t>
                        </m:r>
                      </m:sub>
                    </m:sSub>
                  </m:sub>
                </m:sSub>
              </m:oMath>
            </m:oMathPara>
          </w:p>
        </w:tc>
        <w:tc>
          <w:tcPr>
            <w:tcW w:w="2880" w:type="dxa"/>
          </w:tcPr>
          <w:p w14:paraId="1A943DEA" w14:textId="77777777" w:rsidR="002D10BC" w:rsidRPr="006F290C" w:rsidRDefault="002D10BC" w:rsidP="00122CFB">
            <w:pPr>
              <w:spacing w:line="276" w:lineRule="auto"/>
              <w:rPr>
                <w:lang w:val="en-CA"/>
              </w:rPr>
            </w:pPr>
            <w:r>
              <w:rPr>
                <w:lang w:val="en-CA"/>
              </w:rPr>
              <w:t>Variation in site-specific intercept effects</w:t>
            </w:r>
          </w:p>
        </w:tc>
        <w:tc>
          <w:tcPr>
            <w:tcW w:w="2340" w:type="dxa"/>
          </w:tcPr>
          <w:p w14:paraId="4417F640"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664ED09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2BEF8E9F" w14:textId="77777777" w:rsidTr="00122CFB">
        <w:tc>
          <w:tcPr>
            <w:tcW w:w="1615" w:type="dxa"/>
          </w:tcPr>
          <w:p w14:paraId="6B4266BE" w14:textId="77777777" w:rsidR="002D10BC" w:rsidRPr="006F290C" w:rsidRDefault="00000000" w:rsidP="00122CFB">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D6C832D" w14:textId="77777777" w:rsidR="002D10BC" w:rsidRPr="006F290C" w:rsidRDefault="002D10BC" w:rsidP="00122CFB">
            <w:pPr>
              <w:spacing w:line="276" w:lineRule="auto"/>
              <w:rPr>
                <w:lang w:val="en-CA"/>
              </w:rPr>
            </w:pPr>
            <w:r>
              <w:rPr>
                <w:lang w:val="en-CA"/>
              </w:rPr>
              <w:t>Year intercept effects</w:t>
            </w:r>
          </w:p>
        </w:tc>
        <w:tc>
          <w:tcPr>
            <w:tcW w:w="2340" w:type="dxa"/>
          </w:tcPr>
          <w:p w14:paraId="76F154CC"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234F1544"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4580F6CD" w14:textId="77777777" w:rsidTr="00122CFB">
        <w:tc>
          <w:tcPr>
            <w:tcW w:w="1615" w:type="dxa"/>
          </w:tcPr>
          <w:p w14:paraId="203F3717" w14:textId="77777777" w:rsidR="002D10BC" w:rsidRPr="006F290C" w:rsidRDefault="00000000" w:rsidP="002D10BC">
            <w:pPr>
              <w:spacing w:line="276" w:lineRule="auto"/>
              <w:rPr>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34313237" w14:textId="77777777" w:rsidR="002D10BC" w:rsidRPr="006F290C" w:rsidRDefault="002D10BC" w:rsidP="002D10BC">
            <w:pPr>
              <w:spacing w:line="276" w:lineRule="auto"/>
              <w:rPr>
                <w:lang w:val="en-CA"/>
              </w:rPr>
            </w:pPr>
            <w:r>
              <w:rPr>
                <w:lang w:val="en-CA"/>
              </w:rPr>
              <w:t>Species-specific effects of restoration</w:t>
            </w:r>
          </w:p>
        </w:tc>
        <w:tc>
          <w:tcPr>
            <w:tcW w:w="2340" w:type="dxa"/>
          </w:tcPr>
          <w:p w14:paraId="5E603F0C" w14:textId="72DFE9D8" w:rsidR="002D10BC" w:rsidRPr="006F290C" w:rsidRDefault="002D10BC" w:rsidP="002D10BC">
            <w:pPr>
              <w:spacing w:line="276" w:lineRule="auto"/>
              <w:rPr>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2D5F8BBF" w14:textId="36979089"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5A6E3742" w14:textId="77777777" w:rsidTr="00122CFB">
        <w:tc>
          <w:tcPr>
            <w:tcW w:w="1615" w:type="dxa"/>
          </w:tcPr>
          <w:p w14:paraId="7F88FD32" w14:textId="77777777" w:rsidR="002D10BC" w:rsidRPr="006F290C" w:rsidRDefault="00000000" w:rsidP="002D10BC">
            <w:pPr>
              <w:spacing w:line="276" w:lineRule="auto"/>
              <w:rPr>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α</m:t>
                        </m:r>
                      </m:e>
                      <m:sub>
                        <m:r>
                          <w:rPr>
                            <w:rFonts w:ascii="Cambria Math" w:eastAsiaTheme="minorEastAsia" w:hAnsi="Cambria Math" w:cs="Times New Roman"/>
                            <w:lang w:val="en-CA"/>
                          </w:rPr>
                          <m:t>4</m:t>
                        </m:r>
                      </m:sub>
                    </m:sSub>
                  </m:sub>
                </m:sSub>
              </m:oMath>
            </m:oMathPara>
          </w:p>
        </w:tc>
        <w:tc>
          <w:tcPr>
            <w:tcW w:w="2880" w:type="dxa"/>
          </w:tcPr>
          <w:p w14:paraId="4566687E" w14:textId="77777777" w:rsidR="002D10BC" w:rsidRPr="006F290C" w:rsidRDefault="002D10BC" w:rsidP="002D10BC">
            <w:pPr>
              <w:spacing w:line="276" w:lineRule="auto"/>
              <w:rPr>
                <w:lang w:val="en-CA"/>
              </w:rPr>
            </w:pPr>
            <w:r>
              <w:rPr>
                <w:lang w:val="en-CA"/>
              </w:rPr>
              <w:t>Variation in species-specific effects of restoration</w:t>
            </w:r>
          </w:p>
        </w:tc>
        <w:tc>
          <w:tcPr>
            <w:tcW w:w="2340" w:type="dxa"/>
          </w:tcPr>
          <w:p w14:paraId="04C37109" w14:textId="19A4C5C2" w:rsidR="002D10BC" w:rsidRPr="006F290C" w:rsidRDefault="002D10BC" w:rsidP="002D10BC">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58D40FC7" w14:textId="6ED0674B"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4FE7E75B" w14:textId="77777777" w:rsidTr="00122CFB">
        <w:tc>
          <w:tcPr>
            <w:tcW w:w="1615" w:type="dxa"/>
          </w:tcPr>
          <w:p w14:paraId="514AC361" w14:textId="77777777" w:rsidR="002D10BC" w:rsidRPr="006F290C" w:rsidRDefault="002D10BC" w:rsidP="00122CFB">
            <w:pPr>
              <w:spacing w:line="276" w:lineRule="auto"/>
              <w:rPr>
                <w:lang w:val="en-CA"/>
              </w:rPr>
            </w:pPr>
            <m:oMathPara>
              <m:oMath>
                <m:r>
                  <w:rPr>
                    <w:rFonts w:ascii="Cambria Math" w:eastAsiaTheme="minorEastAsia" w:hAnsi="Cambria Math" w:cs="Times New Roman"/>
                    <w:lang w:val="en-CA"/>
                  </w:rPr>
                  <m:t>ϕ</m:t>
                </m:r>
              </m:oMath>
            </m:oMathPara>
          </w:p>
        </w:tc>
        <w:tc>
          <w:tcPr>
            <w:tcW w:w="2880" w:type="dxa"/>
          </w:tcPr>
          <w:p w14:paraId="3C36495D" w14:textId="77777777" w:rsidR="002D10BC" w:rsidRPr="006F290C" w:rsidRDefault="002D10BC" w:rsidP="00122CFB">
            <w:pPr>
              <w:spacing w:line="276" w:lineRule="auto"/>
              <w:rPr>
                <w:lang w:val="en-CA"/>
              </w:rPr>
            </w:pPr>
            <w:r>
              <w:rPr>
                <w:lang w:val="en-CA"/>
              </w:rPr>
              <w:t>Negative binomial dispersion parameter</w:t>
            </w:r>
          </w:p>
        </w:tc>
        <w:tc>
          <w:tcPr>
            <w:tcW w:w="2340" w:type="dxa"/>
          </w:tcPr>
          <w:p w14:paraId="09A9488F" w14:textId="77777777" w:rsidR="002D10BC" w:rsidRPr="006F290C" w:rsidRDefault="002D10BC" w:rsidP="00122CFB">
            <w:pPr>
              <w:spacing w:line="276" w:lineRule="auto"/>
              <w:rPr>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E514C46"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overdispersion in counts (positive values only).</w:t>
            </w:r>
          </w:p>
        </w:tc>
      </w:tr>
      <w:tr w:rsidR="002D10BC" w14:paraId="2D4BBA70" w14:textId="77777777" w:rsidTr="00122CFB">
        <w:tc>
          <w:tcPr>
            <w:tcW w:w="9715" w:type="dxa"/>
            <w:gridSpan w:val="4"/>
          </w:tcPr>
          <w:p w14:paraId="0EA3644E" w14:textId="77777777" w:rsidR="002D10BC" w:rsidRDefault="002D10BC" w:rsidP="00122CFB">
            <w:pPr>
              <w:spacing w:line="276" w:lineRule="auto"/>
              <w:jc w:val="center"/>
              <w:rPr>
                <w:rFonts w:ascii="Aptos" w:eastAsia="Aptos" w:hAnsi="Aptos" w:cs="Times New Roman"/>
                <w:lang w:val="en-CA"/>
              </w:rPr>
            </w:pPr>
            <w:r w:rsidRPr="00EF73EB">
              <w:rPr>
                <w:rFonts w:ascii="Aptos" w:eastAsia="Aptos" w:hAnsi="Aptos" w:cs="Times New Roman"/>
                <w:i/>
                <w:iCs/>
                <w:lang w:val="en-CA"/>
              </w:rPr>
              <w:t>ABUNDANCE PARAMETERS</w:t>
            </w:r>
          </w:p>
        </w:tc>
      </w:tr>
      <w:tr w:rsidR="002D10BC" w14:paraId="0CCD064C" w14:textId="77777777" w:rsidTr="00122CFB">
        <w:tc>
          <w:tcPr>
            <w:tcW w:w="1615" w:type="dxa"/>
          </w:tcPr>
          <w:p w14:paraId="4D3C13B5"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0</m:t>
                    </m:r>
                  </m:sub>
                </m:sSub>
              </m:oMath>
            </m:oMathPara>
          </w:p>
        </w:tc>
        <w:tc>
          <w:tcPr>
            <w:tcW w:w="2880" w:type="dxa"/>
          </w:tcPr>
          <w:p w14:paraId="14CCE95D" w14:textId="77777777" w:rsidR="002D10BC" w:rsidRDefault="002D10BC" w:rsidP="00122CFB">
            <w:pPr>
              <w:spacing w:line="276" w:lineRule="auto"/>
              <w:rPr>
                <w:lang w:val="en-CA"/>
              </w:rPr>
            </w:pPr>
            <w:r>
              <w:rPr>
                <w:lang w:val="en-CA"/>
              </w:rPr>
              <w:t>Global intercept</w:t>
            </w:r>
          </w:p>
        </w:tc>
        <w:tc>
          <w:tcPr>
            <w:tcW w:w="2340" w:type="dxa"/>
          </w:tcPr>
          <w:p w14:paraId="142149C3"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(0, 2)</w:t>
            </w:r>
          </w:p>
        </w:tc>
        <w:tc>
          <w:tcPr>
            <w:tcW w:w="2880" w:type="dxa"/>
          </w:tcPr>
          <w:p w14:paraId="5C17816C"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7FB14A5C" w14:textId="77777777" w:rsidTr="00122CFB">
        <w:tc>
          <w:tcPr>
            <w:tcW w:w="1615" w:type="dxa"/>
          </w:tcPr>
          <w:p w14:paraId="307740F7"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6A0415C6" w14:textId="77777777" w:rsidR="002D10BC" w:rsidRDefault="002D10BC" w:rsidP="00122CFB">
            <w:pPr>
              <w:spacing w:line="276" w:lineRule="auto"/>
              <w:rPr>
                <w:lang w:val="en-CA"/>
              </w:rPr>
            </w:pPr>
            <w:r>
              <w:rPr>
                <w:lang w:val="en-CA"/>
              </w:rPr>
              <w:t>Species-specific intercept effects</w:t>
            </w:r>
          </w:p>
        </w:tc>
        <w:tc>
          <w:tcPr>
            <w:tcW w:w="2340" w:type="dxa"/>
          </w:tcPr>
          <w:p w14:paraId="39C4492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w:r>
              <w:rPr>
                <w:rFonts w:eastAsiaTheme="minorEastAsia"/>
                <w:lang w:val="en-CA"/>
              </w:rPr>
              <w:t>)</w:t>
            </w:r>
          </w:p>
        </w:tc>
        <w:tc>
          <w:tcPr>
            <w:tcW w:w="2880" w:type="dxa"/>
          </w:tcPr>
          <w:p w14:paraId="3A3789E1"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26E5827A" w14:textId="77777777" w:rsidTr="00122CFB">
        <w:tc>
          <w:tcPr>
            <w:tcW w:w="1615" w:type="dxa"/>
          </w:tcPr>
          <w:p w14:paraId="4F7EB28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1</m:t>
                        </m:r>
                      </m:sub>
                    </m:sSub>
                  </m:sub>
                </m:sSub>
              </m:oMath>
            </m:oMathPara>
          </w:p>
        </w:tc>
        <w:tc>
          <w:tcPr>
            <w:tcW w:w="2880" w:type="dxa"/>
          </w:tcPr>
          <w:p w14:paraId="4A935EF9" w14:textId="77777777" w:rsidR="002D10BC" w:rsidRDefault="002D10BC" w:rsidP="00122CFB">
            <w:pPr>
              <w:spacing w:line="276" w:lineRule="auto"/>
              <w:rPr>
                <w:lang w:val="en-CA"/>
              </w:rPr>
            </w:pPr>
            <w:r>
              <w:rPr>
                <w:lang w:val="en-CA"/>
              </w:rPr>
              <w:t>Variation in species-specific intercept effects</w:t>
            </w:r>
          </w:p>
        </w:tc>
        <w:tc>
          <w:tcPr>
            <w:tcW w:w="2340" w:type="dxa"/>
          </w:tcPr>
          <w:p w14:paraId="12AF5B50"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6C4ED245"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 xml:space="preserve">Weakly-informative prior placing more weight near </w:t>
            </w:r>
            <w:r>
              <w:rPr>
                <w:rFonts w:ascii="Aptos" w:eastAsia="Aptos" w:hAnsi="Aptos" w:cs="Times New Roman"/>
                <w:lang w:val="en-CA"/>
              </w:rPr>
              <w:lastRenderedPageBreak/>
              <w:t>zero, i.e., small variation among groups (positive values only).</w:t>
            </w:r>
          </w:p>
        </w:tc>
      </w:tr>
      <w:tr w:rsidR="002D10BC" w14:paraId="68198356" w14:textId="77777777" w:rsidTr="00122CFB">
        <w:tc>
          <w:tcPr>
            <w:tcW w:w="1615" w:type="dxa"/>
          </w:tcPr>
          <w:p w14:paraId="4DCB3AE4"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site</m:t>
                    </m:r>
                  </m:e>
                </m:d>
              </m:oMath>
            </m:oMathPara>
          </w:p>
        </w:tc>
        <w:tc>
          <w:tcPr>
            <w:tcW w:w="2880" w:type="dxa"/>
          </w:tcPr>
          <w:p w14:paraId="089F1BFE" w14:textId="77777777" w:rsidR="002D10BC" w:rsidRDefault="002D10BC" w:rsidP="00122CFB">
            <w:pPr>
              <w:spacing w:line="276" w:lineRule="auto"/>
              <w:rPr>
                <w:lang w:val="en-CA"/>
              </w:rPr>
            </w:pPr>
            <w:r>
              <w:rPr>
                <w:lang w:val="en-CA"/>
              </w:rPr>
              <w:t>Site-specific intercept effects</w:t>
            </w:r>
          </w:p>
        </w:tc>
        <w:tc>
          <w:tcPr>
            <w:tcW w:w="2340" w:type="dxa"/>
          </w:tcPr>
          <w:p w14:paraId="5B01869C"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w:r>
              <w:rPr>
                <w:rFonts w:eastAsiaTheme="minorEastAsia"/>
                <w:lang w:val="en-CA"/>
              </w:rPr>
              <w:t>)</w:t>
            </w:r>
          </w:p>
        </w:tc>
        <w:tc>
          <w:tcPr>
            <w:tcW w:w="2880" w:type="dxa"/>
          </w:tcPr>
          <w:p w14:paraId="6495F65F"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D6F09B0" w14:textId="77777777" w:rsidTr="00122CFB">
        <w:tc>
          <w:tcPr>
            <w:tcW w:w="1615" w:type="dxa"/>
          </w:tcPr>
          <w:p w14:paraId="35D05881"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2</m:t>
                        </m:r>
                      </m:sub>
                    </m:sSub>
                  </m:sub>
                </m:sSub>
              </m:oMath>
            </m:oMathPara>
          </w:p>
        </w:tc>
        <w:tc>
          <w:tcPr>
            <w:tcW w:w="2880" w:type="dxa"/>
          </w:tcPr>
          <w:p w14:paraId="14E013AC" w14:textId="77777777" w:rsidR="002D10BC" w:rsidRDefault="002D10BC" w:rsidP="00122CFB">
            <w:pPr>
              <w:spacing w:line="276" w:lineRule="auto"/>
              <w:rPr>
                <w:lang w:val="en-CA"/>
              </w:rPr>
            </w:pPr>
            <w:r>
              <w:rPr>
                <w:lang w:val="en-CA"/>
              </w:rPr>
              <w:t>Variation in site-specific intercept effects</w:t>
            </w:r>
          </w:p>
        </w:tc>
        <w:tc>
          <w:tcPr>
            <w:tcW w:w="2340" w:type="dxa"/>
          </w:tcPr>
          <w:p w14:paraId="735F79E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(0, 1)</w:t>
            </w:r>
          </w:p>
        </w:tc>
        <w:tc>
          <w:tcPr>
            <w:tcW w:w="2880" w:type="dxa"/>
          </w:tcPr>
          <w:p w14:paraId="30D4C3F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r w:rsidR="002D10BC" w14:paraId="1311DE4B" w14:textId="77777777" w:rsidTr="00122CFB">
        <w:tc>
          <w:tcPr>
            <w:tcW w:w="1615" w:type="dxa"/>
          </w:tcPr>
          <w:p w14:paraId="57D383CC" w14:textId="77777777" w:rsidR="002D10BC" w:rsidRDefault="00000000" w:rsidP="00122CFB">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3</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year</m:t>
                    </m:r>
                  </m:e>
                </m:d>
              </m:oMath>
            </m:oMathPara>
          </w:p>
        </w:tc>
        <w:tc>
          <w:tcPr>
            <w:tcW w:w="2880" w:type="dxa"/>
          </w:tcPr>
          <w:p w14:paraId="68740173" w14:textId="77777777" w:rsidR="002D10BC" w:rsidRDefault="002D10BC" w:rsidP="00122CFB">
            <w:pPr>
              <w:spacing w:line="276" w:lineRule="auto"/>
              <w:rPr>
                <w:lang w:val="en-CA"/>
              </w:rPr>
            </w:pPr>
            <w:r>
              <w:rPr>
                <w:lang w:val="en-CA"/>
              </w:rPr>
              <w:t>Year intercept effects</w:t>
            </w:r>
          </w:p>
        </w:tc>
        <w:tc>
          <w:tcPr>
            <w:tcW w:w="2340" w:type="dxa"/>
          </w:tcPr>
          <w:p w14:paraId="45687889" w14:textId="77777777" w:rsidR="002D10BC" w:rsidRDefault="002D10BC" w:rsidP="00122CFB">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(0, 1)</w:t>
            </w:r>
          </w:p>
        </w:tc>
        <w:tc>
          <w:tcPr>
            <w:tcW w:w="2880" w:type="dxa"/>
          </w:tcPr>
          <w:p w14:paraId="53E4FEDA" w14:textId="77777777" w:rsidR="002D10BC" w:rsidRDefault="002D10BC" w:rsidP="00122CFB">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0DB6B34C" w14:textId="77777777" w:rsidTr="00122CFB">
        <w:tc>
          <w:tcPr>
            <w:tcW w:w="1615" w:type="dxa"/>
          </w:tcPr>
          <w:p w14:paraId="2F89A8B5"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d>
                  <m:dPr>
                    <m:begChr m:val="["/>
                    <m:endChr m:val="]"/>
                    <m:ctrlPr>
                      <w:rPr>
                        <w:rFonts w:ascii="Cambria Math" w:eastAsiaTheme="minorEastAsia" w:hAnsi="Cambria Math" w:cs="Times New Roman"/>
                        <w:i/>
                        <w:lang w:val="en-CA"/>
                      </w:rPr>
                    </m:ctrlPr>
                  </m:dPr>
                  <m:e>
                    <m:r>
                      <w:rPr>
                        <w:rFonts w:ascii="Cambria Math" w:eastAsiaTheme="minorEastAsia" w:hAnsi="Cambria Math" w:cs="Times New Roman"/>
                        <w:lang w:val="en-CA"/>
                      </w:rPr>
                      <m:t>species</m:t>
                    </m:r>
                  </m:e>
                </m:d>
              </m:oMath>
            </m:oMathPara>
          </w:p>
        </w:tc>
        <w:tc>
          <w:tcPr>
            <w:tcW w:w="2880" w:type="dxa"/>
          </w:tcPr>
          <w:p w14:paraId="4F19E9D7" w14:textId="77777777" w:rsidR="002D10BC" w:rsidRDefault="002D10BC" w:rsidP="002D10BC">
            <w:pPr>
              <w:spacing w:line="276" w:lineRule="auto"/>
              <w:rPr>
                <w:lang w:val="en-CA"/>
              </w:rPr>
            </w:pPr>
            <w:r>
              <w:rPr>
                <w:lang w:val="en-CA"/>
              </w:rPr>
              <w:t>Species-specific effects of restoration</w:t>
            </w:r>
          </w:p>
        </w:tc>
        <w:tc>
          <w:tcPr>
            <w:tcW w:w="2340" w:type="dxa"/>
          </w:tcPr>
          <w:p w14:paraId="302CBEE3" w14:textId="41DFAA11"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Normal</m:t>
              </m:r>
            </m:oMath>
            <w:r>
              <w:rPr>
                <w:rFonts w:eastAsiaTheme="minorEastAsia"/>
                <w:lang w:val="en-CA"/>
              </w:rPr>
              <w:t xml:space="preserve">(0, </w:t>
            </w:r>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w:r>
              <w:rPr>
                <w:rFonts w:eastAsiaTheme="minorEastAsia"/>
                <w:lang w:val="en-CA"/>
              </w:rPr>
              <w:t>)</w:t>
            </w:r>
          </w:p>
        </w:tc>
        <w:tc>
          <w:tcPr>
            <w:tcW w:w="2880" w:type="dxa"/>
          </w:tcPr>
          <w:p w14:paraId="3FA3E5E1" w14:textId="755C29A3"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centered prior.</w:t>
            </w:r>
          </w:p>
        </w:tc>
      </w:tr>
      <w:tr w:rsidR="002D10BC" w14:paraId="698D771B" w14:textId="77777777" w:rsidTr="00122CFB">
        <w:tc>
          <w:tcPr>
            <w:tcW w:w="1615" w:type="dxa"/>
          </w:tcPr>
          <w:p w14:paraId="350913D2" w14:textId="77777777" w:rsidR="002D10BC" w:rsidRDefault="00000000" w:rsidP="002D10BC">
            <w:pPr>
              <w:spacing w:line="276" w:lineRule="auto"/>
              <w:rPr>
                <w:rFonts w:ascii="Aptos" w:eastAsia="Aptos" w:hAnsi="Aptos" w:cs="Times New Roman"/>
                <w:lang w:val="en-CA"/>
              </w:rPr>
            </w:pPr>
            <m:oMathPara>
              <m:oMath>
                <m:sSub>
                  <m:sSubPr>
                    <m:ctrlPr>
                      <w:rPr>
                        <w:rFonts w:ascii="Cambria Math" w:eastAsiaTheme="minorEastAsia" w:hAnsi="Cambria Math"/>
                        <w:i/>
                        <w:lang w:val="en-CA"/>
                      </w:rPr>
                    </m:ctrlPr>
                  </m:sSubPr>
                  <m:e>
                    <m:r>
                      <w:rPr>
                        <w:rFonts w:ascii="Cambria Math" w:eastAsiaTheme="minorEastAsia" w:hAnsi="Cambria Math"/>
                        <w:lang w:val="en-CA"/>
                      </w:rPr>
                      <m:t>σ</m:t>
                    </m:r>
                  </m:e>
                  <m:sub>
                    <m:sSub>
                      <m:sSubPr>
                        <m:ctrlPr>
                          <w:rPr>
                            <w:rFonts w:ascii="Cambria Math" w:eastAsiaTheme="minorEastAsia" w:hAnsi="Cambria Math" w:cs="Times New Roman"/>
                            <w:i/>
                            <w:lang w:val="en-CA"/>
                          </w:rPr>
                        </m:ctrlPr>
                      </m:sSubPr>
                      <m:e>
                        <m:r>
                          <w:rPr>
                            <w:rFonts w:ascii="Cambria Math" w:eastAsiaTheme="minorEastAsia" w:hAnsi="Cambria Math" w:cs="Times New Roman"/>
                            <w:lang w:val="en-CA"/>
                          </w:rPr>
                          <m:t>β</m:t>
                        </m:r>
                      </m:e>
                      <m:sub>
                        <m:r>
                          <w:rPr>
                            <w:rFonts w:ascii="Cambria Math" w:eastAsiaTheme="minorEastAsia" w:hAnsi="Cambria Math" w:cs="Times New Roman"/>
                            <w:lang w:val="en-CA"/>
                          </w:rPr>
                          <m:t>4</m:t>
                        </m:r>
                      </m:sub>
                    </m:sSub>
                  </m:sub>
                </m:sSub>
              </m:oMath>
            </m:oMathPara>
          </w:p>
        </w:tc>
        <w:tc>
          <w:tcPr>
            <w:tcW w:w="2880" w:type="dxa"/>
          </w:tcPr>
          <w:p w14:paraId="384A3562" w14:textId="77777777" w:rsidR="002D10BC" w:rsidRDefault="002D10BC" w:rsidP="002D10BC">
            <w:pPr>
              <w:spacing w:line="276" w:lineRule="auto"/>
              <w:rPr>
                <w:lang w:val="en-CA"/>
              </w:rPr>
            </w:pPr>
            <w:r>
              <w:rPr>
                <w:lang w:val="en-CA"/>
              </w:rPr>
              <w:t>Variation in species-specific effects of restoration</w:t>
            </w:r>
          </w:p>
        </w:tc>
        <w:tc>
          <w:tcPr>
            <w:tcW w:w="2340" w:type="dxa"/>
          </w:tcPr>
          <w:p w14:paraId="11EEBF21" w14:textId="088BFFE3" w:rsidR="002D10BC" w:rsidRDefault="002D10BC" w:rsidP="002D10BC">
            <w:pPr>
              <w:spacing w:line="276" w:lineRule="auto"/>
              <w:rPr>
                <w:rFonts w:ascii="Aptos" w:eastAsia="Aptos" w:hAnsi="Aptos" w:cs="Times New Roman"/>
                <w:lang w:val="en-CA"/>
              </w:rPr>
            </w:pPr>
            <m:oMath>
              <m:r>
                <w:rPr>
                  <w:rFonts w:ascii="Cambria Math" w:eastAsiaTheme="minorEastAsia" w:hAnsi="Cambria Math" w:cs="Times New Roman"/>
                  <w:lang w:val="en-CA"/>
                </w:rPr>
                <m:t>Half-Normal</m:t>
              </m:r>
            </m:oMath>
            <w:r>
              <w:rPr>
                <w:rFonts w:eastAsiaTheme="minorEastAsia"/>
                <w:lang w:val="en-CA"/>
              </w:rPr>
              <w:t>(0, 2)</w:t>
            </w:r>
          </w:p>
        </w:tc>
        <w:tc>
          <w:tcPr>
            <w:tcW w:w="2880" w:type="dxa"/>
          </w:tcPr>
          <w:p w14:paraId="0F271641" w14:textId="13BEA19A" w:rsidR="002D10BC" w:rsidRDefault="002D10BC" w:rsidP="002D10BC">
            <w:pPr>
              <w:spacing w:line="276" w:lineRule="auto"/>
              <w:rPr>
                <w:rFonts w:ascii="Aptos" w:eastAsia="Aptos" w:hAnsi="Aptos" w:cs="Times New Roman"/>
                <w:lang w:val="en-CA"/>
              </w:rPr>
            </w:pPr>
            <w:r>
              <w:rPr>
                <w:rFonts w:ascii="Aptos" w:eastAsia="Aptos" w:hAnsi="Aptos" w:cs="Times New Roman"/>
                <w:lang w:val="en-CA"/>
              </w:rPr>
              <w:t>Weakly-informative prior placing more weight near zero, i.e., small variation among groups (positive values only).</w:t>
            </w:r>
          </w:p>
        </w:tc>
      </w:tr>
    </w:tbl>
    <w:p w14:paraId="3D528B46" w14:textId="22B5D659" w:rsidR="0068185E" w:rsidRDefault="0068185E">
      <w:pPr>
        <w:rPr>
          <w:lang w:val="en-CA"/>
        </w:rPr>
      </w:pPr>
      <w:r>
        <w:rPr>
          <w:lang w:val="en-CA"/>
        </w:rPr>
        <w:br w:type="page"/>
      </w:r>
    </w:p>
    <w:p w14:paraId="6CB01242" w14:textId="5FCC192F" w:rsidR="0030787E" w:rsidRDefault="0030787E" w:rsidP="008C4499">
      <w:pPr>
        <w:rPr>
          <w:b/>
          <w:bCs/>
          <w:lang w:val="en-CA"/>
        </w:rPr>
      </w:pPr>
      <w:r>
        <w:rPr>
          <w:b/>
          <w:bCs/>
          <w:lang w:val="en-CA"/>
        </w:rPr>
        <w:lastRenderedPageBreak/>
        <w:t>Supplemental Figures</w:t>
      </w:r>
    </w:p>
    <w:p w14:paraId="60CFD532" w14:textId="4AA12E92" w:rsidR="003733C6" w:rsidRDefault="0030787E" w:rsidP="008C4499">
      <w:pPr>
        <w:rPr>
          <w:b/>
          <w:bCs/>
          <w:lang w:val="en-CA"/>
        </w:rPr>
      </w:pPr>
      <w:r>
        <w:rPr>
          <w:noProof/>
        </w:rPr>
        <w:drawing>
          <wp:inline distT="0" distB="0" distL="0" distR="0" wp14:anchorId="24847095" wp14:editId="50FDC148">
            <wp:extent cx="5943600" cy="3343275"/>
            <wp:effectExtent l="0" t="0" r="0" b="9525"/>
            <wp:docPr id="406816416" name="Picture 1" descr="A collage of a fie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816416" name="Picture 1" descr="A collage of a field&#10;&#10;Description automatically generated"/>
                    <pic:cNvPicPr/>
                  </pic:nvPicPr>
                  <pic:blipFill>
                    <a:blip r:embed="rId18"/>
                    <a:stretch>
                      <a:fillRect/>
                    </a:stretch>
                  </pic:blipFill>
                  <pic:spPr>
                    <a:xfrm>
                      <a:off x="0" y="0"/>
                      <a:ext cx="5943600" cy="3343275"/>
                    </a:xfrm>
                    <a:prstGeom prst="rect">
                      <a:avLst/>
                    </a:prstGeom>
                  </pic:spPr>
                </pic:pic>
              </a:graphicData>
            </a:graphic>
          </wp:inline>
        </w:drawing>
      </w:r>
    </w:p>
    <w:p w14:paraId="01881205" w14:textId="17F37BD7" w:rsidR="003733C6" w:rsidRPr="003733C6" w:rsidRDefault="003733C6" w:rsidP="008C4499">
      <w:pPr>
        <w:rPr>
          <w:lang w:val="en-CA"/>
        </w:rPr>
      </w:pPr>
      <w:r>
        <w:rPr>
          <w:b/>
          <w:bCs/>
          <w:lang w:val="en-CA"/>
        </w:rPr>
        <w:t>Figure S</w:t>
      </w:r>
      <w:r w:rsidR="00414B39">
        <w:rPr>
          <w:b/>
          <w:bCs/>
          <w:lang w:val="en-CA"/>
        </w:rPr>
        <w:t>1</w:t>
      </w:r>
      <w:r>
        <w:rPr>
          <w:b/>
          <w:bCs/>
          <w:lang w:val="en-CA"/>
        </w:rPr>
        <w:t xml:space="preserve">: We conducted abundance surveys at ten </w:t>
      </w:r>
      <w:r w:rsidR="00445F4B">
        <w:rPr>
          <w:b/>
          <w:bCs/>
          <w:lang w:val="en-CA"/>
        </w:rPr>
        <w:t>urban park</w:t>
      </w:r>
      <w:r w:rsidR="00C92C75">
        <w:rPr>
          <w:b/>
          <w:bCs/>
          <w:lang w:val="en-CA"/>
        </w:rPr>
        <w:t xml:space="preserve"> sites</w:t>
      </w:r>
      <w:r w:rsidR="00445F4B">
        <w:rPr>
          <w:b/>
          <w:bCs/>
          <w:lang w:val="en-CA"/>
        </w:rPr>
        <w:t xml:space="preserve"> in Vancouver, Canada</w:t>
      </w:r>
      <w:r>
        <w:rPr>
          <w:b/>
          <w:bCs/>
          <w:lang w:val="en-CA"/>
        </w:rPr>
        <w:t xml:space="preserve">. </w:t>
      </w:r>
      <w:r>
        <w:rPr>
          <w:lang w:val="en-CA"/>
        </w:rPr>
        <w:t>Five of the sites were historically turfgrass dominated but received a restoration amendment of about 1 hectare area. The restoration consisted of herbaceous flower seeding combined with no mowing during the spring and summer months. Some restored site</w:t>
      </w:r>
      <w:r w:rsidR="00445F4B">
        <w:rPr>
          <w:lang w:val="en-CA"/>
        </w:rPr>
        <w:t xml:space="preserve"> examples </w:t>
      </w:r>
      <w:r>
        <w:rPr>
          <w:lang w:val="en-CA"/>
        </w:rPr>
        <w:t xml:space="preserve">include </w:t>
      </w:r>
      <w:r w:rsidR="0030787E">
        <w:rPr>
          <w:lang w:val="en-CA"/>
        </w:rPr>
        <w:t>Oak Meadows Park (a), Prince of Wales Park (b), and Killarney Park (c)</w:t>
      </w:r>
      <w:r>
        <w:rPr>
          <w:lang w:val="en-CA"/>
        </w:rPr>
        <w:t xml:space="preserve">. In control sites, turfgrass areas were not amended with a restoration. </w:t>
      </w:r>
      <w:r w:rsidR="0030787E">
        <w:rPr>
          <w:lang w:val="en-CA"/>
        </w:rPr>
        <w:t>Some control site</w:t>
      </w:r>
      <w:r w:rsidR="00445F4B">
        <w:rPr>
          <w:lang w:val="en-CA"/>
        </w:rPr>
        <w:t xml:space="preserve"> examples </w:t>
      </w:r>
      <w:r w:rsidR="0030787E">
        <w:rPr>
          <w:lang w:val="en-CA"/>
        </w:rPr>
        <w:t xml:space="preserve">include Kensington Park (d), Moberly Park (e), and Quilchena Park (f). </w:t>
      </w:r>
      <w:r>
        <w:rPr>
          <w:lang w:val="en-CA"/>
        </w:rPr>
        <w:t>Restored sites had significantly more flower resources and were characterized by taller herbaceous vegetation.</w:t>
      </w:r>
    </w:p>
    <w:p w14:paraId="575408F6" w14:textId="124DBA78" w:rsidR="003733C6" w:rsidRDefault="00D525D0" w:rsidP="003733C6">
      <w:pPr>
        <w:rPr>
          <w:lang w:val="en-CA"/>
        </w:rPr>
      </w:pPr>
      <w:r>
        <w:rPr>
          <w:noProof/>
        </w:rPr>
        <w:lastRenderedPageBreak/>
        <w:drawing>
          <wp:inline distT="0" distB="0" distL="0" distR="0" wp14:anchorId="4AF73C46" wp14:editId="14094D33">
            <wp:extent cx="5943600" cy="3029447"/>
            <wp:effectExtent l="0" t="0" r="0" b="0"/>
            <wp:docPr id="2040937468" name="Picture 1" descr="A collage of bees on flow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37468" name="Picture 1" descr="A collage of bees on flowers&#10;&#10;Description automatically generated"/>
                    <pic:cNvPicPr/>
                  </pic:nvPicPr>
                  <pic:blipFill rotWithShape="1">
                    <a:blip r:embed="rId19"/>
                    <a:srcRect b="9387"/>
                    <a:stretch/>
                  </pic:blipFill>
                  <pic:spPr bwMode="auto">
                    <a:xfrm>
                      <a:off x="0" y="0"/>
                      <a:ext cx="5943600" cy="3029447"/>
                    </a:xfrm>
                    <a:prstGeom prst="rect">
                      <a:avLst/>
                    </a:prstGeom>
                    <a:ln>
                      <a:noFill/>
                    </a:ln>
                    <a:extLst>
                      <a:ext uri="{53640926-AAD7-44D8-BBD7-CCE9431645EC}">
                        <a14:shadowObscured xmlns:a14="http://schemas.microsoft.com/office/drawing/2010/main"/>
                      </a:ext>
                    </a:extLst>
                  </pic:spPr>
                </pic:pic>
              </a:graphicData>
            </a:graphic>
          </wp:inline>
        </w:drawing>
      </w:r>
      <w:r w:rsidR="003733C6">
        <w:rPr>
          <w:lang w:val="en-CA"/>
        </w:rPr>
        <w:t xml:space="preserve"> </w:t>
      </w:r>
    </w:p>
    <w:p w14:paraId="59023BCA" w14:textId="1D275437" w:rsidR="0030787E" w:rsidRPr="0030787E" w:rsidRDefault="003733C6" w:rsidP="008C4499">
      <w:pPr>
        <w:rPr>
          <w:lang w:val="en-CA"/>
        </w:rPr>
      </w:pPr>
      <w:r>
        <w:rPr>
          <w:b/>
          <w:bCs/>
          <w:lang w:val="en-CA"/>
        </w:rPr>
        <w:t xml:space="preserve">Figure S2: We targeted 8 wild species in our abundance surveys: </w:t>
      </w:r>
      <w:proofErr w:type="spellStart"/>
      <w:r>
        <w:rPr>
          <w:i/>
          <w:iCs/>
          <w:lang w:val="en-CA"/>
        </w:rPr>
        <w:t>Agapostemon</w:t>
      </w:r>
      <w:proofErr w:type="spellEnd"/>
      <w:r>
        <w:rPr>
          <w:i/>
          <w:iCs/>
          <w:lang w:val="en-CA"/>
        </w:rPr>
        <w:t xml:space="preserve"> </w:t>
      </w:r>
      <w:proofErr w:type="spellStart"/>
      <w:r>
        <w:rPr>
          <w:i/>
          <w:iCs/>
          <w:lang w:val="en-CA"/>
        </w:rPr>
        <w:t>texanus</w:t>
      </w:r>
      <w:proofErr w:type="spellEnd"/>
      <w:r>
        <w:rPr>
          <w:i/>
          <w:iCs/>
          <w:lang w:val="en-CA"/>
        </w:rPr>
        <w:t xml:space="preserve"> </w:t>
      </w:r>
      <w:r>
        <w:rPr>
          <w:lang w:val="en-CA"/>
        </w:rPr>
        <w:t xml:space="preserve">(a), </w:t>
      </w:r>
      <w:r>
        <w:rPr>
          <w:i/>
          <w:iCs/>
          <w:lang w:val="en-CA"/>
        </w:rPr>
        <w:t xml:space="preserve">Andrena </w:t>
      </w:r>
      <w:proofErr w:type="spellStart"/>
      <w:r>
        <w:rPr>
          <w:i/>
          <w:iCs/>
          <w:lang w:val="en-CA"/>
        </w:rPr>
        <w:t>prunorum</w:t>
      </w:r>
      <w:proofErr w:type="spellEnd"/>
      <w:r>
        <w:rPr>
          <w:i/>
          <w:iCs/>
          <w:lang w:val="en-CA"/>
        </w:rPr>
        <w:t xml:space="preserve"> </w:t>
      </w:r>
      <w:r>
        <w:rPr>
          <w:lang w:val="en-CA"/>
        </w:rPr>
        <w:t xml:space="preserve">(b), </w:t>
      </w:r>
      <w:proofErr w:type="spellStart"/>
      <w:r>
        <w:rPr>
          <w:i/>
          <w:iCs/>
          <w:lang w:val="en-CA"/>
        </w:rPr>
        <w:t>Anthidium</w:t>
      </w:r>
      <w:proofErr w:type="spellEnd"/>
      <w:r>
        <w:rPr>
          <w:i/>
          <w:iCs/>
          <w:lang w:val="en-CA"/>
        </w:rPr>
        <w:t xml:space="preserve"> </w:t>
      </w:r>
      <w:proofErr w:type="spellStart"/>
      <w:r>
        <w:rPr>
          <w:i/>
          <w:iCs/>
          <w:lang w:val="en-CA"/>
        </w:rPr>
        <w:t>oblongatum</w:t>
      </w:r>
      <w:proofErr w:type="spellEnd"/>
      <w:r>
        <w:rPr>
          <w:i/>
          <w:iCs/>
          <w:lang w:val="en-CA"/>
        </w:rPr>
        <w:t xml:space="preserve"> </w:t>
      </w:r>
      <w:r>
        <w:rPr>
          <w:lang w:val="en-CA"/>
        </w:rPr>
        <w:t xml:space="preserve">(c), </w:t>
      </w:r>
      <w:r>
        <w:rPr>
          <w:i/>
          <w:iCs/>
          <w:lang w:val="en-CA"/>
        </w:rPr>
        <w:t xml:space="preserve">Bombus </w:t>
      </w:r>
      <w:proofErr w:type="spellStart"/>
      <w:r>
        <w:rPr>
          <w:i/>
          <w:iCs/>
          <w:lang w:val="en-CA"/>
        </w:rPr>
        <w:t>mixtus</w:t>
      </w:r>
      <w:proofErr w:type="spellEnd"/>
      <w:r>
        <w:rPr>
          <w:i/>
          <w:iCs/>
          <w:lang w:val="en-CA"/>
        </w:rPr>
        <w:t xml:space="preserve"> </w:t>
      </w:r>
      <w:r>
        <w:rPr>
          <w:lang w:val="en-CA"/>
        </w:rPr>
        <w:t xml:space="preserve">(d), </w:t>
      </w:r>
      <w:r>
        <w:rPr>
          <w:i/>
          <w:iCs/>
          <w:lang w:val="en-CA"/>
        </w:rPr>
        <w:t xml:space="preserve">Bombus </w:t>
      </w:r>
      <w:proofErr w:type="spellStart"/>
      <w:r>
        <w:rPr>
          <w:i/>
          <w:iCs/>
          <w:lang w:val="en-CA"/>
        </w:rPr>
        <w:t>flavifrons</w:t>
      </w:r>
      <w:proofErr w:type="spellEnd"/>
      <w:r>
        <w:rPr>
          <w:i/>
          <w:iCs/>
          <w:lang w:val="en-CA"/>
        </w:rPr>
        <w:t xml:space="preserve"> </w:t>
      </w:r>
      <w:r>
        <w:rPr>
          <w:lang w:val="en-CA"/>
        </w:rPr>
        <w:t xml:space="preserve">(e), </w:t>
      </w:r>
      <w:proofErr w:type="spellStart"/>
      <w:r>
        <w:rPr>
          <w:i/>
          <w:iCs/>
          <w:lang w:val="en-CA"/>
        </w:rPr>
        <w:t>Halictus</w:t>
      </w:r>
      <w:proofErr w:type="spellEnd"/>
      <w:r>
        <w:rPr>
          <w:i/>
          <w:iCs/>
          <w:lang w:val="en-CA"/>
        </w:rPr>
        <w:t xml:space="preserve"> </w:t>
      </w:r>
      <w:proofErr w:type="spellStart"/>
      <w:r>
        <w:rPr>
          <w:i/>
          <w:iCs/>
          <w:lang w:val="en-CA"/>
        </w:rPr>
        <w:t>rubicundus</w:t>
      </w:r>
      <w:proofErr w:type="spellEnd"/>
      <w:r>
        <w:rPr>
          <w:i/>
          <w:iCs/>
          <w:lang w:val="en-CA"/>
        </w:rPr>
        <w:t xml:space="preserve"> </w:t>
      </w:r>
      <w:r>
        <w:rPr>
          <w:lang w:val="en-CA"/>
        </w:rPr>
        <w:t xml:space="preserve">(f), native </w:t>
      </w:r>
      <w:proofErr w:type="spellStart"/>
      <w:r>
        <w:rPr>
          <w:i/>
          <w:iCs/>
          <w:lang w:val="en-CA"/>
        </w:rPr>
        <w:t>Megachile</w:t>
      </w:r>
      <w:proofErr w:type="spellEnd"/>
      <w:r>
        <w:rPr>
          <w:i/>
          <w:iCs/>
          <w:lang w:val="en-CA"/>
        </w:rPr>
        <w:t xml:space="preserve"> spp. </w:t>
      </w:r>
      <w:r>
        <w:rPr>
          <w:lang w:val="en-CA"/>
        </w:rPr>
        <w:t xml:space="preserve">(g), and </w:t>
      </w:r>
      <w:proofErr w:type="spellStart"/>
      <w:r>
        <w:rPr>
          <w:i/>
          <w:iCs/>
          <w:lang w:val="en-CA"/>
        </w:rPr>
        <w:t>Melissodes</w:t>
      </w:r>
      <w:proofErr w:type="spellEnd"/>
      <w:r>
        <w:rPr>
          <w:i/>
          <w:iCs/>
          <w:lang w:val="en-CA"/>
        </w:rPr>
        <w:t xml:space="preserve"> </w:t>
      </w:r>
      <w:proofErr w:type="spellStart"/>
      <w:r>
        <w:rPr>
          <w:i/>
          <w:iCs/>
          <w:lang w:val="en-CA"/>
        </w:rPr>
        <w:t>microstictus</w:t>
      </w:r>
      <w:proofErr w:type="spellEnd"/>
      <w:r>
        <w:rPr>
          <w:i/>
          <w:iCs/>
          <w:lang w:val="en-CA"/>
        </w:rPr>
        <w:t xml:space="preserve"> </w:t>
      </w:r>
      <w:r>
        <w:rPr>
          <w:lang w:val="en-CA"/>
        </w:rPr>
        <w:t>(h).</w:t>
      </w:r>
      <w:r w:rsidR="00D525D0">
        <w:rPr>
          <w:lang w:val="en-CA"/>
        </w:rPr>
        <w:t xml:space="preserve"> </w:t>
      </w:r>
      <w:r w:rsidR="00957FD0">
        <w:rPr>
          <w:lang w:val="en-CA"/>
        </w:rPr>
        <w:t>The p</w:t>
      </w:r>
      <w:r w:rsidR="00D525D0">
        <w:rPr>
          <w:lang w:val="en-CA"/>
        </w:rPr>
        <w:t xml:space="preserve">icture of </w:t>
      </w:r>
      <w:r w:rsidR="00D525D0">
        <w:rPr>
          <w:i/>
          <w:iCs/>
          <w:lang w:val="en-CA"/>
        </w:rPr>
        <w:t xml:space="preserve">B. </w:t>
      </w:r>
      <w:proofErr w:type="spellStart"/>
      <w:r w:rsidR="00D525D0">
        <w:rPr>
          <w:i/>
          <w:iCs/>
          <w:lang w:val="en-CA"/>
        </w:rPr>
        <w:t>flavifrons</w:t>
      </w:r>
      <w:proofErr w:type="spellEnd"/>
      <w:r w:rsidR="00D525D0">
        <w:rPr>
          <w:i/>
          <w:iCs/>
          <w:lang w:val="en-CA"/>
        </w:rPr>
        <w:t xml:space="preserve"> </w:t>
      </w:r>
      <w:r w:rsidR="00D525D0">
        <w:rPr>
          <w:lang w:val="en-CA"/>
        </w:rPr>
        <w:t>was taken by Sarah Knoerr</w:t>
      </w:r>
      <w:r w:rsidR="00957FD0">
        <w:rPr>
          <w:lang w:val="en-CA"/>
        </w:rPr>
        <w:t xml:space="preserve"> and used with permission.</w:t>
      </w:r>
      <w:r w:rsidR="00414B39">
        <w:rPr>
          <w:lang w:val="en-CA"/>
        </w:rPr>
        <w:br w:type="page"/>
      </w:r>
    </w:p>
    <w:p w14:paraId="386D1D66" w14:textId="213A6ADB" w:rsidR="00953B8E" w:rsidRDefault="00953B8E" w:rsidP="008C4499">
      <w:pPr>
        <w:rPr>
          <w:b/>
          <w:bCs/>
          <w:lang w:val="en-CA"/>
        </w:rPr>
      </w:pPr>
      <w:r>
        <w:rPr>
          <w:noProof/>
        </w:rPr>
        <w:lastRenderedPageBreak/>
        <w:drawing>
          <wp:inline distT="0" distB="0" distL="0" distR="0" wp14:anchorId="59221F63" wp14:editId="2DDE2ECC">
            <wp:extent cx="5943600" cy="2463800"/>
            <wp:effectExtent l="0" t="0" r="0" b="0"/>
            <wp:docPr id="231126727" name="Picture 1" descr="A close-up of a b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126727" name="Picture 1" descr="A close-up of a bee&#10;&#10;Description automatically generated"/>
                    <pic:cNvPicPr/>
                  </pic:nvPicPr>
                  <pic:blipFill rotWithShape="1">
                    <a:blip r:embed="rId20"/>
                    <a:srcRect t="19183" b="7122"/>
                    <a:stretch/>
                  </pic:blipFill>
                  <pic:spPr bwMode="auto">
                    <a:xfrm>
                      <a:off x="0" y="0"/>
                      <a:ext cx="5943600" cy="2463800"/>
                    </a:xfrm>
                    <a:prstGeom prst="rect">
                      <a:avLst/>
                    </a:prstGeom>
                    <a:ln>
                      <a:noFill/>
                    </a:ln>
                    <a:extLst>
                      <a:ext uri="{53640926-AAD7-44D8-BBD7-CCE9431645EC}">
                        <a14:shadowObscured xmlns:a14="http://schemas.microsoft.com/office/drawing/2010/main"/>
                      </a:ext>
                    </a:extLst>
                  </pic:spPr>
                </pic:pic>
              </a:graphicData>
            </a:graphic>
          </wp:inline>
        </w:drawing>
      </w:r>
    </w:p>
    <w:p w14:paraId="43A1C370" w14:textId="48CB9E48" w:rsidR="00C62D64" w:rsidRPr="0083464E" w:rsidRDefault="00953B8E" w:rsidP="00C62D64">
      <w:pPr>
        <w:rPr>
          <w:lang w:val="en-CA"/>
        </w:rPr>
      </w:pPr>
      <w:r>
        <w:rPr>
          <w:b/>
          <w:bCs/>
          <w:lang w:val="en-CA"/>
        </w:rPr>
        <w:t>Figure S</w:t>
      </w:r>
      <w:r w:rsidR="0030787E">
        <w:rPr>
          <w:b/>
          <w:bCs/>
          <w:lang w:val="en-CA"/>
        </w:rPr>
        <w:t>3</w:t>
      </w:r>
      <w:r>
        <w:rPr>
          <w:b/>
          <w:bCs/>
          <w:lang w:val="en-CA"/>
        </w:rPr>
        <w:t xml:space="preserve">: </w:t>
      </w:r>
      <w:r w:rsidR="00843958">
        <w:rPr>
          <w:b/>
          <w:bCs/>
          <w:lang w:val="en-CA"/>
        </w:rPr>
        <w:t>Mark</w:t>
      </w:r>
      <w:r w:rsidR="0030787E">
        <w:rPr>
          <w:b/>
          <w:bCs/>
          <w:lang w:val="en-CA"/>
        </w:rPr>
        <w:t>-recapture</w:t>
      </w:r>
      <w:r w:rsidR="00843958">
        <w:rPr>
          <w:b/>
          <w:bCs/>
          <w:lang w:val="en-CA"/>
        </w:rPr>
        <w:t xml:space="preserve"> method. </w:t>
      </w:r>
      <w:r w:rsidR="00843958" w:rsidRPr="00843958">
        <w:rPr>
          <w:lang w:val="en-CA"/>
        </w:rPr>
        <w:t>We placed</w:t>
      </w:r>
      <w:r w:rsidR="00843958">
        <w:rPr>
          <w:b/>
          <w:bCs/>
          <w:lang w:val="en-CA"/>
        </w:rPr>
        <w:t xml:space="preserve"> </w:t>
      </w:r>
      <w:r w:rsidR="00843958">
        <w:rPr>
          <w:lang w:val="en-CA"/>
        </w:rPr>
        <w:t xml:space="preserve">chilled bees in a </w:t>
      </w:r>
      <w:r w:rsidR="00CE466B">
        <w:rPr>
          <w:lang w:val="en-CA"/>
        </w:rPr>
        <w:t xml:space="preserve">modified </w:t>
      </w:r>
      <w:r w:rsidR="00843958">
        <w:rPr>
          <w:lang w:val="en-CA"/>
        </w:rPr>
        <w:t xml:space="preserve">vial with a </w:t>
      </w:r>
      <w:proofErr w:type="spellStart"/>
      <w:r w:rsidR="00AF374A">
        <w:rPr>
          <w:lang w:val="en-CA"/>
        </w:rPr>
        <w:t>styrofoam</w:t>
      </w:r>
      <w:proofErr w:type="spellEnd"/>
      <w:r w:rsidR="00AF374A">
        <w:rPr>
          <w:lang w:val="en-CA"/>
        </w:rPr>
        <w:t xml:space="preserve"> </w:t>
      </w:r>
      <w:r w:rsidR="00843958">
        <w:rPr>
          <w:lang w:val="en-CA"/>
        </w:rPr>
        <w:t xml:space="preserve">plunger on one end (a). </w:t>
      </w:r>
      <w:r w:rsidR="00CE466B">
        <w:rPr>
          <w:lang w:val="en-CA"/>
        </w:rPr>
        <w:t xml:space="preserve">Chilling the bees allowed for easier handling. </w:t>
      </w:r>
      <w:r w:rsidR="00843958">
        <w:rPr>
          <w:lang w:val="en-CA"/>
        </w:rPr>
        <w:t>We used the plunger to press the thorax of the bee against a mesh covering on the opposite side of the vial (b). We used a</w:t>
      </w:r>
      <w:r w:rsidR="00263D54">
        <w:rPr>
          <w:lang w:val="en-CA"/>
        </w:rPr>
        <w:t xml:space="preserve"> </w:t>
      </w:r>
      <w:proofErr w:type="spellStart"/>
      <w:r w:rsidR="00263D54">
        <w:rPr>
          <w:lang w:val="en-CA"/>
        </w:rPr>
        <w:t>Molotow</w:t>
      </w:r>
      <w:proofErr w:type="spellEnd"/>
      <w:r w:rsidR="00263D54">
        <w:rPr>
          <w:lang w:val="en-CA"/>
        </w:rPr>
        <w:t xml:space="preserve"> brand</w:t>
      </w:r>
      <w:r w:rsidR="00843958">
        <w:rPr>
          <w:lang w:val="en-CA"/>
        </w:rPr>
        <w:t xml:space="preserve"> paint pen</w:t>
      </w:r>
      <w:r w:rsidR="00263D54">
        <w:rPr>
          <w:lang w:val="en-CA"/>
        </w:rPr>
        <w:t xml:space="preserve"> </w:t>
      </w:r>
      <w:r w:rsidR="00843958">
        <w:rPr>
          <w:lang w:val="en-CA"/>
        </w:rPr>
        <w:t>to place a mark on the thorax. The mark was colour-coded to correspond to the unique capture date. In (b), the bee was captured on two occasions</w:t>
      </w:r>
      <w:r w:rsidR="00CE466B">
        <w:rPr>
          <w:lang w:val="en-CA"/>
        </w:rPr>
        <w:t>. I</w:t>
      </w:r>
      <w:r w:rsidR="00843958">
        <w:rPr>
          <w:lang w:val="en-CA"/>
        </w:rPr>
        <w:t xml:space="preserve">t has </w:t>
      </w:r>
      <w:r w:rsidR="00CE466B">
        <w:rPr>
          <w:lang w:val="en-CA"/>
        </w:rPr>
        <w:t>a yellow mark indicating the first capture and a pink mark</w:t>
      </w:r>
      <w:r w:rsidR="00843958">
        <w:rPr>
          <w:lang w:val="en-CA"/>
        </w:rPr>
        <w:t xml:space="preserve"> </w:t>
      </w:r>
      <w:r w:rsidR="00CE466B">
        <w:rPr>
          <w:lang w:val="en-CA"/>
        </w:rPr>
        <w:t>representing the second</w:t>
      </w:r>
      <w:r w:rsidR="00843958">
        <w:rPr>
          <w:lang w:val="en-CA"/>
        </w:rPr>
        <w:t xml:space="preserve">. </w:t>
      </w:r>
      <w:r w:rsidR="00CE466B">
        <w:rPr>
          <w:lang w:val="en-CA"/>
        </w:rPr>
        <w:t>After marking, w</w:t>
      </w:r>
      <w:r w:rsidR="00843958">
        <w:rPr>
          <w:lang w:val="en-CA"/>
        </w:rPr>
        <w:t>e released the bees back to the survey area</w:t>
      </w:r>
      <w:r w:rsidR="0030787E">
        <w:rPr>
          <w:lang w:val="en-CA"/>
        </w:rPr>
        <w:t xml:space="preserve">. </w:t>
      </w:r>
      <w:r w:rsidR="00CE466B">
        <w:rPr>
          <w:lang w:val="en-CA"/>
        </w:rPr>
        <w:t>W</w:t>
      </w:r>
      <w:r w:rsidR="0030787E">
        <w:rPr>
          <w:lang w:val="en-CA"/>
        </w:rPr>
        <w:t xml:space="preserve">e </w:t>
      </w:r>
      <w:r w:rsidR="00843958">
        <w:rPr>
          <w:lang w:val="en-CA"/>
        </w:rPr>
        <w:t xml:space="preserve">observed </w:t>
      </w:r>
      <w:r w:rsidR="0030787E">
        <w:rPr>
          <w:lang w:val="en-CA"/>
        </w:rPr>
        <w:t>that bees</w:t>
      </w:r>
      <w:r w:rsidR="00843958">
        <w:rPr>
          <w:lang w:val="en-CA"/>
        </w:rPr>
        <w:t xml:space="preserve"> </w:t>
      </w:r>
      <w:r w:rsidR="00CE466B">
        <w:rPr>
          <w:lang w:val="en-CA"/>
        </w:rPr>
        <w:t xml:space="preserve">then </w:t>
      </w:r>
      <w:r w:rsidR="00843958">
        <w:rPr>
          <w:lang w:val="en-CA"/>
        </w:rPr>
        <w:t>resume</w:t>
      </w:r>
      <w:r w:rsidR="0030787E">
        <w:rPr>
          <w:lang w:val="en-CA"/>
        </w:rPr>
        <w:t>d</w:t>
      </w:r>
      <w:r w:rsidR="00843958">
        <w:rPr>
          <w:lang w:val="en-CA"/>
        </w:rPr>
        <w:t xml:space="preserve"> normal foraging behaviour, usually after sunning themselves for a few minutes (c).</w:t>
      </w:r>
      <w:r w:rsidR="00C62D64">
        <w:rPr>
          <w:b/>
          <w:bCs/>
          <w:lang w:val="en-CA"/>
        </w:rPr>
        <w:br w:type="page"/>
      </w:r>
    </w:p>
    <w:p w14:paraId="2FD3660C" w14:textId="77777777" w:rsidR="00C62D64" w:rsidRPr="00A35284" w:rsidRDefault="00C62D64" w:rsidP="00C62D64">
      <w:pPr>
        <w:pStyle w:val="ListParagraph"/>
        <w:numPr>
          <w:ilvl w:val="0"/>
          <w:numId w:val="10"/>
        </w:numPr>
        <w:rPr>
          <w:lang w:val="en-CA"/>
        </w:rPr>
      </w:pPr>
      <w:r>
        <w:rPr>
          <w:noProof/>
        </w:rPr>
        <w:lastRenderedPageBreak/>
        <w:drawing>
          <wp:inline distT="0" distB="0" distL="0" distR="0" wp14:anchorId="1A5A27FD" wp14:editId="0FBCE29D">
            <wp:extent cx="4402270" cy="3156668"/>
            <wp:effectExtent l="0" t="0" r="0" b="5715"/>
            <wp:docPr id="687803819" name="Picture 1" descr="A graph of a triang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803819" name="Picture 1" descr="A graph of a triangle&#10;&#10;Description automatically generated with medium confidence"/>
                    <pic:cNvPicPr/>
                  </pic:nvPicPr>
                  <pic:blipFill rotWithShape="1">
                    <a:blip r:embed="rId21"/>
                    <a:srcRect l="9901" r="11653"/>
                    <a:stretch/>
                  </pic:blipFill>
                  <pic:spPr bwMode="auto">
                    <a:xfrm>
                      <a:off x="0" y="0"/>
                      <a:ext cx="4406293" cy="3159553"/>
                    </a:xfrm>
                    <a:prstGeom prst="rect">
                      <a:avLst/>
                    </a:prstGeom>
                    <a:ln>
                      <a:noFill/>
                    </a:ln>
                    <a:extLst>
                      <a:ext uri="{53640926-AAD7-44D8-BBD7-CCE9431645EC}">
                        <a14:shadowObscured xmlns:a14="http://schemas.microsoft.com/office/drawing/2010/main"/>
                      </a:ext>
                    </a:extLst>
                  </pic:spPr>
                </pic:pic>
              </a:graphicData>
            </a:graphic>
          </wp:inline>
        </w:drawing>
      </w:r>
    </w:p>
    <w:p w14:paraId="5BFEA357" w14:textId="77777777" w:rsidR="00C62D64" w:rsidRDefault="00C62D64" w:rsidP="00C62D64">
      <w:pPr>
        <w:pStyle w:val="ListParagraph"/>
        <w:numPr>
          <w:ilvl w:val="0"/>
          <w:numId w:val="10"/>
        </w:numPr>
        <w:rPr>
          <w:lang w:val="en-CA"/>
        </w:rPr>
      </w:pPr>
      <w:r>
        <w:rPr>
          <w:noProof/>
        </w:rPr>
        <w:drawing>
          <wp:inline distT="0" distB="0" distL="0" distR="0" wp14:anchorId="5C4E625F" wp14:editId="4620BF56">
            <wp:extent cx="4492487" cy="3584362"/>
            <wp:effectExtent l="0" t="0" r="3810" b="0"/>
            <wp:docPr id="489023829" name="Picture 1" descr="A graph of a graph showing a number of parti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023829" name="Picture 1" descr="A graph of a graph showing a number of particles&#10;&#10;Description automatically generated with medium confidence"/>
                    <pic:cNvPicPr/>
                  </pic:nvPicPr>
                  <pic:blipFill rotWithShape="1">
                    <a:blip r:embed="rId22"/>
                    <a:srcRect l="13645" r="15854"/>
                    <a:stretch/>
                  </pic:blipFill>
                  <pic:spPr bwMode="auto">
                    <a:xfrm>
                      <a:off x="0" y="0"/>
                      <a:ext cx="4497514" cy="3588372"/>
                    </a:xfrm>
                    <a:prstGeom prst="rect">
                      <a:avLst/>
                    </a:prstGeom>
                    <a:ln>
                      <a:noFill/>
                    </a:ln>
                    <a:extLst>
                      <a:ext uri="{53640926-AAD7-44D8-BBD7-CCE9431645EC}">
                        <a14:shadowObscured xmlns:a14="http://schemas.microsoft.com/office/drawing/2010/main"/>
                      </a:ext>
                    </a:extLst>
                  </pic:spPr>
                </pic:pic>
              </a:graphicData>
            </a:graphic>
          </wp:inline>
        </w:drawing>
      </w:r>
    </w:p>
    <w:p w14:paraId="52CD174C" w14:textId="77777777" w:rsidR="00C62D64" w:rsidRDefault="00C62D64" w:rsidP="00C62D64">
      <w:pPr>
        <w:pStyle w:val="ListParagraph"/>
        <w:numPr>
          <w:ilvl w:val="0"/>
          <w:numId w:val="10"/>
        </w:numPr>
        <w:rPr>
          <w:lang w:val="en-CA"/>
        </w:rPr>
      </w:pPr>
      <w:r>
        <w:rPr>
          <w:noProof/>
        </w:rPr>
        <w:lastRenderedPageBreak/>
        <w:drawing>
          <wp:inline distT="0" distB="0" distL="0" distR="0" wp14:anchorId="71592480" wp14:editId="03DA2FAD">
            <wp:extent cx="4640023" cy="3132499"/>
            <wp:effectExtent l="0" t="0" r="8255" b="0"/>
            <wp:docPr id="1745771528" name="Picture 1" descr="A graph of a graph of bubb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71528" name="Picture 1" descr="A graph of a graph of bubbles&#10;&#10;Description automatically generated with medium confidence"/>
                    <pic:cNvPicPr/>
                  </pic:nvPicPr>
                  <pic:blipFill rotWithShape="1">
                    <a:blip r:embed="rId23"/>
                    <a:srcRect l="7311" r="9368"/>
                    <a:stretch/>
                  </pic:blipFill>
                  <pic:spPr bwMode="auto">
                    <a:xfrm>
                      <a:off x="0" y="0"/>
                      <a:ext cx="4654275" cy="3142121"/>
                    </a:xfrm>
                    <a:prstGeom prst="rect">
                      <a:avLst/>
                    </a:prstGeom>
                    <a:ln>
                      <a:noFill/>
                    </a:ln>
                    <a:extLst>
                      <a:ext uri="{53640926-AAD7-44D8-BBD7-CCE9431645EC}">
                        <a14:shadowObscured xmlns:a14="http://schemas.microsoft.com/office/drawing/2010/main"/>
                      </a:ext>
                    </a:extLst>
                  </pic:spPr>
                </pic:pic>
              </a:graphicData>
            </a:graphic>
          </wp:inline>
        </w:drawing>
      </w:r>
    </w:p>
    <w:p w14:paraId="21039E85" w14:textId="48C5AA52" w:rsidR="00C62D64" w:rsidRDefault="00C62D64" w:rsidP="00C62D64">
      <w:pPr>
        <w:rPr>
          <w:lang w:val="en-CA"/>
        </w:rPr>
      </w:pPr>
      <w:r w:rsidRPr="008E414D">
        <w:rPr>
          <w:b/>
          <w:bCs/>
          <w:lang w:val="en-CA"/>
        </w:rPr>
        <w:t>Figure S</w:t>
      </w:r>
      <w:r>
        <w:rPr>
          <w:b/>
          <w:bCs/>
          <w:lang w:val="en-CA"/>
        </w:rPr>
        <w:t>6</w:t>
      </w:r>
      <w:r w:rsidRPr="008E414D">
        <w:rPr>
          <w:b/>
          <w:bCs/>
          <w:lang w:val="en-CA"/>
        </w:rPr>
        <w:t xml:space="preserve">: </w:t>
      </w:r>
      <w:r>
        <w:rPr>
          <w:b/>
          <w:bCs/>
          <w:lang w:val="en-CA"/>
        </w:rPr>
        <w:t xml:space="preserve">Posterior predictive check plots for </w:t>
      </w:r>
      <w:r w:rsidRPr="008E414D">
        <w:rPr>
          <w:b/>
          <w:bCs/>
          <w:lang w:val="en-CA"/>
        </w:rPr>
        <w:t>GL</w:t>
      </w:r>
      <w:ins w:id="800" w:author="Jens Christian Ulrich" w:date="2025-09-10T15:18:00Z" w16du:dateUtc="2025-09-10T19:18:00Z">
        <w:r w:rsidR="007466C2">
          <w:rPr>
            <w:b/>
            <w:bCs/>
            <w:lang w:val="en-CA"/>
          </w:rPr>
          <w:t>M</w:t>
        </w:r>
      </w:ins>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Pr>
          <w:b/>
          <w:bCs/>
          <w:lang w:val="en-CA"/>
        </w:rPr>
        <w:t>, and for models using a Poisson distribution for abundance which showed poor fit (d, e, and f)</w:t>
      </w:r>
      <w:r w:rsidRPr="008E414D">
        <w:rPr>
          <w:b/>
          <w:bCs/>
          <w:lang w:val="en-CA"/>
        </w:rPr>
        <w:t>.</w:t>
      </w:r>
      <w:r>
        <w:rPr>
          <w:b/>
          <w:bCs/>
          <w:lang w:val="en-CA"/>
        </w:rPr>
        <w:t xml:space="preserve"> </w:t>
      </w:r>
      <w:r>
        <w:rPr>
          <w:lang w:val="en-CA"/>
        </w:rPr>
        <w:t>To assess model fit, w</w:t>
      </w:r>
      <w:r w:rsidRPr="00B427B6">
        <w:rPr>
          <w:lang w:val="en-CA"/>
        </w:rPr>
        <w:t>e conducted Freeman-Tukey statistic</w:t>
      </w:r>
      <w:r>
        <w:rPr>
          <w:lang w:val="en-CA"/>
        </w:rPr>
        <w:t xml:space="preserve"> discrepancy tests for each model (Conn et al., 2018; Kery and Royle, 2020).</w:t>
      </w:r>
      <w:r>
        <w:rPr>
          <w:b/>
          <w:bCs/>
          <w:lang w:val="en-CA"/>
        </w:rPr>
        <w:t xml:space="preserve"> </w:t>
      </w:r>
      <w:r>
        <w:rPr>
          <w:lang w:val="en-CA"/>
        </w:rPr>
        <w:t>This test evaluates the difference in discrepancy between simulated data or real data versus an expected outcome. To conduct the test, we simulated some data (</w:t>
      </w:r>
      <w:proofErr w:type="spellStart"/>
      <w:r>
        <w:rPr>
          <w:lang w:val="en-CA"/>
        </w:rPr>
        <w:t>y_replicated</w:t>
      </w:r>
      <w:proofErr w:type="spellEnd"/>
      <w:r>
        <w:rPr>
          <w:lang w:val="en-CA"/>
        </w:rPr>
        <w:t>) using the parameter estimates at each step of the HMC run. Data were counts of the number of individuals detected per species per site-survey (a, b) or the number of individuals detected at least once per species per site across all three surveys (c). We then simulated some new data from the same parameter estimates (</w:t>
      </w:r>
      <w:proofErr w:type="spellStart"/>
      <w:r>
        <w:rPr>
          <w:lang w:val="en-CA"/>
        </w:rPr>
        <w:t>y_new</w:t>
      </w:r>
      <w:proofErr w:type="spellEnd"/>
      <w:r>
        <w:rPr>
          <w:lang w:val="en-CA"/>
        </w:rPr>
        <w:t xml:space="preserve">). We calculated the Freeman-Tukey discrepancy for all </w:t>
      </w:r>
      <w:proofErr w:type="spellStart"/>
      <w:r>
        <w:rPr>
          <w:lang w:val="en-CA"/>
        </w:rPr>
        <w:t>y_new</w:t>
      </w:r>
      <w:proofErr w:type="spellEnd"/>
      <w:r>
        <w:rPr>
          <w:lang w:val="en-CA"/>
        </w:rPr>
        <w:t xml:space="preserve"> across all sampling events </w:t>
      </w:r>
      <w:proofErr w:type="spellStart"/>
      <w:r>
        <w:rPr>
          <w:i/>
          <w:iCs/>
          <w:lang w:val="en-CA"/>
        </w:rPr>
        <w:t>i</w:t>
      </w:r>
      <w:proofErr w:type="spellEnd"/>
      <w:r>
        <w:rPr>
          <w:lang w:val="en-CA"/>
        </w:rPr>
        <w:t xml:space="preserve">, </w:t>
      </w:r>
      <w:proofErr w:type="gramStart"/>
      <w:r>
        <w:rPr>
          <w:lang w:val="en-CA"/>
        </w:rPr>
        <w:t>and also</w:t>
      </w:r>
      <w:proofErr w:type="gramEnd"/>
      <w:r>
        <w:rPr>
          <w:lang w:val="en-CA"/>
        </w:rPr>
        <w:t xml:space="preserve"> for our actual data y: </w:t>
      </w:r>
    </w:p>
    <w:p w14:paraId="22E51AFA" w14:textId="77777777" w:rsidR="00C62D64" w:rsidRDefault="00C62D64" w:rsidP="00C62D64">
      <w:pPr>
        <w:rPr>
          <w:rFonts w:eastAsiaTheme="minorEastAsia"/>
          <w:lang w:val="en-CA"/>
        </w:rPr>
      </w:pPr>
      <m:oMath>
        <m:r>
          <m:rPr>
            <m:sty m:val="p"/>
          </m:rPr>
          <w:rPr>
            <w:rFonts w:ascii="Cambria Math" w:hAnsi="Cambria Math"/>
            <w:lang w:val="en-CA"/>
          </w:rPr>
          <m:t>Fit discrepancy(</m:t>
        </m:r>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(square(y_new[i] - y_replicated [i]) / (y_replicated [i] + 0.5)</m:t>
            </m:r>
          </m:e>
        </m:nary>
      </m:oMath>
      <w:r>
        <w:rPr>
          <w:rFonts w:eastAsiaTheme="minorEastAsia"/>
          <w:lang w:val="en-CA"/>
        </w:rPr>
        <w:t xml:space="preserve"> </w:t>
      </w:r>
    </w:p>
    <w:p w14:paraId="4A48A74F" w14:textId="77777777" w:rsidR="00C62D64" w:rsidRDefault="00C62D64" w:rsidP="00C62D64">
      <w:pPr>
        <w:rPr>
          <w:rFonts w:eastAsiaTheme="minorEastAsia"/>
          <w:lang w:val="en-CA"/>
        </w:rPr>
      </w:pPr>
      <m:oMath>
        <m:r>
          <m:rPr>
            <m:sty m:val="p"/>
          </m:rPr>
          <w:rPr>
            <w:rFonts w:ascii="Cambria Math" w:hAnsi="Cambria Math"/>
            <w:lang w:val="en-CA"/>
          </w:rPr>
          <m:t>Fit discrepancy(</m:t>
        </m:r>
        <m:r>
          <w:rPr>
            <w:rFonts w:ascii="Cambria Math" w:hAnsi="Cambria Math"/>
            <w:lang w:val="en-CA"/>
          </w:rPr>
          <m:t>y</m:t>
        </m:r>
        <m:r>
          <w:rPr>
            <w:rFonts w:ascii="Cambria Math" w:eastAsiaTheme="minorEastAsia" w:hAnsi="Cambria Math"/>
            <w:lang w:val="en-CA"/>
          </w:rPr>
          <m:t>)</m:t>
        </m:r>
      </m:oMath>
      <w:r>
        <w:rPr>
          <w:rFonts w:eastAsiaTheme="minorEastAsia"/>
          <w:lang w:val="en-CA"/>
        </w:rPr>
        <w:t xml:space="preserve"> = </w:t>
      </w:r>
      <m:oMath>
        <m:nary>
          <m:naryPr>
            <m:chr m:val="∑"/>
            <m:ctrlPr>
              <w:rPr>
                <w:rFonts w:ascii="Cambria Math" w:hAnsi="Cambria Math"/>
                <w:i/>
                <w:lang w:val="en-CA"/>
              </w:rPr>
            </m:ctrlPr>
          </m:naryPr>
          <m:sub>
            <m:r>
              <w:rPr>
                <w:rFonts w:ascii="Cambria Math" w:hAnsi="Cambria Math"/>
                <w:lang w:val="en-CA"/>
              </w:rPr>
              <m:t>i</m:t>
            </m:r>
          </m:sub>
          <m:sup>
            <m:r>
              <w:rPr>
                <w:rFonts w:ascii="Cambria Math" w:hAnsi="Cambria Math"/>
                <w:lang w:val="en-CA"/>
              </w:rPr>
              <m:t>R</m:t>
            </m:r>
          </m:sup>
          <m:e>
            <m:r>
              <m:rPr>
                <m:sty m:val="p"/>
              </m:rPr>
              <w:rPr>
                <w:rFonts w:ascii="Cambria Math" w:hAnsi="Cambria Math"/>
                <w:lang w:val="en-CA"/>
              </w:rPr>
              <m:t>(square(y[i] - y_replicated [i]) / (y_replicated [i] + 0.5)</m:t>
            </m:r>
          </m:e>
        </m:nary>
      </m:oMath>
      <w:r>
        <w:rPr>
          <w:rFonts w:eastAsiaTheme="minorEastAsia"/>
          <w:lang w:val="en-CA"/>
        </w:rPr>
        <w:t xml:space="preserve"> </w:t>
      </w:r>
    </w:p>
    <w:p w14:paraId="60476E45" w14:textId="71BD9168" w:rsidR="00C62D64" w:rsidRDefault="00C62D64" w:rsidP="00C62D64">
      <w:pPr>
        <w:rPr>
          <w:rFonts w:eastAsiaTheme="minorEastAsia"/>
          <w:lang w:val="en-CA"/>
        </w:rPr>
      </w:pPr>
      <w:r>
        <w:rPr>
          <w:rFonts w:eastAsiaTheme="minorEastAsia"/>
          <w:lang w:val="en-CA"/>
        </w:rPr>
        <w:t xml:space="preserve">We then calculated the frequency in the posterior distribution of samples at which the fit discrepancy for </w:t>
      </w:r>
      <m:oMath>
        <m:sSub>
          <m:sSubPr>
            <m:ctrlPr>
              <w:rPr>
                <w:rFonts w:ascii="Cambria Math" w:hAnsi="Cambria Math"/>
                <w:lang w:val="en-CA"/>
              </w:rPr>
            </m:ctrlPr>
          </m:sSubPr>
          <m:e>
            <m:r>
              <m:rPr>
                <m:sty m:val="p"/>
              </m:rPr>
              <w:rPr>
                <w:rFonts w:ascii="Cambria Math" w:hAnsi="Cambria Math"/>
                <w:lang w:val="en-CA"/>
              </w:rPr>
              <m:t>y</m:t>
            </m:r>
          </m:e>
          <m:sub>
            <m:r>
              <m:rPr>
                <m:sty m:val="p"/>
              </m:rPr>
              <w:rPr>
                <w:rFonts w:ascii="Cambria Math" w:hAnsi="Cambria Math"/>
                <w:lang w:val="en-CA"/>
              </w:rPr>
              <m:t>new</m:t>
            </m:r>
          </m:sub>
        </m:sSub>
      </m:oMath>
      <w:r>
        <w:rPr>
          <w:rFonts w:eastAsiaTheme="minorEastAsia"/>
          <w:lang w:val="en-CA"/>
        </w:rPr>
        <w:t xml:space="preserve"> is greater than the fit discrepancy for </w:t>
      </w:r>
      <m:oMath>
        <m:r>
          <w:rPr>
            <w:rFonts w:ascii="Cambria Math" w:eastAsiaTheme="minorEastAsia" w:hAnsi="Cambria Math"/>
            <w:lang w:val="en-CA"/>
          </w:rPr>
          <m:t>y</m:t>
        </m:r>
      </m:oMath>
      <w:r>
        <w:rPr>
          <w:rFonts w:eastAsiaTheme="minorEastAsia"/>
          <w:lang w:val="en-CA"/>
        </w:rPr>
        <w:t xml:space="preserve">. Values near 0.5 suggest reasonable goodness of fit, i.e., that newly simulated data tend to be </w:t>
      </w:r>
      <w:proofErr w:type="gramStart"/>
      <w:r>
        <w:rPr>
          <w:rFonts w:eastAsiaTheme="minorEastAsia"/>
          <w:lang w:val="en-CA"/>
        </w:rPr>
        <w:t>more or less as</w:t>
      </w:r>
      <w:proofErr w:type="gramEnd"/>
      <w:r>
        <w:rPr>
          <w:rFonts w:eastAsiaTheme="minorEastAsia"/>
          <w:lang w:val="en-CA"/>
        </w:rPr>
        <w:t xml:space="preserve"> far away from some other simulated data as our real data. Values below 0.05 or greater than 0.95 indicate critical lack of model fit. </w:t>
      </w:r>
      <w:r w:rsidR="006D3AEE">
        <w:rPr>
          <w:rFonts w:eastAsiaTheme="minorEastAsia"/>
          <w:lang w:val="en-CA"/>
        </w:rPr>
        <w:t xml:space="preserve">FTP values were less than 0.05 for models for our field data that used a Poisson distribution for the abundance random variable, which prompted us to use negative binomial distributions. </w:t>
      </w:r>
    </w:p>
    <w:p w14:paraId="2F5E2E79" w14:textId="77777777" w:rsidR="00C62D64" w:rsidRDefault="00C62D64" w:rsidP="00C62D64">
      <w:pPr>
        <w:rPr>
          <w:lang w:val="en-CA"/>
        </w:rPr>
      </w:pPr>
      <w:r w:rsidRPr="00B427B6">
        <w:rPr>
          <w:lang w:val="en-CA"/>
        </w:rPr>
        <w:t>Conn, P. B., Johnson, D. S., Williams, P. J., Melin, S. R., &amp; Hooten, M. B. (2018). A guide to Bayesian model checking for ecologists. Ecological Monographs, 88(4), 526-542.</w:t>
      </w:r>
    </w:p>
    <w:p w14:paraId="60EC2241" w14:textId="3BE7AD75" w:rsidR="00414B39" w:rsidRDefault="00C62D64">
      <w:pPr>
        <w:rPr>
          <w:lang w:val="en-CA"/>
        </w:rPr>
      </w:pPr>
      <w:r w:rsidRPr="0078419C">
        <w:rPr>
          <w:lang w:val="en-CA"/>
        </w:rPr>
        <w:lastRenderedPageBreak/>
        <w:t>Kéry, M., &amp; Royle, J. A. (2020). Applied hierarchical modeling in ecology: Analysis of distribution, abundance and species richness in R and BUGS: Volume 2: Dynamic and advanced models. Academic Press.</w:t>
      </w:r>
      <w:r w:rsidR="00414B39">
        <w:rPr>
          <w:lang w:val="en-CA"/>
        </w:rPr>
        <w:br w:type="page"/>
      </w:r>
    </w:p>
    <w:p w14:paraId="0510276E" w14:textId="77777777" w:rsidR="00A35284" w:rsidRDefault="008E414D" w:rsidP="008E414D">
      <w:pPr>
        <w:pStyle w:val="ListParagraph"/>
        <w:numPr>
          <w:ilvl w:val="0"/>
          <w:numId w:val="9"/>
        </w:numPr>
        <w:rPr>
          <w:lang w:val="en-CA"/>
        </w:rPr>
      </w:pPr>
      <w:r>
        <w:rPr>
          <w:noProof/>
        </w:rPr>
        <w:lastRenderedPageBreak/>
        <w:drawing>
          <wp:inline distT="0" distB="0" distL="0" distR="0" wp14:anchorId="3141DCD2" wp14:editId="5E9F9F9D">
            <wp:extent cx="4206240" cy="3299655"/>
            <wp:effectExtent l="0" t="0" r="3810" b="0"/>
            <wp:docPr id="1299711668"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11668" name="Picture 1" descr="A group of graphs showing different colored lines&#10;&#10;Description automatically generated with medium confidence"/>
                    <pic:cNvPicPr/>
                  </pic:nvPicPr>
                  <pic:blipFill rotWithShape="1">
                    <a:blip r:embed="rId24"/>
                    <a:srcRect l="14583" r="13711"/>
                    <a:stretch/>
                  </pic:blipFill>
                  <pic:spPr bwMode="auto">
                    <a:xfrm>
                      <a:off x="0" y="0"/>
                      <a:ext cx="4212120" cy="3304267"/>
                    </a:xfrm>
                    <a:prstGeom prst="rect">
                      <a:avLst/>
                    </a:prstGeom>
                    <a:ln>
                      <a:noFill/>
                    </a:ln>
                    <a:extLst>
                      <a:ext uri="{53640926-AAD7-44D8-BBD7-CCE9431645EC}">
                        <a14:shadowObscured xmlns:a14="http://schemas.microsoft.com/office/drawing/2010/main"/>
                      </a:ext>
                    </a:extLst>
                  </pic:spPr>
                </pic:pic>
              </a:graphicData>
            </a:graphic>
          </wp:inline>
        </w:drawing>
      </w:r>
    </w:p>
    <w:p w14:paraId="19873713" w14:textId="42521C51" w:rsidR="00A35284" w:rsidRDefault="006F6D1E" w:rsidP="008E414D">
      <w:pPr>
        <w:pStyle w:val="ListParagraph"/>
        <w:numPr>
          <w:ilvl w:val="0"/>
          <w:numId w:val="9"/>
        </w:numPr>
        <w:rPr>
          <w:lang w:val="en-CA"/>
        </w:rPr>
      </w:pPr>
      <w:r>
        <w:rPr>
          <w:noProof/>
        </w:rPr>
        <w:drawing>
          <wp:inline distT="0" distB="0" distL="0" distR="0" wp14:anchorId="63151EEC" wp14:editId="0F492E8C">
            <wp:extent cx="5433794" cy="2878372"/>
            <wp:effectExtent l="0" t="0" r="0" b="0"/>
            <wp:docPr id="1515415619" name="Picture 1"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15619" name="Picture 1" descr="A group of graphs showing different types of data&#10;&#10;Description automatically generated with medium confidence"/>
                    <pic:cNvPicPr/>
                  </pic:nvPicPr>
                  <pic:blipFill rotWithShape="1">
                    <a:blip r:embed="rId25"/>
                    <a:srcRect l="2007" t="3091" b="4627"/>
                    <a:stretch/>
                  </pic:blipFill>
                  <pic:spPr bwMode="auto">
                    <a:xfrm>
                      <a:off x="0" y="0"/>
                      <a:ext cx="5441165" cy="2882277"/>
                    </a:xfrm>
                    <a:prstGeom prst="rect">
                      <a:avLst/>
                    </a:prstGeom>
                    <a:ln>
                      <a:noFill/>
                    </a:ln>
                    <a:extLst>
                      <a:ext uri="{53640926-AAD7-44D8-BBD7-CCE9431645EC}">
                        <a14:shadowObscured xmlns:a14="http://schemas.microsoft.com/office/drawing/2010/main"/>
                      </a:ext>
                    </a:extLst>
                  </pic:spPr>
                </pic:pic>
              </a:graphicData>
            </a:graphic>
          </wp:inline>
        </w:drawing>
      </w:r>
    </w:p>
    <w:p w14:paraId="2110BEA0" w14:textId="1D2E6FE4" w:rsidR="00A50B0A" w:rsidRPr="008E414D" w:rsidRDefault="00F24476" w:rsidP="008E414D">
      <w:pPr>
        <w:pStyle w:val="ListParagraph"/>
        <w:numPr>
          <w:ilvl w:val="0"/>
          <w:numId w:val="9"/>
        </w:numPr>
        <w:rPr>
          <w:lang w:val="en-CA"/>
        </w:rPr>
      </w:pPr>
      <w:r>
        <w:rPr>
          <w:noProof/>
        </w:rPr>
        <w:lastRenderedPageBreak/>
        <w:drawing>
          <wp:inline distT="0" distB="0" distL="0" distR="0" wp14:anchorId="2B14E999" wp14:editId="13FC4B5C">
            <wp:extent cx="5529699" cy="2973788"/>
            <wp:effectExtent l="0" t="0" r="0" b="0"/>
            <wp:docPr id="1294020726" name="Picture 1" descr="A group of graphs showing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020726" name="Picture 1" descr="A group of graphs showing different colored lines&#10;&#10;Description automatically generated with medium confidence"/>
                    <pic:cNvPicPr/>
                  </pic:nvPicPr>
                  <pic:blipFill rotWithShape="1">
                    <a:blip r:embed="rId26"/>
                    <a:srcRect l="1980" t="2166" b="4121"/>
                    <a:stretch/>
                  </pic:blipFill>
                  <pic:spPr bwMode="auto">
                    <a:xfrm>
                      <a:off x="0" y="0"/>
                      <a:ext cx="5546816" cy="2982993"/>
                    </a:xfrm>
                    <a:prstGeom prst="rect">
                      <a:avLst/>
                    </a:prstGeom>
                    <a:ln>
                      <a:noFill/>
                    </a:ln>
                    <a:extLst>
                      <a:ext uri="{53640926-AAD7-44D8-BBD7-CCE9431645EC}">
                        <a14:shadowObscured xmlns:a14="http://schemas.microsoft.com/office/drawing/2010/main"/>
                      </a:ext>
                    </a:extLst>
                  </pic:spPr>
                </pic:pic>
              </a:graphicData>
            </a:graphic>
          </wp:inline>
        </w:drawing>
      </w:r>
    </w:p>
    <w:p w14:paraId="042A39EA" w14:textId="52C18FC1" w:rsidR="008E414D" w:rsidRPr="008E414D" w:rsidRDefault="008E414D" w:rsidP="008C4499">
      <w:pPr>
        <w:rPr>
          <w:b/>
          <w:bCs/>
          <w:lang w:val="en-CA"/>
        </w:rPr>
      </w:pPr>
      <w:r w:rsidRPr="008E414D">
        <w:rPr>
          <w:b/>
          <w:bCs/>
          <w:lang w:val="en-CA"/>
        </w:rPr>
        <w:t>Figure S</w:t>
      </w:r>
      <w:r w:rsidR="00C62D64">
        <w:rPr>
          <w:b/>
          <w:bCs/>
          <w:lang w:val="en-CA"/>
        </w:rPr>
        <w:t>5</w:t>
      </w:r>
      <w:r w:rsidRPr="008E414D">
        <w:rPr>
          <w:b/>
          <w:bCs/>
          <w:lang w:val="en-CA"/>
        </w:rPr>
        <w:t xml:space="preserve">: </w:t>
      </w:r>
      <w:proofErr w:type="spellStart"/>
      <w:r>
        <w:rPr>
          <w:b/>
          <w:bCs/>
          <w:lang w:val="en-CA"/>
        </w:rPr>
        <w:t>Trace</w:t>
      </w:r>
      <w:r w:rsidRPr="008E414D">
        <w:rPr>
          <w:b/>
          <w:bCs/>
          <w:lang w:val="en-CA"/>
        </w:rPr>
        <w:t>plots</w:t>
      </w:r>
      <w:proofErr w:type="spellEnd"/>
      <w:r w:rsidRPr="008E414D">
        <w:rPr>
          <w:b/>
          <w:bCs/>
          <w:lang w:val="en-CA"/>
        </w:rPr>
        <w:t xml:space="preserve"> for the GLM</w:t>
      </w:r>
      <w:ins w:id="801" w:author="Jens Christian Ulrich" w:date="2025-09-10T15:19:00Z" w16du:dateUtc="2025-09-10T19:19:00Z">
        <w:r w:rsidR="007466C2">
          <w:rPr>
            <w:b/>
            <w:bCs/>
            <w:lang w:val="en-CA"/>
          </w:rPr>
          <w:t>M</w:t>
        </w:r>
      </w:ins>
      <w:r w:rsidRPr="008E414D">
        <w:rPr>
          <w:b/>
          <w:bCs/>
          <w:lang w:val="en-CA"/>
        </w:rPr>
        <w:t xml:space="preserve">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Pr>
          <w:lang w:val="en-CA"/>
        </w:rPr>
        <w:t xml:space="preserve">Overlapping </w:t>
      </w:r>
      <w:r w:rsidR="004B6201" w:rsidRPr="004B6201">
        <w:rPr>
          <w:lang w:val="en-CA"/>
        </w:rPr>
        <w:t>HMC traces indicate that all 4 chains have converged on a similar parameter space.</w:t>
      </w:r>
      <w:r w:rsidR="007E1189">
        <w:rPr>
          <w:b/>
          <w:bCs/>
          <w:lang w:val="en-CA"/>
        </w:rPr>
        <w:br w:type="page"/>
      </w:r>
    </w:p>
    <w:p w14:paraId="7C33D751" w14:textId="77777777" w:rsidR="00F24476" w:rsidRDefault="00F24476" w:rsidP="008C4499">
      <w:pPr>
        <w:rPr>
          <w:lang w:val="en-CA"/>
        </w:rPr>
      </w:pPr>
    </w:p>
    <w:p w14:paraId="736E4750" w14:textId="77777777" w:rsidR="008E414D" w:rsidRDefault="008E414D" w:rsidP="008E414D">
      <w:pPr>
        <w:pStyle w:val="ListParagraph"/>
        <w:numPr>
          <w:ilvl w:val="0"/>
          <w:numId w:val="8"/>
        </w:numPr>
        <w:rPr>
          <w:lang w:val="en-CA"/>
        </w:rPr>
      </w:pPr>
      <w:r>
        <w:rPr>
          <w:noProof/>
        </w:rPr>
        <w:drawing>
          <wp:inline distT="0" distB="0" distL="0" distR="0" wp14:anchorId="3FF0426F" wp14:editId="36A4144A">
            <wp:extent cx="5699553" cy="2973788"/>
            <wp:effectExtent l="0" t="0" r="0" b="0"/>
            <wp:docPr id="158079878" name="Picture 1" descr="A group of blue and black shap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79878" name="Picture 1" descr="A group of blue and black shapes&#10;&#10;Description automatically generated with medium confidence"/>
                    <pic:cNvPicPr/>
                  </pic:nvPicPr>
                  <pic:blipFill rotWithShape="1">
                    <a:blip r:embed="rId27"/>
                    <a:srcRect l="2007" t="4757" r="2068" b="6266"/>
                    <a:stretch/>
                  </pic:blipFill>
                  <pic:spPr bwMode="auto">
                    <a:xfrm>
                      <a:off x="0" y="0"/>
                      <a:ext cx="5701364" cy="2974733"/>
                    </a:xfrm>
                    <a:prstGeom prst="rect">
                      <a:avLst/>
                    </a:prstGeom>
                    <a:ln>
                      <a:noFill/>
                    </a:ln>
                    <a:extLst>
                      <a:ext uri="{53640926-AAD7-44D8-BBD7-CCE9431645EC}">
                        <a14:shadowObscured xmlns:a14="http://schemas.microsoft.com/office/drawing/2010/main"/>
                      </a:ext>
                    </a:extLst>
                  </pic:spPr>
                </pic:pic>
              </a:graphicData>
            </a:graphic>
          </wp:inline>
        </w:drawing>
      </w:r>
    </w:p>
    <w:p w14:paraId="4A90D33A" w14:textId="596EE97B" w:rsidR="008E414D" w:rsidRDefault="006F6D1E" w:rsidP="008E414D">
      <w:pPr>
        <w:pStyle w:val="ListParagraph"/>
        <w:numPr>
          <w:ilvl w:val="0"/>
          <w:numId w:val="8"/>
        </w:numPr>
        <w:rPr>
          <w:lang w:val="en-CA"/>
        </w:rPr>
      </w:pPr>
      <w:r>
        <w:rPr>
          <w:noProof/>
        </w:rPr>
        <w:drawing>
          <wp:inline distT="0" distB="0" distL="0" distR="0" wp14:anchorId="0EFFFB3D" wp14:editId="02C05FA5">
            <wp:extent cx="5637254" cy="3044709"/>
            <wp:effectExtent l="0" t="0" r="1905" b="3810"/>
            <wp:docPr id="789838449" name="Picture 1" descr="A group of blue sha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838449" name="Picture 1" descr="A group of blue shapes&#10;&#10;Description automatically generated"/>
                    <pic:cNvPicPr/>
                  </pic:nvPicPr>
                  <pic:blipFill rotWithShape="1">
                    <a:blip r:embed="rId28"/>
                    <a:srcRect l="2676" t="4282" r="2458" b="4630"/>
                    <a:stretch/>
                  </pic:blipFill>
                  <pic:spPr bwMode="auto">
                    <a:xfrm>
                      <a:off x="0" y="0"/>
                      <a:ext cx="5638428" cy="3045343"/>
                    </a:xfrm>
                    <a:prstGeom prst="rect">
                      <a:avLst/>
                    </a:prstGeom>
                    <a:ln>
                      <a:noFill/>
                    </a:ln>
                    <a:extLst>
                      <a:ext uri="{53640926-AAD7-44D8-BBD7-CCE9431645EC}">
                        <a14:shadowObscured xmlns:a14="http://schemas.microsoft.com/office/drawing/2010/main"/>
                      </a:ext>
                    </a:extLst>
                  </pic:spPr>
                </pic:pic>
              </a:graphicData>
            </a:graphic>
          </wp:inline>
        </w:drawing>
      </w:r>
    </w:p>
    <w:p w14:paraId="60F8E2E4" w14:textId="5D596BFE" w:rsidR="00F24476" w:rsidRDefault="00F24476" w:rsidP="008E414D">
      <w:pPr>
        <w:pStyle w:val="ListParagraph"/>
        <w:numPr>
          <w:ilvl w:val="0"/>
          <w:numId w:val="8"/>
        </w:numPr>
        <w:rPr>
          <w:lang w:val="en-CA"/>
        </w:rPr>
      </w:pPr>
      <w:r>
        <w:rPr>
          <w:noProof/>
        </w:rPr>
        <w:lastRenderedPageBreak/>
        <w:drawing>
          <wp:inline distT="0" distB="0" distL="0" distR="0" wp14:anchorId="538432EA" wp14:editId="77C7841E">
            <wp:extent cx="5572760" cy="3450866"/>
            <wp:effectExtent l="0" t="0" r="8890" b="0"/>
            <wp:docPr id="1998574170" name="Picture 1" descr="A group of blue and black graph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574170" name="Picture 1" descr="A group of blue and black graphs&#10;&#10;Description automatically generated with medium confidence"/>
                    <pic:cNvPicPr/>
                  </pic:nvPicPr>
                  <pic:blipFill rotWithShape="1">
                    <a:blip r:embed="rId29"/>
                    <a:srcRect l="8696" t="4620" r="8496" b="4219"/>
                    <a:stretch/>
                  </pic:blipFill>
                  <pic:spPr bwMode="auto">
                    <a:xfrm>
                      <a:off x="0" y="0"/>
                      <a:ext cx="5588694" cy="3460733"/>
                    </a:xfrm>
                    <a:prstGeom prst="rect">
                      <a:avLst/>
                    </a:prstGeom>
                    <a:ln>
                      <a:noFill/>
                    </a:ln>
                    <a:extLst>
                      <a:ext uri="{53640926-AAD7-44D8-BBD7-CCE9431645EC}">
                        <a14:shadowObscured xmlns:a14="http://schemas.microsoft.com/office/drawing/2010/main"/>
                      </a:ext>
                    </a:extLst>
                  </pic:spPr>
                </pic:pic>
              </a:graphicData>
            </a:graphic>
          </wp:inline>
        </w:drawing>
      </w:r>
    </w:p>
    <w:p w14:paraId="636050E8" w14:textId="272E7474" w:rsidR="00E26AEE" w:rsidDel="000431EC" w:rsidRDefault="008E414D" w:rsidP="00C62D64">
      <w:pPr>
        <w:rPr>
          <w:del w:id="802" w:author="Jens Christian Ulrich" w:date="2025-09-09T16:16:00Z" w16du:dateUtc="2025-09-09T20:16:00Z"/>
          <w:lang w:val="en-CA"/>
        </w:rPr>
      </w:pPr>
      <w:r w:rsidRPr="008E414D">
        <w:rPr>
          <w:b/>
          <w:bCs/>
          <w:lang w:val="en-CA"/>
        </w:rPr>
        <w:t>Figure S</w:t>
      </w:r>
      <w:r w:rsidR="00C62D64">
        <w:rPr>
          <w:b/>
          <w:bCs/>
          <w:lang w:val="en-CA"/>
        </w:rPr>
        <w:t>6</w:t>
      </w:r>
      <w:r w:rsidRPr="008E414D">
        <w:rPr>
          <w:b/>
          <w:bCs/>
          <w:lang w:val="en-CA"/>
        </w:rPr>
        <w:t>: Pairs plots for the GL</w:t>
      </w:r>
      <w:ins w:id="803" w:author="Jens Christian Ulrich" w:date="2025-09-10T15:19:00Z" w16du:dateUtc="2025-09-10T19:19:00Z">
        <w:r w:rsidR="007466C2">
          <w:rPr>
            <w:b/>
            <w:bCs/>
            <w:lang w:val="en-CA"/>
          </w:rPr>
          <w:t>M</w:t>
        </w:r>
      </w:ins>
      <w:r w:rsidRPr="008E414D">
        <w:rPr>
          <w:b/>
          <w:bCs/>
          <w:lang w:val="en-CA"/>
        </w:rPr>
        <w:t xml:space="preserve">M (a), </w:t>
      </w:r>
      <w:proofErr w:type="spellStart"/>
      <w:r w:rsidRPr="008E414D">
        <w:rPr>
          <w:b/>
          <w:bCs/>
          <w:lang w:val="en-CA"/>
        </w:rPr>
        <w:t>binmix</w:t>
      </w:r>
      <w:proofErr w:type="spellEnd"/>
      <w:r w:rsidRPr="008E414D">
        <w:rPr>
          <w:b/>
          <w:bCs/>
          <w:lang w:val="en-CA"/>
        </w:rPr>
        <w:t xml:space="preserve"> model (b), and </w:t>
      </w:r>
      <w:proofErr w:type="spellStart"/>
      <w:r w:rsidRPr="008E414D">
        <w:rPr>
          <w:b/>
          <w:bCs/>
          <w:lang w:val="en-CA"/>
        </w:rPr>
        <w:t>multimix</w:t>
      </w:r>
      <w:proofErr w:type="spellEnd"/>
      <w:r w:rsidRPr="008E414D">
        <w:rPr>
          <w:b/>
          <w:bCs/>
          <w:lang w:val="en-CA"/>
        </w:rPr>
        <w:t xml:space="preserve"> model (c).</w:t>
      </w:r>
      <w:r w:rsidR="000653F5">
        <w:rPr>
          <w:b/>
          <w:bCs/>
          <w:lang w:val="en-CA"/>
        </w:rPr>
        <w:t xml:space="preserve"> </w:t>
      </w:r>
      <w:r w:rsidR="004B6201" w:rsidRPr="004B6201">
        <w:rPr>
          <w:lang w:val="en-CA"/>
        </w:rPr>
        <w:t xml:space="preserve">Pairs </w:t>
      </w:r>
      <w:proofErr w:type="gramStart"/>
      <w:r w:rsidR="004B6201" w:rsidRPr="004B6201">
        <w:rPr>
          <w:lang w:val="en-CA"/>
        </w:rPr>
        <w:t>plot</w:t>
      </w:r>
      <w:proofErr w:type="gramEnd"/>
      <w:r w:rsidR="004B6201" w:rsidRPr="004B6201">
        <w:rPr>
          <w:lang w:val="en-CA"/>
        </w:rPr>
        <w:t xml:space="preserve"> </w:t>
      </w:r>
      <w:r w:rsidR="004B6201">
        <w:rPr>
          <w:lang w:val="en-CA"/>
        </w:rPr>
        <w:t xml:space="preserve">are shown </w:t>
      </w:r>
      <w:r w:rsidR="004B6201" w:rsidRPr="004B6201">
        <w:rPr>
          <w:lang w:val="en-CA"/>
        </w:rPr>
        <w:t>for a sample subset of parameters (</w:t>
      </w:r>
      <w:r w:rsidR="004B6201">
        <w:rPr>
          <w:lang w:val="en-CA"/>
        </w:rPr>
        <w:t>abundance parameters</w:t>
      </w:r>
      <w:r w:rsidR="004B6201" w:rsidRPr="004B6201">
        <w:rPr>
          <w:lang w:val="en-CA"/>
        </w:rPr>
        <w:t xml:space="preserve">). </w:t>
      </w:r>
      <w:r w:rsidR="00AF374A">
        <w:rPr>
          <w:lang w:val="en-CA"/>
        </w:rPr>
        <w:t>The l</w:t>
      </w:r>
      <w:r w:rsidR="004B6201" w:rsidRPr="004B6201">
        <w:rPr>
          <w:lang w:val="en-CA"/>
        </w:rPr>
        <w:t xml:space="preserve">ack of divergent transitions and no visual barriers in the parameter space </w:t>
      </w:r>
      <w:r w:rsidR="00D52019">
        <w:rPr>
          <w:lang w:val="en-CA"/>
        </w:rPr>
        <w:t xml:space="preserve">in these </w:t>
      </w:r>
      <w:proofErr w:type="gramStart"/>
      <w:r w:rsidR="00D52019">
        <w:rPr>
          <w:lang w:val="en-CA"/>
        </w:rPr>
        <w:t>pairs</w:t>
      </w:r>
      <w:proofErr w:type="gramEnd"/>
      <w:r w:rsidR="00D52019">
        <w:rPr>
          <w:lang w:val="en-CA"/>
        </w:rPr>
        <w:t xml:space="preserve"> plots </w:t>
      </w:r>
      <w:r w:rsidR="004B6201" w:rsidRPr="004B6201">
        <w:rPr>
          <w:lang w:val="en-CA"/>
        </w:rPr>
        <w:t xml:space="preserve">search </w:t>
      </w:r>
      <w:r w:rsidR="004B6201">
        <w:rPr>
          <w:lang w:val="en-CA"/>
        </w:rPr>
        <w:t>support that the posterior distribution has b</w:t>
      </w:r>
      <w:r w:rsidR="00C62D64">
        <w:rPr>
          <w:lang w:val="en-CA"/>
        </w:rPr>
        <w:t>een</w:t>
      </w:r>
      <w:r w:rsidR="00C62D64" w:rsidRPr="004B6201">
        <w:rPr>
          <w:lang w:val="en-CA"/>
        </w:rPr>
        <w:t xml:space="preserve"> full</w:t>
      </w:r>
      <w:r w:rsidR="00C62D64">
        <w:rPr>
          <w:lang w:val="en-CA"/>
        </w:rPr>
        <w:t>y</w:t>
      </w:r>
      <w:r w:rsidR="00C62D64" w:rsidRPr="004B6201">
        <w:rPr>
          <w:lang w:val="en-CA"/>
        </w:rPr>
        <w:t xml:space="preserve"> </w:t>
      </w:r>
      <w:r w:rsidR="00C62D64">
        <w:rPr>
          <w:lang w:val="en-CA"/>
        </w:rPr>
        <w:t>explored</w:t>
      </w:r>
      <w:r w:rsidR="00C62D64" w:rsidRPr="004B6201">
        <w:rPr>
          <w:lang w:val="en-CA"/>
        </w:rPr>
        <w:t>.</w:t>
      </w:r>
      <w:del w:id="804" w:author="Jens Christian Ulrich" w:date="2025-09-09T16:16:00Z" w16du:dateUtc="2025-09-09T20:16:00Z">
        <w:r w:rsidR="00741E0D" w:rsidDel="000431EC">
          <w:rPr>
            <w:lang w:val="en-CA"/>
          </w:rPr>
          <w:br w:type="page"/>
        </w:r>
      </w:del>
    </w:p>
    <w:p w14:paraId="74FE06A5" w14:textId="076BE0CE" w:rsidR="00E26AEE" w:rsidDel="000431EC" w:rsidRDefault="00E26AEE" w:rsidP="00C62D64">
      <w:pPr>
        <w:rPr>
          <w:del w:id="805" w:author="Jens Christian Ulrich" w:date="2025-09-09T16:16:00Z" w16du:dateUtc="2025-09-09T20:16:00Z"/>
          <w:lang w:val="en-CA"/>
        </w:rPr>
      </w:pPr>
      <w:del w:id="806" w:author="Jens Christian Ulrich" w:date="2025-09-09T16:16:00Z" w16du:dateUtc="2025-09-09T20:16:00Z">
        <w:r w:rsidDel="000431EC">
          <w:rPr>
            <w:noProof/>
          </w:rPr>
          <w:drawing>
            <wp:inline distT="0" distB="0" distL="0" distR="0" wp14:anchorId="1735B1C5" wp14:editId="08CA078F">
              <wp:extent cx="5943600" cy="2457450"/>
              <wp:effectExtent l="0" t="0" r="0" b="0"/>
              <wp:docPr id="205202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20080" name=""/>
                      <pic:cNvPicPr/>
                    </pic:nvPicPr>
                    <pic:blipFill rotWithShape="1">
                      <a:blip r:embed="rId30"/>
                      <a:srcRect t="13295" b="13200"/>
                      <a:stretch/>
                    </pic:blipFill>
                    <pic:spPr bwMode="auto">
                      <a:xfrm>
                        <a:off x="0" y="0"/>
                        <a:ext cx="5943600" cy="2457450"/>
                      </a:xfrm>
                      <a:prstGeom prst="rect">
                        <a:avLst/>
                      </a:prstGeom>
                      <a:ln>
                        <a:noFill/>
                      </a:ln>
                      <a:extLst>
                        <a:ext uri="{53640926-AAD7-44D8-BBD7-CCE9431645EC}">
                          <a14:shadowObscured xmlns:a14="http://schemas.microsoft.com/office/drawing/2010/main"/>
                        </a:ext>
                      </a:extLst>
                    </pic:spPr>
                  </pic:pic>
                </a:graphicData>
              </a:graphic>
            </wp:inline>
          </w:drawing>
        </w:r>
      </w:del>
    </w:p>
    <w:p w14:paraId="2C633F81" w14:textId="271E7492" w:rsidR="00144208" w:rsidDel="000431EC" w:rsidRDefault="003145FE" w:rsidP="00C62D64">
      <w:pPr>
        <w:rPr>
          <w:del w:id="807" w:author="Jens Christian Ulrich" w:date="2025-09-09T16:16:00Z" w16du:dateUtc="2025-09-09T20:16:00Z"/>
          <w:lang w:val="en-CA"/>
        </w:rPr>
      </w:pPr>
      <w:del w:id="808" w:author="Jens Christian Ulrich" w:date="2025-09-09T16:16:00Z" w16du:dateUtc="2025-09-09T20:16:00Z">
        <w:r w:rsidDel="000431EC">
          <w:rPr>
            <w:b/>
            <w:bCs/>
            <w:lang w:val="en-CA"/>
          </w:rPr>
          <w:delText xml:space="preserve">Figure </w:delText>
        </w:r>
        <w:r w:rsidR="00027EE0" w:rsidDel="000431EC">
          <w:rPr>
            <w:b/>
            <w:bCs/>
            <w:lang w:val="en-CA"/>
          </w:rPr>
          <w:delText>S7</w:delText>
        </w:r>
        <w:r w:rsidDel="000431EC">
          <w:rPr>
            <w:b/>
            <w:bCs/>
            <w:lang w:val="en-CA"/>
          </w:rPr>
          <w:delText xml:space="preserve">: Effects of a simulated detection confound on GLM precision. </w:delText>
        </w:r>
        <w:r w:rsidDel="000431EC">
          <w:rPr>
            <w:lang w:val="en-CA"/>
          </w:rPr>
          <w:delText>We simulated mark-recapture encounters (and then converted the mark-recapture encounter data to simple counts) while simultaneously varying the effect of habitat on detection and either the baseline detection rate or the number of study sites. We fit a GLM to the count form of the abundance data and then determined the precision  of the estimate for the effect of habitat on abundance when either the baseline detection rate (a) or the number of study sites (b) was varied. The mean bias and 90% Bayesian credible intervals are displayed for each simulation scenario. Larger values for p</w:delText>
        </w:r>
      </w:del>
      <w:ins w:id="809" w:author="Ulrich, Jens" w:date="2025-06-30T15:47:00Z" w16du:dateUtc="2025-06-30T22:47:00Z">
        <w:del w:id="810" w:author="Jens Christian Ulrich" w:date="2025-09-09T16:16:00Z" w16du:dateUtc="2025-09-09T20:16:00Z">
          <w:r w:rsidR="00DD70B7" w:rsidDel="000431EC">
            <w:rPr>
              <w:lang w:val="en-CA"/>
            </w:rPr>
            <w:delText>High</w:delText>
          </w:r>
        </w:del>
      </w:ins>
      <w:ins w:id="811" w:author="Ulrich, Jens" w:date="2025-06-30T15:48:00Z" w16du:dateUtc="2025-06-30T22:48:00Z">
        <w:del w:id="812" w:author="Jens Christian Ulrich" w:date="2025-09-09T16:16:00Z" w16du:dateUtc="2025-09-09T20:16:00Z">
          <w:r w:rsidR="00DD70B7" w:rsidDel="000431EC">
            <w:rPr>
              <w:lang w:val="en-CA"/>
            </w:rPr>
            <w:delText xml:space="preserve"> p</w:delText>
          </w:r>
        </w:del>
      </w:ins>
      <w:del w:id="813" w:author="Jens Christian Ulrich" w:date="2025-09-09T16:16:00Z" w16du:dateUtc="2025-09-09T20:16:00Z">
        <w:r w:rsidDel="000431EC">
          <w:rPr>
            <w:lang w:val="en-CA"/>
          </w:rPr>
          <w:delText xml:space="preserve">recision </w:delText>
        </w:r>
      </w:del>
      <w:ins w:id="814" w:author="Ulrich, Jens" w:date="2025-06-30T15:47:00Z" w16du:dateUtc="2025-06-30T22:47:00Z">
        <w:del w:id="815" w:author="Jens Christian Ulrich" w:date="2025-09-09T16:16:00Z" w16du:dateUtc="2025-09-09T20:16:00Z">
          <w:r w:rsidR="00DD70B7" w:rsidDel="000431EC">
            <w:rPr>
              <w:lang w:val="en-CA"/>
            </w:rPr>
            <w:delText xml:space="preserve">(1 / sd(posterior samples)) </w:delText>
          </w:r>
        </w:del>
      </w:ins>
      <w:del w:id="816" w:author="Jens Christian Ulrich" w:date="2025-09-09T16:16:00Z" w16du:dateUtc="2025-09-09T20:16:00Z">
        <w:r w:rsidDel="000431EC">
          <w:rPr>
            <w:lang w:val="en-CA"/>
          </w:rPr>
          <w:delText xml:space="preserve">represent </w:delText>
        </w:r>
      </w:del>
      <w:ins w:id="817" w:author="Ulrich, Jens" w:date="2025-06-30T15:48:00Z" w16du:dateUtc="2025-06-30T22:48:00Z">
        <w:del w:id="818" w:author="Jens Christian Ulrich" w:date="2025-09-09T16:16:00Z" w16du:dateUtc="2025-09-09T20:16:00Z">
          <w:r w:rsidR="00DD70B7" w:rsidDel="000431EC">
            <w:rPr>
              <w:lang w:val="en-CA"/>
            </w:rPr>
            <w:delText xml:space="preserve">reflects </w:delText>
          </w:r>
        </w:del>
      </w:ins>
      <w:del w:id="819" w:author="Jens Christian Ulrich" w:date="2025-09-09T16:16:00Z" w16du:dateUtc="2025-09-09T20:16:00Z">
        <w:r w:rsidDel="000431EC">
          <w:rPr>
            <w:lang w:val="en-CA"/>
          </w:rPr>
          <w:delText>a tendency for each model fit to produce a wider Bayesian credible interval (i.e., a tendency to produce an estimate with greater</w:delText>
        </w:r>
      </w:del>
      <w:ins w:id="820" w:author="Ulrich, Jens" w:date="2025-06-30T15:48:00Z" w16du:dateUtc="2025-06-30T22:48:00Z">
        <w:del w:id="821" w:author="Jens Christian Ulrich" w:date="2025-09-09T16:16:00Z" w16du:dateUtc="2025-09-09T20:16:00Z">
          <w:r w:rsidR="00DD70B7" w:rsidDel="000431EC">
            <w:rPr>
              <w:lang w:val="en-CA"/>
            </w:rPr>
            <w:delText>low model</w:delText>
          </w:r>
        </w:del>
      </w:ins>
      <w:del w:id="822" w:author="Jens Christian Ulrich" w:date="2025-09-09T16:16:00Z" w16du:dateUtc="2025-09-09T20:16:00Z">
        <w:r w:rsidDel="000431EC">
          <w:rPr>
            <w:lang w:val="en-CA"/>
          </w:rPr>
          <w:delText xml:space="preserve"> uncertainty). </w:delText>
        </w:r>
        <w:r w:rsidR="00741E0D" w:rsidDel="000431EC">
          <w:rPr>
            <w:lang w:val="en-CA"/>
          </w:rPr>
          <w:br w:type="page"/>
        </w:r>
      </w:del>
    </w:p>
    <w:p w14:paraId="335FC86A" w14:textId="5A5F8626" w:rsidR="00144208" w:rsidDel="000431EC" w:rsidRDefault="00144208" w:rsidP="00C62D64">
      <w:pPr>
        <w:rPr>
          <w:del w:id="823" w:author="Jens Christian Ulrich" w:date="2025-09-09T16:16:00Z" w16du:dateUtc="2025-09-09T20:16:00Z"/>
          <w:lang w:val="en-CA"/>
        </w:rPr>
      </w:pPr>
      <w:del w:id="824" w:author="Jens Christian Ulrich" w:date="2025-09-09T16:16:00Z" w16du:dateUtc="2025-09-09T20:16:00Z">
        <w:r w:rsidDel="000431EC">
          <w:rPr>
            <w:noProof/>
          </w:rPr>
          <w:drawing>
            <wp:inline distT="0" distB="0" distL="0" distR="0" wp14:anchorId="69EF3F93" wp14:editId="1F2694A5">
              <wp:extent cx="6088426" cy="3784600"/>
              <wp:effectExtent l="0" t="0" r="7620" b="6350"/>
              <wp:docPr id="506292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2162" name=""/>
                      <pic:cNvPicPr/>
                    </pic:nvPicPr>
                    <pic:blipFill rotWithShape="1">
                      <a:blip r:embed="rId31"/>
                      <a:srcRect l="4594" r="4914"/>
                      <a:stretch/>
                    </pic:blipFill>
                    <pic:spPr bwMode="auto">
                      <a:xfrm>
                        <a:off x="0" y="0"/>
                        <a:ext cx="6090697" cy="3786012"/>
                      </a:xfrm>
                      <a:prstGeom prst="rect">
                        <a:avLst/>
                      </a:prstGeom>
                      <a:ln>
                        <a:noFill/>
                      </a:ln>
                      <a:extLst>
                        <a:ext uri="{53640926-AAD7-44D8-BBD7-CCE9431645EC}">
                          <a14:shadowObscured xmlns:a14="http://schemas.microsoft.com/office/drawing/2010/main"/>
                        </a:ext>
                      </a:extLst>
                    </pic:spPr>
                  </pic:pic>
                </a:graphicData>
              </a:graphic>
            </wp:inline>
          </w:drawing>
        </w:r>
      </w:del>
    </w:p>
    <w:p w14:paraId="63335B63" w14:textId="69E97B1C" w:rsidR="00DD19A4" w:rsidDel="000431EC" w:rsidRDefault="00741E0D" w:rsidP="00C62D64">
      <w:pPr>
        <w:rPr>
          <w:del w:id="825" w:author="Jens Christian Ulrich" w:date="2025-09-09T16:16:00Z" w16du:dateUtc="2025-09-09T20:16:00Z"/>
          <w:lang w:val="en-CA"/>
        </w:rPr>
      </w:pPr>
      <w:del w:id="826" w:author="Jens Christian Ulrich" w:date="2025-09-09T16:16:00Z" w16du:dateUtc="2025-09-09T20:16:00Z">
        <w:r w:rsidDel="000431EC">
          <w:rPr>
            <w:b/>
            <w:bCs/>
            <w:lang w:val="en-CA"/>
          </w:rPr>
          <w:delText xml:space="preserve">Figure </w:delText>
        </w:r>
        <w:r w:rsidR="00027EE0" w:rsidDel="000431EC">
          <w:rPr>
            <w:b/>
            <w:bCs/>
            <w:lang w:val="en-CA"/>
          </w:rPr>
          <w:delText>S8</w:delText>
        </w:r>
        <w:r w:rsidDel="000431EC">
          <w:rPr>
            <w:b/>
            <w:bCs/>
            <w:lang w:val="en-CA"/>
          </w:rPr>
          <w:delText>: Effects of a simulated detection confound on binmix and multimix accuracy and precision</w:delText>
        </w:r>
        <w:r w:rsidR="003145FE" w:rsidDel="000431EC">
          <w:rPr>
            <w:b/>
            <w:bCs/>
            <w:lang w:val="en-CA"/>
          </w:rPr>
          <w:delText>, under varying baseline detection rate</w:delText>
        </w:r>
        <w:r w:rsidDel="000431EC">
          <w:rPr>
            <w:b/>
            <w:bCs/>
            <w:lang w:val="en-CA"/>
          </w:rPr>
          <w:delText xml:space="preserve">. </w:delText>
        </w:r>
        <w:r w:rsidDel="000431EC">
          <w:rPr>
            <w:lang w:val="en-CA"/>
          </w:rPr>
          <w:delText xml:space="preserve">We simulated </w:delText>
        </w:r>
        <w:r w:rsidR="003145FE" w:rsidDel="000431EC">
          <w:rPr>
            <w:lang w:val="en-CA"/>
          </w:rPr>
          <w:delText xml:space="preserve">mark-recapture encounters (or converted the mark-recapture encounter data to simple </w:delText>
        </w:r>
        <w:r w:rsidDel="000431EC">
          <w:rPr>
            <w:lang w:val="en-CA"/>
          </w:rPr>
          <w:delText>counts</w:delText>
        </w:r>
        <w:r w:rsidR="003145FE" w:rsidDel="000431EC">
          <w:rPr>
            <w:lang w:val="en-CA"/>
          </w:rPr>
          <w:delText>)</w:delText>
        </w:r>
        <w:r w:rsidDel="000431EC">
          <w:rPr>
            <w:lang w:val="en-CA"/>
          </w:rPr>
          <w:delText xml:space="preserve"> while simultaneously varying the effect of habitat on detection and the baseline detection rate. We fit a</w:delText>
        </w:r>
        <w:r w:rsidR="003145FE" w:rsidDel="000431EC">
          <w:rPr>
            <w:lang w:val="en-CA"/>
          </w:rPr>
          <w:delText xml:space="preserve"> multimix model to the mark-recapture encounters </w:delText>
        </w:r>
        <w:r w:rsidDel="000431EC">
          <w:rPr>
            <w:lang w:val="en-CA"/>
          </w:rPr>
          <w:delText xml:space="preserve">and </w:delText>
        </w:r>
        <w:r w:rsidR="003145FE" w:rsidDel="000431EC">
          <w:rPr>
            <w:lang w:val="en-CA"/>
          </w:rPr>
          <w:delText xml:space="preserve">then </w:delText>
        </w:r>
        <w:r w:rsidDel="000431EC">
          <w:rPr>
            <w:lang w:val="en-CA"/>
          </w:rPr>
          <w:delText xml:space="preserve">determined the accuracy </w:delText>
        </w:r>
        <w:r w:rsidR="003145FE" w:rsidDel="000431EC">
          <w:rPr>
            <w:lang w:val="en-CA"/>
          </w:rPr>
          <w:delText xml:space="preserve">(a) and precision (b) </w:delText>
        </w:r>
        <w:r w:rsidDel="000431EC">
          <w:rPr>
            <w:lang w:val="en-CA"/>
          </w:rPr>
          <w:delText xml:space="preserve">of the estimate for the effect of habitat on abundance. </w:delText>
        </w:r>
        <w:r w:rsidR="003145FE" w:rsidDel="000431EC">
          <w:rPr>
            <w:lang w:val="en-CA"/>
          </w:rPr>
          <w:delText xml:space="preserve">We repeated this by fitting a binmix to the count form of the abundance data and again determined accuracy (c) and precision (d). </w:delText>
        </w:r>
        <w:r w:rsidDel="000431EC">
          <w:rPr>
            <w:lang w:val="en-CA"/>
          </w:rPr>
          <w:delText>Positive bias (red) indicates a tendency to overestimate the effect of the hypothesized abundance driver; a negative bias (blue) indicates a tendency towards underestimation. The mean bias and 90% Bayesian credible intervals are displayed for each simulation scenario.</w:delText>
        </w:r>
        <w:r w:rsidR="003145FE" w:rsidDel="000431EC">
          <w:rPr>
            <w:lang w:val="en-CA"/>
          </w:rPr>
          <w:delText xml:space="preserve"> </w:delText>
        </w:r>
      </w:del>
      <w:ins w:id="827" w:author="Ulrich, Jens" w:date="2025-06-30T15:48:00Z" w16du:dateUtc="2025-06-30T22:48:00Z">
        <w:del w:id="828" w:author="Jens Christian Ulrich" w:date="2025-09-09T16:16:00Z" w16du:dateUtc="2025-09-09T20:16:00Z">
          <w:r w:rsidR="00770B67" w:rsidDel="000431EC">
            <w:rPr>
              <w:lang w:val="en-CA"/>
            </w:rPr>
            <w:delText xml:space="preserve">High precision (1 / sd(posterior samples)) reflects low model uncertainty. </w:delText>
          </w:r>
        </w:del>
      </w:ins>
      <w:del w:id="829" w:author="Jens Christian Ulrich" w:date="2025-09-09T16:16:00Z" w16du:dateUtc="2025-09-09T20:16:00Z">
        <w:r w:rsidR="003145FE" w:rsidDel="000431EC">
          <w:rPr>
            <w:lang w:val="en-CA"/>
          </w:rPr>
          <w:delText xml:space="preserve">Larger values for precision represent a tendency for each model fit to produce a wider Bayesian credible interval (i.e., a tendency to produce an estimate with greater uncertainty). </w:delText>
        </w:r>
        <w:r w:rsidDel="000431EC">
          <w:rPr>
            <w:lang w:val="en-CA"/>
          </w:rPr>
          <w:br w:type="page"/>
        </w:r>
      </w:del>
    </w:p>
    <w:p w14:paraId="5A17C502" w14:textId="60BD668F" w:rsidR="00DD19A4" w:rsidDel="000431EC" w:rsidRDefault="00DD19A4" w:rsidP="00C62D64">
      <w:pPr>
        <w:rPr>
          <w:del w:id="830" w:author="Jens Christian Ulrich" w:date="2025-09-09T16:16:00Z" w16du:dateUtc="2025-09-09T20:16:00Z"/>
          <w:lang w:val="en-CA"/>
        </w:rPr>
      </w:pPr>
      <w:del w:id="831" w:author="Jens Christian Ulrich" w:date="2025-09-09T16:16:00Z" w16du:dateUtc="2025-09-09T20:16:00Z">
        <w:r w:rsidDel="000431EC">
          <w:rPr>
            <w:noProof/>
          </w:rPr>
          <w:drawing>
            <wp:inline distT="0" distB="0" distL="0" distR="0" wp14:anchorId="51FAC553" wp14:editId="7CC2028C">
              <wp:extent cx="5979927" cy="3708400"/>
              <wp:effectExtent l="0" t="0" r="1905" b="6350"/>
              <wp:docPr id="1215935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35063" name=""/>
                      <pic:cNvPicPr/>
                    </pic:nvPicPr>
                    <pic:blipFill rotWithShape="1">
                      <a:blip r:embed="rId32"/>
                      <a:srcRect l="4488" r="4807"/>
                      <a:stretch/>
                    </pic:blipFill>
                    <pic:spPr bwMode="auto">
                      <a:xfrm>
                        <a:off x="0" y="0"/>
                        <a:ext cx="5981630" cy="3709456"/>
                      </a:xfrm>
                      <a:prstGeom prst="rect">
                        <a:avLst/>
                      </a:prstGeom>
                      <a:ln>
                        <a:noFill/>
                      </a:ln>
                      <a:extLst>
                        <a:ext uri="{53640926-AAD7-44D8-BBD7-CCE9431645EC}">
                          <a14:shadowObscured xmlns:a14="http://schemas.microsoft.com/office/drawing/2010/main"/>
                        </a:ext>
                      </a:extLst>
                    </pic:spPr>
                  </pic:pic>
                </a:graphicData>
              </a:graphic>
            </wp:inline>
          </w:drawing>
        </w:r>
      </w:del>
    </w:p>
    <w:p w14:paraId="75A9E23F" w14:textId="4E81ED58" w:rsidR="00DD19A4" w:rsidRPr="000653F5" w:rsidRDefault="003145FE" w:rsidP="003145FE">
      <w:pPr>
        <w:rPr>
          <w:lang w:val="en-CA"/>
        </w:rPr>
      </w:pPr>
      <w:del w:id="832" w:author="Jens Christian Ulrich" w:date="2025-09-09T16:16:00Z" w16du:dateUtc="2025-09-09T20:16:00Z">
        <w:r w:rsidDel="000431EC">
          <w:rPr>
            <w:b/>
            <w:bCs/>
            <w:lang w:val="en-CA"/>
          </w:rPr>
          <w:delText xml:space="preserve">Figure </w:delText>
        </w:r>
        <w:r w:rsidR="00027EE0" w:rsidDel="000431EC">
          <w:rPr>
            <w:b/>
            <w:bCs/>
            <w:lang w:val="en-CA"/>
          </w:rPr>
          <w:delText>S9</w:delText>
        </w:r>
        <w:r w:rsidDel="000431EC">
          <w:rPr>
            <w:b/>
            <w:bCs/>
            <w:lang w:val="en-CA"/>
          </w:rPr>
          <w:delText xml:space="preserve">: Effects of a simulated detection confound on binmix and multimix accuracy and precision, under varying number of study sites. </w:delText>
        </w:r>
        <w:r w:rsidDel="000431EC">
          <w:rPr>
            <w:lang w:val="en-CA"/>
          </w:rPr>
          <w:delText xml:space="preserve">We simulated mark-recapture encounters (or converted the mark-recapture encounter data to simple counts) while simultaneously varying the effect of habitat on detection and the number of study sites. We fit a multimix model to the mark-recapture encounters and then determined the accuracy (a) and precision (b) of the estimate for the effect of habitat on abundance. We repeated this by fitting a binmix to the count form of the abundance data and again determined accuracy (c) and precision (d). Positive bias (red) indicates a tendency to overestimate the effect of the hypothesized abundance driver; a negative bias (blue) indicates a tendency towards underestimation. The mean bias and 90% Bayesian credible intervals are displayed for each simulation scenario. </w:delText>
        </w:r>
      </w:del>
      <w:ins w:id="833" w:author="Ulrich, Jens" w:date="2025-06-30T15:49:00Z" w16du:dateUtc="2025-06-30T22:49:00Z">
        <w:del w:id="834" w:author="Jens Christian Ulrich" w:date="2025-09-09T16:16:00Z" w16du:dateUtc="2025-09-09T20:16:00Z">
          <w:r w:rsidR="00770B67" w:rsidDel="000431EC">
            <w:rPr>
              <w:lang w:val="en-CA"/>
            </w:rPr>
            <w:delText xml:space="preserve">High precision (1 / sd(posterior samples)) reflects low model uncertainty. </w:delText>
          </w:r>
        </w:del>
      </w:ins>
      <w:del w:id="835" w:author="Jens Christian Ulrich" w:date="2025-09-09T16:16:00Z" w16du:dateUtc="2025-09-09T20:16:00Z">
        <w:r w:rsidDel="000431EC">
          <w:rPr>
            <w:lang w:val="en-CA"/>
          </w:rPr>
          <w:delText>Larger values for precision represent a tendency for each model fit to produce a wider Bayesian credible interval (i.e., a tendency to produce an estimate with greater uncertainty).</w:delText>
        </w:r>
      </w:del>
    </w:p>
    <w:sectPr w:rsidR="00DD19A4" w:rsidRPr="000653F5" w:rsidSect="0050771E">
      <w:footerReference w:type="default" r:id="rId33"/>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D14199" w14:textId="77777777" w:rsidR="00CF767B" w:rsidRDefault="00CF767B" w:rsidP="00625570">
      <w:pPr>
        <w:spacing w:after="0" w:line="240" w:lineRule="auto"/>
      </w:pPr>
      <w:r>
        <w:separator/>
      </w:r>
    </w:p>
  </w:endnote>
  <w:endnote w:type="continuationSeparator" w:id="0">
    <w:p w14:paraId="5C095F40" w14:textId="77777777" w:rsidR="00CF767B" w:rsidRDefault="00CF767B" w:rsidP="006255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6494188"/>
      <w:docPartObj>
        <w:docPartGallery w:val="Page Numbers (Bottom of Page)"/>
        <w:docPartUnique/>
      </w:docPartObj>
    </w:sdtPr>
    <w:sdtEndPr>
      <w:rPr>
        <w:noProof/>
      </w:rPr>
    </w:sdtEndPr>
    <w:sdtContent>
      <w:p w14:paraId="4ECB5D34" w14:textId="6A513106" w:rsidR="008F517B" w:rsidRDefault="008F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FA16F2" w14:textId="77777777" w:rsidR="008F517B" w:rsidRDefault="008F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2C722D" w14:textId="77777777" w:rsidR="00CF767B" w:rsidRDefault="00CF767B" w:rsidP="00625570">
      <w:pPr>
        <w:spacing w:after="0" w:line="240" w:lineRule="auto"/>
      </w:pPr>
      <w:r>
        <w:separator/>
      </w:r>
    </w:p>
  </w:footnote>
  <w:footnote w:type="continuationSeparator" w:id="0">
    <w:p w14:paraId="2D006915" w14:textId="77777777" w:rsidR="00CF767B" w:rsidRDefault="00CF767B" w:rsidP="006255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736F6A"/>
    <w:multiLevelType w:val="hybridMultilevel"/>
    <w:tmpl w:val="FD262EAC"/>
    <w:lvl w:ilvl="0" w:tplc="AD529BF2">
      <w:start w:val="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294093"/>
    <w:multiLevelType w:val="hybridMultilevel"/>
    <w:tmpl w:val="A57618A8"/>
    <w:lvl w:ilvl="0" w:tplc="3DC886BC">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905B8"/>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F8000D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4CA3142"/>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617CC7"/>
    <w:multiLevelType w:val="multilevel"/>
    <w:tmpl w:val="571E9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713E43"/>
    <w:multiLevelType w:val="hybridMultilevel"/>
    <w:tmpl w:val="FBB04BAE"/>
    <w:lvl w:ilvl="0" w:tplc="FFFFFFFF">
      <w:start w:val="1"/>
      <w:numFmt w:val="decimal"/>
      <w:lvlText w:val="(%1)"/>
      <w:lvlJc w:val="left"/>
      <w:pPr>
        <w:ind w:left="720" w:hanging="360"/>
      </w:pPr>
      <w:rPr>
        <w:rFonts w:eastAsiaTheme="minorEastAsia"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406685"/>
    <w:multiLevelType w:val="hybridMultilevel"/>
    <w:tmpl w:val="E80CC622"/>
    <w:lvl w:ilvl="0" w:tplc="7812E1C4">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482F47"/>
    <w:multiLevelType w:val="hybridMultilevel"/>
    <w:tmpl w:val="FBB04BAE"/>
    <w:lvl w:ilvl="0" w:tplc="8A7C460E">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EA35E9"/>
    <w:multiLevelType w:val="hybridMultilevel"/>
    <w:tmpl w:val="E8BE4712"/>
    <w:lvl w:ilvl="0" w:tplc="D45C518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4893142">
    <w:abstractNumId w:val="8"/>
  </w:num>
  <w:num w:numId="2" w16cid:durableId="1601908681">
    <w:abstractNumId w:val="3"/>
  </w:num>
  <w:num w:numId="3" w16cid:durableId="1903297581">
    <w:abstractNumId w:val="6"/>
  </w:num>
  <w:num w:numId="4" w16cid:durableId="82530286">
    <w:abstractNumId w:val="4"/>
  </w:num>
  <w:num w:numId="5" w16cid:durableId="1434127483">
    <w:abstractNumId w:val="0"/>
  </w:num>
  <w:num w:numId="6" w16cid:durableId="289821484">
    <w:abstractNumId w:val="5"/>
  </w:num>
  <w:num w:numId="7" w16cid:durableId="1175997512">
    <w:abstractNumId w:val="2"/>
  </w:num>
  <w:num w:numId="8" w16cid:durableId="801534366">
    <w:abstractNumId w:val="9"/>
  </w:num>
  <w:num w:numId="9" w16cid:durableId="1243832821">
    <w:abstractNumId w:val="1"/>
  </w:num>
  <w:num w:numId="10" w16cid:durableId="182577979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ens Christian Ulrich">
    <w15:presenceInfo w15:providerId="AD" w15:userId="S::ujens@uottawa.ca::29ec536a-043d-4441-af8b-e67dc48e3d86"/>
  </w15:person>
  <w15:person w15:author="Jens Ulrich">
    <w15:presenceInfo w15:providerId="Windows Live" w15:userId="ed00cbf3adf55316"/>
  </w15:person>
  <w15:person w15:author="Ulrich, Jens">
    <w15:presenceInfo w15:providerId="AD" w15:userId="S::jens.johnson@ubc.ca::1d972ffb-7a27-4f01-82ee-6bfead15c41b"/>
  </w15:person>
  <w15:person w15:author="Ulrich Jens Christian">
    <w15:presenceInfo w15:providerId="AD" w15:userId="S::ujens@uottawa.ca::29ec536a-043d-4441-af8b-e67dc48e3d86"/>
  </w15:person>
  <w15:person w15:author="Jens Ulrich [2]">
    <w15:presenceInfo w15:providerId="AD" w15:userId="S::jens.johnson@ubc.ca::1d972ffb-7a27-4f01-82ee-6bfead15c4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8B6"/>
    <w:rsid w:val="00001346"/>
    <w:rsid w:val="00003CEA"/>
    <w:rsid w:val="0000530F"/>
    <w:rsid w:val="0001198C"/>
    <w:rsid w:val="0001365E"/>
    <w:rsid w:val="000145EF"/>
    <w:rsid w:val="000167FC"/>
    <w:rsid w:val="00020649"/>
    <w:rsid w:val="00025C1A"/>
    <w:rsid w:val="00027EE0"/>
    <w:rsid w:val="000310AD"/>
    <w:rsid w:val="0003292E"/>
    <w:rsid w:val="00033253"/>
    <w:rsid w:val="00036A8C"/>
    <w:rsid w:val="0004132B"/>
    <w:rsid w:val="000431EC"/>
    <w:rsid w:val="00043971"/>
    <w:rsid w:val="00044736"/>
    <w:rsid w:val="00045780"/>
    <w:rsid w:val="000465CE"/>
    <w:rsid w:val="000467FD"/>
    <w:rsid w:val="00046EF9"/>
    <w:rsid w:val="00053749"/>
    <w:rsid w:val="00054159"/>
    <w:rsid w:val="00055C55"/>
    <w:rsid w:val="00055E66"/>
    <w:rsid w:val="00057C24"/>
    <w:rsid w:val="000613A7"/>
    <w:rsid w:val="000631A2"/>
    <w:rsid w:val="000644EE"/>
    <w:rsid w:val="00064EB5"/>
    <w:rsid w:val="000653F5"/>
    <w:rsid w:val="00065B2F"/>
    <w:rsid w:val="00066428"/>
    <w:rsid w:val="000664FB"/>
    <w:rsid w:val="00067E80"/>
    <w:rsid w:val="00070EB6"/>
    <w:rsid w:val="00073DE1"/>
    <w:rsid w:val="00075B03"/>
    <w:rsid w:val="000772CD"/>
    <w:rsid w:val="00080D25"/>
    <w:rsid w:val="000812FE"/>
    <w:rsid w:val="00082517"/>
    <w:rsid w:val="00083264"/>
    <w:rsid w:val="00085D8D"/>
    <w:rsid w:val="00092CA5"/>
    <w:rsid w:val="00094B22"/>
    <w:rsid w:val="000952CA"/>
    <w:rsid w:val="0009677B"/>
    <w:rsid w:val="000973E2"/>
    <w:rsid w:val="000977E0"/>
    <w:rsid w:val="000A0BA6"/>
    <w:rsid w:val="000A280B"/>
    <w:rsid w:val="000A314B"/>
    <w:rsid w:val="000A4FC1"/>
    <w:rsid w:val="000A671E"/>
    <w:rsid w:val="000A7871"/>
    <w:rsid w:val="000A7B19"/>
    <w:rsid w:val="000B028D"/>
    <w:rsid w:val="000B2CFF"/>
    <w:rsid w:val="000B32FD"/>
    <w:rsid w:val="000B559D"/>
    <w:rsid w:val="000B5691"/>
    <w:rsid w:val="000C1812"/>
    <w:rsid w:val="000C3903"/>
    <w:rsid w:val="000C4AB8"/>
    <w:rsid w:val="000C5B26"/>
    <w:rsid w:val="000D0274"/>
    <w:rsid w:val="000D1918"/>
    <w:rsid w:val="000D4992"/>
    <w:rsid w:val="000D7E55"/>
    <w:rsid w:val="000E0E06"/>
    <w:rsid w:val="000E0E7F"/>
    <w:rsid w:val="000E123C"/>
    <w:rsid w:val="000E28BF"/>
    <w:rsid w:val="000E2F2C"/>
    <w:rsid w:val="000E36AC"/>
    <w:rsid w:val="000E487B"/>
    <w:rsid w:val="000E4E67"/>
    <w:rsid w:val="000E606A"/>
    <w:rsid w:val="000E7758"/>
    <w:rsid w:val="000E7D7B"/>
    <w:rsid w:val="000F0A14"/>
    <w:rsid w:val="000F16E1"/>
    <w:rsid w:val="000F4CA3"/>
    <w:rsid w:val="000F575C"/>
    <w:rsid w:val="000F5801"/>
    <w:rsid w:val="0010610C"/>
    <w:rsid w:val="00107E74"/>
    <w:rsid w:val="001124B9"/>
    <w:rsid w:val="00115EA6"/>
    <w:rsid w:val="00117A1B"/>
    <w:rsid w:val="00120999"/>
    <w:rsid w:val="00120E75"/>
    <w:rsid w:val="00122CFB"/>
    <w:rsid w:val="00123956"/>
    <w:rsid w:val="00130418"/>
    <w:rsid w:val="00132FF3"/>
    <w:rsid w:val="00133AA8"/>
    <w:rsid w:val="001345FD"/>
    <w:rsid w:val="00142439"/>
    <w:rsid w:val="00142BD5"/>
    <w:rsid w:val="00144208"/>
    <w:rsid w:val="00145AD5"/>
    <w:rsid w:val="00147AC8"/>
    <w:rsid w:val="0015135D"/>
    <w:rsid w:val="0015281C"/>
    <w:rsid w:val="0015559F"/>
    <w:rsid w:val="001559FC"/>
    <w:rsid w:val="00157A88"/>
    <w:rsid w:val="00162913"/>
    <w:rsid w:val="00163E2E"/>
    <w:rsid w:val="0016493D"/>
    <w:rsid w:val="00170624"/>
    <w:rsid w:val="0017490F"/>
    <w:rsid w:val="00175E62"/>
    <w:rsid w:val="001764A5"/>
    <w:rsid w:val="001846B2"/>
    <w:rsid w:val="00186F50"/>
    <w:rsid w:val="001A091E"/>
    <w:rsid w:val="001A3FB2"/>
    <w:rsid w:val="001A574F"/>
    <w:rsid w:val="001B3A73"/>
    <w:rsid w:val="001B472C"/>
    <w:rsid w:val="001B4B31"/>
    <w:rsid w:val="001B4CD6"/>
    <w:rsid w:val="001B7FB0"/>
    <w:rsid w:val="001C3DB6"/>
    <w:rsid w:val="001C43EE"/>
    <w:rsid w:val="001C7760"/>
    <w:rsid w:val="001D0191"/>
    <w:rsid w:val="001D1D04"/>
    <w:rsid w:val="001E350A"/>
    <w:rsid w:val="001E3A16"/>
    <w:rsid w:val="001E6CD6"/>
    <w:rsid w:val="001F163D"/>
    <w:rsid w:val="001F209A"/>
    <w:rsid w:val="001F278C"/>
    <w:rsid w:val="001F3B48"/>
    <w:rsid w:val="001F3D8C"/>
    <w:rsid w:val="001F4525"/>
    <w:rsid w:val="001F7A59"/>
    <w:rsid w:val="00200F23"/>
    <w:rsid w:val="00210E0C"/>
    <w:rsid w:val="00215B37"/>
    <w:rsid w:val="00217481"/>
    <w:rsid w:val="00220039"/>
    <w:rsid w:val="0022008C"/>
    <w:rsid w:val="00221A04"/>
    <w:rsid w:val="00223254"/>
    <w:rsid w:val="00224972"/>
    <w:rsid w:val="00225408"/>
    <w:rsid w:val="00226C9F"/>
    <w:rsid w:val="00226E41"/>
    <w:rsid w:val="00226EB8"/>
    <w:rsid w:val="00231DF0"/>
    <w:rsid w:val="002323F1"/>
    <w:rsid w:val="0023273A"/>
    <w:rsid w:val="0023298B"/>
    <w:rsid w:val="00234D33"/>
    <w:rsid w:val="00234F10"/>
    <w:rsid w:val="00235E76"/>
    <w:rsid w:val="0023711F"/>
    <w:rsid w:val="002416BB"/>
    <w:rsid w:val="00242C74"/>
    <w:rsid w:val="0024521B"/>
    <w:rsid w:val="002470CA"/>
    <w:rsid w:val="00250A39"/>
    <w:rsid w:val="00251950"/>
    <w:rsid w:val="002520F7"/>
    <w:rsid w:val="00253A47"/>
    <w:rsid w:val="00263137"/>
    <w:rsid w:val="00263D54"/>
    <w:rsid w:val="00264E64"/>
    <w:rsid w:val="00266541"/>
    <w:rsid w:val="00272947"/>
    <w:rsid w:val="0027394A"/>
    <w:rsid w:val="002766E7"/>
    <w:rsid w:val="002818D3"/>
    <w:rsid w:val="00281ABF"/>
    <w:rsid w:val="00281F45"/>
    <w:rsid w:val="00284BF9"/>
    <w:rsid w:val="0028623F"/>
    <w:rsid w:val="00286D6D"/>
    <w:rsid w:val="002877E4"/>
    <w:rsid w:val="00290B44"/>
    <w:rsid w:val="0029209D"/>
    <w:rsid w:val="002A0DBA"/>
    <w:rsid w:val="002A484C"/>
    <w:rsid w:val="002A58C8"/>
    <w:rsid w:val="002B08B6"/>
    <w:rsid w:val="002B1345"/>
    <w:rsid w:val="002B4396"/>
    <w:rsid w:val="002C043A"/>
    <w:rsid w:val="002C1B77"/>
    <w:rsid w:val="002C563E"/>
    <w:rsid w:val="002D10BC"/>
    <w:rsid w:val="002D26F3"/>
    <w:rsid w:val="002D3441"/>
    <w:rsid w:val="002D46EE"/>
    <w:rsid w:val="002D52CB"/>
    <w:rsid w:val="002D54E9"/>
    <w:rsid w:val="002E18EA"/>
    <w:rsid w:val="002E1F79"/>
    <w:rsid w:val="002E436D"/>
    <w:rsid w:val="002E442C"/>
    <w:rsid w:val="002E490B"/>
    <w:rsid w:val="002E5712"/>
    <w:rsid w:val="002E5BD8"/>
    <w:rsid w:val="002F0837"/>
    <w:rsid w:val="002F1377"/>
    <w:rsid w:val="002F3E80"/>
    <w:rsid w:val="002F5BEA"/>
    <w:rsid w:val="002F6E84"/>
    <w:rsid w:val="002F7FD1"/>
    <w:rsid w:val="003015F8"/>
    <w:rsid w:val="003057A7"/>
    <w:rsid w:val="00305862"/>
    <w:rsid w:val="003065A4"/>
    <w:rsid w:val="0030787E"/>
    <w:rsid w:val="00310FF5"/>
    <w:rsid w:val="003145FE"/>
    <w:rsid w:val="00316CCE"/>
    <w:rsid w:val="003171AB"/>
    <w:rsid w:val="0032114E"/>
    <w:rsid w:val="00321EE8"/>
    <w:rsid w:val="00325556"/>
    <w:rsid w:val="003260B9"/>
    <w:rsid w:val="00330D1C"/>
    <w:rsid w:val="00337C6D"/>
    <w:rsid w:val="00341B43"/>
    <w:rsid w:val="003459A4"/>
    <w:rsid w:val="00346843"/>
    <w:rsid w:val="0034753B"/>
    <w:rsid w:val="0034779B"/>
    <w:rsid w:val="00347802"/>
    <w:rsid w:val="0035081F"/>
    <w:rsid w:val="003543EA"/>
    <w:rsid w:val="00355EE7"/>
    <w:rsid w:val="00357DD5"/>
    <w:rsid w:val="00361AD1"/>
    <w:rsid w:val="00362E9B"/>
    <w:rsid w:val="00363221"/>
    <w:rsid w:val="00364C29"/>
    <w:rsid w:val="00365B1B"/>
    <w:rsid w:val="003733C6"/>
    <w:rsid w:val="003773C0"/>
    <w:rsid w:val="00382736"/>
    <w:rsid w:val="00386C84"/>
    <w:rsid w:val="00387939"/>
    <w:rsid w:val="0039216E"/>
    <w:rsid w:val="00392543"/>
    <w:rsid w:val="003A277F"/>
    <w:rsid w:val="003A51C3"/>
    <w:rsid w:val="003A67A4"/>
    <w:rsid w:val="003A6AD4"/>
    <w:rsid w:val="003A7866"/>
    <w:rsid w:val="003B2ADA"/>
    <w:rsid w:val="003B3BD1"/>
    <w:rsid w:val="003B5584"/>
    <w:rsid w:val="003B648D"/>
    <w:rsid w:val="003B6500"/>
    <w:rsid w:val="003B6EE5"/>
    <w:rsid w:val="003B731A"/>
    <w:rsid w:val="003C0CE2"/>
    <w:rsid w:val="003C10D7"/>
    <w:rsid w:val="003C4D2B"/>
    <w:rsid w:val="003C4F80"/>
    <w:rsid w:val="003D077E"/>
    <w:rsid w:val="003D0C3A"/>
    <w:rsid w:val="003D22C6"/>
    <w:rsid w:val="003D3872"/>
    <w:rsid w:val="003E4E9C"/>
    <w:rsid w:val="003E57ED"/>
    <w:rsid w:val="003E77CC"/>
    <w:rsid w:val="003E7C74"/>
    <w:rsid w:val="003F0535"/>
    <w:rsid w:val="003F1672"/>
    <w:rsid w:val="003F2617"/>
    <w:rsid w:val="00401AAF"/>
    <w:rsid w:val="00404948"/>
    <w:rsid w:val="0040561D"/>
    <w:rsid w:val="00412BFC"/>
    <w:rsid w:val="00413B14"/>
    <w:rsid w:val="004142EE"/>
    <w:rsid w:val="00414B39"/>
    <w:rsid w:val="00415071"/>
    <w:rsid w:val="00420013"/>
    <w:rsid w:val="004215F7"/>
    <w:rsid w:val="004258B1"/>
    <w:rsid w:val="00427370"/>
    <w:rsid w:val="00433FDA"/>
    <w:rsid w:val="004340E6"/>
    <w:rsid w:val="00434F63"/>
    <w:rsid w:val="004372E3"/>
    <w:rsid w:val="00437C2E"/>
    <w:rsid w:val="004416A5"/>
    <w:rsid w:val="004426BC"/>
    <w:rsid w:val="004430D9"/>
    <w:rsid w:val="00445F4B"/>
    <w:rsid w:val="00450CEE"/>
    <w:rsid w:val="0045140F"/>
    <w:rsid w:val="00455F7F"/>
    <w:rsid w:val="00462E4A"/>
    <w:rsid w:val="004648B0"/>
    <w:rsid w:val="00464CC9"/>
    <w:rsid w:val="00465ED3"/>
    <w:rsid w:val="00466172"/>
    <w:rsid w:val="0046758C"/>
    <w:rsid w:val="0047186F"/>
    <w:rsid w:val="00473683"/>
    <w:rsid w:val="00474548"/>
    <w:rsid w:val="00474CA8"/>
    <w:rsid w:val="0047506A"/>
    <w:rsid w:val="00475501"/>
    <w:rsid w:val="0048082C"/>
    <w:rsid w:val="00481C9E"/>
    <w:rsid w:val="004823C9"/>
    <w:rsid w:val="00484639"/>
    <w:rsid w:val="004850AE"/>
    <w:rsid w:val="00495E45"/>
    <w:rsid w:val="004A03AB"/>
    <w:rsid w:val="004A0437"/>
    <w:rsid w:val="004A0AB4"/>
    <w:rsid w:val="004A4E2F"/>
    <w:rsid w:val="004A79EE"/>
    <w:rsid w:val="004A79EF"/>
    <w:rsid w:val="004A7CD1"/>
    <w:rsid w:val="004B22B5"/>
    <w:rsid w:val="004B283D"/>
    <w:rsid w:val="004B3DE1"/>
    <w:rsid w:val="004B5DB4"/>
    <w:rsid w:val="004B6201"/>
    <w:rsid w:val="004B63ED"/>
    <w:rsid w:val="004B72C9"/>
    <w:rsid w:val="004C2E50"/>
    <w:rsid w:val="004C4F15"/>
    <w:rsid w:val="004C5BB9"/>
    <w:rsid w:val="004D2C63"/>
    <w:rsid w:val="004D47E3"/>
    <w:rsid w:val="004E5940"/>
    <w:rsid w:val="004E5FB5"/>
    <w:rsid w:val="004E6067"/>
    <w:rsid w:val="004E6F3C"/>
    <w:rsid w:val="004F0218"/>
    <w:rsid w:val="004F31A5"/>
    <w:rsid w:val="004F44AF"/>
    <w:rsid w:val="004F6712"/>
    <w:rsid w:val="004F7FBB"/>
    <w:rsid w:val="00500D2A"/>
    <w:rsid w:val="00501F65"/>
    <w:rsid w:val="00504CC9"/>
    <w:rsid w:val="0050771E"/>
    <w:rsid w:val="00507D3B"/>
    <w:rsid w:val="00507F23"/>
    <w:rsid w:val="00507FCA"/>
    <w:rsid w:val="005105FA"/>
    <w:rsid w:val="005106E3"/>
    <w:rsid w:val="00512C8F"/>
    <w:rsid w:val="00513F21"/>
    <w:rsid w:val="005158F5"/>
    <w:rsid w:val="00521609"/>
    <w:rsid w:val="00525B11"/>
    <w:rsid w:val="00527977"/>
    <w:rsid w:val="00534F73"/>
    <w:rsid w:val="005368D3"/>
    <w:rsid w:val="005369C5"/>
    <w:rsid w:val="00540122"/>
    <w:rsid w:val="00541A1D"/>
    <w:rsid w:val="00544EB6"/>
    <w:rsid w:val="00547340"/>
    <w:rsid w:val="00553CBA"/>
    <w:rsid w:val="00555842"/>
    <w:rsid w:val="00560A7D"/>
    <w:rsid w:val="00562F17"/>
    <w:rsid w:val="00564430"/>
    <w:rsid w:val="00565CF7"/>
    <w:rsid w:val="00570871"/>
    <w:rsid w:val="00570AFD"/>
    <w:rsid w:val="005710A9"/>
    <w:rsid w:val="00572383"/>
    <w:rsid w:val="00572CE8"/>
    <w:rsid w:val="00575538"/>
    <w:rsid w:val="0058015F"/>
    <w:rsid w:val="005802B7"/>
    <w:rsid w:val="00584657"/>
    <w:rsid w:val="00585AE4"/>
    <w:rsid w:val="005878AE"/>
    <w:rsid w:val="00592385"/>
    <w:rsid w:val="00596D97"/>
    <w:rsid w:val="005A1542"/>
    <w:rsid w:val="005A3E43"/>
    <w:rsid w:val="005A6DF3"/>
    <w:rsid w:val="005B1442"/>
    <w:rsid w:val="005B183B"/>
    <w:rsid w:val="005B43B5"/>
    <w:rsid w:val="005C09CD"/>
    <w:rsid w:val="005D1A9C"/>
    <w:rsid w:val="005D2C4E"/>
    <w:rsid w:val="005D5533"/>
    <w:rsid w:val="005E1A17"/>
    <w:rsid w:val="005E1F29"/>
    <w:rsid w:val="005E29F4"/>
    <w:rsid w:val="005E3E53"/>
    <w:rsid w:val="005F2F9C"/>
    <w:rsid w:val="005F31C3"/>
    <w:rsid w:val="005F3225"/>
    <w:rsid w:val="005F406B"/>
    <w:rsid w:val="005F4F36"/>
    <w:rsid w:val="005F58C7"/>
    <w:rsid w:val="005F74EF"/>
    <w:rsid w:val="005F77AD"/>
    <w:rsid w:val="006027B3"/>
    <w:rsid w:val="0060326F"/>
    <w:rsid w:val="00604DE8"/>
    <w:rsid w:val="006051C9"/>
    <w:rsid w:val="0060527B"/>
    <w:rsid w:val="00605322"/>
    <w:rsid w:val="00610060"/>
    <w:rsid w:val="00611BF7"/>
    <w:rsid w:val="00613CAD"/>
    <w:rsid w:val="00620CDE"/>
    <w:rsid w:val="006211B6"/>
    <w:rsid w:val="00621436"/>
    <w:rsid w:val="0062230E"/>
    <w:rsid w:val="00625570"/>
    <w:rsid w:val="0062636E"/>
    <w:rsid w:val="00626AE9"/>
    <w:rsid w:val="00627788"/>
    <w:rsid w:val="00630144"/>
    <w:rsid w:val="006316C5"/>
    <w:rsid w:val="00631CB8"/>
    <w:rsid w:val="00636356"/>
    <w:rsid w:val="00636C86"/>
    <w:rsid w:val="00636FCB"/>
    <w:rsid w:val="00640157"/>
    <w:rsid w:val="006418B5"/>
    <w:rsid w:val="00647EC5"/>
    <w:rsid w:val="0065017C"/>
    <w:rsid w:val="006510B9"/>
    <w:rsid w:val="00654D4B"/>
    <w:rsid w:val="0065516F"/>
    <w:rsid w:val="00662E4D"/>
    <w:rsid w:val="0066306A"/>
    <w:rsid w:val="006632F7"/>
    <w:rsid w:val="00665A80"/>
    <w:rsid w:val="00665BEA"/>
    <w:rsid w:val="00665DB9"/>
    <w:rsid w:val="00666E3D"/>
    <w:rsid w:val="0067158F"/>
    <w:rsid w:val="00671CC2"/>
    <w:rsid w:val="00671D6B"/>
    <w:rsid w:val="0067261D"/>
    <w:rsid w:val="00673AE0"/>
    <w:rsid w:val="006741F0"/>
    <w:rsid w:val="00674500"/>
    <w:rsid w:val="00676C2E"/>
    <w:rsid w:val="0068185E"/>
    <w:rsid w:val="006824C5"/>
    <w:rsid w:val="00685B0A"/>
    <w:rsid w:val="00690360"/>
    <w:rsid w:val="00690DE7"/>
    <w:rsid w:val="00691AED"/>
    <w:rsid w:val="00692CA1"/>
    <w:rsid w:val="006939E3"/>
    <w:rsid w:val="00694B70"/>
    <w:rsid w:val="0069716B"/>
    <w:rsid w:val="006A3766"/>
    <w:rsid w:val="006A561E"/>
    <w:rsid w:val="006A643D"/>
    <w:rsid w:val="006B0DF4"/>
    <w:rsid w:val="006B1CF3"/>
    <w:rsid w:val="006B3C2F"/>
    <w:rsid w:val="006B3F30"/>
    <w:rsid w:val="006B4B54"/>
    <w:rsid w:val="006B52C0"/>
    <w:rsid w:val="006B6A19"/>
    <w:rsid w:val="006C25DE"/>
    <w:rsid w:val="006C490C"/>
    <w:rsid w:val="006C5518"/>
    <w:rsid w:val="006C63E7"/>
    <w:rsid w:val="006D3AEE"/>
    <w:rsid w:val="006D3D36"/>
    <w:rsid w:val="006D54EB"/>
    <w:rsid w:val="006D6F95"/>
    <w:rsid w:val="006D7030"/>
    <w:rsid w:val="006D752E"/>
    <w:rsid w:val="006D7C1D"/>
    <w:rsid w:val="006E2A95"/>
    <w:rsid w:val="006E7D3A"/>
    <w:rsid w:val="006F290C"/>
    <w:rsid w:val="006F455D"/>
    <w:rsid w:val="006F482E"/>
    <w:rsid w:val="006F6D1E"/>
    <w:rsid w:val="006F70FD"/>
    <w:rsid w:val="00703170"/>
    <w:rsid w:val="00707783"/>
    <w:rsid w:val="00707AD1"/>
    <w:rsid w:val="007106E1"/>
    <w:rsid w:val="007138F8"/>
    <w:rsid w:val="00713A33"/>
    <w:rsid w:val="00714219"/>
    <w:rsid w:val="007149AB"/>
    <w:rsid w:val="00717D57"/>
    <w:rsid w:val="0072125D"/>
    <w:rsid w:val="0072201B"/>
    <w:rsid w:val="0072230B"/>
    <w:rsid w:val="00725372"/>
    <w:rsid w:val="0073494C"/>
    <w:rsid w:val="00740670"/>
    <w:rsid w:val="00741E0D"/>
    <w:rsid w:val="00742924"/>
    <w:rsid w:val="007439A0"/>
    <w:rsid w:val="00744985"/>
    <w:rsid w:val="007452EF"/>
    <w:rsid w:val="007464C2"/>
    <w:rsid w:val="007466C2"/>
    <w:rsid w:val="007471AC"/>
    <w:rsid w:val="007505E7"/>
    <w:rsid w:val="00750620"/>
    <w:rsid w:val="00750E1F"/>
    <w:rsid w:val="00751169"/>
    <w:rsid w:val="00751A62"/>
    <w:rsid w:val="007523E2"/>
    <w:rsid w:val="007526ED"/>
    <w:rsid w:val="00752B5B"/>
    <w:rsid w:val="0075441E"/>
    <w:rsid w:val="00754B92"/>
    <w:rsid w:val="0076282B"/>
    <w:rsid w:val="007643A0"/>
    <w:rsid w:val="00766580"/>
    <w:rsid w:val="00767108"/>
    <w:rsid w:val="00770B67"/>
    <w:rsid w:val="007735A1"/>
    <w:rsid w:val="00774DB4"/>
    <w:rsid w:val="00775E73"/>
    <w:rsid w:val="007768ED"/>
    <w:rsid w:val="00781D2B"/>
    <w:rsid w:val="00781EB2"/>
    <w:rsid w:val="0078419C"/>
    <w:rsid w:val="00784B65"/>
    <w:rsid w:val="00784BA8"/>
    <w:rsid w:val="00790A26"/>
    <w:rsid w:val="00791B7F"/>
    <w:rsid w:val="00792EFF"/>
    <w:rsid w:val="0079376A"/>
    <w:rsid w:val="00794C6E"/>
    <w:rsid w:val="007A0239"/>
    <w:rsid w:val="007A22CF"/>
    <w:rsid w:val="007A23D3"/>
    <w:rsid w:val="007A2ABA"/>
    <w:rsid w:val="007A355A"/>
    <w:rsid w:val="007A49EF"/>
    <w:rsid w:val="007A4BD1"/>
    <w:rsid w:val="007A569F"/>
    <w:rsid w:val="007A6ECA"/>
    <w:rsid w:val="007B0A94"/>
    <w:rsid w:val="007B303C"/>
    <w:rsid w:val="007B31D8"/>
    <w:rsid w:val="007B3924"/>
    <w:rsid w:val="007B5330"/>
    <w:rsid w:val="007B5BD0"/>
    <w:rsid w:val="007B7F8A"/>
    <w:rsid w:val="007C0BA4"/>
    <w:rsid w:val="007C1D49"/>
    <w:rsid w:val="007C4201"/>
    <w:rsid w:val="007C5953"/>
    <w:rsid w:val="007D20E5"/>
    <w:rsid w:val="007D22C8"/>
    <w:rsid w:val="007D2ED4"/>
    <w:rsid w:val="007D4B60"/>
    <w:rsid w:val="007D4C2B"/>
    <w:rsid w:val="007D5D4C"/>
    <w:rsid w:val="007D674C"/>
    <w:rsid w:val="007E1189"/>
    <w:rsid w:val="007E37C7"/>
    <w:rsid w:val="007E58AE"/>
    <w:rsid w:val="007E7CC3"/>
    <w:rsid w:val="007F06A9"/>
    <w:rsid w:val="007F396D"/>
    <w:rsid w:val="007F3E23"/>
    <w:rsid w:val="007F4AB9"/>
    <w:rsid w:val="00801731"/>
    <w:rsid w:val="00803A93"/>
    <w:rsid w:val="00804766"/>
    <w:rsid w:val="008069AD"/>
    <w:rsid w:val="00807B86"/>
    <w:rsid w:val="0081124C"/>
    <w:rsid w:val="008142CB"/>
    <w:rsid w:val="0082270D"/>
    <w:rsid w:val="00824BE9"/>
    <w:rsid w:val="00827591"/>
    <w:rsid w:val="00831362"/>
    <w:rsid w:val="008319A1"/>
    <w:rsid w:val="0083464E"/>
    <w:rsid w:val="00837F0F"/>
    <w:rsid w:val="00843831"/>
    <w:rsid w:val="00843958"/>
    <w:rsid w:val="00844649"/>
    <w:rsid w:val="00845B02"/>
    <w:rsid w:val="00846B1D"/>
    <w:rsid w:val="00846FA7"/>
    <w:rsid w:val="0085183A"/>
    <w:rsid w:val="00854B16"/>
    <w:rsid w:val="00854BDA"/>
    <w:rsid w:val="00855292"/>
    <w:rsid w:val="00857206"/>
    <w:rsid w:val="00857669"/>
    <w:rsid w:val="00857DFA"/>
    <w:rsid w:val="00864FF4"/>
    <w:rsid w:val="00870BAD"/>
    <w:rsid w:val="008768BD"/>
    <w:rsid w:val="00876DD5"/>
    <w:rsid w:val="00881198"/>
    <w:rsid w:val="00885AE0"/>
    <w:rsid w:val="00886EBE"/>
    <w:rsid w:val="00886FFF"/>
    <w:rsid w:val="00887C3E"/>
    <w:rsid w:val="00887EF6"/>
    <w:rsid w:val="00890C44"/>
    <w:rsid w:val="008921CB"/>
    <w:rsid w:val="0089436F"/>
    <w:rsid w:val="0089663F"/>
    <w:rsid w:val="00896B5B"/>
    <w:rsid w:val="008A01E5"/>
    <w:rsid w:val="008A04CB"/>
    <w:rsid w:val="008A1F12"/>
    <w:rsid w:val="008A3429"/>
    <w:rsid w:val="008A4AE3"/>
    <w:rsid w:val="008B6BF9"/>
    <w:rsid w:val="008B77F1"/>
    <w:rsid w:val="008C4499"/>
    <w:rsid w:val="008C6D8C"/>
    <w:rsid w:val="008C754C"/>
    <w:rsid w:val="008C7B95"/>
    <w:rsid w:val="008C7DC4"/>
    <w:rsid w:val="008D15F0"/>
    <w:rsid w:val="008D2A5C"/>
    <w:rsid w:val="008D31CE"/>
    <w:rsid w:val="008D69E9"/>
    <w:rsid w:val="008E3C0E"/>
    <w:rsid w:val="008E414D"/>
    <w:rsid w:val="008F0A3F"/>
    <w:rsid w:val="008F47B0"/>
    <w:rsid w:val="008F517B"/>
    <w:rsid w:val="009009D3"/>
    <w:rsid w:val="00900FCB"/>
    <w:rsid w:val="00902729"/>
    <w:rsid w:val="009029A2"/>
    <w:rsid w:val="00903C28"/>
    <w:rsid w:val="009047C5"/>
    <w:rsid w:val="0091188F"/>
    <w:rsid w:val="00911B9C"/>
    <w:rsid w:val="00912100"/>
    <w:rsid w:val="009148A7"/>
    <w:rsid w:val="00915E88"/>
    <w:rsid w:val="00917E29"/>
    <w:rsid w:val="009224E6"/>
    <w:rsid w:val="00924636"/>
    <w:rsid w:val="00925C4B"/>
    <w:rsid w:val="00927703"/>
    <w:rsid w:val="00930D0E"/>
    <w:rsid w:val="00935E7D"/>
    <w:rsid w:val="009370B9"/>
    <w:rsid w:val="00941154"/>
    <w:rsid w:val="00944478"/>
    <w:rsid w:val="009463F7"/>
    <w:rsid w:val="0095034A"/>
    <w:rsid w:val="00951C93"/>
    <w:rsid w:val="00951E3A"/>
    <w:rsid w:val="00953B8E"/>
    <w:rsid w:val="00957FD0"/>
    <w:rsid w:val="0096076D"/>
    <w:rsid w:val="0096187B"/>
    <w:rsid w:val="0096384D"/>
    <w:rsid w:val="009728CF"/>
    <w:rsid w:val="009733F6"/>
    <w:rsid w:val="009762B0"/>
    <w:rsid w:val="00976DDA"/>
    <w:rsid w:val="00981DC2"/>
    <w:rsid w:val="00982180"/>
    <w:rsid w:val="00982276"/>
    <w:rsid w:val="00985F89"/>
    <w:rsid w:val="009860A2"/>
    <w:rsid w:val="00987958"/>
    <w:rsid w:val="009A0632"/>
    <w:rsid w:val="009A50F5"/>
    <w:rsid w:val="009A7307"/>
    <w:rsid w:val="009B6A66"/>
    <w:rsid w:val="009B6E07"/>
    <w:rsid w:val="009C27D5"/>
    <w:rsid w:val="009C467E"/>
    <w:rsid w:val="009C5815"/>
    <w:rsid w:val="009C6DDC"/>
    <w:rsid w:val="009C7B07"/>
    <w:rsid w:val="009D0352"/>
    <w:rsid w:val="009D15E8"/>
    <w:rsid w:val="009D15F7"/>
    <w:rsid w:val="009D7701"/>
    <w:rsid w:val="009E050D"/>
    <w:rsid w:val="009E1070"/>
    <w:rsid w:val="009E1106"/>
    <w:rsid w:val="009E3A50"/>
    <w:rsid w:val="009E43CD"/>
    <w:rsid w:val="009E4631"/>
    <w:rsid w:val="009E66CC"/>
    <w:rsid w:val="009E6BFB"/>
    <w:rsid w:val="009F004C"/>
    <w:rsid w:val="009F1A9C"/>
    <w:rsid w:val="009F2648"/>
    <w:rsid w:val="009F4BAF"/>
    <w:rsid w:val="00A016DF"/>
    <w:rsid w:val="00A03011"/>
    <w:rsid w:val="00A03CE3"/>
    <w:rsid w:val="00A065BE"/>
    <w:rsid w:val="00A10D20"/>
    <w:rsid w:val="00A10E88"/>
    <w:rsid w:val="00A149D8"/>
    <w:rsid w:val="00A14F95"/>
    <w:rsid w:val="00A15564"/>
    <w:rsid w:val="00A15D7A"/>
    <w:rsid w:val="00A16908"/>
    <w:rsid w:val="00A169CF"/>
    <w:rsid w:val="00A20840"/>
    <w:rsid w:val="00A20EC5"/>
    <w:rsid w:val="00A212A8"/>
    <w:rsid w:val="00A22111"/>
    <w:rsid w:val="00A22361"/>
    <w:rsid w:val="00A23D49"/>
    <w:rsid w:val="00A24C47"/>
    <w:rsid w:val="00A26DB0"/>
    <w:rsid w:val="00A3171E"/>
    <w:rsid w:val="00A3241C"/>
    <w:rsid w:val="00A330D1"/>
    <w:rsid w:val="00A35284"/>
    <w:rsid w:val="00A355EB"/>
    <w:rsid w:val="00A3622D"/>
    <w:rsid w:val="00A432E4"/>
    <w:rsid w:val="00A4489A"/>
    <w:rsid w:val="00A4650B"/>
    <w:rsid w:val="00A50B0A"/>
    <w:rsid w:val="00A511FD"/>
    <w:rsid w:val="00A51A47"/>
    <w:rsid w:val="00A544A1"/>
    <w:rsid w:val="00A57069"/>
    <w:rsid w:val="00A61642"/>
    <w:rsid w:val="00A6188A"/>
    <w:rsid w:val="00A61C2B"/>
    <w:rsid w:val="00A61E63"/>
    <w:rsid w:val="00A62CBA"/>
    <w:rsid w:val="00A62EC2"/>
    <w:rsid w:val="00A64303"/>
    <w:rsid w:val="00A74DAA"/>
    <w:rsid w:val="00A7561C"/>
    <w:rsid w:val="00A76D9F"/>
    <w:rsid w:val="00A76FB4"/>
    <w:rsid w:val="00A76FDE"/>
    <w:rsid w:val="00A80916"/>
    <w:rsid w:val="00A80FEE"/>
    <w:rsid w:val="00A85025"/>
    <w:rsid w:val="00A910B0"/>
    <w:rsid w:val="00A944E9"/>
    <w:rsid w:val="00A96103"/>
    <w:rsid w:val="00A96686"/>
    <w:rsid w:val="00A979F4"/>
    <w:rsid w:val="00AA0AC3"/>
    <w:rsid w:val="00AA29BC"/>
    <w:rsid w:val="00AA6216"/>
    <w:rsid w:val="00AB4AA4"/>
    <w:rsid w:val="00AC0AD0"/>
    <w:rsid w:val="00AC1753"/>
    <w:rsid w:val="00AC3875"/>
    <w:rsid w:val="00AC4FC7"/>
    <w:rsid w:val="00AC580E"/>
    <w:rsid w:val="00AD43F8"/>
    <w:rsid w:val="00AD4847"/>
    <w:rsid w:val="00AD55AE"/>
    <w:rsid w:val="00AE0706"/>
    <w:rsid w:val="00AE2AAD"/>
    <w:rsid w:val="00AE30B4"/>
    <w:rsid w:val="00AE4664"/>
    <w:rsid w:val="00AF035C"/>
    <w:rsid w:val="00AF2A16"/>
    <w:rsid w:val="00AF374A"/>
    <w:rsid w:val="00AF58A6"/>
    <w:rsid w:val="00B010B7"/>
    <w:rsid w:val="00B01CE3"/>
    <w:rsid w:val="00B02EC2"/>
    <w:rsid w:val="00B05A68"/>
    <w:rsid w:val="00B1273F"/>
    <w:rsid w:val="00B13340"/>
    <w:rsid w:val="00B13F47"/>
    <w:rsid w:val="00B1498C"/>
    <w:rsid w:val="00B14C1A"/>
    <w:rsid w:val="00B15106"/>
    <w:rsid w:val="00B17310"/>
    <w:rsid w:val="00B20045"/>
    <w:rsid w:val="00B20743"/>
    <w:rsid w:val="00B20B5B"/>
    <w:rsid w:val="00B221CB"/>
    <w:rsid w:val="00B229EC"/>
    <w:rsid w:val="00B30427"/>
    <w:rsid w:val="00B307BE"/>
    <w:rsid w:val="00B30FA7"/>
    <w:rsid w:val="00B320DD"/>
    <w:rsid w:val="00B3215B"/>
    <w:rsid w:val="00B32486"/>
    <w:rsid w:val="00B32FC6"/>
    <w:rsid w:val="00B33B5F"/>
    <w:rsid w:val="00B33FC4"/>
    <w:rsid w:val="00B3475B"/>
    <w:rsid w:val="00B372FD"/>
    <w:rsid w:val="00B41B1E"/>
    <w:rsid w:val="00B427B6"/>
    <w:rsid w:val="00B42DEE"/>
    <w:rsid w:val="00B43DF1"/>
    <w:rsid w:val="00B4500E"/>
    <w:rsid w:val="00B451C6"/>
    <w:rsid w:val="00B452D1"/>
    <w:rsid w:val="00B45E02"/>
    <w:rsid w:val="00B466A8"/>
    <w:rsid w:val="00B4676A"/>
    <w:rsid w:val="00B47E01"/>
    <w:rsid w:val="00B47E68"/>
    <w:rsid w:val="00B512B6"/>
    <w:rsid w:val="00B531BB"/>
    <w:rsid w:val="00B53C04"/>
    <w:rsid w:val="00B54D39"/>
    <w:rsid w:val="00B605E4"/>
    <w:rsid w:val="00B6106E"/>
    <w:rsid w:val="00B63137"/>
    <w:rsid w:val="00B6487C"/>
    <w:rsid w:val="00B65C27"/>
    <w:rsid w:val="00B716C3"/>
    <w:rsid w:val="00B759A3"/>
    <w:rsid w:val="00B774A2"/>
    <w:rsid w:val="00B77D8E"/>
    <w:rsid w:val="00B8022E"/>
    <w:rsid w:val="00B82529"/>
    <w:rsid w:val="00B8316B"/>
    <w:rsid w:val="00B9052B"/>
    <w:rsid w:val="00B91187"/>
    <w:rsid w:val="00B917FE"/>
    <w:rsid w:val="00B91F9A"/>
    <w:rsid w:val="00B930C8"/>
    <w:rsid w:val="00B943FE"/>
    <w:rsid w:val="00B94DCB"/>
    <w:rsid w:val="00B97A2C"/>
    <w:rsid w:val="00B97F30"/>
    <w:rsid w:val="00BA096B"/>
    <w:rsid w:val="00BA38EB"/>
    <w:rsid w:val="00BA6E4D"/>
    <w:rsid w:val="00BB41FB"/>
    <w:rsid w:val="00BB6ED6"/>
    <w:rsid w:val="00BB7709"/>
    <w:rsid w:val="00BC4FBE"/>
    <w:rsid w:val="00BC6A88"/>
    <w:rsid w:val="00BD017F"/>
    <w:rsid w:val="00BD1D22"/>
    <w:rsid w:val="00BD2722"/>
    <w:rsid w:val="00BD4812"/>
    <w:rsid w:val="00BD4EF1"/>
    <w:rsid w:val="00BD7D2F"/>
    <w:rsid w:val="00BE083F"/>
    <w:rsid w:val="00BE2A11"/>
    <w:rsid w:val="00BE4A8E"/>
    <w:rsid w:val="00BE58EE"/>
    <w:rsid w:val="00BE5A95"/>
    <w:rsid w:val="00BE6416"/>
    <w:rsid w:val="00BF068A"/>
    <w:rsid w:val="00BF1DB1"/>
    <w:rsid w:val="00BF5B80"/>
    <w:rsid w:val="00BF5D56"/>
    <w:rsid w:val="00BF7474"/>
    <w:rsid w:val="00C01C8D"/>
    <w:rsid w:val="00C02C31"/>
    <w:rsid w:val="00C045C1"/>
    <w:rsid w:val="00C04A47"/>
    <w:rsid w:val="00C06FD8"/>
    <w:rsid w:val="00C071B6"/>
    <w:rsid w:val="00C10490"/>
    <w:rsid w:val="00C10CB2"/>
    <w:rsid w:val="00C10D86"/>
    <w:rsid w:val="00C139ED"/>
    <w:rsid w:val="00C175FB"/>
    <w:rsid w:val="00C17CDD"/>
    <w:rsid w:val="00C2422B"/>
    <w:rsid w:val="00C25F39"/>
    <w:rsid w:val="00C37A6C"/>
    <w:rsid w:val="00C434DE"/>
    <w:rsid w:val="00C44C36"/>
    <w:rsid w:val="00C508B4"/>
    <w:rsid w:val="00C52BC8"/>
    <w:rsid w:val="00C5437A"/>
    <w:rsid w:val="00C54EB5"/>
    <w:rsid w:val="00C55257"/>
    <w:rsid w:val="00C55354"/>
    <w:rsid w:val="00C56902"/>
    <w:rsid w:val="00C576D8"/>
    <w:rsid w:val="00C60981"/>
    <w:rsid w:val="00C62D64"/>
    <w:rsid w:val="00C66E5F"/>
    <w:rsid w:val="00C67C1B"/>
    <w:rsid w:val="00C70CFD"/>
    <w:rsid w:val="00C71307"/>
    <w:rsid w:val="00C71FA2"/>
    <w:rsid w:val="00C745EA"/>
    <w:rsid w:val="00C75387"/>
    <w:rsid w:val="00C778AD"/>
    <w:rsid w:val="00C801EE"/>
    <w:rsid w:val="00C80625"/>
    <w:rsid w:val="00C81BAC"/>
    <w:rsid w:val="00C81DB0"/>
    <w:rsid w:val="00C82E27"/>
    <w:rsid w:val="00C9001F"/>
    <w:rsid w:val="00C92C75"/>
    <w:rsid w:val="00C95246"/>
    <w:rsid w:val="00C96C71"/>
    <w:rsid w:val="00CA6A20"/>
    <w:rsid w:val="00CA7A41"/>
    <w:rsid w:val="00CB3C06"/>
    <w:rsid w:val="00CB5843"/>
    <w:rsid w:val="00CC1132"/>
    <w:rsid w:val="00CC4D80"/>
    <w:rsid w:val="00CC564E"/>
    <w:rsid w:val="00CD0949"/>
    <w:rsid w:val="00CD1A5A"/>
    <w:rsid w:val="00CD1DEF"/>
    <w:rsid w:val="00CD1F12"/>
    <w:rsid w:val="00CD207B"/>
    <w:rsid w:val="00CD2E5A"/>
    <w:rsid w:val="00CD2ED7"/>
    <w:rsid w:val="00CD3692"/>
    <w:rsid w:val="00CD661E"/>
    <w:rsid w:val="00CE0B53"/>
    <w:rsid w:val="00CE37A5"/>
    <w:rsid w:val="00CE38EC"/>
    <w:rsid w:val="00CE4559"/>
    <w:rsid w:val="00CE466B"/>
    <w:rsid w:val="00CE554A"/>
    <w:rsid w:val="00CE56D5"/>
    <w:rsid w:val="00CE649E"/>
    <w:rsid w:val="00CE671F"/>
    <w:rsid w:val="00CE7043"/>
    <w:rsid w:val="00CE769B"/>
    <w:rsid w:val="00CF107D"/>
    <w:rsid w:val="00CF59A9"/>
    <w:rsid w:val="00CF767B"/>
    <w:rsid w:val="00D00E6D"/>
    <w:rsid w:val="00D0162F"/>
    <w:rsid w:val="00D01A63"/>
    <w:rsid w:val="00D05C72"/>
    <w:rsid w:val="00D06AEE"/>
    <w:rsid w:val="00D12B5E"/>
    <w:rsid w:val="00D14028"/>
    <w:rsid w:val="00D16318"/>
    <w:rsid w:val="00D17430"/>
    <w:rsid w:val="00D176F0"/>
    <w:rsid w:val="00D17C57"/>
    <w:rsid w:val="00D22F0E"/>
    <w:rsid w:val="00D23CC3"/>
    <w:rsid w:val="00D2424E"/>
    <w:rsid w:val="00D329BA"/>
    <w:rsid w:val="00D32FEB"/>
    <w:rsid w:val="00D33BCB"/>
    <w:rsid w:val="00D33DAF"/>
    <w:rsid w:val="00D363BA"/>
    <w:rsid w:val="00D504C7"/>
    <w:rsid w:val="00D50519"/>
    <w:rsid w:val="00D51321"/>
    <w:rsid w:val="00D52019"/>
    <w:rsid w:val="00D525D0"/>
    <w:rsid w:val="00D5397D"/>
    <w:rsid w:val="00D53E22"/>
    <w:rsid w:val="00D54C63"/>
    <w:rsid w:val="00D54DFE"/>
    <w:rsid w:val="00D57358"/>
    <w:rsid w:val="00D5749C"/>
    <w:rsid w:val="00D608EE"/>
    <w:rsid w:val="00D60A60"/>
    <w:rsid w:val="00D617D0"/>
    <w:rsid w:val="00D6726E"/>
    <w:rsid w:val="00D7089D"/>
    <w:rsid w:val="00D70B28"/>
    <w:rsid w:val="00D71B30"/>
    <w:rsid w:val="00D74154"/>
    <w:rsid w:val="00D75D3A"/>
    <w:rsid w:val="00D76832"/>
    <w:rsid w:val="00D7698D"/>
    <w:rsid w:val="00D76998"/>
    <w:rsid w:val="00D803E8"/>
    <w:rsid w:val="00D82908"/>
    <w:rsid w:val="00D8323A"/>
    <w:rsid w:val="00D8480E"/>
    <w:rsid w:val="00D84AB9"/>
    <w:rsid w:val="00D84B75"/>
    <w:rsid w:val="00D90493"/>
    <w:rsid w:val="00D9234A"/>
    <w:rsid w:val="00D93D9C"/>
    <w:rsid w:val="00D9493B"/>
    <w:rsid w:val="00D94CD1"/>
    <w:rsid w:val="00D95316"/>
    <w:rsid w:val="00D959D3"/>
    <w:rsid w:val="00D959E7"/>
    <w:rsid w:val="00D96E43"/>
    <w:rsid w:val="00DA046D"/>
    <w:rsid w:val="00DA12F4"/>
    <w:rsid w:val="00DA5212"/>
    <w:rsid w:val="00DA5FC7"/>
    <w:rsid w:val="00DA6307"/>
    <w:rsid w:val="00DB3F6B"/>
    <w:rsid w:val="00DB696B"/>
    <w:rsid w:val="00DC1FC4"/>
    <w:rsid w:val="00DC4948"/>
    <w:rsid w:val="00DC55F9"/>
    <w:rsid w:val="00DC5FDD"/>
    <w:rsid w:val="00DC70C7"/>
    <w:rsid w:val="00DD1907"/>
    <w:rsid w:val="00DD19A4"/>
    <w:rsid w:val="00DD2B73"/>
    <w:rsid w:val="00DD4B0D"/>
    <w:rsid w:val="00DD70B7"/>
    <w:rsid w:val="00DD7700"/>
    <w:rsid w:val="00DD7A6E"/>
    <w:rsid w:val="00DD7DDD"/>
    <w:rsid w:val="00DD7E13"/>
    <w:rsid w:val="00DE1603"/>
    <w:rsid w:val="00DE22CE"/>
    <w:rsid w:val="00DE2702"/>
    <w:rsid w:val="00DE32E1"/>
    <w:rsid w:val="00DF056A"/>
    <w:rsid w:val="00DF13D4"/>
    <w:rsid w:val="00DF3690"/>
    <w:rsid w:val="00DF3AA7"/>
    <w:rsid w:val="00DF4C04"/>
    <w:rsid w:val="00DF6BE7"/>
    <w:rsid w:val="00E0324C"/>
    <w:rsid w:val="00E05A7D"/>
    <w:rsid w:val="00E070E0"/>
    <w:rsid w:val="00E105DC"/>
    <w:rsid w:val="00E106FF"/>
    <w:rsid w:val="00E10900"/>
    <w:rsid w:val="00E13988"/>
    <w:rsid w:val="00E17D29"/>
    <w:rsid w:val="00E22D94"/>
    <w:rsid w:val="00E254A5"/>
    <w:rsid w:val="00E26AEE"/>
    <w:rsid w:val="00E27515"/>
    <w:rsid w:val="00E306B0"/>
    <w:rsid w:val="00E3264F"/>
    <w:rsid w:val="00E32BD0"/>
    <w:rsid w:val="00E331CB"/>
    <w:rsid w:val="00E336BD"/>
    <w:rsid w:val="00E3505D"/>
    <w:rsid w:val="00E375C6"/>
    <w:rsid w:val="00E37768"/>
    <w:rsid w:val="00E4120C"/>
    <w:rsid w:val="00E43781"/>
    <w:rsid w:val="00E50CAB"/>
    <w:rsid w:val="00E53873"/>
    <w:rsid w:val="00E61CDA"/>
    <w:rsid w:val="00E63BC0"/>
    <w:rsid w:val="00E6461A"/>
    <w:rsid w:val="00E731E0"/>
    <w:rsid w:val="00E73C71"/>
    <w:rsid w:val="00E758D4"/>
    <w:rsid w:val="00E75E4A"/>
    <w:rsid w:val="00E76D91"/>
    <w:rsid w:val="00E77651"/>
    <w:rsid w:val="00E80A69"/>
    <w:rsid w:val="00E82AC6"/>
    <w:rsid w:val="00E82E68"/>
    <w:rsid w:val="00E83945"/>
    <w:rsid w:val="00E84C37"/>
    <w:rsid w:val="00E84CC1"/>
    <w:rsid w:val="00E857CD"/>
    <w:rsid w:val="00E87912"/>
    <w:rsid w:val="00E91760"/>
    <w:rsid w:val="00E9379D"/>
    <w:rsid w:val="00E94379"/>
    <w:rsid w:val="00E9563B"/>
    <w:rsid w:val="00E97454"/>
    <w:rsid w:val="00EA1A17"/>
    <w:rsid w:val="00EA4537"/>
    <w:rsid w:val="00EA555B"/>
    <w:rsid w:val="00EA5E01"/>
    <w:rsid w:val="00EA6935"/>
    <w:rsid w:val="00EA731F"/>
    <w:rsid w:val="00EB0575"/>
    <w:rsid w:val="00EB089A"/>
    <w:rsid w:val="00EB194D"/>
    <w:rsid w:val="00EB4372"/>
    <w:rsid w:val="00EB7992"/>
    <w:rsid w:val="00EC043F"/>
    <w:rsid w:val="00EC0CB7"/>
    <w:rsid w:val="00EC23FF"/>
    <w:rsid w:val="00ED5BFC"/>
    <w:rsid w:val="00EE14E4"/>
    <w:rsid w:val="00EE319C"/>
    <w:rsid w:val="00EE3774"/>
    <w:rsid w:val="00EE3ED7"/>
    <w:rsid w:val="00EE45E7"/>
    <w:rsid w:val="00EE5BA8"/>
    <w:rsid w:val="00EE5E78"/>
    <w:rsid w:val="00EE78FB"/>
    <w:rsid w:val="00EE7A70"/>
    <w:rsid w:val="00EF0538"/>
    <w:rsid w:val="00EF13F8"/>
    <w:rsid w:val="00EF16A8"/>
    <w:rsid w:val="00EF44B1"/>
    <w:rsid w:val="00EF4F1C"/>
    <w:rsid w:val="00EF57B8"/>
    <w:rsid w:val="00EF6948"/>
    <w:rsid w:val="00EF6AE2"/>
    <w:rsid w:val="00EF73EB"/>
    <w:rsid w:val="00F003DB"/>
    <w:rsid w:val="00F0226B"/>
    <w:rsid w:val="00F06328"/>
    <w:rsid w:val="00F10AB7"/>
    <w:rsid w:val="00F1441E"/>
    <w:rsid w:val="00F15295"/>
    <w:rsid w:val="00F20080"/>
    <w:rsid w:val="00F20D29"/>
    <w:rsid w:val="00F22019"/>
    <w:rsid w:val="00F24476"/>
    <w:rsid w:val="00F24F51"/>
    <w:rsid w:val="00F26296"/>
    <w:rsid w:val="00F26FD0"/>
    <w:rsid w:val="00F27116"/>
    <w:rsid w:val="00F279AA"/>
    <w:rsid w:val="00F31897"/>
    <w:rsid w:val="00F4166E"/>
    <w:rsid w:val="00F42FF0"/>
    <w:rsid w:val="00F46D1C"/>
    <w:rsid w:val="00F50386"/>
    <w:rsid w:val="00F5113D"/>
    <w:rsid w:val="00F51152"/>
    <w:rsid w:val="00F52316"/>
    <w:rsid w:val="00F53E4B"/>
    <w:rsid w:val="00F63352"/>
    <w:rsid w:val="00F63837"/>
    <w:rsid w:val="00F64206"/>
    <w:rsid w:val="00F643EE"/>
    <w:rsid w:val="00F6479C"/>
    <w:rsid w:val="00F6556D"/>
    <w:rsid w:val="00F661D0"/>
    <w:rsid w:val="00F75270"/>
    <w:rsid w:val="00F75794"/>
    <w:rsid w:val="00F75D3B"/>
    <w:rsid w:val="00F761B9"/>
    <w:rsid w:val="00F77580"/>
    <w:rsid w:val="00F84015"/>
    <w:rsid w:val="00F849D8"/>
    <w:rsid w:val="00F8644B"/>
    <w:rsid w:val="00F86857"/>
    <w:rsid w:val="00F91280"/>
    <w:rsid w:val="00F91D9E"/>
    <w:rsid w:val="00F92D5A"/>
    <w:rsid w:val="00F92F1C"/>
    <w:rsid w:val="00F93086"/>
    <w:rsid w:val="00F97080"/>
    <w:rsid w:val="00F97156"/>
    <w:rsid w:val="00FA54F9"/>
    <w:rsid w:val="00FB4BA3"/>
    <w:rsid w:val="00FB64D8"/>
    <w:rsid w:val="00FC0952"/>
    <w:rsid w:val="00FC1161"/>
    <w:rsid w:val="00FC1279"/>
    <w:rsid w:val="00FC2ED5"/>
    <w:rsid w:val="00FC3679"/>
    <w:rsid w:val="00FC3BCB"/>
    <w:rsid w:val="00FC621A"/>
    <w:rsid w:val="00FC7B9F"/>
    <w:rsid w:val="00FD009F"/>
    <w:rsid w:val="00FD231B"/>
    <w:rsid w:val="00FD238B"/>
    <w:rsid w:val="00FD2C61"/>
    <w:rsid w:val="00FD762D"/>
    <w:rsid w:val="00FD7BEA"/>
    <w:rsid w:val="00FD7DB6"/>
    <w:rsid w:val="00FD7E10"/>
    <w:rsid w:val="00FE22C3"/>
    <w:rsid w:val="00FE2315"/>
    <w:rsid w:val="00FE339C"/>
    <w:rsid w:val="00FE48DF"/>
    <w:rsid w:val="00FE7C05"/>
    <w:rsid w:val="00FF0FBC"/>
    <w:rsid w:val="00FF3942"/>
    <w:rsid w:val="00FF5624"/>
    <w:rsid w:val="00FF6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90C2C"/>
  <w15:docId w15:val="{58CE64FC-8FE8-4BEC-A280-44065BA78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0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0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0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0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0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0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0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8B6"/>
    <w:rPr>
      <w:rFonts w:eastAsiaTheme="majorEastAsia" w:cstheme="majorBidi"/>
      <w:color w:val="272727" w:themeColor="text1" w:themeTint="D8"/>
    </w:rPr>
  </w:style>
  <w:style w:type="paragraph" w:styleId="Title">
    <w:name w:val="Title"/>
    <w:basedOn w:val="Normal"/>
    <w:next w:val="Normal"/>
    <w:link w:val="TitleChar"/>
    <w:uiPriority w:val="10"/>
    <w:qFormat/>
    <w:rsid w:val="002B0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8B6"/>
    <w:pPr>
      <w:spacing w:before="160"/>
      <w:jc w:val="center"/>
    </w:pPr>
    <w:rPr>
      <w:i/>
      <w:iCs/>
      <w:color w:val="404040" w:themeColor="text1" w:themeTint="BF"/>
    </w:rPr>
  </w:style>
  <w:style w:type="character" w:customStyle="1" w:styleId="QuoteChar">
    <w:name w:val="Quote Char"/>
    <w:basedOn w:val="DefaultParagraphFont"/>
    <w:link w:val="Quote"/>
    <w:uiPriority w:val="29"/>
    <w:rsid w:val="002B08B6"/>
    <w:rPr>
      <w:i/>
      <w:iCs/>
      <w:color w:val="404040" w:themeColor="text1" w:themeTint="BF"/>
    </w:rPr>
  </w:style>
  <w:style w:type="paragraph" w:styleId="ListParagraph">
    <w:name w:val="List Paragraph"/>
    <w:basedOn w:val="Normal"/>
    <w:uiPriority w:val="34"/>
    <w:qFormat/>
    <w:rsid w:val="002B08B6"/>
    <w:pPr>
      <w:ind w:left="720"/>
      <w:contextualSpacing/>
    </w:pPr>
  </w:style>
  <w:style w:type="character" w:styleId="IntenseEmphasis">
    <w:name w:val="Intense Emphasis"/>
    <w:basedOn w:val="DefaultParagraphFont"/>
    <w:uiPriority w:val="21"/>
    <w:qFormat/>
    <w:rsid w:val="002B08B6"/>
    <w:rPr>
      <w:i/>
      <w:iCs/>
      <w:color w:val="0F4761" w:themeColor="accent1" w:themeShade="BF"/>
    </w:rPr>
  </w:style>
  <w:style w:type="paragraph" w:styleId="IntenseQuote">
    <w:name w:val="Intense Quote"/>
    <w:basedOn w:val="Normal"/>
    <w:next w:val="Normal"/>
    <w:link w:val="IntenseQuoteChar"/>
    <w:uiPriority w:val="30"/>
    <w:qFormat/>
    <w:rsid w:val="002B0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08B6"/>
    <w:rPr>
      <w:i/>
      <w:iCs/>
      <w:color w:val="0F4761" w:themeColor="accent1" w:themeShade="BF"/>
    </w:rPr>
  </w:style>
  <w:style w:type="character" w:styleId="IntenseReference">
    <w:name w:val="Intense Reference"/>
    <w:basedOn w:val="DefaultParagraphFont"/>
    <w:uiPriority w:val="32"/>
    <w:qFormat/>
    <w:rsid w:val="002B08B6"/>
    <w:rPr>
      <w:b/>
      <w:bCs/>
      <w:smallCaps/>
      <w:color w:val="0F4761" w:themeColor="accent1" w:themeShade="BF"/>
      <w:spacing w:val="5"/>
    </w:rPr>
  </w:style>
  <w:style w:type="character" w:styleId="CommentReference">
    <w:name w:val="annotation reference"/>
    <w:basedOn w:val="DefaultParagraphFont"/>
    <w:uiPriority w:val="99"/>
    <w:semiHidden/>
    <w:unhideWhenUsed/>
    <w:rsid w:val="00437C2E"/>
    <w:rPr>
      <w:sz w:val="16"/>
      <w:szCs w:val="16"/>
    </w:rPr>
  </w:style>
  <w:style w:type="paragraph" w:styleId="CommentText">
    <w:name w:val="annotation text"/>
    <w:basedOn w:val="Normal"/>
    <w:link w:val="CommentTextChar"/>
    <w:uiPriority w:val="99"/>
    <w:unhideWhenUsed/>
    <w:rsid w:val="00437C2E"/>
    <w:pPr>
      <w:spacing w:line="240" w:lineRule="auto"/>
    </w:pPr>
    <w:rPr>
      <w:sz w:val="20"/>
      <w:szCs w:val="20"/>
    </w:rPr>
  </w:style>
  <w:style w:type="character" w:customStyle="1" w:styleId="CommentTextChar">
    <w:name w:val="Comment Text Char"/>
    <w:basedOn w:val="DefaultParagraphFont"/>
    <w:link w:val="CommentText"/>
    <w:uiPriority w:val="99"/>
    <w:rsid w:val="00437C2E"/>
    <w:rPr>
      <w:sz w:val="20"/>
      <w:szCs w:val="20"/>
    </w:rPr>
  </w:style>
  <w:style w:type="paragraph" w:styleId="CommentSubject">
    <w:name w:val="annotation subject"/>
    <w:basedOn w:val="CommentText"/>
    <w:next w:val="CommentText"/>
    <w:link w:val="CommentSubjectChar"/>
    <w:uiPriority w:val="99"/>
    <w:semiHidden/>
    <w:unhideWhenUsed/>
    <w:rsid w:val="00437C2E"/>
    <w:rPr>
      <w:b/>
      <w:bCs/>
    </w:rPr>
  </w:style>
  <w:style w:type="character" w:customStyle="1" w:styleId="CommentSubjectChar">
    <w:name w:val="Comment Subject Char"/>
    <w:basedOn w:val="CommentTextChar"/>
    <w:link w:val="CommentSubject"/>
    <w:uiPriority w:val="99"/>
    <w:semiHidden/>
    <w:rsid w:val="00437C2E"/>
    <w:rPr>
      <w:b/>
      <w:bCs/>
      <w:sz w:val="20"/>
      <w:szCs w:val="20"/>
    </w:rPr>
  </w:style>
  <w:style w:type="paragraph" w:styleId="Header">
    <w:name w:val="header"/>
    <w:basedOn w:val="Normal"/>
    <w:link w:val="HeaderChar"/>
    <w:uiPriority w:val="99"/>
    <w:unhideWhenUsed/>
    <w:rsid w:val="006255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5570"/>
  </w:style>
  <w:style w:type="paragraph" w:styleId="Footer">
    <w:name w:val="footer"/>
    <w:basedOn w:val="Normal"/>
    <w:link w:val="FooterChar"/>
    <w:uiPriority w:val="99"/>
    <w:unhideWhenUsed/>
    <w:rsid w:val="006255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5570"/>
  </w:style>
  <w:style w:type="character" w:styleId="PlaceholderText">
    <w:name w:val="Placeholder Text"/>
    <w:basedOn w:val="DefaultParagraphFont"/>
    <w:uiPriority w:val="99"/>
    <w:semiHidden/>
    <w:rsid w:val="00F75D3B"/>
    <w:rPr>
      <w:color w:val="666666"/>
    </w:rPr>
  </w:style>
  <w:style w:type="paragraph" w:styleId="Revision">
    <w:name w:val="Revision"/>
    <w:hidden/>
    <w:uiPriority w:val="99"/>
    <w:semiHidden/>
    <w:rsid w:val="00FC1279"/>
    <w:pPr>
      <w:spacing w:after="0" w:line="240" w:lineRule="auto"/>
    </w:pPr>
  </w:style>
  <w:style w:type="character" w:styleId="Hyperlink">
    <w:name w:val="Hyperlink"/>
    <w:basedOn w:val="DefaultParagraphFont"/>
    <w:uiPriority w:val="99"/>
    <w:unhideWhenUsed/>
    <w:rsid w:val="00BD4EF1"/>
    <w:rPr>
      <w:color w:val="467886" w:themeColor="hyperlink"/>
      <w:u w:val="single"/>
    </w:rPr>
  </w:style>
  <w:style w:type="character" w:styleId="FollowedHyperlink">
    <w:name w:val="FollowedHyperlink"/>
    <w:basedOn w:val="DefaultParagraphFont"/>
    <w:uiPriority w:val="99"/>
    <w:semiHidden/>
    <w:unhideWhenUsed/>
    <w:rsid w:val="00B13340"/>
    <w:rPr>
      <w:color w:val="96607D" w:themeColor="followedHyperlink"/>
      <w:u w:val="single"/>
    </w:rPr>
  </w:style>
  <w:style w:type="character" w:styleId="UnresolvedMention">
    <w:name w:val="Unresolved Mention"/>
    <w:basedOn w:val="DefaultParagraphFont"/>
    <w:uiPriority w:val="99"/>
    <w:semiHidden/>
    <w:unhideWhenUsed/>
    <w:rsid w:val="00F5113D"/>
    <w:rPr>
      <w:color w:val="605E5C"/>
      <w:shd w:val="clear" w:color="auto" w:fill="E1DFDD"/>
    </w:rPr>
  </w:style>
  <w:style w:type="table" w:styleId="TableGrid">
    <w:name w:val="Table Grid"/>
    <w:basedOn w:val="TableNormal"/>
    <w:uiPriority w:val="39"/>
    <w:rsid w:val="006818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628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282B"/>
    <w:rPr>
      <w:rFonts w:ascii="Segoe UI" w:hAnsi="Segoe UI" w:cs="Segoe UI"/>
      <w:sz w:val="18"/>
      <w:szCs w:val="18"/>
    </w:rPr>
  </w:style>
  <w:style w:type="character" w:styleId="LineNumber">
    <w:name w:val="line number"/>
    <w:basedOn w:val="DefaultParagraphFont"/>
    <w:uiPriority w:val="99"/>
    <w:semiHidden/>
    <w:unhideWhenUsed/>
    <w:rsid w:val="0050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210292">
      <w:bodyDiv w:val="1"/>
      <w:marLeft w:val="0"/>
      <w:marRight w:val="0"/>
      <w:marTop w:val="0"/>
      <w:marBottom w:val="0"/>
      <w:divBdr>
        <w:top w:val="none" w:sz="0" w:space="0" w:color="auto"/>
        <w:left w:val="none" w:sz="0" w:space="0" w:color="auto"/>
        <w:bottom w:val="none" w:sz="0" w:space="0" w:color="auto"/>
        <w:right w:val="none" w:sz="0" w:space="0" w:color="auto"/>
      </w:divBdr>
    </w:div>
    <w:div w:id="842664338">
      <w:bodyDiv w:val="1"/>
      <w:marLeft w:val="0"/>
      <w:marRight w:val="0"/>
      <w:marTop w:val="0"/>
      <w:marBottom w:val="0"/>
      <w:divBdr>
        <w:top w:val="none" w:sz="0" w:space="0" w:color="auto"/>
        <w:left w:val="none" w:sz="0" w:space="0" w:color="auto"/>
        <w:bottom w:val="none" w:sz="0" w:space="0" w:color="auto"/>
        <w:right w:val="none" w:sz="0" w:space="0" w:color="auto"/>
      </w:divBdr>
    </w:div>
    <w:div w:id="2016152697">
      <w:bodyDiv w:val="1"/>
      <w:marLeft w:val="0"/>
      <w:marRight w:val="0"/>
      <w:marTop w:val="0"/>
      <w:marBottom w:val="0"/>
      <w:divBdr>
        <w:top w:val="none" w:sz="0" w:space="0" w:color="auto"/>
        <w:left w:val="none" w:sz="0" w:space="0" w:color="auto"/>
        <w:bottom w:val="none" w:sz="0" w:space="0" w:color="auto"/>
        <w:right w:val="none" w:sz="0" w:space="0" w:color="auto"/>
      </w:divBdr>
    </w:div>
    <w:div w:id="21344029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hyperlink" Target="https://BioRender.com" TargetMode="Externa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microsoft.com/office/2011/relationships/people" Target="peop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B3776B40-02E7-4693-BE17-60CE1B592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1639</TotalTime>
  <Pages>49</Pages>
  <Words>47912</Words>
  <Characters>273102</Characters>
  <Application>Microsoft Office Word</Application>
  <DocSecurity>0</DocSecurity>
  <Lines>2275</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Ulrich, Jens</dc:creator>
  <cp:keywords/>
  <dc:description/>
  <cp:lastModifiedBy>Jens Christian Ulrich</cp:lastModifiedBy>
  <cp:revision>35</cp:revision>
  <dcterms:created xsi:type="dcterms:W3CDTF">2025-07-16T00:25:00Z</dcterms:created>
  <dcterms:modified xsi:type="dcterms:W3CDTF">2025-09-10T20:44:00Z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ee96d718-2072-390f-aa30-7eb3cbe61517</vt:lpwstr>
  </property>
  <property fmtid="{D5CDD505-2E9C-101B-9397-08002B2CF9AE}" pid="24" name="Mendeley Citation Style_1">
    <vt:lpwstr>http://www.zotero.org/styles/apa</vt:lpwstr>
  </property>
</Properties>
</file>