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E567B" w14:textId="7F97F33E" w:rsidR="00EF6948" w:rsidRDefault="00EF6948" w:rsidP="00B9052B">
      <w:pPr>
        <w:spacing w:line="480" w:lineRule="auto"/>
        <w:rPr>
          <w:b/>
          <w:bCs/>
          <w:lang w:val="en-CA"/>
        </w:rPr>
      </w:pPr>
      <w:r>
        <w:rPr>
          <w:b/>
          <w:bCs/>
          <w:lang w:val="en-CA"/>
        </w:rPr>
        <w:t>Abstract</w:t>
      </w:r>
    </w:p>
    <w:p w14:paraId="39C3BE02" w14:textId="5C83ABAB"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w:t>
      </w:r>
      <w:r w:rsidR="004F7FBB">
        <w:rPr>
          <w:lang w:val="en-CA"/>
        </w:rPr>
        <w:t>often</w:t>
      </w:r>
      <w:r w:rsidR="00C67C1B">
        <w:rPr>
          <w:lang w:val="en-CA"/>
        </w:rPr>
        <w:t xml:space="preserve"> </w:t>
      </w:r>
      <w:r w:rsidR="00A149D8">
        <w:rPr>
          <w:lang w:val="en-CA"/>
        </w:rPr>
        <w:t>estimate effects of hypothesized</w:t>
      </w:r>
      <w:r>
        <w:rPr>
          <w:lang w:val="en-CA"/>
        </w:rPr>
        <w:t xml:space="preserve"> drivers by </w:t>
      </w:r>
      <w:r w:rsidR="00A149D8">
        <w:rPr>
          <w:lang w:val="en-CA"/>
        </w:rPr>
        <w:t xml:space="preserve">applying generalized linear models </w:t>
      </w:r>
      <w:ins w:id="0" w:author="Jens Christian Ulrich" w:date="2025-09-10T15:19:00Z">
        <w:r w:rsidR="007466C2">
          <w:rPr>
            <w:lang w:val="en-CA"/>
          </w:rPr>
          <w:t xml:space="preserve">and generalized linear </w:t>
        </w:r>
        <w:proofErr w:type="gramStart"/>
        <w:r w:rsidR="007466C2">
          <w:rPr>
            <w:lang w:val="en-CA"/>
          </w:rPr>
          <w:t>mixed-models</w:t>
        </w:r>
        <w:proofErr w:type="gramEnd"/>
        <w:r w:rsidR="007466C2">
          <w:rPr>
            <w:lang w:val="en-CA"/>
          </w:rPr>
          <w:t xml:space="preserve"> </w:t>
        </w:r>
      </w:ins>
      <w:r w:rsidR="00A149D8">
        <w:rPr>
          <w:lang w:val="en-CA"/>
        </w:rPr>
        <w:t>(GLM</w:t>
      </w:r>
      <w:ins w:id="1" w:author="Jens Christian Ulrich" w:date="2025-09-10T15:19:00Z">
        <w:r w:rsidR="007466C2">
          <w:rPr>
            <w:lang w:val="en-CA"/>
          </w:rPr>
          <w:t>s/GLMMs</w:t>
        </w:r>
      </w:ins>
      <w:del w:id="2" w:author="Jens Christian Ulrich" w:date="2025-09-10T15:19:00Z">
        <w:r w:rsidR="00A149D8" w:rsidDel="007466C2">
          <w:rPr>
            <w:lang w:val="en-CA"/>
          </w:rPr>
          <w:delText>s</w:delText>
        </w:r>
      </w:del>
      <w:r w:rsidR="00A149D8">
        <w:rPr>
          <w:lang w:val="en-CA"/>
        </w:rPr>
        <w:t xml:space="preserve">)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ins w:id="3" w:author="Jens Christian Ulrich" w:date="2025-09-10T15:19:00Z">
        <w:r w:rsidR="003B731A">
          <w:rPr>
            <w:lang w:val="en-CA"/>
          </w:rPr>
          <w:t>/GLMMs</w:t>
        </w:r>
      </w:ins>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ins w:id="4" w:author="Risa Sargent" w:date="2025-09-11T13:42:00Z">
        <w:r w:rsidR="00840FBE">
          <w:rPr>
            <w:lang w:val="en-CA"/>
          </w:rPr>
          <w:t xml:space="preserve">a </w:t>
        </w:r>
      </w:ins>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xml:space="preserve">, which can bias model estimates. </w:t>
      </w:r>
      <w:r w:rsidR="00EE5E78">
        <w:rPr>
          <w:lang w:val="en-CA"/>
        </w:rPr>
        <w:t xml:space="preserve">To account for this, some </w:t>
      </w:r>
      <w:r w:rsidR="00512C8F">
        <w:rPr>
          <w:lang w:val="en-CA"/>
        </w:rPr>
        <w:t xml:space="preserve">researchers </w:t>
      </w:r>
      <w:r w:rsidR="004A0437">
        <w:rPr>
          <w:lang w:val="en-CA"/>
        </w:rPr>
        <w:t xml:space="preserve">have </w:t>
      </w:r>
      <w:r w:rsidR="00C71307">
        <w:rPr>
          <w:lang w:val="en-CA"/>
        </w:rPr>
        <w:t>adopt</w:t>
      </w:r>
      <w:r w:rsidR="004A0437">
        <w:rPr>
          <w:lang w:val="en-CA"/>
        </w:rPr>
        <w:t>ed</w:t>
      </w:r>
      <w:r w:rsidR="00512C8F">
        <w:rPr>
          <w:lang w:val="en-CA"/>
        </w:rPr>
        <w:t xml:space="preserve"> </w:t>
      </w:r>
      <w:r w:rsidR="004A0437">
        <w:rPr>
          <w:lang w:val="en-CA"/>
        </w:rPr>
        <w:t xml:space="preserve">hierarchical modelling </w:t>
      </w:r>
      <w:r w:rsidR="00C71307">
        <w:rPr>
          <w:lang w:val="en-CA"/>
        </w:rPr>
        <w:t>approaches</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139ED">
        <w:rPr>
          <w:lang w:val="en-CA"/>
        </w:rPr>
        <w:t xml:space="preserve"> to achieve accurate estimates</w:t>
      </w:r>
      <w:r w:rsidR="009D15F7">
        <w:rPr>
          <w:lang w:val="en-CA"/>
        </w:rPr>
        <w:t>.</w:t>
      </w:r>
      <w:r w:rsidR="00A16908">
        <w:rPr>
          <w:lang w:val="en-CA"/>
        </w:rPr>
        <w:t xml:space="preserve"> </w:t>
      </w:r>
      <w:r w:rsidR="00C139ED">
        <w:rPr>
          <w:lang w:val="en-CA"/>
        </w:rPr>
        <w:t>W</w:t>
      </w:r>
      <w:r w:rsidR="00A16908">
        <w:rPr>
          <w:lang w:val="en-CA"/>
        </w:rPr>
        <w:t xml:space="preserve">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 xml:space="preserve">unrestored </w:t>
      </w:r>
      <w:r w:rsidR="004258B1">
        <w:rPr>
          <w:lang w:val="en-CA"/>
        </w:rPr>
        <w:t xml:space="preserve">to restored </w:t>
      </w:r>
      <w:r w:rsidR="00C139ED">
        <w:rPr>
          <w:lang w:val="en-CA"/>
        </w:rPr>
        <w:t xml:space="preserve">urban </w:t>
      </w:r>
      <w:r w:rsidR="004258B1">
        <w:rPr>
          <w:lang w:val="en-CA"/>
        </w:rPr>
        <w:t xml:space="preserve">parks, which had more flowers and taller vegetation.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w:t>
      </w:r>
      <w:ins w:id="5" w:author="Jens Christian Ulrich" w:date="2025-09-10T15:20:00Z">
        <w:r w:rsidR="003B731A">
          <w:rPr>
            <w:lang w:val="en-CA"/>
          </w:rPr>
          <w:t xml:space="preserve">GLMM </w:t>
        </w:r>
      </w:ins>
      <w:del w:id="6" w:author="Jens Christian Ulrich" w:date="2025-09-10T15:20:00Z">
        <w:r w:rsidR="000E2F2C" w:rsidDel="003B731A">
          <w:rPr>
            <w:lang w:val="en-CA"/>
          </w:rPr>
          <w:delText xml:space="preserve">GLM </w:delText>
        </w:r>
      </w:del>
      <w:r w:rsidR="000E2F2C">
        <w:rPr>
          <w:lang w:val="en-CA"/>
        </w:rPr>
        <w:t>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C139ED">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F8644B">
        <w:rPr>
          <w:lang w:val="en-CA"/>
        </w:rPr>
        <w:t>habitats</w:t>
      </w:r>
      <w:r w:rsidR="00A3171E">
        <w:rPr>
          <w:lang w:val="en-CA"/>
        </w:rPr>
        <w:t xml:space="preserve">. </w:t>
      </w:r>
      <w:r w:rsidR="00BF068A">
        <w:rPr>
          <w:lang w:val="en-CA"/>
        </w:rPr>
        <w:t xml:space="preserve">The </w:t>
      </w:r>
      <w:r w:rsidR="00930D0E">
        <w:rPr>
          <w:lang w:val="en-CA"/>
        </w:rPr>
        <w:t>GLM</w:t>
      </w:r>
      <w:ins w:id="7" w:author="Jens Christian Ulrich" w:date="2025-09-10T15:20:00Z">
        <w:r w:rsidR="003B731A">
          <w:rPr>
            <w:lang w:val="en-CA"/>
          </w:rPr>
          <w:t>M</w:t>
        </w:r>
      </w:ins>
      <w:r w:rsidR="00BF068A">
        <w:rPr>
          <w:lang w:val="en-CA"/>
        </w:rPr>
        <w:t xml:space="preserve"> approach,</w:t>
      </w:r>
      <w:r w:rsidR="00854BDA">
        <w:rPr>
          <w:lang w:val="en-CA"/>
        </w:rPr>
        <w:t xml:space="preserve"> which </w:t>
      </w:r>
      <w:r w:rsidR="00C139ED">
        <w:rPr>
          <w:lang w:val="en-CA"/>
        </w:rPr>
        <w:t xml:space="preserve">did </w:t>
      </w:r>
      <w:r w:rsidR="00930D0E">
        <w:rPr>
          <w:lang w:val="en-CA"/>
        </w:rPr>
        <w:t xml:space="preserve">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t>
      </w:r>
      <w:r w:rsidR="00E63BC0">
        <w:rPr>
          <w:lang w:val="en-CA"/>
        </w:rPr>
        <w:t xml:space="preserve">had </w:t>
      </w:r>
      <w:r w:rsidR="00886FFF">
        <w:rPr>
          <w:lang w:val="en-CA"/>
        </w:rPr>
        <w:t xml:space="preserve">the </w:t>
      </w:r>
      <w:r w:rsidR="00E63BC0">
        <w:rPr>
          <w:lang w:val="en-CA"/>
        </w:rPr>
        <w:t>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on GL</w:t>
      </w:r>
      <w:ins w:id="8" w:author="Jens Christian Ulrich" w:date="2025-09-10T15:20:00Z">
        <w:r w:rsidR="003B731A">
          <w:rPr>
            <w:lang w:val="en-CA"/>
          </w:rPr>
          <w:t>M</w:t>
        </w:r>
      </w:ins>
      <w:r w:rsidR="000E2F2C">
        <w:rPr>
          <w:lang w:val="en-CA"/>
        </w:rPr>
        <w:t xml:space="preserve">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planning to apply GL</w:t>
      </w:r>
      <w:ins w:id="9" w:author="Jens Christian Ulrich" w:date="2025-09-10T15:20:00Z">
        <w:r w:rsidR="003B731A">
          <w:rPr>
            <w:lang w:val="en-CA"/>
          </w:rPr>
          <w:t>M</w:t>
        </w:r>
      </w:ins>
      <w:r w:rsidR="00930D0E">
        <w:rPr>
          <w:lang w:val="en-CA"/>
        </w:rPr>
        <w:t xml:space="preserve">Ms to count </w:t>
      </w:r>
      <w:r w:rsidR="00930D0E">
        <w:rPr>
          <w:lang w:val="en-CA"/>
        </w:rPr>
        <w:lastRenderedPageBreak/>
        <w:t xml:space="preserve">data </w:t>
      </w:r>
      <w:r w:rsidR="002E490B">
        <w:rPr>
          <w:lang w:val="en-CA"/>
        </w:rPr>
        <w:t>prioritize methods that maximize</w:t>
      </w:r>
      <w:r w:rsidR="00596D97">
        <w:rPr>
          <w:lang w:val="en-CA"/>
        </w:rPr>
        <w:t xml:space="preserve">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1615038D"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GLMs</w:t>
      </w:r>
      <w:ins w:id="10" w:author="Jens Christian Ulrich" w:date="2025-09-10T15:20:00Z">
        <w:r w:rsidR="003B731A">
          <w:rPr>
            <w:lang w:val="en-CA"/>
          </w:rPr>
          <w:t>/GLMMs</w:t>
        </w:r>
      </w:ins>
      <w:r>
        <w:rPr>
          <w:lang w:val="en-CA"/>
        </w:rPr>
        <w:t xml:space="preserve">, abundance estimation, </w:t>
      </w:r>
      <w:del w:id="11" w:author="Jens Christian Ulrich" w:date="2025-09-10T16:19:00Z">
        <w:r w:rsidR="00EE78FB" w:rsidDel="00B452D1">
          <w:rPr>
            <w:lang w:val="en-CA"/>
          </w:rPr>
          <w:delText>insect</w:delText>
        </w:r>
        <w:r w:rsidDel="00B452D1">
          <w:rPr>
            <w:lang w:val="en-CA"/>
          </w:rPr>
          <w:delText xml:space="preserve"> </w:delText>
        </w:r>
      </w:del>
      <w:r>
        <w:rPr>
          <w:lang w:val="en-CA"/>
        </w:rPr>
        <w:t xml:space="preserve">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4C0FD12E"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w:t>
      </w:r>
      <w:r w:rsidR="00B372FD">
        <w:rPr>
          <w:lang w:val="en-CA"/>
        </w:rPr>
        <w:t xml:space="preserve">number of </w:t>
      </w:r>
      <w:r w:rsidR="00481C9E">
        <w:rPr>
          <w:lang w:val="en-CA"/>
        </w:rPr>
        <w:t>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generalized linear models</w:t>
      </w:r>
      <w:ins w:id="12" w:author="Jens Christian Ulrich" w:date="2025-09-10T15:20:00Z">
        <w:r w:rsidR="003B731A">
          <w:rPr>
            <w:lang w:val="en-CA"/>
          </w:rPr>
          <w:t xml:space="preserve"> and generalized linear mixed models</w:t>
        </w:r>
      </w:ins>
      <w:r w:rsidR="00944478">
        <w:rPr>
          <w:lang w:val="en-CA"/>
        </w:rPr>
        <w:t xml:space="preserve"> </w:t>
      </w:r>
      <w:r w:rsidR="001B7FB0">
        <w:rPr>
          <w:lang w:val="en-CA"/>
        </w:rPr>
        <w:t>(GLMs</w:t>
      </w:r>
      <w:ins w:id="13" w:author="Jens Christian Ulrich" w:date="2025-09-10T15:20:00Z">
        <w:r w:rsidR="003B731A">
          <w:rPr>
            <w:lang w:val="en-CA"/>
          </w:rPr>
          <w:t>/GLMMs</w:t>
        </w:r>
      </w:ins>
      <w:r w:rsidR="001B7FB0">
        <w:rPr>
          <w:lang w:val="en-CA"/>
        </w:rPr>
        <w:t>)</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w:t>
      </w:r>
      <w:ins w:id="14" w:author="Jens Christian Ulrich" w:date="2025-09-10T15:20:00Z">
        <w:r w:rsidR="003B731A">
          <w:rPr>
            <w:lang w:val="en-CA"/>
          </w:rPr>
          <w:t>GLMs/GLMMs</w:t>
        </w:r>
        <w:r w:rsidR="003B731A" w:rsidDel="003B731A">
          <w:rPr>
            <w:lang w:val="en-CA"/>
          </w:rPr>
          <w:t xml:space="preserve"> </w:t>
        </w:r>
      </w:ins>
      <w:del w:id="15" w:author="Jens Christian Ulrich" w:date="2025-09-10T15:20:00Z">
        <w:r w:rsidR="001B7FB0" w:rsidDel="003B731A">
          <w:rPr>
            <w:lang w:val="en-CA"/>
          </w:rPr>
          <w:delText xml:space="preserve">GLMs </w:delText>
        </w:r>
      </w:del>
      <w:r w:rsidR="001B7FB0">
        <w:rPr>
          <w:lang w:val="en-CA"/>
        </w:rPr>
        <w:t xml:space="preserve">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w:t>
      </w:r>
      <w:r w:rsidR="005158F5">
        <w:rPr>
          <w:lang w:val="en-CA"/>
        </w:rPr>
        <w:lastRenderedPageBreak/>
        <w:t>insects</w:t>
      </w:r>
      <w:r w:rsidR="001B7FB0">
        <w:rPr>
          <w:lang w:val="en-CA"/>
        </w:rPr>
        <w:t xml:space="preserve"> is constant across space, time, and species.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ins w:id="16" w:author="Jens Christian Ulrich" w:date="2025-09-10T15:21:00Z">
        <w:r w:rsidR="003B731A">
          <w:rPr>
            <w:lang w:val="en-CA"/>
          </w:rPr>
          <w:t>GLM/GLMM</w:t>
        </w:r>
        <w:r w:rsidR="003B731A" w:rsidDel="003B731A">
          <w:rPr>
            <w:lang w:val="en-CA"/>
          </w:rPr>
          <w:t xml:space="preserve"> </w:t>
        </w:r>
      </w:ins>
      <w:del w:id="17" w:author="Jens Christian Ulrich" w:date="2025-09-10T15:21:00Z">
        <w:r w:rsidR="00D176F0" w:rsidDel="003B731A">
          <w:rPr>
            <w:lang w:val="en-CA"/>
          </w:rPr>
          <w:delText xml:space="preserve">GLM </w:delText>
        </w:r>
      </w:del>
      <w:r w:rsidR="00D176F0">
        <w:rPr>
          <w:lang w:val="en-CA"/>
        </w:rPr>
        <w:t xml:space="preserve">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del w:id="18" w:author="Risa Sargent" w:date="2025-09-11T13:46:00Z">
        <w:r w:rsidR="00D33DAF" w:rsidDel="00E83809">
          <w:rPr>
            <w:lang w:val="en-CA"/>
          </w:rPr>
          <w:delText xml:space="preserve">For example, </w:delText>
        </w:r>
        <w:r w:rsidR="00080D25" w:rsidDel="00E83809">
          <w:rPr>
            <w:lang w:val="en-CA"/>
          </w:rPr>
          <w:delText>a</w:delText>
        </w:r>
      </w:del>
      <w:ins w:id="19" w:author="Risa Sargent" w:date="2025-09-11T13:46:00Z">
        <w:r w:rsidR="00E83809">
          <w:rPr>
            <w:lang w:val="en-CA"/>
          </w:rPr>
          <w:t>A</w:t>
        </w:r>
      </w:ins>
      <w:r w:rsidR="00080D25">
        <w:rPr>
          <w:lang w:val="en-CA"/>
        </w:rPr>
        <w:t xml:space="preserve">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ins w:id="20" w:author="Risa Sargent" w:date="2025-09-11T13:46:00Z">
        <w:r w:rsidR="00E83809">
          <w:rPr>
            <w:lang w:val="en-CA"/>
          </w:rPr>
          <w:t>For example, i</w:t>
        </w:r>
      </w:ins>
      <w:del w:id="21" w:author="Risa Sargent" w:date="2025-09-11T13:46:00Z">
        <w:r w:rsidR="00B42DEE" w:rsidDel="00E83809">
          <w:rPr>
            <w:lang w:val="en-CA"/>
          </w:rPr>
          <w:delText>I</w:delText>
        </w:r>
      </w:del>
      <w:r w:rsidR="00B42DEE">
        <w:rPr>
          <w:lang w:val="en-CA"/>
        </w:rPr>
        <w:t>n a study of wild bees</w:t>
      </w:r>
      <w:ins w:id="22" w:author="Jens Ulrich" w:date="2025-08-15T16:07:00Z">
        <w:r w:rsidR="009C5815">
          <w:rPr>
            <w:lang w:val="en-CA"/>
          </w:rPr>
          <w:t xml:space="preserve"> and flies</w:t>
        </w:r>
      </w:ins>
      <w:r w:rsidR="00B42DEE">
        <w:rPr>
          <w:lang w:val="en-CA"/>
        </w:rPr>
        <w:t xml:space="preserve">, </w:t>
      </w:r>
      <w:del w:id="23" w:author="Ulrich, Jens" w:date="2025-06-26T15:46:00Z">
        <w:r w:rsidR="00B372FD" w:rsidDel="00AE4664">
          <w:rPr>
            <w:lang w:val="en-CA"/>
          </w:rPr>
          <w:delText>we</w:delText>
        </w:r>
        <w:r w:rsidR="00B42DEE" w:rsidDel="00AE4664">
          <w:rPr>
            <w:lang w:val="en-CA"/>
          </w:rPr>
          <w:delText xml:space="preserve"> found that </w:delText>
        </w:r>
      </w:del>
      <w:r w:rsidR="00B42DEE">
        <w:rPr>
          <w:lang w:val="en-CA"/>
        </w:rPr>
        <w:t xml:space="preserve">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detection </w:t>
      </w:r>
      <w:r w:rsidR="00080D25">
        <w:rPr>
          <w:lang w:val="en-CA"/>
        </w:rPr>
        <w:t xml:space="preserve">could </w:t>
      </w:r>
      <w:r w:rsidR="000C4AB8">
        <w:rPr>
          <w:lang w:val="en-CA"/>
        </w:rPr>
        <w:t xml:space="preserve">confound </w:t>
      </w:r>
      <w:ins w:id="24" w:author="Jens Christian Ulrich" w:date="2025-09-10T15:21:00Z">
        <w:r w:rsidR="003B731A">
          <w:rPr>
            <w:lang w:val="en-CA"/>
          </w:rPr>
          <w:t>GLM/GLMM</w:t>
        </w:r>
        <w:r w:rsidR="003B731A" w:rsidDel="003B731A">
          <w:rPr>
            <w:lang w:val="en-CA"/>
          </w:rPr>
          <w:t xml:space="preserve"> </w:t>
        </w:r>
      </w:ins>
      <w:del w:id="25" w:author="Jens Christian Ulrich" w:date="2025-09-10T15:21:00Z">
        <w:r w:rsidR="00481C9E" w:rsidDel="003B731A">
          <w:rPr>
            <w:lang w:val="en-CA"/>
          </w:rPr>
          <w:delText xml:space="preserve">GLM </w:delText>
        </w:r>
      </w:del>
      <w:r w:rsidR="00481C9E">
        <w:rPr>
          <w:lang w:val="en-CA"/>
        </w:rPr>
        <w:t>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31D6AA6B"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r w:rsidR="00474CA8">
        <w:rPr>
          <w:lang w:val="en-CA"/>
        </w:rPr>
        <w:t xml:space="preserve">time </w:t>
      </w:r>
      <w:r w:rsidR="00474CA8" w:rsidRPr="006051C9">
        <w:rPr>
          <w:lang w:val="en-CA"/>
        </w:rPr>
        <w:t>period</w:t>
      </w:r>
      <w:r w:rsidR="00092CA5">
        <w:rPr>
          <w:lang w:val="en-CA"/>
        </w:rPr>
        <w:t>. Researchers</w:t>
      </w:r>
      <w:r w:rsidR="00B42DEE">
        <w:rPr>
          <w:lang w:val="en-CA"/>
        </w:rPr>
        <w:t xml:space="preserve"> </w:t>
      </w:r>
      <w:r w:rsidR="006051C9" w:rsidRPr="006051C9">
        <w:rPr>
          <w:lang w:val="en-CA"/>
        </w:rPr>
        <w:t xml:space="preserve">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w:t>
      </w:r>
      <w:ins w:id="26" w:author="Risa Sargent" w:date="2025-09-11T13:47:00Z">
        <w:r w:rsidR="004E72BB">
          <w:rPr>
            <w:lang w:val="en-CA"/>
          </w:rPr>
          <w:t xml:space="preserve">, </w:t>
        </w:r>
      </w:ins>
      <w:del w:id="27" w:author="Risa Sargent" w:date="2025-09-11T13:47:00Z">
        <w:r w:rsidR="00092CA5" w:rsidDel="004E72BB">
          <w:rPr>
            <w:lang w:val="en-CA"/>
          </w:rPr>
          <w:delText xml:space="preserve"> and </w:delText>
        </w:r>
      </w:del>
      <w:r w:rsidR="00092CA5">
        <w:rPr>
          <w:lang w:val="en-CA"/>
        </w:rPr>
        <w:t>release them</w:t>
      </w:r>
      <w:ins w:id="28" w:author="Risa Sargent" w:date="2025-09-11T13:47:00Z">
        <w:r w:rsidR="004E72BB">
          <w:rPr>
            <w:lang w:val="en-CA"/>
          </w:rPr>
          <w:t>,</w:t>
        </w:r>
      </w:ins>
      <w:del w:id="29" w:author="Risa Sargent" w:date="2025-09-11T13:47:00Z">
        <w:r w:rsidR="006051C9" w:rsidRPr="006051C9" w:rsidDel="004E72BB">
          <w:rPr>
            <w:lang w:val="en-CA"/>
          </w:rPr>
          <w:delText>.</w:delText>
        </w:r>
        <w:r w:rsidR="009148A7" w:rsidDel="004E72BB">
          <w:rPr>
            <w:lang w:val="en-CA"/>
          </w:rPr>
          <w:delText xml:space="preserve"> </w:delText>
        </w:r>
        <w:r w:rsidR="007452EF" w:rsidDel="004E72BB">
          <w:rPr>
            <w:lang w:val="en-CA"/>
          </w:rPr>
          <w:delText>R</w:delText>
        </w:r>
        <w:r w:rsidR="009148A7" w:rsidDel="004E72BB">
          <w:rPr>
            <w:lang w:val="en-CA"/>
          </w:rPr>
          <w:delText>esearchers</w:delText>
        </w:r>
      </w:del>
      <w:ins w:id="30" w:author="Risa Sargent" w:date="2025-09-11T13:47:00Z">
        <w:r w:rsidR="004E72BB">
          <w:rPr>
            <w:lang w:val="en-CA"/>
          </w:rPr>
          <w:t xml:space="preserve"> and</w:t>
        </w:r>
      </w:ins>
      <w:r w:rsidR="006051C9" w:rsidRPr="006051C9">
        <w:rPr>
          <w:lang w:val="en-CA"/>
        </w:rPr>
        <w:t xml:space="preserve"> </w:t>
      </w:r>
      <w:r w:rsidR="007452EF">
        <w:rPr>
          <w:lang w:val="en-CA"/>
        </w:rPr>
        <w:t xml:space="preserve">later </w:t>
      </w:r>
      <w:r w:rsidR="006051C9" w:rsidRPr="006051C9">
        <w:rPr>
          <w:lang w:val="en-CA"/>
        </w:rPr>
        <w:t xml:space="preserve">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ins w:id="31" w:author="Jens Christian Ulrich" w:date="2025-09-15T15:46:00Z" w16du:dateUtc="2025-09-15T19:46:00Z">
        <w:r w:rsidR="00130D77">
          <w:rPr>
            <w:lang w:val="en-CA"/>
          </w:rPr>
          <w:t xml:space="preserve"> </w:t>
        </w:r>
      </w:ins>
      <w:ins w:id="32" w:author="Jens Christian Ulrich" w:date="2025-09-15T15:47:00Z" w16du:dateUtc="2025-09-15T19:47:00Z">
        <w:r w:rsidR="00130D77">
          <w:rPr>
            <w:lang w:val="en-CA"/>
          </w:rPr>
          <w:fldChar w:fldCharType="begin" w:fldLock="1"/>
        </w:r>
      </w:ins>
      <w:r w:rsidR="00130D7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2002)"},"properties":{"noteIndex":0},"schema":"https://github.com/citation-style-language/schema/raw/master/csl-citation.json"}</w:instrText>
      </w:r>
      <w:r w:rsidR="00130D77">
        <w:rPr>
          <w:lang w:val="en-CA"/>
        </w:rPr>
        <w:fldChar w:fldCharType="separate"/>
      </w:r>
      <w:r w:rsidR="00130D77" w:rsidRPr="00130D77">
        <w:rPr>
          <w:noProof/>
          <w:lang w:val="en-CA"/>
        </w:rPr>
        <w:t>(Williams et al., 2002)</w:t>
      </w:r>
      <w:ins w:id="33" w:author="Jens Christian Ulrich" w:date="2025-09-15T15:47:00Z" w16du:dateUtc="2025-09-15T19:47:00Z">
        <w:r w:rsidR="00130D77">
          <w:rPr>
            <w:lang w:val="en-CA"/>
          </w:rPr>
          <w:fldChar w:fldCharType="end"/>
        </w:r>
      </w:ins>
      <w:r w:rsidR="006051C9">
        <w:rPr>
          <w:lang w:val="en-CA"/>
        </w:rPr>
        <w:t>.</w:t>
      </w:r>
      <w:r w:rsidR="00092CA5">
        <w:rPr>
          <w:lang w:val="en-CA"/>
        </w:rPr>
        <w:t xml:space="preserve"> </w:t>
      </w:r>
      <w:r w:rsidR="009148A7">
        <w:rPr>
          <w:lang w:val="en-CA"/>
        </w:rPr>
        <w:t xml:space="preserve">Information about the </w:t>
      </w:r>
      <w:ins w:id="34" w:author="Jens Christian Ulrich" w:date="2025-09-10T15:32:00Z">
        <w:r w:rsidR="00D00E6D">
          <w:rPr>
            <w:lang w:val="en-CA"/>
          </w:rPr>
          <w:t xml:space="preserve">probability </w:t>
        </w:r>
      </w:ins>
      <w:del w:id="35" w:author="Jens Christian Ulrich" w:date="2025-09-10T15:32:00Z">
        <w:r w:rsidR="009148A7" w:rsidDel="00D00E6D">
          <w:rPr>
            <w:lang w:val="en-CA"/>
          </w:rPr>
          <w:delText xml:space="preserve">odds </w:delText>
        </w:r>
      </w:del>
      <w:r w:rsidR="009148A7">
        <w:rPr>
          <w:lang w:val="en-CA"/>
        </w:rPr>
        <w:t xml:space="preserve">of </w:t>
      </w:r>
      <w:r w:rsidR="008A04CB">
        <w:rPr>
          <w:lang w:val="en-CA"/>
        </w:rPr>
        <w:t xml:space="preserve">recapturing </w:t>
      </w:r>
      <w:r w:rsidR="009148A7">
        <w:rPr>
          <w:lang w:val="en-CA"/>
        </w:rPr>
        <w:t xml:space="preserve">marked individuals across successive sampling events allows researchers to quantify </w:t>
      </w:r>
      <w:r w:rsidR="00117A1B">
        <w:rPr>
          <w:lang w:val="en-CA"/>
        </w:rPr>
        <w:t xml:space="preserve">the </w:t>
      </w:r>
      <w:r w:rsidR="009148A7">
        <w:rPr>
          <w:lang w:val="en-CA"/>
        </w:rPr>
        <w:t>detection rate (Figure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7452EF">
        <w:rPr>
          <w:lang w:val="en-CA"/>
        </w:rPr>
        <w:instrText>ADDIN CSL_CITATION {"citationItems":[{"id":"ITEM-1","itemData":{"author":[{"dropping-particle":"","family":"Lincoln","given":"F. C.","non-dropping-particle":"","parse-names":false,"suffix":""}],"container-title":"US Department of Agriculture","id":"ITEM-1","issued":{"date-parts":[["1930"]]},"publisher-place":"Washington DC","title":"Calculating waterfowl abundance on the basis of banding returns","type":"article-journal","volume":"No. 118"},"uris":["http://www.mendeley.com/documents/?uuid=9585001d-7782-4d33-8e17-94e17f890ab0"]}],"mendeley":{"formattedCitation":"(Lincoln,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p>
    <w:p w14:paraId="3BEAD433" w14:textId="21E80317" w:rsidR="00427370" w:rsidDel="00B45E02" w:rsidRDefault="001559FC" w:rsidP="00C745EA">
      <w:pPr>
        <w:spacing w:line="480" w:lineRule="auto"/>
        <w:ind w:firstLine="720"/>
        <w:rPr>
          <w:del w:id="36" w:author="Jens Ulrich" w:date="2025-08-15T14:26:00Z"/>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ins w:id="37" w:author="Jens Ulrich" w:date="2025-08-15T16:09:00Z">
        <w:r w:rsidR="009C5815">
          <w:rPr>
            <w:lang w:val="en-CA"/>
          </w:rPr>
          <w:t xml:space="preserve">Importantly, </w:t>
        </w:r>
      </w:ins>
      <w:ins w:id="38" w:author="Jens Ulrich" w:date="2025-08-15T16:15:00Z">
        <w:r w:rsidR="009C5815">
          <w:rPr>
            <w:lang w:val="en-CA"/>
          </w:rPr>
          <w:t>t</w:t>
        </w:r>
      </w:ins>
      <w:del w:id="39" w:author="Jens Ulrich" w:date="2025-08-15T16:09:00Z">
        <w:r w:rsidR="00665DB9" w:rsidDel="009C5815">
          <w:rPr>
            <w:lang w:val="en-CA"/>
          </w:rPr>
          <w:delText>T</w:delText>
        </w:r>
      </w:del>
      <w:r w:rsidR="00D54C63">
        <w:rPr>
          <w:lang w:val="en-CA"/>
        </w:rPr>
        <w:t xml:space="preserve">his approach </w:t>
      </w:r>
      <w:del w:id="40" w:author="Jens Ulrich" w:date="2025-08-15T16:09:00Z">
        <w:r w:rsidR="00D54C63" w:rsidDel="009C5815">
          <w:rPr>
            <w:lang w:val="en-CA"/>
          </w:rPr>
          <w:delText xml:space="preserve">also </w:delText>
        </w:r>
      </w:del>
      <w:r w:rsidR="00D54C63">
        <w:rPr>
          <w:lang w:val="en-CA"/>
        </w:rPr>
        <w:t xml:space="preserve">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sharing information about recapture rates across 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lastRenderedPageBreak/>
        <w:t>to directly estimate</w:t>
      </w:r>
      <w:r w:rsidR="00D74154">
        <w:rPr>
          <w:lang w:val="en-CA"/>
        </w:rPr>
        <w:t xml:space="preserve"> </w:t>
      </w:r>
      <w:ins w:id="41" w:author="Ulrich, Jens" w:date="2025-06-30T15:55:00Z">
        <w:r w:rsidR="00220039">
          <w:rPr>
            <w:lang w:val="en-CA"/>
          </w:rPr>
          <w:t xml:space="preserve">potential </w:t>
        </w:r>
      </w:ins>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p>
    <w:p w14:paraId="6180EDCD" w14:textId="1561C348" w:rsidR="00C745EA" w:rsidRDefault="00A20EC5" w:rsidP="00B45E02">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4D47E3">
        <w:rPr>
          <w:lang w:val="en-CA"/>
        </w:rPr>
        <w:t xml:space="preserve">. </w:t>
      </w:r>
      <w:r w:rsidR="00981DC2">
        <w:rPr>
          <w:lang w:val="en-CA"/>
        </w:rPr>
        <w:t>C</w:t>
      </w:r>
      <w:r w:rsidR="00123956">
        <w:rPr>
          <w:lang w:val="en-CA"/>
        </w:rPr>
        <w:t xml:space="preserve">ollecting </w:t>
      </w:r>
      <w:r w:rsidR="004D47E3">
        <w:rPr>
          <w:lang w:val="en-CA"/>
        </w:rPr>
        <w:t xml:space="preserve">mark-recapture data can be difficult and time consuming </w:t>
      </w:r>
      <w:r w:rsidR="004D47E3">
        <w:rPr>
          <w:lang w:val="en-CA"/>
        </w:rPr>
        <w:fldChar w:fldCharType="begin" w:fldLock="1"/>
      </w:r>
      <w:r w:rsidR="00A169CF">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4D47E3">
        <w:rPr>
          <w:lang w:val="en-CA"/>
        </w:rPr>
        <w:fldChar w:fldCharType="separate"/>
      </w:r>
      <w:r w:rsidR="00981DC2" w:rsidRPr="00981DC2">
        <w:rPr>
          <w:noProof/>
          <w:lang w:val="en-CA"/>
        </w:rPr>
        <w:t>(Taron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w:t>
      </w:r>
      <w:r w:rsidR="00481C9E">
        <w:rPr>
          <w:lang w:val="en-CA"/>
        </w:rPr>
        <w:t xml:space="preserve">can require </w:t>
      </w:r>
      <w:r w:rsidR="00226E41">
        <w:rPr>
          <w:lang w:val="en-CA"/>
        </w:rPr>
        <w:t xml:space="preserve">substantial </w:t>
      </w:r>
      <w:r w:rsidR="00481C9E">
        <w:rPr>
          <w:lang w:val="en-CA"/>
        </w:rPr>
        <w:t>cod</w:t>
      </w:r>
      <w:r w:rsidR="00226E41">
        <w:rPr>
          <w:lang w:val="en-CA"/>
        </w:rPr>
        <w:t xml:space="preserve">ing experience </w:t>
      </w:r>
      <w:r w:rsidR="00481C9E">
        <w:rPr>
          <w:lang w:val="en-CA"/>
        </w:rPr>
        <w:t>and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7DCBE9F6"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for estimating drivers of abundance</w:t>
      </w:r>
      <w:r>
        <w:rPr>
          <w:lang w:val="en-CA"/>
        </w:rPr>
        <w:t>.</w:t>
      </w:r>
      <w:r w:rsidR="00123956">
        <w:rPr>
          <w:lang w:val="en-CA"/>
        </w:rPr>
        <w:t xml:space="preserve"> </w:t>
      </w:r>
      <w:proofErr w:type="spellStart"/>
      <w:r w:rsidR="00123956">
        <w:rPr>
          <w:lang w:val="en-CA"/>
        </w:rPr>
        <w:t>B</w:t>
      </w:r>
      <w:r>
        <w:rPr>
          <w:lang w:val="en-CA"/>
        </w:rPr>
        <w:t>inmix</w:t>
      </w:r>
      <w:proofErr w:type="spellEnd"/>
      <w:r>
        <w:rPr>
          <w:lang w:val="en-CA"/>
        </w:rPr>
        <w:t xml:space="preserve"> models </w:t>
      </w:r>
      <w:r w:rsidR="00123956">
        <w:rPr>
          <w:lang w:val="en-CA"/>
        </w:rPr>
        <w:t>are attractive</w:t>
      </w:r>
      <w:r w:rsidR="00690360">
        <w:rPr>
          <w:lang w:val="en-CA"/>
        </w:rPr>
        <w:t xml:space="preserve"> </w:t>
      </w:r>
      <w:r>
        <w:rPr>
          <w:lang w:val="en-CA"/>
        </w:rPr>
        <w:t xml:space="preserve">because they can </w:t>
      </w:r>
      <w:r w:rsidR="00D22F0E">
        <w:rPr>
          <w:lang w:val="en-CA"/>
        </w:rPr>
        <w:t xml:space="preserve">account for imperfect detection while </w:t>
      </w:r>
      <w:r>
        <w:rPr>
          <w:lang w:val="en-CA"/>
        </w:rPr>
        <w:t>be</w:t>
      </w:r>
      <w:r w:rsidR="00D22F0E">
        <w:rPr>
          <w:lang w:val="en-CA"/>
        </w:rPr>
        <w:t>ing</w:t>
      </w:r>
      <w:r>
        <w:rPr>
          <w:lang w:val="en-CA"/>
        </w:rPr>
        <w:t xml:space="preserve"> applied to the </w:t>
      </w:r>
      <w:r w:rsidR="008E3C0E">
        <w:rPr>
          <w:lang w:val="en-CA"/>
        </w:rPr>
        <w:t xml:space="preserve">same </w:t>
      </w:r>
      <w:r>
        <w:rPr>
          <w:lang w:val="en-CA"/>
        </w:rPr>
        <w:t xml:space="preserve">count data used for </w:t>
      </w:r>
      <w:ins w:id="42" w:author="Jens Christian Ulrich" w:date="2025-09-10T15:21:00Z">
        <w:r w:rsidR="003B731A">
          <w:rPr>
            <w:lang w:val="en-CA"/>
          </w:rPr>
          <w:t>GLMs/GLMMs</w:t>
        </w:r>
        <w:r w:rsidR="003B731A" w:rsidDel="003B731A">
          <w:rPr>
            <w:lang w:val="en-CA"/>
          </w:rPr>
          <w:t xml:space="preserve"> </w:t>
        </w:r>
      </w:ins>
      <w:del w:id="43" w:author="Jens Christian Ulrich" w:date="2025-09-10T15:21:00Z">
        <w:r w:rsidDel="003B731A">
          <w:rPr>
            <w:lang w:val="en-CA"/>
          </w:rPr>
          <w:delText>GLMs</w:delText>
        </w:r>
        <w:r w:rsidR="00092CA5" w:rsidDel="003B731A">
          <w:rPr>
            <w:lang w:val="en-CA"/>
          </w:rPr>
          <w:delText xml:space="preserve"> </w:delText>
        </w:r>
      </w:del>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 xml:space="preserve">in the </w:t>
      </w:r>
      <w:r w:rsidR="00225408">
        <w:rPr>
          <w:lang w:val="en-CA"/>
        </w:rPr>
        <w:t xml:space="preserve">size of </w:t>
      </w:r>
      <w:r w:rsidR="004B72C9">
        <w:rPr>
          <w:lang w:val="en-CA"/>
        </w:rPr>
        <w:t>count</w:t>
      </w:r>
      <w:r w:rsidR="00225408">
        <w:rPr>
          <w:lang w:val="en-CA"/>
        </w:rPr>
        <w:t>s</w:t>
      </w:r>
      <w:r w:rsidR="00D60A60">
        <w:rPr>
          <w:lang w:val="en-CA"/>
        </w:rPr>
        <w:t xml:space="preserve"> </w:t>
      </w:r>
      <w:r w:rsidR="004B72C9">
        <w:rPr>
          <w:lang w:val="en-CA"/>
        </w:rPr>
        <w:t>collected</w:t>
      </w:r>
      <w:r>
        <w:rPr>
          <w:lang w:val="en-CA"/>
        </w:rPr>
        <w:t xml:space="preserve"> across repeat</w:t>
      </w:r>
      <w:r w:rsidR="00225408">
        <w:rPr>
          <w:lang w:val="en-CA"/>
        </w:rPr>
        <w:t>ed</w:t>
      </w:r>
      <w:r>
        <w:rPr>
          <w:lang w:val="en-CA"/>
        </w:rPr>
        <w:t xml:space="preserve">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w:t>
      </w:r>
      <w:del w:id="44" w:author="Ulrich, Jens" w:date="2025-06-30T15:57:00Z">
        <w:r w:rsidR="009009D3" w:rsidDel="00BC4FBE">
          <w:rPr>
            <w:lang w:val="en-CA"/>
          </w:rPr>
          <w:delText xml:space="preserve">and </w:delText>
        </w:r>
      </w:del>
      <w:r w:rsidR="009009D3">
        <w:rPr>
          <w:lang w:val="en-CA"/>
        </w:rPr>
        <w:t xml:space="preserve">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w:t>
      </w:r>
      <w:ins w:id="45" w:author="Ulrich, Jens" w:date="2025-06-30T15:57:00Z">
        <w:r w:rsidR="00BC4FBE">
          <w:rPr>
            <w:lang w:val="en-CA"/>
          </w:rPr>
          <w:t xml:space="preserve">, and to compare sampling methods for </w:t>
        </w:r>
        <w:del w:id="46" w:author="Jens Ulrich" w:date="2025-08-15T16:17:00Z">
          <w:r w:rsidR="00BC4FBE" w:rsidDel="009C5815">
            <w:rPr>
              <w:lang w:val="en-CA"/>
            </w:rPr>
            <w:delText>Orthopt</w:delText>
          </w:r>
        </w:del>
      </w:ins>
      <w:ins w:id="47" w:author="Ulrich, Jens" w:date="2025-06-30T15:58:00Z">
        <w:del w:id="48" w:author="Jens Ulrich" w:date="2025-08-15T16:17:00Z">
          <w:r w:rsidR="00BC4FBE" w:rsidDel="009C5815">
            <w:rPr>
              <w:lang w:val="en-CA"/>
            </w:rPr>
            <w:delText>erans</w:delText>
          </w:r>
        </w:del>
      </w:ins>
      <w:ins w:id="49" w:author="Jens Ulrich" w:date="2025-08-15T16:17:00Z">
        <w:r w:rsidR="009C5815">
          <w:rPr>
            <w:lang w:val="en-CA"/>
          </w:rPr>
          <w:t>grasshoppers and crickets</w:t>
        </w:r>
      </w:ins>
      <w:r w:rsidR="009009D3">
        <w:rPr>
          <w:lang w:val="en-CA"/>
        </w:rPr>
        <w:t xml:space="preserve"> </w:t>
      </w:r>
      <w:r w:rsidR="00B91F9A">
        <w:rPr>
          <w:lang w:val="en-CA"/>
        </w:rPr>
        <w:fldChar w:fldCharType="begin" w:fldLock="1"/>
      </w:r>
      <w:r w:rsidR="00AD55AE">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id":"ITEM-4","itemData":{"DOI":"10.1016/J.GECCO.2025.E03435","ISSN":"2351-9894","author":[{"dropping-particle":"","family":"Nodari","given":"Alberto Mattia","non-dropping-particle":"","parse-names":false,"suffix":""},{"dropping-particle":"","family":"Bonifacino","given":"Marco","non-dropping-particle":"","parse-names":false,"suffix":""},{"dropping-particle":"","family":"Eustacchio","given":"Elena","non-dropping-particle":"","parse-names":false,"suffix":""},{"dropping-particle":"","family":"Bonelli","given":"Marco","non-dropping-particle":"","parse-names":false,"suffix":""},{"dropping-particle":"","family":"Falaschi","given":"Mattia","non-dropping-particle":"","parse-names":false,"suffix":""}],"container-title":"Global Ecology and Conservation","id":"ITEM-4","issued":{"date-parts":[["2025","4","1"]]},"page":"e03435","publisher":"Elsevier","title":"Comparing sampling methods to monitor population abundance while accounting for imperfect detection: An application of N-mixture models on Orthoptera","type":"article-journal","volume":"58"},"uris":["http://www.mendeley.com/documents/?uuid=951be6be-3879-3eb5-8095-9258f13edf70"]}],"mendeley":{"formattedCitation":"(Manica et al., 2019; Mccune et al., 2020; Nodari et al., 2025; Riva et al., 2020)","plainTextFormattedCitation":"(Manica et al., 2019; Mccune et al., 2020; Nodari et al., 2025; Riva et al., 2020)","previouslyFormattedCitation":"(Manica et al., 2019; Mccune et al., 2020; Nodari et al., 2025; Riva et al., 2020)"},"properties":{"noteIndex":0},"schema":"https://github.com/citation-style-language/schema/raw/master/csl-citation.json"}</w:instrText>
      </w:r>
      <w:r w:rsidR="00B91F9A">
        <w:rPr>
          <w:lang w:val="en-CA"/>
        </w:rPr>
        <w:fldChar w:fldCharType="separate"/>
      </w:r>
      <w:r w:rsidR="00BC4FBE" w:rsidRPr="00BC4FBE">
        <w:rPr>
          <w:noProof/>
          <w:lang w:val="en-CA"/>
        </w:rPr>
        <w:t>(Manica et al., 2019; Mccune et al., 2020; Nodari et al., 2025; Riva et al., 2020)</w:t>
      </w:r>
      <w:r w:rsidR="00B91F9A">
        <w:rPr>
          <w:lang w:val="en-CA"/>
        </w:rPr>
        <w:fldChar w:fldCharType="end"/>
      </w:r>
      <w:r w:rsidR="00B91F9A">
        <w:rPr>
          <w:lang w:val="en-CA"/>
        </w:rPr>
        <w:t>.</w:t>
      </w:r>
      <w:r w:rsidR="006D752E">
        <w:rPr>
          <w:lang w:val="en-CA"/>
        </w:rPr>
        <w:t xml:space="preserve"> </w:t>
      </w:r>
    </w:p>
    <w:p w14:paraId="7B759B33" w14:textId="0C37140C" w:rsidR="00752B5B" w:rsidRDefault="006D752E" w:rsidP="00752B5B">
      <w:pPr>
        <w:spacing w:line="480" w:lineRule="auto"/>
        <w:ind w:firstLine="720"/>
        <w:rPr>
          <w:ins w:id="50" w:author="Jens Ulrich" w:date="2025-08-19T12:18:00Z"/>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169CF">
        <w:rPr>
          <w:lang w:val="en-CA"/>
        </w:rPr>
        <w:t xml:space="preserve"> </w:t>
      </w:r>
      <w:r w:rsidR="00A169CF">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models","type":"article-journal","volume":"99"},"uris":["http://www.mendeley.com/documents/?uuid=4cd1d257-f364-4ce4-9f79-9e9bcde9ce0a"]},{"id":"ITEM-2","itemData":{"DOI":"10.1016/J.ECOLMODEL.2018.02.007","ISSN":"0304-3800","abstract":"Monitoring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Modelling","id":"ITEM-2","issued":{"date-parts":[["2018","4","24"]]},"page":"51-59","publisher":"Elsevier","title":"Fitting N-mixture models to count data with unmodeled heterogeneity: Bias, diagnostics, and alternative approaches","type":"article-journal","volume":"374"},"uris":["http://www.mendeley.com/documents/?uuid=68bdbd2e-4eb4-30c8-af7e-8676231121d5"]}],"mendeley":{"formattedCitation":"(Duarte et al., 2018; W. A. Link et al., 2018)","manualFormatting":"(Link et al., 2018)","plainTextFormattedCitation":"(Duarte et al., 2018; W. A. Link et al., 2018)","previouslyFormattedCitation":"(Duarte et al., 2018; W. A. Link et al., 2018)"},"properties":{"noteIndex":0},"schema":"https://github.com/citation-style-language/schema/raw/master/csl-citation.json"}</w:instrText>
      </w:r>
      <w:r w:rsidR="00A169CF">
        <w:rPr>
          <w:lang w:val="en-CA"/>
        </w:rPr>
        <w:fldChar w:fldCharType="separate"/>
      </w:r>
      <w:r w:rsidR="00A169CF" w:rsidRPr="00A169CF">
        <w:rPr>
          <w:noProof/>
          <w:lang w:val="en-CA"/>
        </w:rPr>
        <w:t>(Link et al., 2018)</w:t>
      </w:r>
      <w:r w:rsidR="00A169CF">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w:t>
      </w:r>
      <w:ins w:id="51" w:author="Ulrich, Jens" w:date="2025-06-30T16:25:00Z">
        <w:r w:rsidR="00BD4812">
          <w:rPr>
            <w:lang w:val="en-CA"/>
          </w:rPr>
          <w:t>ed</w:t>
        </w:r>
      </w:ins>
      <w:r w:rsidR="00F46D1C">
        <w:rPr>
          <w:lang w:val="en-CA"/>
        </w:rPr>
        <w:t xml:space="preserve"> survey events</w:t>
      </w:r>
      <w:r w:rsidR="004F0218">
        <w:rPr>
          <w:lang w:val="en-CA"/>
        </w:rPr>
        <w:t xml:space="preserve">. </w:t>
      </w:r>
      <w:r w:rsidR="00E84CC1">
        <w:rPr>
          <w:lang w:val="en-CA"/>
        </w:rPr>
        <w:t>M</w:t>
      </w:r>
      <w:r w:rsidR="00186F50">
        <w:rPr>
          <w:lang w:val="en-CA"/>
        </w:rPr>
        <w:t>ovement</w:t>
      </w:r>
      <w:r w:rsidR="00E84CC1">
        <w:rPr>
          <w:lang w:val="en-CA"/>
        </w:rPr>
        <w:t xml:space="preserve"> of individuals</w:t>
      </w:r>
      <w:r w:rsidR="00186F50">
        <w:rPr>
          <w:lang w:val="en-CA"/>
        </w:rPr>
        <w:t xml:space="preserve"> </w:t>
      </w:r>
      <w:r w:rsidR="00E84CC1">
        <w:rPr>
          <w:lang w:val="en-CA"/>
        </w:rPr>
        <w:t>in and out of</w:t>
      </w:r>
      <w:r w:rsidR="00186F50">
        <w:rPr>
          <w:lang w:val="en-CA"/>
        </w:rPr>
        <w:t xml:space="preserve"> </w:t>
      </w:r>
      <w:r w:rsidR="00133AA8">
        <w:rPr>
          <w:lang w:val="en-CA"/>
        </w:rPr>
        <w:t>s</w:t>
      </w:r>
      <w:r w:rsidR="00186F50">
        <w:rPr>
          <w:lang w:val="en-CA"/>
        </w:rPr>
        <w:t>ampling areas</w:t>
      </w:r>
      <w:r w:rsidR="00133AA8">
        <w:rPr>
          <w:lang w:val="en-CA"/>
        </w:rPr>
        <w:t xml:space="preserve"> </w:t>
      </w:r>
      <w:ins w:id="52" w:author="Jens Ulrich" w:date="2025-08-19T12:17:00Z">
        <w:r w:rsidR="00752B5B">
          <w:rPr>
            <w:lang w:val="en-CA"/>
          </w:rPr>
          <w:t xml:space="preserve">or </w:t>
        </w:r>
      </w:ins>
      <w:ins w:id="53" w:author="Jens Ulrich" w:date="2025-08-19T12:18:00Z">
        <w:r w:rsidR="00752B5B">
          <w:rPr>
            <w:lang w:val="en-CA"/>
          </w:rPr>
          <w:t xml:space="preserve">substantial </w:t>
        </w:r>
      </w:ins>
      <w:ins w:id="54" w:author="Jens Ulrich" w:date="2025-08-19T12:17:00Z">
        <w:r w:rsidR="00752B5B">
          <w:rPr>
            <w:lang w:val="en-CA"/>
          </w:rPr>
          <w:t>birth</w:t>
        </w:r>
      </w:ins>
      <w:ins w:id="55" w:author="Jens Ulrich" w:date="2025-08-19T12:18:00Z">
        <w:r w:rsidR="00752B5B">
          <w:rPr>
            <w:lang w:val="en-CA"/>
          </w:rPr>
          <w:t>s</w:t>
        </w:r>
      </w:ins>
      <w:ins w:id="56" w:author="Jens Ulrich" w:date="2025-08-19T12:17:00Z">
        <w:r w:rsidR="00752B5B">
          <w:rPr>
            <w:lang w:val="en-CA"/>
          </w:rPr>
          <w:t>/death</w:t>
        </w:r>
      </w:ins>
      <w:ins w:id="57" w:author="Jens Ulrich" w:date="2025-08-19T12:18:00Z">
        <w:r w:rsidR="00752B5B">
          <w:rPr>
            <w:lang w:val="en-CA"/>
          </w:rPr>
          <w:t xml:space="preserve">s </w:t>
        </w:r>
      </w:ins>
      <w:r w:rsidR="00E84CC1">
        <w:rPr>
          <w:lang w:val="en-CA"/>
        </w:rPr>
        <w:t>across</w:t>
      </w:r>
      <w:r w:rsidR="004F0218">
        <w:rPr>
          <w:lang w:val="en-CA"/>
        </w:rPr>
        <w:t xml:space="preserve"> repeated surveys </w:t>
      </w:r>
      <w:r w:rsidR="00E84CC1">
        <w:rPr>
          <w:lang w:val="en-CA"/>
        </w:rPr>
        <w:t xml:space="preserve">would </w:t>
      </w:r>
      <w:r w:rsidR="00133AA8">
        <w:rPr>
          <w:lang w:val="en-CA"/>
        </w:rPr>
        <w:t>violate</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401A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B91F9A">
        <w:rPr>
          <w:lang w:val="en-CA"/>
        </w:rPr>
        <w:fldChar w:fldCharType="separate"/>
      </w:r>
      <w:r w:rsidR="00401AAF" w:rsidRPr="00401AAF">
        <w:rPr>
          <w:noProof/>
          <w:lang w:val="en-CA"/>
        </w:rPr>
        <w:t>(Kery &amp; Royle, 2020)</w:t>
      </w:r>
      <w:r w:rsidR="00B91F9A">
        <w:rPr>
          <w:lang w:val="en-CA"/>
        </w:rPr>
        <w:fldChar w:fldCharType="end"/>
      </w:r>
      <w:r w:rsidR="001C43EE" w:rsidRPr="00AD43F8">
        <w:rPr>
          <w:lang w:val="en-CA"/>
        </w:rPr>
        <w:t>.</w:t>
      </w:r>
      <w:r w:rsidR="004F0218">
        <w:rPr>
          <w:lang w:val="en-CA"/>
        </w:rPr>
        <w:t xml:space="preserve"> Given </w:t>
      </w:r>
      <w:r w:rsidR="00DE2702">
        <w:rPr>
          <w:lang w:val="en-CA"/>
        </w:rPr>
        <w:lastRenderedPageBreak/>
        <w:t xml:space="preserve">the </w:t>
      </w:r>
      <w:r w:rsidR="004F0218">
        <w:rPr>
          <w:lang w:val="en-CA"/>
        </w:rPr>
        <w:t>potential for closure violations</w:t>
      </w:r>
      <w:r w:rsidR="00401AAF">
        <w:rPr>
          <w:lang w:val="en-CA"/>
        </w:rPr>
        <w:t xml:space="preserve"> for many ecological systems</w:t>
      </w:r>
      <w:r w:rsidR="004F0218">
        <w:rPr>
          <w:lang w:val="en-CA"/>
        </w:rPr>
        <w:t xml:space="preserve">, some researchers interpret estimates </w:t>
      </w:r>
      <w:r w:rsidR="00DE2702">
        <w:rPr>
          <w:lang w:val="en-CA"/>
        </w:rPr>
        <w:t xml:space="preserve">of </w:t>
      </w:r>
      <w:r w:rsidR="004F0218">
        <w:rPr>
          <w:lang w:val="en-CA"/>
        </w:rPr>
        <w:t xml:space="preserve">abundance as estimates of the number of individuals that spend some portion of time within the sampling area during the window of repeated </w:t>
      </w:r>
      <w:del w:id="58" w:author="Ulrich, Jens" w:date="2025-06-30T16:26:00Z">
        <w:r w:rsidR="004F0218" w:rsidDel="00BD4812">
          <w:rPr>
            <w:lang w:val="en-CA"/>
          </w:rPr>
          <w:delText>sampling events</w:delText>
        </w:r>
      </w:del>
      <w:ins w:id="59" w:author="Ulrich, Jens" w:date="2025-06-30T16:26:00Z">
        <w:r w:rsidR="00BD4812">
          <w:rPr>
            <w:lang w:val="en-CA"/>
          </w:rPr>
          <w:t>surveys</w:t>
        </w:r>
      </w:ins>
      <w:r w:rsidR="00D06AEE">
        <w:rPr>
          <w:lang w:val="en-CA"/>
        </w:rPr>
        <w:t xml:space="preserve">, i.e., </w:t>
      </w:r>
      <w:r w:rsidR="0016493D">
        <w:rPr>
          <w:lang w:val="en-CA"/>
        </w:rPr>
        <w:t>a “superpopulation”</w:t>
      </w:r>
      <w:r w:rsidR="00E84CC1">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ins w:id="60" w:author="Jens Ulrich" w:date="2025-08-15T16:18:00Z">
        <w:r w:rsidR="00CE554A">
          <w:rPr>
            <w:lang w:val="en-CA"/>
          </w:rPr>
          <w:t xml:space="preserve">simulation studies show that </w:t>
        </w:r>
      </w:ins>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 xml:space="preserve">repeated </w:t>
      </w:r>
      <w:del w:id="61" w:author="Ulrich, Jens" w:date="2025-06-30T16:26:00Z">
        <w:r w:rsidR="00D06AEE" w:rsidDel="00BD4812">
          <w:rPr>
            <w:lang w:val="en-CA"/>
          </w:rPr>
          <w:delText>sampling event</w:delText>
        </w:r>
        <w:r w:rsidR="0016493D" w:rsidDel="00BD4812">
          <w:rPr>
            <w:lang w:val="en-CA"/>
          </w:rPr>
          <w:delText>s</w:delText>
        </w:r>
      </w:del>
      <w:ins w:id="62" w:author="Ulrich, Jens" w:date="2025-06-30T16:26:00Z">
        <w:r w:rsidR="00BD4812">
          <w:rPr>
            <w:lang w:val="en-CA"/>
          </w:rPr>
          <w:t>surveys</w:t>
        </w:r>
      </w:ins>
      <w:del w:id="63" w:author="Risa Sargent" w:date="2025-09-11T13:59:00Z">
        <w:r w:rsidR="0016493D" w:rsidDel="005C5750">
          <w:rPr>
            <w:lang w:val="en-CA"/>
          </w:rPr>
          <w:delText>,</w:delText>
        </w:r>
      </w:del>
      <w:del w:id="64" w:author="Jens Ulrich" w:date="2025-08-19T12:18:00Z">
        <w:r w:rsidR="0016493D" w:rsidDel="00752B5B">
          <w:rPr>
            <w:lang w:val="en-CA"/>
          </w:rPr>
          <w:delText xml:space="preserve"> </w:delText>
        </w:r>
        <w:r w:rsidR="00DE2702" w:rsidDel="00752B5B">
          <w:rPr>
            <w:lang w:val="en-CA"/>
          </w:rPr>
          <w:delText xml:space="preserve">such as would be </w:delText>
        </w:r>
        <w:r w:rsidR="0016493D" w:rsidDel="00752B5B">
          <w:rPr>
            <w:lang w:val="en-CA"/>
          </w:rPr>
          <w:delText>caused by movement</w:delText>
        </w:r>
        <w:r w:rsidR="00E84CC1" w:rsidDel="00752B5B">
          <w:rPr>
            <w:lang w:val="en-CA"/>
          </w:rPr>
          <w:delText xml:space="preserve"> in and out of sampling areas</w:delText>
        </w:r>
        <w:r w:rsidR="0016493D" w:rsidDel="00752B5B">
          <w:rPr>
            <w:lang w:val="en-CA"/>
          </w:rPr>
          <w:delText>,</w:delText>
        </w:r>
      </w:del>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981DC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1F9A">
        <w:rPr>
          <w:lang w:val="en-CA"/>
        </w:rPr>
        <w:fldChar w:fldCharType="separate"/>
      </w:r>
      <w:r w:rsidR="00401AAF" w:rsidRPr="00401AAF">
        <w:rPr>
          <w:noProof/>
          <w:lang w:val="en-CA"/>
        </w:rPr>
        <w:t>(Link et al., 2018)</w:t>
      </w:r>
      <w:r w:rsidR="00B91F9A">
        <w:rPr>
          <w:lang w:val="en-CA"/>
        </w:rPr>
        <w:fldChar w:fldCharType="end"/>
      </w:r>
      <w:ins w:id="65" w:author="Jens Ulrich" w:date="2025-08-19T12:16:00Z">
        <w:r w:rsidR="00752B5B">
          <w:rPr>
            <w:lang w:val="en-CA"/>
          </w:rPr>
          <w:t xml:space="preserve">. Currently, there is limited information on how </w:t>
        </w:r>
        <w:proofErr w:type="spellStart"/>
        <w:r w:rsidR="00752B5B">
          <w:rPr>
            <w:lang w:val="en-CA"/>
          </w:rPr>
          <w:t>binmix</w:t>
        </w:r>
        <w:proofErr w:type="spellEnd"/>
        <w:r w:rsidR="00752B5B">
          <w:rPr>
            <w:lang w:val="en-CA"/>
          </w:rPr>
          <w:t xml:space="preserve"> models versus </w:t>
        </w:r>
        <w:proofErr w:type="spellStart"/>
        <w:r w:rsidR="00752B5B">
          <w:rPr>
            <w:lang w:val="en-CA"/>
          </w:rPr>
          <w:t>multimix</w:t>
        </w:r>
        <w:proofErr w:type="spellEnd"/>
        <w:r w:rsidR="00752B5B">
          <w:rPr>
            <w:lang w:val="en-CA"/>
          </w:rPr>
          <w:t xml:space="preserve"> models are impacted by </w:t>
        </w:r>
      </w:ins>
      <w:ins w:id="66" w:author="Jens Ulrich" w:date="2025-08-19T12:19:00Z">
        <w:r w:rsidR="00752B5B">
          <w:rPr>
            <w:lang w:val="en-CA"/>
          </w:rPr>
          <w:t>violations of population closure assumptions, such as would be caused by movement or mortality.</w:t>
        </w:r>
      </w:ins>
      <w:del w:id="67" w:author="Jens Ulrich" w:date="2025-08-19T12:19:00Z">
        <w:r w:rsidR="00AD43F8" w:rsidDel="00752B5B">
          <w:rPr>
            <w:lang w:val="en-CA"/>
          </w:rPr>
          <w:delText>.</w:delText>
        </w:r>
      </w:del>
    </w:p>
    <w:p w14:paraId="58564F42" w14:textId="3E8F8F2A" w:rsidR="00AD43F8" w:rsidRDefault="00752B5B" w:rsidP="00B97F30">
      <w:pPr>
        <w:spacing w:line="480" w:lineRule="auto"/>
        <w:ind w:firstLine="720"/>
        <w:rPr>
          <w:lang w:val="en-CA"/>
        </w:rPr>
      </w:pPr>
      <w:ins w:id="68" w:author="Jens Ulrich" w:date="2025-08-19T12:20:00Z">
        <w:r>
          <w:rPr>
            <w:lang w:val="en-CA"/>
          </w:rPr>
          <w:t xml:space="preserve">Sensitivity of </w:t>
        </w:r>
        <w:proofErr w:type="spellStart"/>
        <w:r>
          <w:rPr>
            <w:lang w:val="en-CA"/>
          </w:rPr>
          <w:t>binmix</w:t>
        </w:r>
        <w:proofErr w:type="spellEnd"/>
        <w:r>
          <w:rPr>
            <w:lang w:val="en-CA"/>
          </w:rPr>
          <w:t xml:space="preserve"> models to modelling choices raises further concern about their </w:t>
        </w:r>
      </w:ins>
      <w:ins w:id="69" w:author="Jens Ulrich" w:date="2025-08-19T12:21:00Z">
        <w:r>
          <w:rPr>
            <w:lang w:val="en-CA"/>
          </w:rPr>
          <w:t xml:space="preserve">usage. </w:t>
        </w:r>
      </w:ins>
      <w:del w:id="70" w:author="Jens Ulrich" w:date="2025-08-19T12:18:00Z">
        <w:r w:rsidR="0016493D" w:rsidDel="00752B5B">
          <w:rPr>
            <w:lang w:val="en-CA"/>
          </w:rPr>
          <w:delText xml:space="preserve"> </w:delText>
        </w:r>
      </w:del>
      <w:ins w:id="71" w:author="Jens Ulrich" w:date="2025-08-15T16:18:00Z">
        <w:r w:rsidR="00CE554A">
          <w:rPr>
            <w:lang w:val="en-CA"/>
          </w:rPr>
          <w:t xml:space="preserve">Model </w:t>
        </w:r>
        <w:r w:rsidR="00CE554A" w:rsidRPr="004340E6">
          <w:rPr>
            <w:lang w:val="en-CA"/>
          </w:rPr>
          <w:t>misspecificatio</w:t>
        </w:r>
      </w:ins>
      <w:ins w:id="72" w:author="Jens Ulrich" w:date="2025-08-15T16:19:00Z">
        <w:r w:rsidR="00CE554A" w:rsidRPr="004340E6">
          <w:rPr>
            <w:lang w:val="en-CA"/>
          </w:rPr>
          <w:t>n, for example, not accounting for overdispersion in abundance or heterogeneity in individual detection rates</w:t>
        </w:r>
      </w:ins>
      <w:ins w:id="73" w:author="Risa Sargent" w:date="2025-09-11T13:59:00Z">
        <w:r w:rsidR="005C5750">
          <w:rPr>
            <w:lang w:val="en-CA"/>
          </w:rPr>
          <w:t>,</w:t>
        </w:r>
      </w:ins>
      <w:ins w:id="74" w:author="Jens Ulrich" w:date="2025-08-15T16:19:00Z">
        <w:r w:rsidR="00CE554A" w:rsidRPr="004340E6">
          <w:rPr>
            <w:lang w:val="en-CA"/>
          </w:rPr>
          <w:t xml:space="preserve"> can impact estimation</w:t>
        </w:r>
      </w:ins>
      <w:ins w:id="75" w:author="Jens Christian Ulrich" w:date="2025-09-10T16:38:00Z">
        <w:r w:rsidR="004340E6" w:rsidRPr="004340E6">
          <w:rPr>
            <w:lang w:val="en-CA"/>
          </w:rPr>
          <w:t xml:space="preserve"> </w:t>
        </w:r>
      </w:ins>
      <w:ins w:id="76" w:author="Jens Christian Ulrich" w:date="2025-09-10T16:39:00Z">
        <w:r w:rsidR="004340E6" w:rsidRPr="004340E6">
          <w:rPr>
            <w:lang w:val="en-CA"/>
          </w:rPr>
          <w:fldChar w:fldCharType="begin" w:fldLock="1"/>
        </w:r>
      </w:ins>
      <w:r w:rsidR="004340E6">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models","type":"article-journal","volume":"99"},"uris":["http://www.mendeley.com/documents/?uuid=c8a72555-266d-36e7-9959-f0234ab701c1"]},{"id":"ITEM-2","itemData":{"DOI":"10.1111/2041-210X.13062","ISSN":"2041-210X","abstract":"Binomial N-mixture models are commonly applied to analyse population survey data. By estimating detection probabilities, N-mixture models aim at extracting information about abundances in terms of absolute and not just relative numbers. This separation of detection probability and abundance relies on parametric assumptions about the distribution of individuals among sites and of detections of individuals among repeat visits to sites. Current methods for checking assumptions are limited, and their computational complexity has hindered evaluations of their performance. We use simulations and a case study to assess the sensitivity of binomial N-mixture models to overdispersion in abundance and in detection, develop computationally efficient graphical goodness of fit checks to detect it, and evaluate the ability of the checks to identify overdispersion. The simulations show that if the parametric assumptions are not exact the bias in estimated abundances can be severe: underestimation if there is overdispersion in abundance relative to the fitted model and overestimation if there is overdispersion in detection. Our goodness-of-fit checks performed well in detecting lack of fit when the abundance distribution was overdispersed, but struggled to detect lack of fit when detections were overdispersed. We show that the inability to detect lack of fit due to overdispersed detection is caused by a fundamental similarity between N-mixture models with beta-binomial detections and N-mixture models with negative binomial abundances. The strong biases that can occur in the binomial N-mixture model when the distribution of individuals among sites, or the detection model, is mis-specified implies that checking goodness of fit is essential for sound inference about abundance. To check the assumptions we provide computationally efficient goodness of fit checks that are available in an R-package nmixgof. However, even when a binomial N-mixture model appears to fit the data well, estimates are not robust in the presence of overdispersion. We show that problems can occur even when estimated detection probabilities are high, and that previously reported problems with negative binomial models cannot always be diagnosed by checking the sensitivity of abundance estimates to numerical cutoff values used in likelihood computations.","author":[{"dropping-particle":"","family":"Knape","given":"J.","non-dropping-particle":"","parse-names":false,"suffix":""},{"dropping-particle":"","family":"Arlt","given":"D.","non-dropping-particle":"","parse-names":false,"suffix":""},{"dropping-particle":"","family":"Barraquand","given":"F.","non-dropping-particle":"","parse-names":false,"suffix":""},{"dropping-particle":"","family":"Berg","given":"Å.","non-dropping-particle":"","parse-names":false,"suffix":""},{"dropping-particle":"","family":"Chevalier","given":"M.","non-dropping-particle":"","parse-names":false,"suffix":""},{"dropping-particle":"","family":"Pärt","given":"T.","non-dropping-particle":"","parse-names":false,"suffix":""},{"dropping-particle":"","family":"Ruete","given":"A.","non-dropping-particle":"","parse-names":false,"suffix":""},{"dropping-particle":"","family":"Żmihorski","given":"M.","non-dropping-particle":"","parse-names":false,"suffix":""}],"container-title":"Methods in Ecology and Evolution","id":"ITEM-2","issue":"10","issued":{"date-parts":[["2018","10","1"]]},"page":"2102-2114","publisher":"John Wiley &amp; Sons, Ltd","title":"Sensitivity of binomial N-mixture models to overdispersion: The importance of assessing model fit","type":"article-journal","volume":"9"},"uris":["http://www.mendeley.com/documents/?uuid=e1bcae63-7272-3891-b067-8d86e3a1999c"]}],"mendeley":{"formattedCitation":"(Knape et al., 2018; W. Link et al., 2018)","manualFormatting":"(Knape et al., 2018; Link et al., 2018)","plainTextFormattedCitation":"(Knape et al., 2018; W. Link et al., 2018)","previouslyFormattedCitation":"(Knape et al., 2018; W. Link et al., 2018)"},"properties":{"noteIndex":0},"schema":"https://github.com/citation-style-language/schema/raw/master/csl-citation.json"}</w:instrText>
      </w:r>
      <w:r w:rsidR="004340E6" w:rsidRPr="004340E6">
        <w:rPr>
          <w:lang w:val="en-CA"/>
        </w:rPr>
        <w:fldChar w:fldCharType="separate"/>
      </w:r>
      <w:r w:rsidR="004340E6" w:rsidRPr="004340E6">
        <w:rPr>
          <w:noProof/>
          <w:lang w:val="en-CA"/>
        </w:rPr>
        <w:t xml:space="preserve">(Knape et al., 2018; </w:t>
      </w:r>
      <w:del w:id="77" w:author="Jens Christian Ulrich" w:date="2025-09-10T16:40:00Z">
        <w:r w:rsidR="004340E6" w:rsidRPr="004340E6" w:rsidDel="004340E6">
          <w:rPr>
            <w:noProof/>
            <w:lang w:val="en-CA"/>
          </w:rPr>
          <w:delText xml:space="preserve">W. </w:delText>
        </w:r>
      </w:del>
      <w:r w:rsidR="004340E6" w:rsidRPr="004340E6">
        <w:rPr>
          <w:noProof/>
          <w:lang w:val="en-CA"/>
        </w:rPr>
        <w:t>Link et al., 2018)</w:t>
      </w:r>
      <w:ins w:id="78" w:author="Jens Christian Ulrich" w:date="2025-09-10T16:39:00Z">
        <w:r w:rsidR="004340E6" w:rsidRPr="004340E6">
          <w:rPr>
            <w:lang w:val="en-CA"/>
          </w:rPr>
          <w:fldChar w:fldCharType="end"/>
        </w:r>
      </w:ins>
      <w:ins w:id="79" w:author="Jens Ulrich" w:date="2025-08-15T16:19:00Z">
        <w:del w:id="80" w:author="Jens Christian Ulrich" w:date="2025-09-10T16:38:00Z">
          <w:r w:rsidR="00CE554A" w:rsidRPr="004340E6" w:rsidDel="004340E6">
            <w:rPr>
              <w:lang w:val="en-CA"/>
            </w:rPr>
            <w:delText xml:space="preserve"> </w:delText>
          </w:r>
        </w:del>
      </w:ins>
      <w:ins w:id="81" w:author="Jens Ulrich" w:date="2025-08-15T16:20:00Z">
        <w:del w:id="82" w:author="Jens Christian Ulrich" w:date="2025-09-10T16:37:00Z">
          <w:r w:rsidR="00CE554A" w:rsidRPr="004340E6" w:rsidDel="004340E6">
            <w:rPr>
              <w:lang w:val="en-CA"/>
            </w:rPr>
            <w:delText>(Link et al. and Knape et al.)</w:delText>
          </w:r>
        </w:del>
        <w:r w:rsidR="00CE554A" w:rsidRPr="004340E6">
          <w:rPr>
            <w:lang w:val="en-CA"/>
          </w:rPr>
          <w:t xml:space="preserve">. </w:t>
        </w:r>
      </w:ins>
      <w:ins w:id="83" w:author="Jens Christian Ulrich" w:date="2025-09-10T16:40:00Z">
        <w:r w:rsidR="004340E6" w:rsidRPr="004340E6">
          <w:rPr>
            <w:lang w:val="en-CA"/>
          </w:rPr>
          <w:fldChar w:fldCharType="begin" w:fldLock="1"/>
        </w:r>
      </w:ins>
      <w:r w:rsidR="004340E6">
        <w:rPr>
          <w:lang w:val="en-CA"/>
        </w:rPr>
        <w:instrText>ADDIN CSL_CITATION {"citationItems":[{"id":"ITEM-1","itemData":{"DOI":"10.1002/ECS2.2791","ISSN":"2150-8925","abstract":"Population monitoring is important for investigating a variety of ecological questions, and N</w:instrText>
      </w:r>
      <w:r w:rsidR="004340E6">
        <w:rPr>
          <w:rFonts w:ascii="Cambria Math" w:hAnsi="Cambria Math" w:cs="Cambria Math"/>
          <w:lang w:val="en-CA"/>
        </w:rPr>
        <w:instrText>‐</w:instrText>
      </w:r>
      <w:r w:rsidR="004340E6">
        <w:rPr>
          <w:lang w:val="en-CA"/>
        </w:rPr>
        <w:instrText>mixture models are increasingly used to model population size ( N ) and trends (</w:instrText>
      </w:r>
      <w:r w:rsidR="004340E6">
        <w:rPr>
          <w:rFonts w:ascii="Aptos" w:hAnsi="Aptos" w:cs="Aptos"/>
          <w:lang w:val="en-CA"/>
        </w:rPr>
        <w:instrText>λ</w:instrText>
      </w:r>
      <w:r w:rsidR="004340E6">
        <w:rPr>
          <w:lang w:val="en-CA"/>
        </w:rPr>
        <w:instrText>) while estimating detectability ( p ) from repeated counts within primary periods (when populations are closed to changes). Extending these models to dynamic processes with serial dependence across primary periods may relax the closure assumption, but simulations to evaluate models and inform effort (e.g., number of repeated counts) typically assume p is constant or random across sites and years. Thus, it is unknown how these models perform under scenarios where trends in p confound inferences on N and λ, and conclusions regarding effort may be overoptimistic. Here, we used global positioning system data from greater sage</w:instrText>
      </w:r>
      <w:r w:rsidR="004340E6">
        <w:rPr>
          <w:rFonts w:ascii="Cambria Math" w:hAnsi="Cambria Math" w:cs="Cambria Math"/>
          <w:lang w:val="en-CA"/>
        </w:rPr>
        <w:instrText>‐</w:instrText>
      </w:r>
      <w:r w:rsidR="004340E6">
        <w:rPr>
          <w:lang w:val="en-CA"/>
        </w:rPr>
        <w:instrText>grouse ( Centrocercus urophasianus ) to inform simulations of the detection process for lek counts of this species, and we created scenarios with and without linear annual trends in p . We then compared estimates of N and λ from hierarchical population models either fit with single maximum counts or with detectability estimated from repeated counts (dynamic N</w:instrText>
      </w:r>
      <w:r w:rsidR="004340E6">
        <w:rPr>
          <w:rFonts w:ascii="Cambria Math" w:hAnsi="Cambria Math" w:cs="Cambria Math"/>
          <w:lang w:val="en-CA"/>
        </w:rPr>
        <w:instrText>‐</w:instrText>
      </w:r>
      <w:r w:rsidR="004340E6">
        <w:rPr>
          <w:lang w:val="en-CA"/>
        </w:rPr>
        <w:instrText>mixture models). We also explored using auxiliary data to correct counts for variation in detectability. Uncorrected count models consistently underestimated N by &gt;50%, whereas N</w:instrText>
      </w:r>
      <w:r w:rsidR="004340E6">
        <w:rPr>
          <w:rFonts w:ascii="Cambria Math" w:hAnsi="Cambria Math" w:cs="Cambria Math"/>
          <w:lang w:val="en-CA"/>
        </w:rPr>
        <w:instrText>‐</w:instrText>
      </w:r>
      <w:r w:rsidR="004340E6">
        <w:rPr>
          <w:lang w:val="en-CA"/>
        </w:rPr>
        <w:instrText>mixture models without auxiliary data underestimated N to a lesser degree due to unmodeled heterogeneity in p such as age. Nevertheless, estimates of λ from both types of models were unbiased and similar for scenarios without trends in p . When p declined systematically across years, uncorrected count models underestimated λ, whereas N</w:instrText>
      </w:r>
      <w:r w:rsidR="004340E6">
        <w:rPr>
          <w:rFonts w:ascii="Cambria Math" w:hAnsi="Cambria Math" w:cs="Cambria Math"/>
          <w:lang w:val="en-CA"/>
        </w:rPr>
        <w:instrText>‐</w:instrText>
      </w:r>
      <w:r w:rsidR="004340E6">
        <w:rPr>
          <w:lang w:val="en-CA"/>
        </w:rPr>
        <w:instrText xml:space="preserve">mixture models estimated </w:instrText>
      </w:r>
      <w:r w:rsidR="004340E6">
        <w:rPr>
          <w:rFonts w:ascii="Aptos" w:hAnsi="Aptos" w:cs="Aptos"/>
          <w:lang w:val="en-CA"/>
        </w:rPr>
        <w:instrText>λ</w:instrText>
      </w:r>
      <w:r w:rsidR="004340E6">
        <w:rPr>
          <w:lang w:val="en-CA"/>
        </w:rPr>
        <w:instrText xml:space="preserve"> with little bias when all sites were counted repeatedly. Auxiliary data also reduced bias in parameter estimates. Evaluating population models using scenarios with systematic variation in p may better reveal potential biases and inform effort than simulations that assume p is constant or random. Dynamic N</w:instrText>
      </w:r>
      <w:r w:rsidR="004340E6">
        <w:rPr>
          <w:rFonts w:ascii="Cambria Math" w:hAnsi="Cambria Math" w:cs="Cambria Math"/>
          <w:lang w:val="en-CA"/>
        </w:rPr>
        <w:instrText>‐</w:instrText>
      </w:r>
      <w:r w:rsidR="004340E6">
        <w:rPr>
          <w:lang w:val="en-CA"/>
        </w:rPr>
        <w:instrText>mixture models can distinguish between trends in p and N , but also require repeated counts within primary periods for accurate estimates. Auxiliary data may be useful when researchers lack repeated counts, wish to monitor more sites less intensively, or require unbiased estimates of N .","author":[{"dropping-particle":"","family":"Monroe","given":"A.","non-dropping-particle":"","parse-names":false,"suffix":""},{"dropping-particle":"","family":"Wann","given":"G.","non-dropping-particle":"","parse-names":false,"suffix":""},{"dropping-particle":"","family":"Aldridge","given":"C.","non-dropping-particle":"","parse-names":false,"suffix":""},{"dropping-particle":"","family":"Coates","given":"P.","non-dropping-particle":"","parse-names":false,"suffix":""}],"container-title":"Ecosphere","id":"ITEM-1","issue":"7","issued":{"date-parts":[["2019","7","1"]]},"page":"e02791","publisher":"John Wiley &amp; Sons, Ltd","title":"The importance of simulation assumptions when evaluating detectability in population models","type":"article-journal","volume":"10"},"uris":["http://www.mendeley.com/documents/?uuid=d716731f-5992-3d3a-8ff2-196597fede17"]}],"mendeley":{"formattedCitation":"(Monroe et al., 2019)","manualFormatting":"Monroe et al. (2019)","plainTextFormattedCitation":"(Monroe et al., 2019)","previouslyFormattedCitation":"(Monroe et al., 2019)"},"properties":{"noteIndex":0},"schema":"https://github.com/citation-style-language/schema/raw/master/csl-citation.json"}</w:instrText>
      </w:r>
      <w:r w:rsidR="004340E6" w:rsidRPr="004340E6">
        <w:rPr>
          <w:lang w:val="en-CA"/>
        </w:rPr>
        <w:fldChar w:fldCharType="separate"/>
      </w:r>
      <w:del w:id="84" w:author="Jens Christian Ulrich" w:date="2025-09-10T16:40:00Z">
        <w:r w:rsidR="004340E6" w:rsidRPr="004340E6" w:rsidDel="004340E6">
          <w:rPr>
            <w:noProof/>
            <w:lang w:val="en-CA"/>
          </w:rPr>
          <w:delText>(</w:delText>
        </w:r>
      </w:del>
      <w:r w:rsidR="004340E6" w:rsidRPr="004340E6">
        <w:rPr>
          <w:noProof/>
          <w:lang w:val="en-CA"/>
        </w:rPr>
        <w:t>Monroe et al.</w:t>
      </w:r>
      <w:del w:id="85" w:author="Jens Christian Ulrich" w:date="2025-09-10T16:40:00Z">
        <w:r w:rsidR="004340E6" w:rsidRPr="004340E6" w:rsidDel="004340E6">
          <w:rPr>
            <w:noProof/>
            <w:lang w:val="en-CA"/>
          </w:rPr>
          <w:delText>,</w:delText>
        </w:r>
      </w:del>
      <w:r w:rsidR="004340E6" w:rsidRPr="004340E6">
        <w:rPr>
          <w:noProof/>
          <w:lang w:val="en-CA"/>
        </w:rPr>
        <w:t xml:space="preserve"> </w:t>
      </w:r>
      <w:ins w:id="86" w:author="Jens Christian Ulrich" w:date="2025-09-10T16:40:00Z">
        <w:r w:rsidR="004340E6" w:rsidRPr="004340E6">
          <w:rPr>
            <w:noProof/>
            <w:lang w:val="en-CA"/>
          </w:rPr>
          <w:t>(</w:t>
        </w:r>
      </w:ins>
      <w:r w:rsidR="004340E6" w:rsidRPr="004340E6">
        <w:rPr>
          <w:noProof/>
          <w:lang w:val="en-CA"/>
        </w:rPr>
        <w:t>2019)</w:t>
      </w:r>
      <w:ins w:id="87" w:author="Jens Christian Ulrich" w:date="2025-09-10T16:40:00Z">
        <w:r w:rsidR="004340E6" w:rsidRPr="004340E6">
          <w:rPr>
            <w:lang w:val="en-CA"/>
          </w:rPr>
          <w:fldChar w:fldCharType="end"/>
        </w:r>
      </w:ins>
      <w:ins w:id="88" w:author="Jens Ulrich" w:date="2025-08-15T16:36:00Z">
        <w:del w:id="89" w:author="Jens Christian Ulrich" w:date="2025-09-10T16:40:00Z">
          <w:r w:rsidR="00C80625" w:rsidRPr="004340E6" w:rsidDel="004340E6">
            <w:rPr>
              <w:lang w:val="en-CA"/>
            </w:rPr>
            <w:delText>Monroe et al.</w:delText>
          </w:r>
        </w:del>
      </w:ins>
      <w:ins w:id="90" w:author="Jens Ulrich" w:date="2025-08-19T12:14:00Z">
        <w:del w:id="91" w:author="Jens Christian Ulrich" w:date="2025-09-10T16:40:00Z">
          <w:r w:rsidRPr="004340E6" w:rsidDel="004340E6">
            <w:rPr>
              <w:lang w:val="en-CA"/>
              <w:rPrChange w:id="92" w:author="Jens Christian Ulrich" w:date="2025-09-10T16:41:00Z">
                <w:rPr>
                  <w:highlight w:val="yellow"/>
                  <w:lang w:val="en-CA"/>
                </w:rPr>
              </w:rPrChange>
            </w:rPr>
            <w:delText xml:space="preserve"> ()</w:delText>
          </w:r>
        </w:del>
      </w:ins>
      <w:ins w:id="93" w:author="Jens Ulrich" w:date="2025-08-15T16:36:00Z">
        <w:r w:rsidR="00C80625" w:rsidRPr="004340E6">
          <w:rPr>
            <w:lang w:val="en-CA"/>
          </w:rPr>
          <w:t xml:space="preserve">, also showed </w:t>
        </w:r>
      </w:ins>
      <w:ins w:id="94" w:author="Jens Ulrich" w:date="2025-08-15T16:37:00Z">
        <w:r w:rsidR="00C80625" w:rsidRPr="004340E6">
          <w:rPr>
            <w:lang w:val="en-CA"/>
          </w:rPr>
          <w:t xml:space="preserve">that trend estimates in population size </w:t>
        </w:r>
      </w:ins>
      <w:ins w:id="95" w:author="Jens Ulrich" w:date="2025-08-19T12:14:00Z">
        <w:r w:rsidRPr="004340E6">
          <w:rPr>
            <w:lang w:val="en-CA"/>
            <w:rPrChange w:id="96" w:author="Jens Christian Ulrich" w:date="2025-09-10T16:41:00Z">
              <w:rPr>
                <w:highlight w:val="yellow"/>
                <w:lang w:val="en-CA"/>
              </w:rPr>
            </w:rPrChange>
          </w:rPr>
          <w:t>are</w:t>
        </w:r>
      </w:ins>
      <w:ins w:id="97" w:author="Jens Ulrich" w:date="2025-08-15T16:37:00Z">
        <w:r w:rsidR="00C80625" w:rsidRPr="004340E6">
          <w:rPr>
            <w:lang w:val="en-CA"/>
            <w:rPrChange w:id="98" w:author="Jens Christian Ulrich" w:date="2025-09-10T16:41:00Z">
              <w:rPr>
                <w:highlight w:val="yellow"/>
                <w:lang w:val="en-CA"/>
              </w:rPr>
            </w:rPrChange>
          </w:rPr>
          <w:t xml:space="preserve"> biased </w:t>
        </w:r>
        <w:r w:rsidR="00C80625" w:rsidRPr="004340E6">
          <w:rPr>
            <w:lang w:val="en-CA"/>
          </w:rPr>
          <w:t>when covariate effects are confounded</w:t>
        </w:r>
        <w:r w:rsidR="00C80625">
          <w:rPr>
            <w:lang w:val="en-CA"/>
          </w:rPr>
          <w:t xml:space="preserve"> with </w:t>
        </w:r>
      </w:ins>
      <w:ins w:id="99" w:author="Jens Ulrich" w:date="2025-08-15T16:38:00Z">
        <w:r w:rsidR="00C80625">
          <w:rPr>
            <w:lang w:val="en-CA"/>
          </w:rPr>
          <w:t xml:space="preserve">changes in detection rate. Nonetheless, some studies have shown that </w:t>
        </w:r>
        <w:proofErr w:type="spellStart"/>
        <w:r w:rsidR="00C80625">
          <w:rPr>
            <w:lang w:val="en-CA"/>
          </w:rPr>
          <w:t>binmix</w:t>
        </w:r>
        <w:proofErr w:type="spellEnd"/>
        <w:r w:rsidR="00C80625">
          <w:rPr>
            <w:lang w:val="en-CA"/>
          </w:rPr>
          <w:t xml:space="preserve"> </w:t>
        </w:r>
      </w:ins>
      <w:ins w:id="100" w:author="Jens Ulrich" w:date="2025-08-15T16:39:00Z">
        <w:r w:rsidR="00C80625">
          <w:rPr>
            <w:lang w:val="en-CA"/>
          </w:rPr>
          <w:t xml:space="preserve">models </w:t>
        </w:r>
        <w:del w:id="101" w:author="Risa Sargent" w:date="2025-09-11T14:00:00Z">
          <w:r w:rsidR="00C80625" w:rsidDel="005C5750">
            <w:rPr>
              <w:lang w:val="en-CA"/>
            </w:rPr>
            <w:delText xml:space="preserve">can </w:delText>
          </w:r>
        </w:del>
        <w:r w:rsidR="00C80625">
          <w:rPr>
            <w:lang w:val="en-CA"/>
          </w:rPr>
          <w:t xml:space="preserve">provide good comparisons of relative abundance across </w:t>
        </w:r>
        <w:r w:rsidR="00C80625" w:rsidRPr="004340E6">
          <w:rPr>
            <w:lang w:val="en-CA"/>
          </w:rPr>
          <w:t>sites</w:t>
        </w:r>
        <w:del w:id="102" w:author="Jens Christian Ulrich" w:date="2025-09-10T16:41:00Z">
          <w:r w:rsidR="00C80625" w:rsidRPr="004340E6" w:rsidDel="004340E6">
            <w:rPr>
              <w:lang w:val="en-CA"/>
            </w:rPr>
            <w:delText xml:space="preserve"> …</w:delText>
          </w:r>
        </w:del>
      </w:ins>
      <w:ins w:id="103" w:author="Jens Ulrich" w:date="2025-08-15T16:40:00Z">
        <w:r w:rsidR="00C80625" w:rsidRPr="004340E6">
          <w:rPr>
            <w:lang w:val="en-CA"/>
          </w:rPr>
          <w:t xml:space="preserve"> under certain conditions, for example, when violations such as overdispersion or lack of closure </w:t>
        </w:r>
      </w:ins>
      <w:ins w:id="104" w:author="Jens Ulrich" w:date="2025-08-15T16:41:00Z">
        <w:r w:rsidR="00C80625" w:rsidRPr="004340E6">
          <w:rPr>
            <w:lang w:val="en-CA"/>
          </w:rPr>
          <w:t>do not covary with ecological predictors of abundance</w:t>
        </w:r>
        <w:r w:rsidR="00C80625">
          <w:rPr>
            <w:lang w:val="en-CA"/>
          </w:rPr>
          <w:t xml:space="preserve"> </w:t>
        </w:r>
      </w:ins>
      <w:ins w:id="105" w:author="Jens Ulrich" w:date="2025-08-15T16:39:00Z">
        <w:r w:rsidR="00C80625" w:rsidRPr="00DA046D">
          <w:rPr>
            <w:lang w:val="en-CA"/>
          </w:rPr>
          <w:fldChar w:fldCharType="begin" w:fldLock="1"/>
        </w:r>
      </w:ins>
      <w:r w:rsidR="004340E6">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violations","type":"article-journal","volume":"131"},"uris":["http://www.mendeley.com/documents/?uuid=501d0873-2939-360e-8ddf-ea2a31d544b8"]},{"id":"ITEM-2","itemData":{"DOI":"10.1038/s41598-022-16368-z","ISSN":"2045-2322","PMID":"35853908","abstract":"To analyze species count data when detection is imperfect, ecologists need models to estimate relative abundance in the presence of unknown sources of heterogeneity. Two candidate models are generalized linear mixed models (GLMMs) and hierarchical N-mixture models. GLMMs are computationally robust but do not explicitly separate detection from abundance patterns. N-mixture models separately estimate detection and abundance via a latent state but are sensitive to violations in assumptions and subject to practical estimation issues. When one can assume that detection is not systematically confounded with ecological patterns of interest, these two models can be viewed as sharing a heuristic framework for relative abundance estimation. Model selection can then&amp;nbsp;determine which predicts observed counts best, for example by AIC. We compared four N-mixture model variants and two GLMM variants for predicting bird counts in local subsets of a citizen science dataset, eBird, based on model selection and goodness-of-fit measures. We found that both GLMMs and N-mixture models—especially N-mixtures with beta-binomial detection submodels—were supported in a moderate number of datasets, suggesting that both tools are useful and that relative fit is context-dependent. We provide faster software implementations of N-mixture likelihood calculations and a reparameterization to interpret unstable estimates for N-mixture models.","author":[{"dropping-particle":"","family":"Goldstein","given":"Benjamin R.","non-dropping-particle":"","parse-names":false,"suffix":""},{"dropping-particle":"","family":"Valpine","given":"Perry","non-dropping-particle":"de","parse-names":false,"suffix":""}],"container-title":"Scientific Reports","id":"ITEM-2","issue":"1","issued":{"date-parts":[["2022","7","19"]]},"page":"1-12","publisher":"Nature Publishing Group","title":"Comparing N-mixture models and GLMMs for relative abundance estimation in a citizen science dataset","type":"article-journal","volume":"12"},"uris":["http://www.mendeley.com/documents/?uuid=af3dd6b0-7019-3606-a842-2bca8897d043"]}],"mendeley":{"formattedCitation":"(Fogarty &amp; Fleishman, 2021; Goldstein &amp; de Valpine, 2022)","plainTextFormattedCitation":"(Fogarty &amp; Fleishman, 2021; Goldstein &amp; de Valpine, 2022)","previouslyFormattedCitation":"(Fogarty &amp; Fleishman, 2021; Goldstein &amp; de Valpine, 2022)"},"properties":{"noteIndex":0},"schema":"https://github.com/citation-style-language/schema/raw/master/csl-citation.json"}</w:instrText>
      </w:r>
      <w:ins w:id="106" w:author="Jens Ulrich" w:date="2025-08-15T16:39:00Z">
        <w:r w:rsidR="00C80625" w:rsidRPr="00DA046D">
          <w:rPr>
            <w:lang w:val="en-CA"/>
          </w:rPr>
          <w:fldChar w:fldCharType="separate"/>
        </w:r>
      </w:ins>
      <w:r w:rsidR="004340E6" w:rsidRPr="004340E6">
        <w:rPr>
          <w:noProof/>
          <w:lang w:val="en-CA"/>
        </w:rPr>
        <w:t>(Fogarty &amp; Fleishman, 2021; Goldstein &amp; de Valpine, 2022)</w:t>
      </w:r>
      <w:ins w:id="107" w:author="Jens Ulrich" w:date="2025-08-15T16:39:00Z">
        <w:r w:rsidR="00C80625" w:rsidRPr="00DA046D">
          <w:rPr>
            <w:lang w:val="en-CA"/>
          </w:rPr>
          <w:fldChar w:fldCharType="end"/>
        </w:r>
        <w:del w:id="108" w:author="Jens Christian Ulrich" w:date="2025-09-10T16:42:00Z">
          <w:r w:rsidR="00C80625" w:rsidDel="004340E6">
            <w:rPr>
              <w:lang w:val="en-CA"/>
            </w:rPr>
            <w:delText xml:space="preserve"> and also </w:delText>
          </w:r>
          <w:r w:rsidR="00C80625" w:rsidRPr="00C80625" w:rsidDel="004340E6">
            <w:rPr>
              <w:highlight w:val="yellow"/>
              <w:lang w:val="en-CA"/>
              <w:rPrChange w:id="109" w:author="Jens Ulrich" w:date="2025-08-15T16:39:00Z">
                <w:rPr>
                  <w:lang w:val="en-CA"/>
                </w:rPr>
              </w:rPrChange>
            </w:rPr>
            <w:delText>Goldstein</w:delText>
          </w:r>
        </w:del>
        <w:r w:rsidR="00C80625">
          <w:rPr>
            <w:lang w:val="en-CA"/>
          </w:rPr>
          <w:t xml:space="preserve">. </w:t>
        </w:r>
      </w:ins>
      <w:r w:rsidR="00B97F30">
        <w:rPr>
          <w:lang w:val="en-CA"/>
        </w:rPr>
        <w:t xml:space="preserve">Because of </w:t>
      </w:r>
      <w:del w:id="110" w:author="Jens Ulrich" w:date="2025-08-19T12:15:00Z">
        <w:r w:rsidR="00B97F30" w:rsidDel="00752B5B">
          <w:rPr>
            <w:lang w:val="en-CA"/>
          </w:rPr>
          <w:delText xml:space="preserve">these </w:delText>
        </w:r>
      </w:del>
      <w:ins w:id="111" w:author="Jens Ulrich" w:date="2025-08-19T12:15:00Z">
        <w:r>
          <w:rPr>
            <w:lang w:val="en-CA"/>
          </w:rPr>
          <w:t xml:space="preserve">the </w:t>
        </w:r>
      </w:ins>
      <w:ins w:id="112" w:author="Jens Christian Ulrich" w:date="2025-09-10T16:42:00Z">
        <w:r w:rsidR="004340E6">
          <w:rPr>
            <w:lang w:val="en-CA"/>
          </w:rPr>
          <w:t xml:space="preserve">potential </w:t>
        </w:r>
      </w:ins>
      <w:ins w:id="113" w:author="Jens Ulrich" w:date="2025-08-19T12:16:00Z">
        <w:r>
          <w:rPr>
            <w:lang w:val="en-CA"/>
          </w:rPr>
          <w:t xml:space="preserve">sensitivity of </w:t>
        </w:r>
        <w:proofErr w:type="spellStart"/>
        <w:r>
          <w:rPr>
            <w:lang w:val="en-CA"/>
          </w:rPr>
          <w:t>binmix</w:t>
        </w:r>
        <w:proofErr w:type="spellEnd"/>
        <w:r>
          <w:rPr>
            <w:lang w:val="en-CA"/>
          </w:rPr>
          <w:t xml:space="preserve"> models to</w:t>
        </w:r>
      </w:ins>
      <w:ins w:id="114" w:author="Jens Christian Ulrich" w:date="2025-09-10T16:42:00Z">
        <w:r w:rsidR="004340E6">
          <w:rPr>
            <w:lang w:val="en-CA"/>
          </w:rPr>
          <w:t xml:space="preserve"> modelling assumptions</w:t>
        </w:r>
      </w:ins>
      <w:ins w:id="115" w:author="Jens Ulrich" w:date="2025-08-19T12:16:00Z">
        <w:del w:id="116" w:author="Jens Christian Ulrich" w:date="2025-09-10T16:42:00Z">
          <w:r w:rsidDel="004340E6">
            <w:rPr>
              <w:lang w:val="en-CA"/>
            </w:rPr>
            <w:delText xml:space="preserve"> </w:delText>
          </w:r>
        </w:del>
      </w:ins>
      <w:del w:id="117" w:author="Jens Ulrich" w:date="2025-08-19T12:15:00Z">
        <w:r w:rsidR="00B97F30" w:rsidDel="00752B5B">
          <w:rPr>
            <w:lang w:val="en-CA"/>
          </w:rPr>
          <w:delText>issues</w:delText>
        </w:r>
      </w:del>
      <w:r w:rsidR="00B97F30">
        <w:rPr>
          <w:lang w:val="en-CA"/>
        </w:rPr>
        <w:t xml:space="preserve">, </w:t>
      </w:r>
      <w:ins w:id="118" w:author="Jens Ulrich" w:date="2025-08-19T12:15:00Z">
        <w:r>
          <w:rPr>
            <w:lang w:val="en-CA"/>
          </w:rPr>
          <w:t xml:space="preserve">several studies </w:t>
        </w:r>
      </w:ins>
      <w:del w:id="119" w:author="Jens Ulrich" w:date="2025-08-19T12:15:00Z">
        <w:r w:rsidR="00B97F30" w:rsidDel="00752B5B">
          <w:rPr>
            <w:lang w:val="en-CA"/>
          </w:rPr>
          <w:fldChar w:fldCharType="begin" w:fldLock="1"/>
        </w:r>
        <w:r w:rsidR="00401AAF" w:rsidRPr="004340E6" w:rsidDel="00752B5B">
          <w:rPr>
            <w:lang w:val="en-CA"/>
          </w:rPr>
          <w:del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delInstrText>
        </w:r>
        <w:r w:rsidR="00B97F30" w:rsidDel="00752B5B">
          <w:rPr>
            <w:lang w:val="en-CA"/>
          </w:rPr>
          <w:fldChar w:fldCharType="separate"/>
        </w:r>
        <w:r w:rsidR="00B97F30" w:rsidRPr="00B97F30" w:rsidDel="00752B5B">
          <w:rPr>
            <w:noProof/>
            <w:lang w:val="en-CA"/>
          </w:rPr>
          <w:delText xml:space="preserve">Link et al. </w:delText>
        </w:r>
        <w:r w:rsidR="00B97F30" w:rsidDel="00752B5B">
          <w:rPr>
            <w:noProof/>
            <w:lang w:val="en-CA"/>
          </w:rPr>
          <w:delText>(</w:delText>
        </w:r>
        <w:r w:rsidR="00B97F30" w:rsidRPr="00B97F30" w:rsidDel="00752B5B">
          <w:rPr>
            <w:noProof/>
            <w:lang w:val="en-CA"/>
          </w:rPr>
          <w:delText>2018)</w:delText>
        </w:r>
        <w:r w:rsidR="00B97F30" w:rsidDel="00752B5B">
          <w:rPr>
            <w:lang w:val="en-CA"/>
          </w:rPr>
          <w:fldChar w:fldCharType="end"/>
        </w:r>
        <w:r w:rsidR="00B97F30" w:rsidDel="00752B5B">
          <w:rPr>
            <w:lang w:val="en-CA"/>
          </w:rPr>
          <w:delText xml:space="preserve"> </w:delText>
        </w:r>
      </w:del>
      <w:r w:rsidR="00DA046D">
        <w:rPr>
          <w:lang w:val="en-CA"/>
        </w:rPr>
        <w:t>recommend</w:t>
      </w:r>
      <w:r w:rsidR="00B97F30">
        <w:rPr>
          <w:lang w:val="en-CA"/>
        </w:rPr>
        <w:t xml:space="preserve"> </w:t>
      </w:r>
      <w:r w:rsidR="00E84CC1">
        <w:rPr>
          <w:lang w:val="en-CA"/>
        </w:rPr>
        <w:t xml:space="preserve">using </w:t>
      </w:r>
      <w:r w:rsidR="00B97F30">
        <w:rPr>
          <w:lang w:val="en-CA"/>
        </w:rPr>
        <w:t>mark-recapture methods</w:t>
      </w:r>
      <w:r w:rsidR="00D2424E">
        <w:rPr>
          <w:lang w:val="en-CA"/>
        </w:rPr>
        <w:t xml:space="preserve"> </w:t>
      </w:r>
      <w:r w:rsidR="00E84CC1">
        <w:rPr>
          <w:lang w:val="en-CA"/>
        </w:rPr>
        <w:t>to</w:t>
      </w:r>
      <w:r w:rsidR="00B97F30">
        <w:rPr>
          <w:lang w:val="en-CA"/>
        </w:rPr>
        <w:t xml:space="preserve"> estimat</w:t>
      </w:r>
      <w:r w:rsidR="00E84CC1">
        <w:rPr>
          <w:lang w:val="en-CA"/>
        </w:rPr>
        <w:t xml:space="preserve">e </w:t>
      </w:r>
      <w:del w:id="120" w:author="Jens Christian Ulrich" w:date="2025-09-10T16:43:00Z">
        <w:r w:rsidR="0016493D" w:rsidDel="004340E6">
          <w:rPr>
            <w:lang w:val="en-CA"/>
          </w:rPr>
          <w:delText xml:space="preserve">the size of </w:delText>
        </w:r>
        <w:r w:rsidR="00DA046D" w:rsidDel="004340E6">
          <w:rPr>
            <w:lang w:val="en-CA"/>
          </w:rPr>
          <w:delText>a sampling area’s</w:delText>
        </w:r>
        <w:r w:rsidR="0016493D" w:rsidDel="004340E6">
          <w:rPr>
            <w:lang w:val="en-CA"/>
          </w:rPr>
          <w:delText xml:space="preserve"> superpopulation</w:delText>
        </w:r>
        <w:r w:rsidR="001C7760" w:rsidDel="004340E6">
          <w:rPr>
            <w:lang w:val="en-CA"/>
          </w:rPr>
          <w:delText xml:space="preserve"> abundance</w:delText>
        </w:r>
      </w:del>
      <w:ins w:id="121" w:author="Jens Ulrich" w:date="2025-08-19T12:15:00Z">
        <w:del w:id="122" w:author="Jens Christian Ulrich" w:date="2025-09-10T16:43:00Z">
          <w:r w:rsidDel="004340E6">
            <w:rPr>
              <w:lang w:val="en-CA"/>
            </w:rPr>
            <w:delText xml:space="preserve"> </w:delText>
          </w:r>
        </w:del>
      </w:ins>
      <w:ins w:id="123" w:author="Jens Christian Ulrich" w:date="2025-09-10T16:43:00Z">
        <w:r w:rsidR="004340E6">
          <w:rPr>
            <w:lang w:val="en-CA"/>
          </w:rPr>
          <w:t xml:space="preserve">abundance </w:t>
        </w:r>
        <w:r w:rsidR="004340E6">
          <w:rPr>
            <w:lang w:val="en-CA"/>
          </w:rPr>
          <w:fldChar w:fldCharType="begin" w:fldLock="1"/>
        </w:r>
      </w:ins>
      <w:r w:rsidR="00130D77">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-2","issue":"1","issued":{"date-parts":[["2018","3","1"]]},"page":"369-377","publisher":"John Wiley &amp; Sons, Ltd","title":"On the reliability of N-mixture models for count data","type":"article-journal","volume":"74"},"uris":["http://www.mendeley.com/documents/?uuid=53731124-b66c-3d46-a980-aec37989de10"]}],"mendeley":{"formattedCitation":"(Barker et al., 2018; W. Link et al., 2018)","manualFormatting":"(Barker et al., 2018; Link et al., 2018)","plainTextFormattedCitation":"(Barker et al., 2018; W. Link et al., 2018)","previouslyFormattedCitation":"(Barker et al., 2018; W. Link et al., 2018)"},"properties":{"noteIndex":0},"schema":"https://github.com/citation-style-language/schema/raw/master/csl-citation.json"}</w:instrText>
      </w:r>
      <w:r w:rsidR="004340E6">
        <w:rPr>
          <w:lang w:val="en-CA"/>
        </w:rPr>
        <w:fldChar w:fldCharType="separate"/>
      </w:r>
      <w:r w:rsidR="004340E6" w:rsidRPr="004340E6">
        <w:rPr>
          <w:noProof/>
          <w:lang w:val="en-CA"/>
        </w:rPr>
        <w:t xml:space="preserve">(Barker et al., 2018; </w:t>
      </w:r>
      <w:del w:id="124" w:author="Jens Christian Ulrich" w:date="2025-09-10T16:44:00Z">
        <w:r w:rsidR="004340E6" w:rsidRPr="004340E6" w:rsidDel="004340E6">
          <w:rPr>
            <w:noProof/>
            <w:lang w:val="en-CA"/>
          </w:rPr>
          <w:delText xml:space="preserve">W. </w:delText>
        </w:r>
      </w:del>
      <w:r w:rsidR="004340E6" w:rsidRPr="004340E6">
        <w:rPr>
          <w:noProof/>
          <w:lang w:val="en-CA"/>
        </w:rPr>
        <w:t>Link et al., 2018)</w:t>
      </w:r>
      <w:ins w:id="125" w:author="Jens Christian Ulrich" w:date="2025-09-10T16:43:00Z">
        <w:r w:rsidR="004340E6">
          <w:rPr>
            <w:lang w:val="en-CA"/>
          </w:rPr>
          <w:fldChar w:fldCharType="end"/>
        </w:r>
      </w:ins>
      <w:ins w:id="126" w:author="Jens Ulrich" w:date="2025-08-19T12:15:00Z">
        <w:del w:id="127" w:author="Jens Christian Ulrich" w:date="2025-09-10T16:42:00Z">
          <w:r w:rsidDel="004340E6">
            <w:rPr>
              <w:lang w:val="en-CA"/>
            </w:rPr>
            <w:fldChar w:fldCharType="begin" w:fldLock="1"/>
          </w:r>
          <w:r w:rsidRPr="004340E6" w:rsidDel="004340E6">
            <w:rPr>
              <w:lang w:val="en-CA"/>
            </w:rPr>
            <w:del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delInstrText>
          </w:r>
          <w:r w:rsidDel="004340E6">
            <w:rPr>
              <w:lang w:val="en-CA"/>
            </w:rPr>
            <w:fldChar w:fldCharType="separate"/>
          </w:r>
          <w:r w:rsidRPr="004340E6" w:rsidDel="004340E6">
            <w:rPr>
              <w:noProof/>
              <w:lang w:val="en-CA"/>
            </w:rPr>
            <w:delText>Link et al. (2018)</w:delText>
          </w:r>
          <w:r w:rsidDel="004340E6">
            <w:rPr>
              <w:lang w:val="en-CA"/>
            </w:rPr>
            <w:fldChar w:fldCharType="end"/>
          </w:r>
          <w:r w:rsidDel="004340E6">
            <w:rPr>
              <w:lang w:val="en-CA"/>
            </w:rPr>
            <w:delText xml:space="preserve"> (and another one)</w:delText>
          </w:r>
        </w:del>
      </w:ins>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sidR="006D752E">
        <w:rPr>
          <w:lang w:val="en-CA"/>
        </w:rPr>
        <w:t xml:space="preserve"> </w:t>
      </w:r>
      <w:r w:rsidR="00DA046D">
        <w:rPr>
          <w:lang w:val="en-CA"/>
        </w:rPr>
        <w:t>how population closure violations impact the ability</w:t>
      </w:r>
      <w:r w:rsidR="006D752E">
        <w:rPr>
          <w:lang w:val="en-CA"/>
        </w:rPr>
        <w:t xml:space="preserve"> </w:t>
      </w:r>
      <w:r w:rsidR="00AF2A16">
        <w:rPr>
          <w:lang w:val="en-CA"/>
        </w:rPr>
        <w:t>for</w:t>
      </w:r>
      <w:r w:rsidR="006D752E">
        <w:rPr>
          <w:lang w:val="en-CA"/>
        </w:rPr>
        <w:t xml:space="preserve"> </w:t>
      </w:r>
      <w:proofErr w:type="spellStart"/>
      <w:r w:rsidR="006D752E">
        <w:rPr>
          <w:lang w:val="en-CA"/>
        </w:rPr>
        <w:t>binmix</w:t>
      </w:r>
      <w:proofErr w:type="spellEnd"/>
      <w:r w:rsidR="006D752E">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w:t>
      </w:r>
      <w:r w:rsidR="006D752E">
        <w:rPr>
          <w:lang w:val="en-CA"/>
        </w:rPr>
        <w:t xml:space="preserve">models </w:t>
      </w:r>
      <w:r w:rsidR="006D752E"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006D752E" w:rsidRPr="00DA046D">
        <w:rPr>
          <w:lang w:val="en-CA"/>
        </w:rPr>
        <w:t xml:space="preserve"> </w:t>
      </w:r>
      <w:r w:rsidR="00412BFC" w:rsidRPr="00DA046D">
        <w:rPr>
          <w:lang w:val="en-CA"/>
        </w:rPr>
        <w:t xml:space="preserve">environmental covariates that are hypothesized to drive </w:t>
      </w:r>
      <w:ins w:id="128" w:author="Jens Christian Ulrich" w:date="2025-09-10T16:43:00Z">
        <w:r w:rsidR="004340E6">
          <w:rPr>
            <w:lang w:val="en-CA"/>
          </w:rPr>
          <w:t xml:space="preserve">variation in </w:t>
        </w:r>
      </w:ins>
      <w:r w:rsidR="00412BFC" w:rsidRPr="00DA046D">
        <w:rPr>
          <w:lang w:val="en-CA"/>
        </w:rPr>
        <w:t>abundance</w:t>
      </w:r>
      <w:r w:rsidR="00DA046D" w:rsidRPr="00DA046D">
        <w:rPr>
          <w:lang w:val="en-CA"/>
        </w:rPr>
        <w:t xml:space="preserve"> </w:t>
      </w:r>
      <w:del w:id="129" w:author="Jens Christian Ulrich" w:date="2025-09-10T16:43:00Z">
        <w:r w:rsidR="00DA046D" w:rsidRPr="00DA046D" w:rsidDel="004340E6">
          <w:rPr>
            <w:lang w:val="en-CA"/>
          </w:rPr>
          <w:delText>patterns</w:delText>
        </w:r>
      </w:del>
      <w:ins w:id="130" w:author="Jens Christian Ulrich" w:date="2025-09-10T16:43:00Z">
        <w:r w:rsidR="004340E6">
          <w:rPr>
            <w:lang w:val="en-CA"/>
          </w:rPr>
          <w:t>across sites</w:t>
        </w:r>
      </w:ins>
      <w:del w:id="131" w:author="Jens Ulrich" w:date="2025-08-15T16:39:00Z">
        <w:r w:rsidR="000C4AB8" w:rsidRPr="00DA046D" w:rsidDel="00C80625">
          <w:rPr>
            <w:lang w:val="en-CA"/>
          </w:rPr>
          <w:delText xml:space="preserve"> </w:delText>
        </w:r>
        <w:r w:rsidR="006510B9" w:rsidRPr="00DA046D" w:rsidDel="00C80625">
          <w:rPr>
            <w:lang w:val="en-CA"/>
          </w:rPr>
          <w:fldChar w:fldCharType="begin" w:fldLock="1"/>
        </w:r>
        <w:r w:rsidR="00AC4FC7" w:rsidDel="00C80625">
          <w:rPr>
            <w:lang w:val="en-CA"/>
          </w:rPr>
          <w:del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&amp; Fleishman, 2021)","plainTextFormattedCitation":"(Fogarty &amp; Fleishman, 2021)","previouslyFormattedCitation":"(Fogarty &amp; Fleishman, 2021)"},"properties":{"noteIndex":0},"schema":"https://github.com/citation-style-language/schema/raw/master/csl-citation.json"}</w:delInstrText>
        </w:r>
        <w:r w:rsidR="006510B9" w:rsidRPr="00DA046D" w:rsidDel="00C80625">
          <w:rPr>
            <w:lang w:val="en-CA"/>
          </w:rPr>
          <w:fldChar w:fldCharType="separate"/>
        </w:r>
        <w:r w:rsidR="00AC4FC7" w:rsidRPr="00AC4FC7" w:rsidDel="00C80625">
          <w:rPr>
            <w:noProof/>
            <w:lang w:val="en-CA"/>
          </w:rPr>
          <w:delText>(Fogarty &amp; Fleishman, 2021)</w:delText>
        </w:r>
        <w:r w:rsidR="006510B9" w:rsidRPr="00DA046D" w:rsidDel="00C80625">
          <w:rPr>
            <w:lang w:val="en-CA"/>
          </w:rPr>
          <w:fldChar w:fldCharType="end"/>
        </w:r>
      </w:del>
      <w:r w:rsidR="00DA046D" w:rsidRPr="00DA046D">
        <w:rPr>
          <w:lang w:val="en-CA"/>
        </w:rPr>
        <w:t xml:space="preserve">. </w:t>
      </w:r>
    </w:p>
    <w:p w14:paraId="2EA97AA6" w14:textId="1E1B0997" w:rsidR="005D1A9C" w:rsidRDefault="00F91280" w:rsidP="00F91280">
      <w:pPr>
        <w:spacing w:line="480" w:lineRule="auto"/>
        <w:ind w:firstLine="720"/>
        <w:rPr>
          <w:lang w:val="en-CA"/>
        </w:rPr>
      </w:pPr>
      <w:proofErr w:type="spellStart"/>
      <w:r>
        <w:rPr>
          <w:lang w:val="en-CA"/>
        </w:rPr>
        <w:t>M</w:t>
      </w:r>
      <w:r w:rsidRPr="00427370">
        <w:rPr>
          <w:lang w:val="en-CA"/>
        </w:rPr>
        <w:t>ultimix</w:t>
      </w:r>
      <w:proofErr w:type="spellEnd"/>
      <w:r w:rsidRPr="00427370">
        <w:rPr>
          <w:lang w:val="en-CA"/>
        </w:rPr>
        <w:t xml:space="preserve"> </w:t>
      </w:r>
      <w:r>
        <w:rPr>
          <w:lang w:val="en-CA"/>
        </w:rPr>
        <w:t xml:space="preserve">mark-recapture models, </w:t>
      </w:r>
      <w:proofErr w:type="spellStart"/>
      <w:r>
        <w:rPr>
          <w:lang w:val="en-CA"/>
        </w:rPr>
        <w:t>binmix</w:t>
      </w:r>
      <w:proofErr w:type="spellEnd"/>
      <w:r>
        <w:rPr>
          <w:lang w:val="en-CA"/>
        </w:rPr>
        <w:t xml:space="preserve"> models, and GLMs </w:t>
      </w:r>
      <w:r w:rsidR="00D60A60">
        <w:rPr>
          <w:lang w:val="en-CA"/>
        </w:rPr>
        <w:t xml:space="preserve">each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D60A60">
        <w:rPr>
          <w:lang w:val="en-CA"/>
        </w:rPr>
        <w:t xml:space="preserve">To test the </w:t>
      </w:r>
      <w:r w:rsidR="00D60A60">
        <w:rPr>
          <w:lang w:val="en-CA"/>
        </w:rPr>
        <w:lastRenderedPageBreak/>
        <w:t>performance of each approach under specific conditions, 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we use “abundance” to mean to the number 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ins w:id="132" w:author="Risa Sargent" w:date="2025-09-11T14:03:00Z">
        <w:r w:rsidR="00F41CFD">
          <w:rPr>
            <w:lang w:val="en-CA"/>
          </w:rPr>
          <w:t xml:space="preserve"> (ref Ulrich and Sargent here?)</w:t>
        </w:r>
      </w:ins>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 xml:space="preserve">We expected that restored </w:t>
      </w:r>
      <w:r w:rsidR="000145EF">
        <w:rPr>
          <w:lang w:val="en-CA"/>
        </w:rPr>
        <w:t>parks</w:t>
      </w:r>
      <w:r w:rsidR="00A979F4">
        <w:rPr>
          <w:lang w:val="en-CA"/>
        </w:rPr>
        <w:t xml:space="preserve"> would </w:t>
      </w:r>
      <w:r w:rsidR="000E7D7B">
        <w:rPr>
          <w:lang w:val="en-CA"/>
        </w:rPr>
        <w:t xml:space="preserve">be associated with higher </w:t>
      </w:r>
      <w:r w:rsidR="00B20045">
        <w:rPr>
          <w:lang w:val="en-CA"/>
        </w:rPr>
        <w:t>wild bee</w:t>
      </w:r>
      <w:r w:rsidR="00A979F4">
        <w:rPr>
          <w:lang w:val="en-CA"/>
        </w:rPr>
        <w:t xml:space="preserve"> detection rates</w:t>
      </w:r>
      <w:r w:rsidR="000145EF">
        <w:rPr>
          <w:lang w:val="en-CA"/>
        </w:rPr>
        <w:t>.</w:t>
      </w:r>
      <w:r w:rsidR="00792EFF">
        <w:rPr>
          <w:lang w:val="en-CA"/>
        </w:rPr>
        <w:t xml:space="preserve"> In restored parks,</w:t>
      </w:r>
      <w:r w:rsidR="00A212A8">
        <w:rPr>
          <w:lang w:val="en-CA"/>
        </w:rPr>
        <w:t xml:space="preserve"> </w:t>
      </w:r>
      <w:r w:rsidR="00792EFF">
        <w:rPr>
          <w:lang w:val="en-CA"/>
        </w:rPr>
        <w:t>b</w:t>
      </w:r>
      <w:r w:rsidR="00A212A8">
        <w:rPr>
          <w:lang w:val="en-CA"/>
        </w:rPr>
        <w:t xml:space="preserve">ees foraging </w:t>
      </w:r>
      <w:r w:rsidR="00B20045">
        <w:rPr>
          <w:lang w:val="en-CA"/>
        </w:rPr>
        <w:t xml:space="preserve">in </w:t>
      </w:r>
      <w:r w:rsidR="00A212A8">
        <w:rPr>
          <w:lang w:val="en-CA"/>
        </w:rPr>
        <w:t xml:space="preserve">taller vegetation </w:t>
      </w:r>
      <w:r w:rsidR="00792EFF">
        <w:rPr>
          <w:lang w:val="en-CA"/>
        </w:rPr>
        <w:t xml:space="preserve">would be closer to eye level and therefore could be easier to see and capture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E7D7B">
        <w:rPr>
          <w:lang w:val="en-CA"/>
        </w:rPr>
        <w:t>. Furthermore,</w:t>
      </w:r>
      <w:r w:rsidR="000467FD">
        <w:rPr>
          <w:lang w:val="en-CA"/>
        </w:rPr>
        <w:t xml:space="preserve"> because floral resource density is associated with more sedentary insect foraging</w:t>
      </w:r>
      <w:ins w:id="133" w:author="Jens Christian Ulrich" w:date="2025-09-15T16:01:00Z" w16du:dateUtc="2025-09-15T20:01:00Z">
        <w:r w:rsidR="006362CE">
          <w:rPr>
            <w:lang w:val="en-CA"/>
          </w:rPr>
          <w:t xml:space="preserve"> behaviour</w:t>
        </w:r>
      </w:ins>
      <w:r w:rsidR="000467FD">
        <w:rPr>
          <w:lang w:val="en-CA"/>
        </w:rPr>
        <w:t>, g</w:t>
      </w:r>
      <w:r w:rsidR="00B20045">
        <w:rPr>
          <w:lang w:val="en-CA"/>
        </w:rPr>
        <w:t xml:space="preserve">reater floral </w:t>
      </w:r>
      <w:r w:rsidR="00A979F4">
        <w:rPr>
          <w:lang w:val="en-CA"/>
        </w:rPr>
        <w:t>resources</w:t>
      </w:r>
      <w:r w:rsidR="00792EFF">
        <w:rPr>
          <w:lang w:val="en-CA"/>
        </w:rPr>
        <w:t xml:space="preserve"> in restored parks</w:t>
      </w:r>
      <w:r w:rsidR="00A979F4">
        <w:rPr>
          <w:lang w:val="en-CA"/>
        </w:rPr>
        <w:t xml:space="preserve"> </w:t>
      </w:r>
      <w:r w:rsidR="00A212A8">
        <w:rPr>
          <w:lang w:val="en-CA"/>
        </w:rPr>
        <w:t xml:space="preserve">could also make bees easier to </w:t>
      </w:r>
      <w:r w:rsidR="00792EFF">
        <w:rPr>
          <w:lang w:val="en-CA"/>
        </w:rPr>
        <w:t>collect</w:t>
      </w:r>
      <w:r w:rsidR="00A212A8">
        <w:rPr>
          <w:lang w:val="en-CA"/>
        </w:rPr>
        <w:t xml:space="preserv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w:t>
      </w:r>
      <w:ins w:id="134" w:author="Risa Sargent" w:date="2025-09-11T14:04:00Z">
        <w:r w:rsidR="00D470FF">
          <w:rPr>
            <w:lang w:val="en-CA"/>
          </w:rPr>
          <w:t xml:space="preserve">the </w:t>
        </w:r>
      </w:ins>
      <w:r w:rsidR="005D1A9C">
        <w:rPr>
          <w:lang w:val="en-CA"/>
        </w:rPr>
        <w:t>effect</w:t>
      </w:r>
      <w:del w:id="135" w:author="Risa Sargent" w:date="2025-09-11T14:04:00Z">
        <w:r w:rsidR="005D1A9C" w:rsidDel="00D470FF">
          <w:rPr>
            <w:lang w:val="en-CA"/>
          </w:rPr>
          <w:delText>s</w:delText>
        </w:r>
      </w:del>
      <w:r w:rsidR="005D1A9C">
        <w:rPr>
          <w:lang w:val="en-CA"/>
        </w:rPr>
        <w:t xml:space="preserve"> of restoration on bee abundance </w:t>
      </w:r>
      <w:r w:rsidR="00792EFF">
        <w:rPr>
          <w:lang w:val="en-CA"/>
        </w:rPr>
        <w:t>and</w:t>
      </w:r>
      <w:r w:rsidR="005D1A9C">
        <w:rPr>
          <w:lang w:val="en-CA"/>
        </w:rPr>
        <w:t xml:space="preserve">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792EFF">
        <w:rPr>
          <w:lang w:val="en-CA"/>
        </w:rPr>
        <w:t>. This</w:t>
      </w:r>
      <w:r w:rsidR="00310FF5">
        <w:rPr>
          <w:lang w:val="en-CA"/>
        </w:rPr>
        <w:t xml:space="preserve"> </w:t>
      </w:r>
      <w:r w:rsidR="002F0837">
        <w:rPr>
          <w:lang w:val="en-CA"/>
        </w:rPr>
        <w:t>allow</w:t>
      </w:r>
      <w:r w:rsidR="00792EFF">
        <w:rPr>
          <w:lang w:val="en-CA"/>
        </w:rPr>
        <w:t>ed</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16045786"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GLM</w:t>
      </w:r>
      <w:ins w:id="136" w:author="Jens Christian Ulrich" w:date="2025-09-10T15:21:00Z">
        <w:r w:rsidR="003B731A">
          <w:rPr>
            <w:lang w:val="en-CA"/>
          </w:rPr>
          <w:t>M</w:t>
        </w:r>
      </w:ins>
      <w:r w:rsidR="00065B2F">
        <w:rPr>
          <w:lang w:val="en-CA"/>
        </w:rPr>
        <w:t xml:space="preserve">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proofErr w:type="spellStart"/>
      <w:ins w:id="137" w:author="Ulrich, Jens" w:date="2025-06-30T16:00:00Z">
        <w:r w:rsidR="00DD4B0D">
          <w:rPr>
            <w:lang w:val="en-CA"/>
          </w:rPr>
          <w:t>multimix</w:t>
        </w:r>
        <w:proofErr w:type="spellEnd"/>
        <w:r w:rsidR="00DD4B0D">
          <w:rPr>
            <w:lang w:val="en-CA"/>
          </w:rPr>
          <w:t xml:space="preserve"> </w:t>
        </w:r>
      </w:ins>
      <w:r>
        <w:rPr>
          <w:lang w:val="en-CA"/>
        </w:rPr>
        <w:t>mark-recapture</w:t>
      </w:r>
      <w:r w:rsidR="00065B2F">
        <w:rPr>
          <w:lang w:val="en-CA"/>
        </w:rPr>
        <w:t xml:space="preserve">. </w:t>
      </w:r>
      <w:del w:id="138" w:author="Ulrich, Jens" w:date="2025-06-30T16:01:00Z">
        <w:r w:rsidR="00792EFF" w:rsidDel="00DD4B0D">
          <w:rPr>
            <w:lang w:val="en-CA"/>
          </w:rPr>
          <w:delText>In particular</w:delText>
        </w:r>
      </w:del>
      <w:ins w:id="139" w:author="Ulrich, Jens" w:date="2025-06-30T16:01:00Z">
        <w:r w:rsidR="00DD4B0D">
          <w:rPr>
            <w:lang w:val="en-CA"/>
          </w:rPr>
          <w:t>First</w:t>
        </w:r>
      </w:ins>
      <w:r w:rsidR="00792EFF">
        <w:rPr>
          <w:lang w:val="en-CA"/>
        </w:rPr>
        <w:t>, w</w:t>
      </w:r>
      <w:r w:rsidR="00C37A6C">
        <w:rPr>
          <w:lang w:val="en-CA"/>
        </w:rPr>
        <w:t xml:space="preserve">e </w:t>
      </w:r>
      <w:r w:rsidR="00792EFF">
        <w:rPr>
          <w:lang w:val="en-CA"/>
        </w:rPr>
        <w:t>examined</w:t>
      </w:r>
      <w:r w:rsidR="00C37A6C">
        <w:rPr>
          <w:lang w:val="en-CA"/>
        </w:rPr>
        <w:t xml:space="preserve"> </w:t>
      </w:r>
      <w:r w:rsidR="00792EFF">
        <w:rPr>
          <w:lang w:val="en-CA"/>
        </w:rPr>
        <w:t>whether</w:t>
      </w:r>
      <w:r w:rsidR="00C37A6C" w:rsidRPr="00C37A6C">
        <w:rPr>
          <w:lang w:val="en-CA"/>
        </w:rPr>
        <w:t xml:space="preserve"> </w:t>
      </w:r>
      <w:r w:rsidR="00C37A6C">
        <w:rPr>
          <w:lang w:val="en-CA"/>
        </w:rPr>
        <w:t xml:space="preserve">changes to baseline detection rate and/or </w:t>
      </w:r>
      <w:r w:rsidR="00310FF5">
        <w:rPr>
          <w:lang w:val="en-CA"/>
        </w:rPr>
        <w:t>number of</w:t>
      </w:r>
      <w:r w:rsidR="00C37A6C">
        <w:rPr>
          <w:lang w:val="en-CA"/>
        </w:rPr>
        <w:t xml:space="preserve"> </w:t>
      </w:r>
      <w:r w:rsidR="00310FF5">
        <w:rPr>
          <w:lang w:val="en-CA"/>
        </w:rPr>
        <w:t>study sites</w:t>
      </w:r>
      <w:r w:rsidR="00C37A6C">
        <w:rPr>
          <w:lang w:val="en-CA"/>
        </w:rPr>
        <w:t xml:space="preserve"> 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del w:id="140" w:author="Ulrich, Jens" w:date="2025-06-30T16:01:00Z">
        <w:r w:rsidR="003C0CE2" w:rsidDel="00DD4B0D">
          <w:rPr>
            <w:lang w:val="en-CA"/>
          </w:rPr>
          <w:delText>Finally</w:delText>
        </w:r>
      </w:del>
      <w:ins w:id="141" w:author="Ulrich, Jens" w:date="2025-06-30T16:01:00Z">
        <w:r w:rsidR="00DD4B0D">
          <w:rPr>
            <w:lang w:val="en-CA"/>
          </w:rPr>
          <w:t>In addition</w:t>
        </w:r>
      </w:ins>
      <w:r w:rsidR="00A64303">
        <w:rPr>
          <w:lang w:val="en-CA"/>
        </w:rPr>
        <w:t xml:space="preserve">, </w:t>
      </w:r>
      <w:del w:id="142" w:author="Ulrich, Jens" w:date="2025-06-30T16:00:00Z">
        <w:r w:rsidR="00BB6ED6" w:rsidDel="00DD4B0D">
          <w:rPr>
            <w:lang w:val="en-CA"/>
          </w:rPr>
          <w:delText>with</w:delText>
        </w:r>
        <w:r w:rsidR="00C81BAC" w:rsidDel="00DD4B0D">
          <w:rPr>
            <w:lang w:val="en-CA"/>
          </w:rPr>
          <w:delText xml:space="preserve"> </w:delText>
        </w:r>
        <w:r w:rsidR="00636FCB" w:rsidDel="00DD4B0D">
          <w:rPr>
            <w:lang w:val="en-CA"/>
          </w:rPr>
          <w:delText>simulation</w:delText>
        </w:r>
        <w:r w:rsidR="00BB6ED6" w:rsidDel="00DD4B0D">
          <w:rPr>
            <w:lang w:val="en-CA"/>
          </w:rPr>
          <w:delText xml:space="preserve">, </w:delText>
        </w:r>
      </w:del>
      <w:r w:rsidR="00BB6ED6">
        <w:rPr>
          <w:lang w:val="en-CA"/>
        </w:rPr>
        <w:t>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violations of </w:t>
      </w:r>
      <w:r w:rsidR="00846FA7">
        <w:rPr>
          <w:lang w:val="en-CA"/>
        </w:rPr>
        <w:t xml:space="preserve">the </w:t>
      </w:r>
      <w:r w:rsidR="005F74EF">
        <w:rPr>
          <w:lang w:val="en-CA"/>
        </w:rPr>
        <w:t>assumption of population closure impact</w:t>
      </w:r>
      <w:r w:rsidR="00846FA7">
        <w:rPr>
          <w:lang w:val="en-CA"/>
        </w:rPr>
        <w:t>ed</w:t>
      </w:r>
      <w:r w:rsidR="00636FCB">
        <w:rPr>
          <w:lang w:val="en-CA"/>
        </w:rPr>
        <w:t xml:space="preserve"> </w:t>
      </w:r>
      <w:r w:rsidR="005F74EF">
        <w:rPr>
          <w:lang w:val="en-CA"/>
        </w:rPr>
        <w:t xml:space="preserve">the ability of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w:t>
      </w:r>
      <w:r w:rsidR="005F74EF">
        <w:rPr>
          <w:lang w:val="en-CA"/>
        </w:rPr>
        <w:t xml:space="preserve">to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DF3690">
        <w:rPr>
          <w:lang w:val="en-CA"/>
        </w:rPr>
        <w:t xml:space="preserve">In </w:t>
      </w:r>
      <w:r w:rsidR="00DF3690">
        <w:rPr>
          <w:lang w:val="en-CA"/>
        </w:rPr>
        <w:lastRenderedPageBreak/>
        <w:t xml:space="preserve">combination, </w:t>
      </w:r>
      <w:r w:rsidR="00E106FF">
        <w:rPr>
          <w:lang w:val="en-CA"/>
        </w:rPr>
        <w:t xml:space="preserve">our </w:t>
      </w:r>
      <w:r w:rsidR="00792EFF">
        <w:rPr>
          <w:lang w:val="en-CA"/>
        </w:rPr>
        <w:t>results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32F9AAC7" w:rsidR="00B33FC4" w:rsidRDefault="00B33FC4" w:rsidP="00B33FC4">
      <w:pPr>
        <w:spacing w:line="480" w:lineRule="auto"/>
        <w:ind w:firstLine="720"/>
        <w:rPr>
          <w:lang w:val="en-CA"/>
        </w:rPr>
      </w:pPr>
      <w:r>
        <w:rPr>
          <w:lang w:val="en-CA"/>
        </w:rPr>
        <w:t xml:space="preserve">We </w:t>
      </w:r>
      <w:r w:rsidR="00382736">
        <w:rPr>
          <w:lang w:val="en-CA"/>
        </w:rPr>
        <w:t>collected</w:t>
      </w:r>
      <w:r w:rsidR="0081124C">
        <w:rPr>
          <w:lang w:val="en-CA"/>
        </w:rPr>
        <w:t xml:space="preserve"> wild bee</w:t>
      </w:r>
      <w:r w:rsidR="00382736">
        <w:rPr>
          <w:lang w:val="en-CA"/>
        </w:rPr>
        <w:t xml:space="preserve">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w:t>
      </w:r>
      <w:r w:rsidR="000145EF">
        <w:rPr>
          <w:lang w:val="en-CA"/>
        </w:rPr>
        <w:t>and from</w:t>
      </w:r>
      <w:r>
        <w:rPr>
          <w:lang w:val="en-CA"/>
        </w:rPr>
        <w:t xml:space="preserve"> five similar parks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 xml:space="preserve">In restored parks, </w:t>
      </w:r>
      <w:r w:rsidR="00AA0AC3">
        <w:rPr>
          <w:lang w:val="en-CA"/>
        </w:rPr>
        <w:t xml:space="preserve">a section of </w:t>
      </w:r>
      <w:r w:rsidR="00592385">
        <w:rPr>
          <w:lang w:val="en-CA"/>
        </w:rPr>
        <w:t>conventional turfgrass</w:t>
      </w:r>
      <w:r w:rsidR="00AA0AC3">
        <w:rPr>
          <w:lang w:val="en-CA"/>
        </w:rPr>
        <w:t xml:space="preserve"> was excluded from regular mowing</w:t>
      </w:r>
      <w:r w:rsidR="00592385">
        <w:rPr>
          <w:lang w:val="en-CA"/>
        </w:rPr>
        <w:t xml:space="preserve"> during April – September</w:t>
      </w:r>
      <w:bookmarkStart w:id="143" w:name="_Hlk202192070"/>
      <w:ins w:id="144" w:author="Ulrich, Jens" w:date="2025-06-30T16:06:00Z">
        <w:r w:rsidR="00DD4B0D">
          <w:rPr>
            <w:lang w:val="en-CA"/>
          </w:rPr>
          <w:t xml:space="preserve">. In control parks, turfgrass was mowed approximately once every </w:t>
        </w:r>
      </w:ins>
      <w:ins w:id="145" w:author="Ulrich, Jens" w:date="2025-06-30T16:07:00Z">
        <w:r w:rsidR="00DD4B0D">
          <w:rPr>
            <w:lang w:val="en-CA"/>
          </w:rPr>
          <w:t>two</w:t>
        </w:r>
      </w:ins>
      <w:ins w:id="146" w:author="Ulrich, Jens" w:date="2025-06-30T16:06:00Z">
        <w:r w:rsidR="00DD4B0D">
          <w:rPr>
            <w:lang w:val="en-CA"/>
          </w:rPr>
          <w:t xml:space="preserve"> week</w:t>
        </w:r>
      </w:ins>
      <w:ins w:id="147" w:author="Ulrich, Jens" w:date="2025-06-30T16:07:00Z">
        <w:r w:rsidR="00DD4B0D">
          <w:rPr>
            <w:lang w:val="en-CA"/>
          </w:rPr>
          <w:t>s</w:t>
        </w:r>
      </w:ins>
      <w:del w:id="148" w:author="Ulrich, Jens" w:date="2025-06-30T16:07:00Z">
        <w:r w:rsidR="00592385" w:rsidDel="00DD4B0D">
          <w:rPr>
            <w:lang w:val="en-CA"/>
          </w:rPr>
          <w:delText xml:space="preserve"> </w:delText>
        </w:r>
        <w:bookmarkEnd w:id="143"/>
        <w:r w:rsidR="00592385" w:rsidDel="00DD4B0D">
          <w:rPr>
            <w:lang w:val="en-CA"/>
          </w:rPr>
          <w:delText>compared to</w:delText>
        </w:r>
        <w:r w:rsidR="00AA0AC3" w:rsidDel="00DD4B0D">
          <w:rPr>
            <w:lang w:val="en-CA"/>
          </w:rPr>
          <w:delText xml:space="preserve"> a bi-weekly</w:delText>
        </w:r>
        <w:r w:rsidR="00592385" w:rsidDel="00DD4B0D">
          <w:rPr>
            <w:lang w:val="en-CA"/>
          </w:rPr>
          <w:delText xml:space="preserve"> mow</w:delText>
        </w:r>
        <w:r w:rsidR="00AA0AC3" w:rsidDel="00DD4B0D">
          <w:rPr>
            <w:lang w:val="en-CA"/>
          </w:rPr>
          <w:delText xml:space="preserve"> schedule </w:delText>
        </w:r>
        <w:r w:rsidR="00592385" w:rsidDel="00DD4B0D">
          <w:rPr>
            <w:lang w:val="en-CA"/>
          </w:rPr>
          <w:delText>in</w:delText>
        </w:r>
        <w:r w:rsidR="00AA0AC3" w:rsidDel="00DD4B0D">
          <w:rPr>
            <w:lang w:val="en-CA"/>
          </w:rPr>
          <w:delText xml:space="preserve"> the</w:delText>
        </w:r>
        <w:r w:rsidR="00592385" w:rsidDel="00DD4B0D">
          <w:rPr>
            <w:lang w:val="en-CA"/>
          </w:rPr>
          <w:delText xml:space="preserve"> control parks</w:delText>
        </w:r>
      </w:del>
      <w:r w:rsidR="00592385">
        <w:rPr>
          <w:lang w:val="en-CA"/>
        </w:rPr>
        <w:t>. Restored parks were also seeded with</w:t>
      </w:r>
      <w:r w:rsidR="00AA0AC3">
        <w:rPr>
          <w:lang w:val="en-CA"/>
        </w:rPr>
        <w:t xml:space="preserve"> a</w:t>
      </w:r>
      <w:r w:rsidR="00592385">
        <w:rPr>
          <w:lang w:val="en-CA"/>
        </w:rPr>
        <w:t xml:space="preserve"> flower</w:t>
      </w:r>
      <w:r w:rsidR="00E4120C">
        <w:rPr>
          <w:lang w:val="en-CA"/>
        </w:rPr>
        <w:t xml:space="preserve"> mix</w:t>
      </w:r>
      <w:r w:rsidR="00592385">
        <w:rPr>
          <w:lang w:val="en-CA"/>
        </w:rPr>
        <w:t xml:space="preserve">. </w:t>
      </w:r>
      <w:r w:rsidR="00E375C6">
        <w:rPr>
          <w:lang w:val="en-CA"/>
        </w:rPr>
        <w:t>A</w:t>
      </w:r>
      <w:r w:rsidR="00592385">
        <w:rPr>
          <w:lang w:val="en-CA"/>
        </w:rPr>
        <w:t xml:space="preserve"> separate study</w:t>
      </w:r>
      <w:r w:rsidR="00E375C6">
        <w:rPr>
          <w:lang w:val="en-CA"/>
        </w:rPr>
        <w:t xml:space="preserve"> found</w:t>
      </w:r>
      <w:r w:rsidR="00592385">
        <w:rPr>
          <w:lang w:val="en-CA"/>
        </w:rPr>
        <w:t xml:space="preserve"> </w:t>
      </w:r>
      <w:r w:rsidR="000D7E55">
        <w:rPr>
          <w:lang w:val="en-CA"/>
        </w:rPr>
        <w:t>that r</w:t>
      </w:r>
      <w:r w:rsidR="00592385">
        <w:rPr>
          <w:lang w:val="en-CA"/>
        </w:rPr>
        <w:t xml:space="preserve">estoration </w:t>
      </w:r>
      <w:r w:rsidR="00E375C6">
        <w:rPr>
          <w:lang w:val="en-CA"/>
        </w:rPr>
        <w:t xml:space="preserve">of these same parks </w:t>
      </w:r>
      <w:r w:rsidR="00E9563B">
        <w:rPr>
          <w:lang w:val="en-CA"/>
        </w:rPr>
        <w:t>was</w:t>
      </w:r>
      <w:r>
        <w:rPr>
          <w:lang w:val="en-CA"/>
        </w:rPr>
        <w:t xml:space="preserve"> </w:t>
      </w:r>
      <w:r w:rsidR="00E9563B">
        <w:rPr>
          <w:lang w:val="en-CA"/>
        </w:rPr>
        <w:t>strongly associated with</w:t>
      </w:r>
      <w:r>
        <w:rPr>
          <w:lang w:val="en-CA"/>
        </w:rPr>
        <w:t xml:space="preserve"> increased </w:t>
      </w:r>
      <w:r w:rsidR="000C3903">
        <w:rPr>
          <w:lang w:val="en-CA"/>
        </w:rPr>
        <w:t xml:space="preserve">plant </w:t>
      </w:r>
      <w:r>
        <w:rPr>
          <w:lang w:val="en-CA"/>
        </w:rPr>
        <w:t xml:space="preserve">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xml:space="preserve">. Although we did not measure vegetation complexity, vegetation was approximately knee-height </w:t>
      </w:r>
      <w:ins w:id="149" w:author="Ulrich, Jens" w:date="2025-06-30T16:09:00Z">
        <w:r w:rsidR="006316C5">
          <w:rPr>
            <w:lang w:val="en-CA"/>
          </w:rPr>
          <w:t xml:space="preserve">(~50-75 cm) </w:t>
        </w:r>
      </w:ins>
      <w:r>
        <w:rPr>
          <w:lang w:val="en-CA"/>
        </w:rPr>
        <w:t>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4E7269CB"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xml:space="preserve">. </w:t>
      </w:r>
      <w:bookmarkStart w:id="150" w:name="_Hlk202193017"/>
      <w:r w:rsidR="00224972">
        <w:rPr>
          <w:lang w:val="en-CA"/>
        </w:rPr>
        <w:t>We chose</w:t>
      </w:r>
      <w:r w:rsidR="000C5B26">
        <w:rPr>
          <w:lang w:val="en-CA"/>
        </w:rPr>
        <w:t xml:space="preserve"> these</w:t>
      </w:r>
      <w:r w:rsidR="00224972">
        <w:rPr>
          <w:lang w:val="en-CA"/>
        </w:rPr>
        <w:t xml:space="preserve"> </w:t>
      </w:r>
      <w:bookmarkStart w:id="151" w:name="_Hlk202193002"/>
      <w:r w:rsidR="00224972">
        <w:rPr>
          <w:lang w:val="en-CA"/>
        </w:rPr>
        <w:t xml:space="preserve">species </w:t>
      </w:r>
      <w:ins w:id="152" w:author="Ulrich, Jens" w:date="2025-06-30T16:22:00Z">
        <w:r w:rsidR="00BD4812">
          <w:rPr>
            <w:lang w:val="en-CA"/>
          </w:rPr>
          <w:t xml:space="preserve">/ species groups </w:t>
        </w:r>
      </w:ins>
      <w:bookmarkEnd w:id="151"/>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w:t>
      </w:r>
      <w:bookmarkEnd w:id="150"/>
      <w:r w:rsidR="00142439">
        <w:rPr>
          <w:lang w:val="en-CA"/>
        </w:rPr>
        <w:t xml:space="preserve"> </w:t>
      </w:r>
      <w:r w:rsidR="00A4489A">
        <w:rPr>
          <w:lang w:val="en-CA"/>
        </w:rPr>
        <w:t xml:space="preserve">Identification of many other </w:t>
      </w:r>
      <w:r w:rsidR="00A4489A">
        <w:rPr>
          <w:lang w:val="en-CA"/>
        </w:rPr>
        <w:lastRenderedPageBreak/>
        <w:t xml:space="preserve">species </w:t>
      </w:r>
      <w:ins w:id="153" w:author="Jens Christian Ulrich" w:date="2025-09-15T16:07:00Z" w16du:dateUtc="2025-09-15T20:07:00Z">
        <w:r w:rsidR="00491CAB">
          <w:rPr>
            <w:lang w:val="en-CA"/>
          </w:rPr>
          <w:t>or sp</w:t>
        </w:r>
      </w:ins>
      <w:ins w:id="154" w:author="Jens Christian Ulrich" w:date="2025-09-15T16:08:00Z" w16du:dateUtc="2025-09-15T20:08:00Z">
        <w:r w:rsidR="00491CAB">
          <w:rPr>
            <w:lang w:val="en-CA"/>
          </w:rPr>
          <w:t xml:space="preserve">ecies groups </w:t>
        </w:r>
      </w:ins>
      <w:r w:rsidR="00A4489A">
        <w:rPr>
          <w:lang w:val="en-CA"/>
        </w:rPr>
        <w:t>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the</w:t>
      </w:r>
      <w:r w:rsidR="00912100">
        <w:rPr>
          <w:lang w:val="en-CA"/>
        </w:rPr>
        <w:t>se</w:t>
      </w:r>
      <w:r w:rsidR="00224972">
        <w:rPr>
          <w:lang w:val="en-CA"/>
        </w:rPr>
        <w:t xml:space="preserv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A85025">
        <w:rPr>
          <w:lang w:val="en-CA"/>
        </w:rPr>
        <w:t>a</w:t>
      </w:r>
      <w:r w:rsidR="006632F7">
        <w:rPr>
          <w:lang w:val="en-CA"/>
        </w:rPr>
        <w:t xml:space="preserve">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xml:space="preserve">.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w:t>
      </w:r>
      <w:ins w:id="155" w:author="Ulrich, Jens" w:date="2025-06-30T16:23:00Z">
        <w:r w:rsidR="00BD4812">
          <w:rPr>
            <w:lang w:val="en-CA"/>
          </w:rPr>
          <w:t>ed</w:t>
        </w:r>
      </w:ins>
      <w:r w:rsidR="00224972">
        <w:rPr>
          <w:lang w:val="en-CA"/>
        </w:rPr>
        <w:t xml:space="preserve">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w:t>
      </w:r>
      <w:ins w:id="156" w:author="Ulrich, Jens" w:date="2025-06-30T16:23:00Z">
        <w:r w:rsidR="00BD4812">
          <w:rPr>
            <w:lang w:val="en-CA"/>
          </w:rPr>
          <w:t>ed</w:t>
        </w:r>
      </w:ins>
      <w:r w:rsidR="00224972">
        <w:rPr>
          <w:lang w:val="en-CA"/>
        </w:rPr>
        <w:t xml:space="preserve">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w:t>
      </w:r>
      <w:r w:rsidR="00912100">
        <w:rPr>
          <w:lang w:val="en-CA"/>
        </w:rPr>
        <w:t>W</w:t>
      </w:r>
      <w:r w:rsidR="00EE5BA8">
        <w:rPr>
          <w:lang w:val="en-CA"/>
        </w:rPr>
        <w:t>e conducted repeat</w:t>
      </w:r>
      <w:ins w:id="157" w:author="Ulrich, Jens" w:date="2025-06-30T16:24:00Z">
        <w:r w:rsidR="00BD4812">
          <w:rPr>
            <w:lang w:val="en-CA"/>
          </w:rPr>
          <w:t>ed</w:t>
        </w:r>
      </w:ins>
      <w:r w:rsidR="00EE5BA8">
        <w:rPr>
          <w:lang w:val="en-CA"/>
        </w:rPr>
        <w:t xml:space="preserve">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w:t>
      </w:r>
      <w:ins w:id="158" w:author="Ulrich, Jens" w:date="2025-06-30T16:25:00Z">
        <w:r w:rsidR="00BD4812">
          <w:rPr>
            <w:lang w:val="en-CA"/>
          </w:rPr>
          <w:t>ed</w:t>
        </w:r>
      </w:ins>
      <w:r w:rsidR="00EE5BA8">
        <w:rPr>
          <w:lang w:val="en-CA"/>
        </w:rPr>
        <w:t xml:space="preserve"> surveys at each site within a maximum of eight days.</w:t>
      </w:r>
      <w:r w:rsidR="002E18EA">
        <w:rPr>
          <w:lang w:val="en-CA"/>
        </w:rPr>
        <w:t xml:space="preserve"> </w:t>
      </w:r>
      <w:r w:rsidR="00CC4D80">
        <w:rPr>
          <w:lang w:val="en-CA"/>
        </w:rPr>
        <w:t>We only collected</w:t>
      </w:r>
      <w:r w:rsidR="006632F7">
        <w:rPr>
          <w:lang w:val="en-CA"/>
        </w:rPr>
        <w:t xml:space="preserve"> </w:t>
      </w:r>
      <w:r w:rsidR="002E18EA">
        <w:rPr>
          <w:lang w:val="en-CA"/>
        </w:rPr>
        <w:t>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bookmarkStart w:id="159" w:name="_Hlk208844985"/>
      <w:ins w:id="160" w:author="Jens Christian Ulrich" w:date="2025-09-15T16:08:00Z" w16du:dateUtc="2025-09-15T20:08:00Z">
        <w:r w:rsidR="00491CAB">
          <w:t>T</w:t>
        </w:r>
        <w:r w:rsidR="00491CAB">
          <w:t>here could be heterogeneity</w:t>
        </w:r>
        <w:r w:rsidR="00491CAB">
          <w:t xml:space="preserve"> in abundance and detection</w:t>
        </w:r>
        <w:r w:rsidR="00491CAB">
          <w:t xml:space="preserve"> among the species in</w:t>
        </w:r>
        <w:r w:rsidR="00491CAB">
          <w:t xml:space="preserve">cluded in our native </w:t>
        </w:r>
        <w:proofErr w:type="spellStart"/>
        <w:r w:rsidR="00491CAB" w:rsidRPr="00491CAB">
          <w:rPr>
            <w:i/>
            <w:iCs/>
            <w:rPrChange w:id="161" w:author="Jens Christian Ulrich" w:date="2025-09-15T16:09:00Z" w16du:dateUtc="2025-09-15T20:09:00Z">
              <w:rPr/>
            </w:rPrChange>
          </w:rPr>
          <w:t>Megachile</w:t>
        </w:r>
        <w:proofErr w:type="spellEnd"/>
        <w:r w:rsidR="00491CAB" w:rsidRPr="00491CAB">
          <w:rPr>
            <w:i/>
            <w:iCs/>
            <w:rPrChange w:id="162" w:author="Jens Christian Ulrich" w:date="2025-09-15T16:09:00Z" w16du:dateUtc="2025-09-15T20:09:00Z">
              <w:rPr/>
            </w:rPrChange>
          </w:rPr>
          <w:t xml:space="preserve"> spp.</w:t>
        </w:r>
        <w:r w:rsidR="00491CAB">
          <w:t xml:space="preserve"> </w:t>
        </w:r>
      </w:ins>
      <w:ins w:id="163" w:author="Jens Christian Ulrich" w:date="2025-09-15T16:09:00Z" w16du:dateUtc="2025-09-15T20:09:00Z">
        <w:r w:rsidR="00491CAB">
          <w:t xml:space="preserve">species </w:t>
        </w:r>
      </w:ins>
      <w:ins w:id="164" w:author="Jens Christian Ulrich" w:date="2025-09-15T16:08:00Z" w16du:dateUtc="2025-09-15T20:08:00Z">
        <w:r w:rsidR="00491CAB">
          <w:t>group</w:t>
        </w:r>
      </w:ins>
      <w:ins w:id="165" w:author="Jens Christian Ulrich" w:date="2025-09-15T16:09:00Z" w16du:dateUtc="2025-09-15T20:09:00Z">
        <w:r w:rsidR="00491CAB">
          <w:t xml:space="preserve"> that our approach does not account for. </w:t>
        </w:r>
      </w:ins>
      <w:bookmarkEnd w:id="159"/>
    </w:p>
    <w:p w14:paraId="17F125C1" w14:textId="1BF48C1D"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w:t>
      </w:r>
      <w:r w:rsidR="006632F7">
        <w:rPr>
          <w:lang w:val="en-CA"/>
        </w:rPr>
        <w:t xml:space="preserve">in </w:t>
      </w:r>
      <w:r w:rsidR="00EE5BA8">
        <w:rPr>
          <w:lang w:val="en-CA"/>
        </w:rPr>
        <w:t xml:space="preserve">the restored parks </w:t>
      </w:r>
      <w:r w:rsidR="006632F7">
        <w:rPr>
          <w:lang w:val="en-CA"/>
        </w:rPr>
        <w:t xml:space="preserve">and an area of </w:t>
      </w:r>
      <w:r w:rsidR="00985F89">
        <w:rPr>
          <w:lang w:val="en-CA"/>
        </w:rPr>
        <w:t xml:space="preserve">conventionally managed 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6632F7">
        <w:rPr>
          <w:lang w:val="en-CA"/>
        </w:rPr>
        <w:t xml:space="preserve"> </w:t>
      </w:r>
      <w:r w:rsidR="003D3872">
        <w:rPr>
          <w:lang w:val="en-CA"/>
        </w:rPr>
        <w:fldChar w:fldCharType="begin" w:fldLock="1"/>
      </w:r>
      <w:r w:rsidR="007452EF">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3D3872">
        <w:rPr>
          <w:lang w:val="en-CA"/>
        </w:rPr>
        <w:fldChar w:fldCharType="separate"/>
      </w:r>
      <w:r w:rsidR="003D3872" w:rsidRPr="003D3872">
        <w:rPr>
          <w:noProof/>
          <w:lang w:val="en-CA"/>
        </w:rPr>
        <w:t>(Mccravy, 2018)</w:t>
      </w:r>
      <w:r w:rsidR="003D3872">
        <w:rPr>
          <w:lang w:val="en-CA"/>
        </w:rPr>
        <w:fldChar w:fldCharType="end"/>
      </w:r>
      <w:r w:rsidR="00985F89">
        <w:rPr>
          <w:lang w:val="en-CA"/>
        </w:rPr>
        <w:t xml:space="preserve">. We repeated the spiral transect until the survey time ended. Surveys lasted 45 minutes, with the timer paused for insect handling. Netted insects were </w:t>
      </w:r>
      <w:ins w:id="166" w:author="Ulrich, Jens" w:date="2025-06-30T16:38:00Z">
        <w:r w:rsidR="00A15564">
          <w:rPr>
            <w:lang w:val="en-CA"/>
          </w:rPr>
          <w:t xml:space="preserve">transferred into individual vials and then </w:t>
        </w:r>
      </w:ins>
      <w:r w:rsidR="00985F89">
        <w:rPr>
          <w:lang w:val="en-CA"/>
        </w:rPr>
        <w:t>placed on ice until the completion of the survey</w:t>
      </w:r>
      <w:ins w:id="167" w:author="Ulrich, Jens" w:date="2025-06-30T16:38:00Z">
        <w:r w:rsidR="00A15564">
          <w:rPr>
            <w:lang w:val="en-CA"/>
          </w:rPr>
          <w:t>. Placing insects on ice reduced move</w:t>
        </w:r>
      </w:ins>
      <w:ins w:id="168" w:author="Ulrich, Jens" w:date="2025-06-30T16:39:00Z">
        <w:r w:rsidR="00A15564">
          <w:rPr>
            <w:lang w:val="en-CA"/>
          </w:rPr>
          <w:t>ment and activity, allowing us to confirm species identifications and apply individual marks without causing further distress</w:t>
        </w:r>
      </w:ins>
      <w:r w:rsidR="00985F89">
        <w:rPr>
          <w:lang w:val="en-CA"/>
        </w:rPr>
        <w:t xml:space="preserve">. </w:t>
      </w:r>
      <w:del w:id="169" w:author="Ulrich, Jens" w:date="2025-06-30T16:39:00Z">
        <w:r w:rsidR="00F52316" w:rsidDel="00A15564">
          <w:rPr>
            <w:lang w:val="en-CA"/>
          </w:rPr>
          <w:delText xml:space="preserve">After the survey ended, we </w:delText>
        </w:r>
        <w:r w:rsidR="00D8323A" w:rsidDel="00A15564">
          <w:rPr>
            <w:lang w:val="en-CA"/>
          </w:rPr>
          <w:delText>confirmed species identifications</w:delText>
        </w:r>
        <w:r w:rsidR="00F52316" w:rsidDel="00A15564">
          <w:rPr>
            <w:lang w:val="en-CA"/>
          </w:rPr>
          <w:delText xml:space="preserve">. </w:delText>
        </w:r>
      </w:del>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E22D9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ressing bees against the 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w:t>
      </w:r>
      <w:proofErr w:type="spellStart"/>
      <w:r w:rsidR="00F52316">
        <w:rPr>
          <w:lang w:val="en-CA"/>
        </w:rPr>
        <w:t>Molotow</w:t>
      </w:r>
      <w:proofErr w:type="spellEnd"/>
      <w:r w:rsidR="00F52316">
        <w:rPr>
          <w:lang w:val="en-CA"/>
        </w:rPr>
        <w:t xml:space="preserve">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To implement the GLM</w:t>
      </w:r>
      <w:ins w:id="170" w:author="Jens Christian Ulrich" w:date="2025-09-10T15:22:00Z">
        <w:r w:rsidR="003B731A">
          <w:rPr>
            <w:lang w:val="en-CA"/>
          </w:rPr>
          <w:t>M</w:t>
        </w:r>
      </w:ins>
      <w:r>
        <w:rPr>
          <w:lang w:val="en-CA"/>
        </w:rPr>
        <w:t xml:space="preserve"> and </w:t>
      </w:r>
      <w:proofErr w:type="spellStart"/>
      <w:r>
        <w:rPr>
          <w:lang w:val="en-CA"/>
        </w:rPr>
        <w:t>binmix</w:t>
      </w:r>
      <w:proofErr w:type="spellEnd"/>
      <w:r>
        <w:rPr>
          <w:lang w:val="en-CA"/>
        </w:rPr>
        <w:t xml:space="preserve">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whether individuals </w:t>
      </w:r>
      <w:r>
        <w:rPr>
          <w:lang w:val="en-CA"/>
        </w:rPr>
        <w:lastRenderedPageBreak/>
        <w:t xml:space="preserve">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3087FFC"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96187B">
        <w:rPr>
          <w:lang w:val="en-CA"/>
        </w:rPr>
        <w:t>Version 4.</w:t>
      </w:r>
      <w:r w:rsidR="003F0535">
        <w:rPr>
          <w:lang w:val="en-CA"/>
        </w:rPr>
        <w:t>2</w:t>
      </w:r>
      <w:r w:rsidR="0096187B">
        <w:rPr>
          <w:lang w:val="en-CA"/>
        </w:rPr>
        <w:t>.</w:t>
      </w:r>
      <w:r w:rsidR="003F0535">
        <w:rPr>
          <w:lang w:val="en-CA"/>
        </w:rPr>
        <w:t>2</w:t>
      </w:r>
      <w:r w:rsidR="0096187B">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w:t>
      </w:r>
      <w:proofErr w:type="spellStart"/>
      <w:r w:rsidRPr="005E3E53">
        <w:rPr>
          <w:lang w:val="en-CA"/>
        </w:rPr>
        <w:t>rstan</w:t>
      </w:r>
      <w:proofErr w:type="spellEnd"/>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47FFB7E6" w:rsidR="00D71B30" w:rsidRPr="005E3E53" w:rsidRDefault="00D71B30" w:rsidP="00544EB6">
      <w:pPr>
        <w:spacing w:line="480" w:lineRule="auto"/>
        <w:ind w:firstLine="720"/>
        <w:rPr>
          <w:rFonts w:eastAsiaTheme="minorEastAsia"/>
          <w:lang w:val="en-CA"/>
        </w:rPr>
      </w:pPr>
      <w:r w:rsidRPr="005E3E53">
        <w:rPr>
          <w:lang w:val="en-CA"/>
        </w:rPr>
        <w:t>For the GLM</w:t>
      </w:r>
      <w:ins w:id="171" w:author="Jens Christian Ulrich" w:date="2025-09-10T15:22:00Z">
        <w:r w:rsidR="003B731A">
          <w:rPr>
            <w:lang w:val="en-CA"/>
          </w:rPr>
          <w:t>M</w:t>
        </w:r>
      </w:ins>
      <w:r w:rsidRPr="005E3E53">
        <w:rPr>
          <w:lang w:val="en-CA"/>
        </w:rPr>
        <w:t xml:space="preserve">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We used negative binomial distributions for the GL</w:t>
      </w:r>
      <w:ins w:id="172" w:author="Jens Christian Ulrich" w:date="2025-09-10T15:22:00Z">
        <w:r w:rsidR="003B731A">
          <w:rPr>
            <w:rFonts w:eastAsiaTheme="minorEastAsia"/>
            <w:lang w:val="en-CA"/>
          </w:rPr>
          <w:t>M</w:t>
        </w:r>
      </w:ins>
      <w:r w:rsidR="006418B5" w:rsidRPr="005E3E53">
        <w:rPr>
          <w:rFonts w:eastAsiaTheme="minorEastAsia"/>
          <w:lang w:val="en-CA"/>
        </w:rPr>
        <w:t xml:space="preserve">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w:t>
      </w:r>
      <w:r w:rsidR="00692CA1" w:rsidRPr="005E3E53">
        <w:rPr>
          <w:rFonts w:eastAsiaTheme="minorEastAsia"/>
          <w:lang w:val="en-CA"/>
        </w:rPr>
        <w:t>Poisson models</w:t>
      </w:r>
      <w:r w:rsidR="00692CA1">
        <w:rPr>
          <w:rFonts w:eastAsiaTheme="minorEastAsia"/>
          <w:lang w:val="en-CA"/>
        </w:rPr>
        <w:t xml:space="preserve"> 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w:t>
      </w:r>
      <w:del w:id="173" w:author="Ulrich Jens Christian" w:date="2025-09-09T11:32:00Z">
        <w:r w:rsidR="00544EB6" w:rsidRPr="005E3E53" w:rsidDel="00C55257">
          <w:rPr>
            <w:rFonts w:eastAsiaTheme="minorEastAsia"/>
            <w:lang w:val="en-CA"/>
          </w:rPr>
          <w:delText>a</w:delText>
        </w:r>
        <w:r w:rsidR="005E1A17" w:rsidDel="00C55257">
          <w:rPr>
            <w:rFonts w:eastAsiaTheme="minorEastAsia"/>
            <w:lang w:val="en-CA"/>
          </w:rPr>
          <w:delText>n</w:delText>
        </w:r>
        <w:r w:rsidR="00544EB6" w:rsidRPr="005E3E53" w:rsidDel="00C55257">
          <w:rPr>
            <w:rFonts w:eastAsiaTheme="minorEastAsia"/>
            <w:lang w:val="en-CA"/>
          </w:rPr>
          <w:delText xml:space="preserve"> intercept (</w:delText>
        </w:r>
      </w:del>
      <m:oMath>
        <m:sSub>
          <m:sSubPr>
            <m:ctrlPr>
              <w:del w:id="174" w:author="Ulrich Jens Christian" w:date="2025-09-09T11:32:00Z">
                <w:rPr>
                  <w:rFonts w:ascii="Cambria Math" w:eastAsiaTheme="minorEastAsia" w:hAnsi="Cambria Math" w:cs="Times New Roman"/>
                  <w:i/>
                  <w:lang w:val="en-CA"/>
                </w:rPr>
              </w:del>
            </m:ctrlPr>
          </m:sSubPr>
          <m:e>
            <m:r>
              <w:del w:id="175" w:author="Ulrich Jens Christian" w:date="2025-09-09T11:32:00Z">
                <w:rPr>
                  <w:rFonts w:ascii="Cambria Math" w:eastAsiaTheme="minorEastAsia" w:hAnsi="Cambria Math" w:cs="Times New Roman"/>
                  <w:lang w:val="en-CA"/>
                </w:rPr>
                <m:t>α</m:t>
              </w:del>
            </m:r>
          </m:e>
          <m:sub>
            <m:r>
              <w:del w:id="176" w:author="Ulrich Jens Christian" w:date="2025-09-09T11:32:00Z">
                <w:rPr>
                  <w:rFonts w:ascii="Cambria Math" w:eastAsiaTheme="minorEastAsia" w:hAnsi="Cambria Math" w:cs="Times New Roman"/>
                  <w:lang w:val="en-CA"/>
                </w:rPr>
                <m:t>0</m:t>
              </w:del>
            </m:r>
          </m:sub>
        </m:sSub>
      </m:oMath>
      <w:del w:id="177" w:author="Ulrich Jens Christian" w:date="2025-09-09T11:32:00Z">
        <w:r w:rsidR="00544EB6" w:rsidRPr="005E3E53" w:rsidDel="00C55257">
          <w:rPr>
            <w:rFonts w:eastAsiaTheme="minorEastAsia"/>
            <w:lang w:val="en-CA"/>
          </w:rPr>
          <w:delText xml:space="preserve">), </w:delText>
        </w:r>
      </w:del>
      <w:r w:rsidR="00544EB6" w:rsidRPr="005E3E53">
        <w:rPr>
          <w:rFonts w:eastAsiaTheme="minorEastAsia"/>
          <w:lang w:val="en-CA"/>
        </w:rPr>
        <w:t>a species-specific random intercept</w:t>
      </w:r>
      <w:ins w:id="178" w:author="Ulrich Jens Christian" w:date="2025-09-09T11:33:00Z">
        <w:r w:rsidR="00C55257">
          <w:rPr>
            <w:rFonts w:eastAsiaTheme="minorEastAsia"/>
            <w:lang w:val="en-CA"/>
          </w:rPr>
          <w:t xml:space="preserve"> effect</w:t>
        </w:r>
      </w:ins>
      <w:r w:rsidR="00544EB6" w:rsidRPr="005E3E53">
        <w:rPr>
          <w:rFonts w:eastAsiaTheme="minorEastAsia"/>
          <w:lang w:val="en-CA"/>
        </w:rPr>
        <w:t xml:space="preserve"> </w:t>
      </w:r>
      <w:del w:id="179" w:author="Ulrich Jens Christian" w:date="2025-09-09T11:32:00Z">
        <w:r w:rsidR="00544EB6" w:rsidRPr="005E3E53" w:rsidDel="00C55257">
          <w:rPr>
            <w:rFonts w:eastAsiaTheme="minorEastAsia"/>
            <w:lang w:val="en-CA"/>
          </w:rPr>
          <w:delText xml:space="preserve">effect </w:delText>
        </w:r>
      </w:del>
      <w:r w:rsidR="00544EB6" w:rsidRPr="005E3E53">
        <w:rPr>
          <w:rFonts w:eastAsiaTheme="minorEastAsia"/>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w:t>
      </w:r>
      <w:ins w:id="180" w:author="Ulrich, Jens" w:date="2025-07-15T17:14:00Z">
        <w:r w:rsidR="00D51321">
          <w:rPr>
            <w:rFonts w:eastAsiaTheme="minorEastAsia"/>
            <w:lang w:val="en-CA"/>
          </w:rPr>
          <w:t xml:space="preserve"> </w:t>
        </w:r>
      </w:ins>
      <w:del w:id="181" w:author="Ulrich, Jens" w:date="2025-07-15T17:14:00Z">
        <w:r w:rsidR="00544EB6" w:rsidRPr="005E3E53" w:rsidDel="00D51321">
          <w:rPr>
            <w:rFonts w:eastAsiaTheme="minorEastAsia"/>
            <w:lang w:val="en-CA"/>
          </w:rPr>
          <w:delText>n</w:delText>
        </w:r>
      </w:del>
      <w:ins w:id="182" w:author="Ulrich, Jens" w:date="2025-07-15T17:14:00Z">
        <w:r w:rsidR="00D51321">
          <w:rPr>
            <w:rFonts w:eastAsiaTheme="minorEastAsia"/>
            <w:lang w:val="en-CA"/>
          </w:rPr>
          <w:t>f</w:t>
        </w:r>
      </w:ins>
      <w:ins w:id="183" w:author="Ulrich, Jens" w:date="2025-07-15T17:15:00Z">
        <w:r w:rsidR="00D51321">
          <w:rPr>
            <w:rFonts w:eastAsiaTheme="minorEastAsia"/>
            <w:lang w:val="en-CA"/>
          </w:rPr>
          <w:t>ixed</w:t>
        </w:r>
      </w:ins>
      <w:r w:rsidR="00544EB6" w:rsidRPr="005E3E53">
        <w:rPr>
          <w:rFonts w:eastAsiaTheme="minorEastAsia"/>
          <w:lang w:val="en-CA"/>
        </w:rPr>
        <w:t xml:space="preserve">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xml:space="preserve">), and a </w:t>
      </w:r>
      <w:bookmarkStart w:id="184" w:name="_Hlk203492274"/>
      <w:r w:rsidR="00544EB6" w:rsidRPr="005E3E53">
        <w:rPr>
          <w:rFonts w:eastAsiaTheme="minorEastAsia"/>
          <w:lang w:val="en-CA"/>
        </w:rPr>
        <w:t>species-specific random</w:t>
      </w:r>
      <w:ins w:id="185" w:author="Ulrich, Jens" w:date="2025-07-15T17:15:00Z">
        <w:r w:rsidR="00D51321">
          <w:rPr>
            <w:rFonts w:eastAsiaTheme="minorEastAsia"/>
            <w:lang w:val="en-CA"/>
          </w:rPr>
          <w:t xml:space="preserve"> slope</w:t>
        </w:r>
      </w:ins>
      <w:r w:rsidR="00544EB6" w:rsidRPr="005E3E53">
        <w:rPr>
          <w:rFonts w:eastAsiaTheme="minorEastAsia"/>
          <w:lang w:val="en-CA"/>
        </w:rPr>
        <w:t xml:space="preserve"> effect of restoration </w:t>
      </w:r>
      <w:bookmarkEnd w:id="184"/>
      <w:r w:rsidR="00544EB6" w:rsidRPr="005E3E53">
        <w:rPr>
          <w:rFonts w:eastAsiaTheme="minorEastAsia"/>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7639969B"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m:t>
        </m:r>
        <m:r>
          <w:del w:id="186" w:author="Ulrich Jens Christian" w:date="2025-09-09T11:32:00Z">
            <w:rPr>
              <w:rFonts w:ascii="Cambria Math" w:eastAsiaTheme="minorEastAsia" w:hAnsi="Cambria Math" w:cs="Times New Roman"/>
              <w:lang w:val="en-CA"/>
            </w:rPr>
            <m:t xml:space="preserve"> </m:t>
          </w:del>
        </m:r>
        <m:sSub>
          <m:sSubPr>
            <m:ctrlPr>
              <w:del w:id="187" w:author="Ulrich Jens Christian" w:date="2025-09-09T11:32:00Z">
                <w:rPr>
                  <w:rFonts w:ascii="Cambria Math" w:eastAsiaTheme="minorEastAsia" w:hAnsi="Cambria Math" w:cs="Times New Roman"/>
                  <w:i/>
                  <w:lang w:val="en-CA"/>
                </w:rPr>
              </w:del>
            </m:ctrlPr>
          </m:sSubPr>
          <m:e>
            <m:r>
              <w:del w:id="188" w:author="Ulrich Jens Christian" w:date="2025-09-09T11:32:00Z">
                <w:rPr>
                  <w:rFonts w:ascii="Cambria Math" w:eastAsiaTheme="minorEastAsia" w:hAnsi="Cambria Math" w:cs="Times New Roman"/>
                  <w:lang w:val="en-CA"/>
                </w:rPr>
                <m:t>α</m:t>
              </w:del>
            </m:r>
          </m:e>
          <m:sub>
            <m:r>
              <w:del w:id="189" w:author="Ulrich Jens Christian" w:date="2025-09-09T11:32:00Z">
                <w:rPr>
                  <w:rFonts w:ascii="Cambria Math" w:eastAsiaTheme="minorEastAsia" w:hAnsi="Cambria Math" w:cs="Times New Roman"/>
                  <w:lang w:val="en-CA"/>
                </w:rPr>
                <m:t>0</m:t>
              </w:del>
            </m:r>
          </m:sub>
        </m:sSub>
        <m:r>
          <w:del w:id="190" w:author="Ulrich Jens Christian" w:date="2025-09-09T11:32:00Z">
            <w:rPr>
              <w:rFonts w:ascii="Cambria Math" w:eastAsiaTheme="minorEastAsia" w:hAnsi="Cambria Math" w:cs="Times New Roman"/>
              <w:lang w:val="en-CA"/>
            </w:rPr>
            <m:t xml:space="preserve">+ </m:t>
          </w:del>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02F61450" w:rsidR="00B05A68" w:rsidRPr="00B05A68" w:rsidRDefault="004D2C63" w:rsidP="00B05A68">
      <w:pPr>
        <w:spacing w:line="480" w:lineRule="auto"/>
        <w:rPr>
          <w:rFonts w:cs="Times New Roman"/>
          <w:lang w:val="en-CA"/>
        </w:rPr>
      </w:pPr>
      <w:bookmarkStart w:id="191" w:name="_Hlk203492383"/>
      <w:bookmarkStart w:id="192" w:name="_Hlk208310268"/>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andom</w:t>
      </w:r>
      <w:ins w:id="193" w:author="Ulrich Jens Christian" w:date="2025-09-09T11:31:00Z">
        <w:r w:rsidR="00C55257">
          <w:rPr>
            <w:rFonts w:eastAsiaTheme="minorEastAsia"/>
            <w:lang w:val="en-CA"/>
          </w:rPr>
          <w:t xml:space="preserve"> intercepts and</w:t>
        </w:r>
      </w:ins>
      <w:r w:rsidR="00B05A68" w:rsidRPr="00B05A68">
        <w:rPr>
          <w:rFonts w:eastAsiaTheme="minorEastAsia"/>
          <w:lang w:val="en-CA"/>
        </w:rPr>
        <w:t xml:space="preserve">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ins w:id="194" w:author="Ulrich, Jens" w:date="2025-07-15T17:20:00Z">
        <w:r w:rsidR="00D51321">
          <w:rPr>
            <w:rFonts w:eastAsiaTheme="minorEastAsia"/>
            <w:lang w:val="en-CA"/>
          </w:rPr>
          <w:t>,</w:t>
        </w:r>
      </w:ins>
      <w:r w:rsidR="00B05A68">
        <w:rPr>
          <w:rFonts w:eastAsiaTheme="minorEastAsia"/>
          <w:lang w:val="en-CA"/>
        </w:rPr>
        <w:t xml:space="preserve"> </w:t>
      </w:r>
      <m:oMath>
        <m:sSub>
          <m:sSubPr>
            <m:ctrlPr>
              <w:ins w:id="195" w:author="Ulrich Jens Christian" w:date="2025-09-09T11:31:00Z">
                <w:rPr>
                  <w:rFonts w:ascii="Cambria Math" w:eastAsiaTheme="minorEastAsia" w:hAnsi="Cambria Math" w:cs="Times New Roman"/>
                  <w:i/>
                  <w:lang w:val="en-CA"/>
                </w:rPr>
              </w:ins>
            </m:ctrlPr>
          </m:sSubPr>
          <m:e>
            <m:r>
              <w:ins w:id="196" w:author="Ulrich Jens Christian" w:date="2025-09-09T11:31:00Z">
                <w:rPr>
                  <w:rFonts w:ascii="Cambria Math" w:eastAsiaTheme="minorEastAsia" w:hAnsi="Cambria Math" w:cs="Times New Roman"/>
                  <w:lang w:val="en-CA"/>
                </w:rPr>
                <m:t>α</m:t>
              </w:ins>
            </m:r>
          </m:e>
          <m:sub>
            <m:r>
              <w:ins w:id="197" w:author="Ulrich Jens Christian" w:date="2025-09-09T11:32:00Z">
                <w:rPr>
                  <w:rFonts w:ascii="Cambria Math" w:eastAsiaTheme="minorEastAsia" w:hAnsi="Cambria Math" w:cs="Times New Roman"/>
                  <w:lang w:val="en-CA"/>
                </w:rPr>
                <m:t>1</m:t>
              </w:ins>
            </m:r>
          </m:sub>
        </m:sSub>
        <m:d>
          <m:dPr>
            <m:begChr m:val="["/>
            <m:endChr m:val="]"/>
            <m:ctrlPr>
              <w:ins w:id="198" w:author="Ulrich Jens Christian" w:date="2025-09-09T11:31:00Z">
                <w:rPr>
                  <w:rFonts w:ascii="Cambria Math" w:eastAsiaTheme="minorEastAsia" w:hAnsi="Cambria Math" w:cs="Times New Roman"/>
                  <w:i/>
                  <w:lang w:val="en-CA"/>
                </w:rPr>
              </w:ins>
            </m:ctrlPr>
          </m:dPr>
          <m:e>
            <m:r>
              <w:ins w:id="199" w:author="Ulrich Jens Christian" w:date="2025-09-09T11:31:00Z">
                <w:rPr>
                  <w:rFonts w:ascii="Cambria Math" w:eastAsiaTheme="minorEastAsia" w:hAnsi="Cambria Math" w:cs="Times New Roman"/>
                  <w:lang w:val="en-CA"/>
                </w:rPr>
                <m:t>species</m:t>
              </w:ins>
            </m:r>
          </m:e>
        </m:d>
        <m:r>
          <w:ins w:id="200" w:author="Ulrich Jens Christian" w:date="2025-09-09T11:31:00Z">
            <w:rPr>
              <w:rFonts w:ascii="Cambria Math" w:eastAsiaTheme="minorEastAsia" w:hAnsi="Cambria Math" w:cs="Times New Roman"/>
              <w:lang w:val="en-CA"/>
            </w:rPr>
            <m:t xml:space="preserve"> ~</m:t>
          </w:ins>
        </m:r>
        <m:r>
          <w:ins w:id="201" w:author="Ulrich Jens Christian" w:date="2025-09-09T11:31:00Z">
            <w:rPr>
              <w:rFonts w:ascii="Cambria Math" w:eastAsiaTheme="minorEastAsia" w:hAnsi="Cambria Math"/>
              <w:lang w:val="en-CA"/>
            </w:rPr>
            <m:t xml:space="preserve"> normal(</m:t>
          </w:ins>
        </m:r>
        <m:sSub>
          <m:sSubPr>
            <m:ctrlPr>
              <w:ins w:id="202" w:author="Ulrich Jens Christian" w:date="2025-09-09T11:31:00Z">
                <w:rPr>
                  <w:rFonts w:ascii="Cambria Math" w:eastAsiaTheme="minorEastAsia" w:hAnsi="Cambria Math"/>
                  <w:i/>
                  <w:lang w:val="en-CA"/>
                </w:rPr>
              </w:ins>
            </m:ctrlPr>
          </m:sSubPr>
          <m:e>
            <m:r>
              <w:ins w:id="203" w:author="Ulrich Jens Christian" w:date="2025-09-09T11:31:00Z">
                <w:rPr>
                  <w:rFonts w:ascii="Cambria Math" w:eastAsiaTheme="minorEastAsia" w:hAnsi="Cambria Math"/>
                  <w:lang w:val="en-CA"/>
                </w:rPr>
                <m:t>μ</m:t>
              </w:ins>
            </m:r>
          </m:e>
          <m:sub>
            <m:sSub>
              <m:sSubPr>
                <m:ctrlPr>
                  <w:ins w:id="204" w:author="Ulrich Jens Christian" w:date="2025-09-09T11:31:00Z">
                    <w:rPr>
                      <w:rFonts w:ascii="Cambria Math" w:eastAsiaTheme="minorEastAsia" w:hAnsi="Cambria Math" w:cs="Times New Roman"/>
                      <w:i/>
                      <w:lang w:val="en-CA"/>
                    </w:rPr>
                  </w:ins>
                </m:ctrlPr>
              </m:sSubPr>
              <m:e>
                <m:r>
                  <w:ins w:id="205" w:author="Ulrich Jens Christian" w:date="2025-09-09T11:31:00Z">
                    <w:rPr>
                      <w:rFonts w:ascii="Cambria Math" w:eastAsiaTheme="minorEastAsia" w:hAnsi="Cambria Math" w:cs="Times New Roman"/>
                      <w:lang w:val="en-CA"/>
                    </w:rPr>
                    <m:t>α</m:t>
                  </w:ins>
                </m:r>
              </m:e>
              <m:sub>
                <m:r>
                  <w:ins w:id="206" w:author="Ulrich Jens Christian" w:date="2025-09-09T11:32:00Z">
                    <w:rPr>
                      <w:rFonts w:ascii="Cambria Math" w:eastAsiaTheme="minorEastAsia" w:hAnsi="Cambria Math" w:cs="Times New Roman"/>
                      <w:lang w:val="en-CA"/>
                    </w:rPr>
                    <m:t>1</m:t>
                  </w:ins>
                </m:r>
              </m:sub>
            </m:sSub>
          </m:sub>
        </m:sSub>
        <m:r>
          <w:ins w:id="207" w:author="Ulrich Jens Christian" w:date="2025-09-09T11:31:00Z">
            <w:rPr>
              <w:rFonts w:ascii="Cambria Math" w:eastAsiaTheme="minorEastAsia" w:hAnsi="Cambria Math"/>
              <w:lang w:val="en-CA"/>
            </w:rPr>
            <m:t xml:space="preserve">, </m:t>
          </w:ins>
        </m:r>
        <m:sSub>
          <m:sSubPr>
            <m:ctrlPr>
              <w:ins w:id="208" w:author="Ulrich Jens Christian" w:date="2025-09-09T11:31:00Z">
                <w:rPr>
                  <w:rFonts w:ascii="Cambria Math" w:eastAsiaTheme="minorEastAsia" w:hAnsi="Cambria Math"/>
                  <w:i/>
                  <w:lang w:val="en-CA"/>
                </w:rPr>
              </w:ins>
            </m:ctrlPr>
          </m:sSubPr>
          <m:e>
            <m:r>
              <w:ins w:id="209" w:author="Ulrich Jens Christian" w:date="2025-09-09T11:31:00Z">
                <w:rPr>
                  <w:rFonts w:ascii="Cambria Math" w:eastAsiaTheme="minorEastAsia" w:hAnsi="Cambria Math"/>
                  <w:lang w:val="en-CA"/>
                </w:rPr>
                <m:t>σ</m:t>
              </w:ins>
            </m:r>
          </m:e>
          <m:sub>
            <m:sSub>
              <m:sSubPr>
                <m:ctrlPr>
                  <w:ins w:id="210" w:author="Ulrich Jens Christian" w:date="2025-09-09T11:31:00Z">
                    <w:rPr>
                      <w:rFonts w:ascii="Cambria Math" w:eastAsiaTheme="minorEastAsia" w:hAnsi="Cambria Math" w:cs="Times New Roman"/>
                      <w:i/>
                      <w:lang w:val="en-CA"/>
                    </w:rPr>
                  </w:ins>
                </m:ctrlPr>
              </m:sSubPr>
              <m:e>
                <m:r>
                  <w:ins w:id="211" w:author="Ulrich Jens Christian" w:date="2025-09-09T11:31:00Z">
                    <w:rPr>
                      <w:rFonts w:ascii="Cambria Math" w:eastAsiaTheme="minorEastAsia" w:hAnsi="Cambria Math" w:cs="Times New Roman"/>
                      <w:lang w:val="en-CA"/>
                    </w:rPr>
                    <m:t>α</m:t>
                  </w:ins>
                </m:r>
              </m:e>
              <m:sub>
                <m:r>
                  <w:ins w:id="212" w:author="Ulrich Jens Christian" w:date="2025-09-09T11:32:00Z">
                    <w:rPr>
                      <w:rFonts w:ascii="Cambria Math" w:eastAsiaTheme="minorEastAsia" w:hAnsi="Cambria Math" w:cs="Times New Roman"/>
                      <w:lang w:val="en-CA"/>
                    </w:rPr>
                    <m:t>1</m:t>
                  </w:ins>
                </m:r>
              </m:sub>
            </m:sSub>
          </m:sub>
        </m:sSub>
        <m:r>
          <w:ins w:id="213" w:author="Ulrich Jens Christian" w:date="2025-09-09T11:31:00Z">
            <w:rPr>
              <w:rFonts w:ascii="Cambria Math" w:eastAsiaTheme="minorEastAsia" w:hAnsi="Cambria Math"/>
              <w:lang w:val="en-CA"/>
            </w:rPr>
            <m:t>)</m:t>
          </w:ins>
        </m:r>
      </m:oMath>
      <w:del w:id="214" w:author="Ulrich, Jens" w:date="2025-07-15T17:15:00Z">
        <w:r w:rsidR="00B05A68" w:rsidDel="00D51321">
          <w:rPr>
            <w:rFonts w:eastAsiaTheme="minorEastAsia"/>
            <w:lang w:val="en-CA"/>
          </w:rPr>
          <w:delText xml:space="preserve">with a mean and variance </w:delText>
        </w:r>
        <w:r w:rsidDel="00D51321">
          <w:rPr>
            <w:rFonts w:eastAsiaTheme="minorEastAsia"/>
            <w:lang w:val="en-CA"/>
          </w:rPr>
          <w:delText>estimated from the data</w:delText>
        </w:r>
        <w:r w:rsidR="00B05A68" w:rsidRPr="00B05A68" w:rsidDel="00D51321">
          <w:rPr>
            <w:rFonts w:eastAsiaTheme="minorEastAsia"/>
            <w:lang w:val="en-CA"/>
          </w:rPr>
          <w:delText>, i.e.,</w:delText>
        </w:r>
      </w:del>
      <w:del w:id="215" w:author="Ulrich, Jens" w:date="2025-07-15T17:19:00Z">
        <w:r w:rsidR="00B05A68" w:rsidRPr="00B05A68" w:rsidDel="00D51321">
          <w:rPr>
            <w:rFonts w:eastAsiaTheme="minorEastAsia"/>
            <w:lang w:val="en-CA"/>
          </w:rPr>
          <w:delText xml:space="preserve"> </w:delText>
        </w:r>
      </w:del>
      <w:ins w:id="216" w:author="Ulrich, Jens" w:date="2025-07-15T17:19:00Z">
        <w:r w:rsidR="00D51321">
          <w:rPr>
            <w:rFonts w:eastAsiaTheme="minorEastAsia"/>
            <w:lang w:val="en-CA"/>
          </w:rPr>
          <w:t xml:space="preserve"> </w:t>
        </w:r>
      </w:ins>
      <w:ins w:id="217" w:author="Ulrich Jens Christian" w:date="2025-09-09T11:31:00Z">
        <w:r w:rsidR="00C55257">
          <w:rPr>
            <w:rFonts w:eastAsiaTheme="minorEastAsia"/>
            <w:lang w:val="en-CA"/>
          </w:rPr>
          <w:t xml:space="preserve">and </w:t>
        </w:r>
      </w:ins>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ins w:id="218" w:author="Ulrich, Jens" w:date="2025-07-15T17:16:00Z">
        <w:r w:rsidR="00D51321">
          <w:rPr>
            <w:rFonts w:eastAsiaTheme="minorEastAsia"/>
            <w:lang w:val="en-CA"/>
          </w:rPr>
          <w:t>, where</w:t>
        </w:r>
      </w:ins>
      <w:ins w:id="219" w:author="Ulrich, Jens" w:date="2025-07-15T17:15:00Z">
        <w:r w:rsidR="00D51321">
          <w:rPr>
            <w:rFonts w:eastAsiaTheme="minorEastAsia"/>
            <w:lang w:val="en-CA"/>
          </w:rPr>
          <w:t xml:space="preserve"> </w:t>
        </w:r>
      </w:ins>
      <m:oMath>
        <m:sSub>
          <m:sSubPr>
            <m:ctrlPr>
              <w:ins w:id="220" w:author="Ulrich Jens Christian" w:date="2025-09-09T11:33:00Z">
                <w:rPr>
                  <w:rFonts w:ascii="Cambria Math" w:eastAsiaTheme="minorEastAsia" w:hAnsi="Cambria Math"/>
                  <w:i/>
                  <w:lang w:val="en-CA"/>
                </w:rPr>
              </w:ins>
            </m:ctrlPr>
          </m:sSubPr>
          <m:e>
            <m:r>
              <w:ins w:id="221" w:author="Ulrich Jens Christian" w:date="2025-09-09T11:33:00Z">
                <w:rPr>
                  <w:rFonts w:ascii="Cambria Math" w:eastAsiaTheme="minorEastAsia" w:hAnsi="Cambria Math"/>
                  <w:lang w:val="en-CA"/>
                </w:rPr>
                <m:t>μ</m:t>
              </w:ins>
            </m:r>
          </m:e>
          <m:sub>
            <m:sSub>
              <m:sSubPr>
                <m:ctrlPr>
                  <w:ins w:id="222" w:author="Ulrich Jens Christian" w:date="2025-09-09T11:33:00Z">
                    <w:rPr>
                      <w:rFonts w:ascii="Cambria Math" w:eastAsiaTheme="minorEastAsia" w:hAnsi="Cambria Math" w:cs="Times New Roman"/>
                      <w:i/>
                      <w:lang w:val="en-CA"/>
                    </w:rPr>
                  </w:ins>
                </m:ctrlPr>
              </m:sSubPr>
              <m:e>
                <m:r>
                  <w:ins w:id="223" w:author="Ulrich Jens Christian" w:date="2025-09-09T11:33:00Z">
                    <w:rPr>
                      <w:rFonts w:ascii="Cambria Math" w:eastAsiaTheme="minorEastAsia" w:hAnsi="Cambria Math" w:cs="Times New Roman"/>
                      <w:lang w:val="en-CA"/>
                    </w:rPr>
                    <m:t>α</m:t>
                  </w:ins>
                </m:r>
              </m:e>
              <m:sub>
                <m:r>
                  <w:ins w:id="224" w:author="Ulrich Jens Christian" w:date="2025-09-09T11:34:00Z">
                    <w:rPr>
                      <w:rFonts w:ascii="Cambria Math" w:eastAsiaTheme="minorEastAsia" w:hAnsi="Cambria Math" w:cs="Times New Roman"/>
                      <w:lang w:val="en-CA"/>
                    </w:rPr>
                    <m:t>1</m:t>
                  </w:ins>
                </m:r>
              </m:sub>
            </m:sSub>
          </m:sub>
        </m:sSub>
      </m:oMath>
      <w:ins w:id="225" w:author="Ulrich Jens Christian" w:date="2025-09-09T11:34:00Z">
        <w:r w:rsidR="00C55257">
          <w:rPr>
            <w:rFonts w:eastAsiaTheme="minorEastAsia"/>
            <w:lang w:val="en-CA"/>
          </w:rPr>
          <w:t xml:space="preserve"> </w:t>
        </w:r>
      </w:ins>
      <w:ins w:id="226" w:author="Ulrich Jens Christian" w:date="2025-09-09T11:33:00Z">
        <w:r w:rsidR="00C55257">
          <w:rPr>
            <w:rFonts w:eastAsiaTheme="minorEastAsia"/>
            <w:lang w:val="en-CA"/>
          </w:rPr>
          <w:t xml:space="preserve">and </w:t>
        </w:r>
      </w:ins>
      <m:oMath>
        <m:sSub>
          <m:sSubPr>
            <m:ctrlPr>
              <w:ins w:id="227" w:author="Ulrich, Jens" w:date="2025-07-15T17:16:00Z">
                <w:rPr>
                  <w:rFonts w:ascii="Cambria Math" w:eastAsiaTheme="minorEastAsia" w:hAnsi="Cambria Math"/>
                  <w:i/>
                  <w:lang w:val="en-CA"/>
                </w:rPr>
              </w:ins>
            </m:ctrlPr>
          </m:sSubPr>
          <m:e>
            <m:r>
              <w:ins w:id="228" w:author="Ulrich, Jens" w:date="2025-07-15T17:16:00Z">
                <w:rPr>
                  <w:rFonts w:ascii="Cambria Math" w:eastAsiaTheme="minorEastAsia" w:hAnsi="Cambria Math"/>
                  <w:lang w:val="en-CA"/>
                </w:rPr>
                <m:t>μ</m:t>
              </w:ins>
            </m:r>
          </m:e>
          <m:sub>
            <m:sSub>
              <m:sSubPr>
                <m:ctrlPr>
                  <w:ins w:id="229" w:author="Ulrich, Jens" w:date="2025-07-15T17:16:00Z">
                    <w:rPr>
                      <w:rFonts w:ascii="Cambria Math" w:eastAsiaTheme="minorEastAsia" w:hAnsi="Cambria Math" w:cs="Times New Roman"/>
                      <w:i/>
                      <w:lang w:val="en-CA"/>
                    </w:rPr>
                  </w:ins>
                </m:ctrlPr>
              </m:sSubPr>
              <m:e>
                <m:r>
                  <w:ins w:id="230" w:author="Ulrich, Jens" w:date="2025-07-15T17:16:00Z">
                    <w:rPr>
                      <w:rFonts w:ascii="Cambria Math" w:eastAsiaTheme="minorEastAsia" w:hAnsi="Cambria Math" w:cs="Times New Roman"/>
                      <w:lang w:val="en-CA"/>
                    </w:rPr>
                    <m:t>α</m:t>
                  </w:ins>
                </m:r>
              </m:e>
              <m:sub>
                <m:r>
                  <w:ins w:id="231" w:author="Ulrich, Jens" w:date="2025-07-15T17:16:00Z">
                    <w:rPr>
                      <w:rFonts w:ascii="Cambria Math" w:eastAsiaTheme="minorEastAsia" w:hAnsi="Cambria Math" w:cs="Times New Roman"/>
                      <w:lang w:val="en-CA"/>
                    </w:rPr>
                    <m:t>4</m:t>
                  </w:ins>
                </m:r>
              </m:sub>
            </m:sSub>
          </m:sub>
        </m:sSub>
      </m:oMath>
      <w:ins w:id="232" w:author="Ulrich Jens Christian" w:date="2025-09-09T11:34:00Z">
        <w:r w:rsidR="00C55257">
          <w:rPr>
            <w:rFonts w:eastAsiaTheme="minorEastAsia"/>
            <w:lang w:val="en-CA"/>
          </w:rPr>
          <w:t xml:space="preserve"> </w:t>
        </w:r>
      </w:ins>
      <w:ins w:id="233" w:author="Ulrich, Jens" w:date="2025-07-15T17:16:00Z">
        <w:r w:rsidR="00D51321">
          <w:rPr>
            <w:rFonts w:eastAsiaTheme="minorEastAsia"/>
            <w:lang w:val="en-CA"/>
          </w:rPr>
          <w:t>represent</w:t>
        </w:r>
        <w:del w:id="234" w:author="Ulrich Jens Christian" w:date="2025-09-09T11:34:00Z">
          <w:r w:rsidR="00D51321" w:rsidDel="00C55257">
            <w:rPr>
              <w:rFonts w:eastAsiaTheme="minorEastAsia"/>
              <w:lang w:val="en-CA"/>
            </w:rPr>
            <w:delText>s</w:delText>
          </w:r>
        </w:del>
        <w:r w:rsidR="00D51321">
          <w:rPr>
            <w:rFonts w:eastAsiaTheme="minorEastAsia"/>
            <w:lang w:val="en-CA"/>
          </w:rPr>
          <w:t xml:space="preserve"> the mean </w:t>
        </w:r>
      </w:ins>
      <w:ins w:id="235" w:author="Ulrich Jens Christian" w:date="2025-09-09T11:34:00Z">
        <w:r w:rsidR="00C55257">
          <w:rPr>
            <w:rFonts w:eastAsiaTheme="minorEastAsia"/>
            <w:lang w:val="en-CA"/>
          </w:rPr>
          <w:t xml:space="preserve">abundance intercept and the mean </w:t>
        </w:r>
      </w:ins>
      <w:ins w:id="236" w:author="Ulrich, Jens" w:date="2025-07-15T17:16:00Z">
        <w:r w:rsidR="00D51321">
          <w:rPr>
            <w:rFonts w:eastAsiaTheme="minorEastAsia"/>
            <w:lang w:val="en-CA"/>
          </w:rPr>
          <w:t>effect of restoration on pollinator abundance</w:t>
        </w:r>
      </w:ins>
      <w:ins w:id="237" w:author="Ulrich Jens Christian" w:date="2025-09-09T11:38:00Z">
        <w:r w:rsidR="00C55257">
          <w:rPr>
            <w:rFonts w:eastAsiaTheme="minorEastAsia"/>
            <w:lang w:val="en-CA"/>
          </w:rPr>
          <w:t xml:space="preserve"> across all species</w:t>
        </w:r>
      </w:ins>
      <w:r>
        <w:rPr>
          <w:rFonts w:eastAsiaTheme="minorEastAsia"/>
          <w:lang w:val="en-CA"/>
        </w:rPr>
        <w:t xml:space="preserve">. </w:t>
      </w:r>
      <w:bookmarkEnd w:id="191"/>
      <w:del w:id="238" w:author="Ulrich Jens Christian" w:date="2025-09-09T11:36:00Z">
        <w:r w:rsidDel="00C55257">
          <w:rPr>
            <w:rFonts w:eastAsiaTheme="minorEastAsia"/>
            <w:lang w:val="en-CA"/>
          </w:rPr>
          <w:delText xml:space="preserve">Species- and site-specific random effects for the intercept were centered on a mean of zero, and </w:delText>
        </w:r>
        <w:r w:rsidR="00D9234A" w:rsidDel="00C55257">
          <w:rPr>
            <w:rFonts w:eastAsiaTheme="minorEastAsia"/>
            <w:lang w:val="en-CA"/>
          </w:rPr>
          <w:delText xml:space="preserve">assumed </w:delText>
        </w:r>
        <w:r w:rsidDel="00C55257">
          <w:rPr>
            <w:rFonts w:eastAsiaTheme="minorEastAsia"/>
            <w:lang w:val="en-CA"/>
          </w:rPr>
          <w:delText>to be normally distributed with a variance estimated from the data.</w:delText>
        </w:r>
      </w:del>
    </w:p>
    <w:bookmarkEnd w:id="192"/>
    <w:p w14:paraId="75EFE41E" w14:textId="55782D14" w:rsidR="00E758D4" w:rsidRPr="005E3E53" w:rsidRDefault="000E36AC" w:rsidP="00E758D4">
      <w:pPr>
        <w:spacing w:line="480" w:lineRule="auto"/>
        <w:ind w:firstLine="720"/>
        <w:rPr>
          <w:lang w:val="en-CA"/>
        </w:rPr>
      </w:pPr>
      <w:r>
        <w:rPr>
          <w:lang w:val="en-CA"/>
        </w:rPr>
        <w:lastRenderedPageBreak/>
        <w:t>For our</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0527B">
        <w:rPr>
          <w:lang w:val="en-CA"/>
        </w:rPr>
        <w:t xml:space="preserve"> the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del w:id="239" w:author="Ulrich Jens Christian" w:date="2025-09-09T11:39:00Z">
        <w:r w:rsidR="00E758D4" w:rsidRPr="005E3E53" w:rsidDel="00C55257">
          <w:rPr>
            <w:rFonts w:eastAsiaTheme="minorEastAsia"/>
            <w:lang w:val="en-CA"/>
          </w:rPr>
          <w:delText xml:space="preserve">a global </w:delText>
        </w:r>
        <w:r w:rsidR="006418B5" w:rsidRPr="005E3E53" w:rsidDel="00C55257">
          <w:rPr>
            <w:rFonts w:eastAsiaTheme="minorEastAsia"/>
            <w:lang w:val="en-CA"/>
          </w:rPr>
          <w:delText>detection</w:delText>
        </w:r>
        <w:r w:rsidR="00E758D4" w:rsidRPr="005E3E53" w:rsidDel="00C55257">
          <w:rPr>
            <w:rFonts w:eastAsiaTheme="minorEastAsia"/>
            <w:lang w:val="en-CA"/>
          </w:rPr>
          <w:delText xml:space="preserve"> intercept (</w:delText>
        </w:r>
      </w:del>
      <m:oMath>
        <m:sSub>
          <m:sSubPr>
            <m:ctrlPr>
              <w:del w:id="240" w:author="Ulrich Jens Christian" w:date="2025-09-09T11:39:00Z">
                <w:rPr>
                  <w:rFonts w:ascii="Cambria Math" w:eastAsiaTheme="minorEastAsia" w:hAnsi="Cambria Math" w:cs="Times New Roman"/>
                  <w:i/>
                  <w:lang w:val="en-CA"/>
                </w:rPr>
              </w:del>
            </m:ctrlPr>
          </m:sSubPr>
          <m:e>
            <m:r>
              <w:del w:id="241" w:author="Ulrich Jens Christian" w:date="2025-09-09T11:39:00Z">
                <w:rPr>
                  <w:rFonts w:ascii="Cambria Math" w:eastAsiaTheme="minorEastAsia" w:hAnsi="Cambria Math" w:cs="Times New Roman"/>
                  <w:lang w:val="en-CA"/>
                </w:rPr>
                <m:t>β</m:t>
              </w:del>
            </m:r>
          </m:e>
          <m:sub>
            <m:r>
              <w:del w:id="242" w:author="Ulrich Jens Christian" w:date="2025-09-09T11:39:00Z">
                <w:rPr>
                  <w:rFonts w:ascii="Cambria Math" w:eastAsiaTheme="minorEastAsia" w:hAnsi="Cambria Math" w:cs="Times New Roman"/>
                  <w:lang w:val="en-CA"/>
                </w:rPr>
                <m:t>0</m:t>
              </w:del>
            </m:r>
          </m:sub>
        </m:sSub>
      </m:oMath>
      <w:del w:id="243" w:author="Ulrich Jens Christian" w:date="2025-09-09T11:39:00Z">
        <w:r w:rsidR="00E758D4" w:rsidRPr="005E3E53" w:rsidDel="00C55257">
          <w:rPr>
            <w:rFonts w:eastAsiaTheme="minorEastAsia"/>
            <w:lang w:val="en-CA"/>
          </w:rPr>
          <w:delText xml:space="preserve">), </w:delText>
        </w:r>
      </w:del>
      <w:r w:rsidR="00E758D4" w:rsidRPr="005E3E53">
        <w:rPr>
          <w:rFonts w:eastAsiaTheme="minorEastAsia"/>
          <w:lang w:val="en-CA"/>
        </w:rPr>
        <w:t>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2BC930E7"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del w:id="244" w:author="Ulrich Jens Christian" w:date="2025-09-09T11:38:00Z">
                <w:rPr>
                  <w:rFonts w:ascii="Cambria Math" w:eastAsiaTheme="minorEastAsia" w:hAnsi="Cambria Math" w:cs="Times New Roman"/>
                  <w:i/>
                  <w:lang w:val="en-CA"/>
                </w:rPr>
              </w:del>
            </m:ctrlPr>
          </m:sSubPr>
          <m:e>
            <m:r>
              <w:del w:id="245" w:author="Ulrich Jens Christian" w:date="2025-09-09T11:38:00Z">
                <w:rPr>
                  <w:rFonts w:ascii="Cambria Math" w:eastAsiaTheme="minorEastAsia" w:hAnsi="Cambria Math" w:cs="Times New Roman"/>
                  <w:lang w:val="en-CA"/>
                </w:rPr>
                <m:t>β</m:t>
              </w:del>
            </m:r>
          </m:e>
          <m:sub>
            <m:r>
              <w:del w:id="246" w:author="Ulrich Jens Christian" w:date="2025-09-09T11:38:00Z">
                <w:rPr>
                  <w:rFonts w:ascii="Cambria Math" w:eastAsiaTheme="minorEastAsia" w:hAnsi="Cambria Math" w:cs="Times New Roman"/>
                  <w:lang w:val="en-CA"/>
                </w:rPr>
                <m:t>0</m:t>
              </w:del>
            </m:r>
          </m:sub>
        </m:sSub>
        <m:r>
          <w:del w:id="247" w:author="Ulrich Jens Christian" w:date="2025-09-09T11:38:00Z">
            <w:rPr>
              <w:rFonts w:ascii="Cambria Math" w:eastAsiaTheme="minorEastAsia" w:hAnsi="Cambria Math" w:cs="Times New Roman"/>
              <w:lang w:val="en-CA"/>
            </w:rPr>
            <m:t xml:space="preserve">+ </m:t>
          </w:del>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8D0CA0F" w14:textId="54113D64" w:rsidR="00C55257" w:rsidRPr="00B05A68" w:rsidRDefault="00C576D8" w:rsidP="00C55257">
      <w:pPr>
        <w:spacing w:line="480" w:lineRule="auto"/>
        <w:rPr>
          <w:ins w:id="248" w:author="Ulrich Jens Christian" w:date="2025-09-09T11:38:00Z"/>
          <w:rFonts w:cs="Times New Roman"/>
          <w:lang w:val="en-CA"/>
        </w:rPr>
      </w:pPr>
      <w:del w:id="249" w:author="Ulrich Jens Christian" w:date="2025-09-09T11:38:00Z">
        <w:r w:rsidRPr="00C576D8" w:rsidDel="00C55257">
          <w:rPr>
            <w:rFonts w:eastAsiaTheme="minorEastAsia"/>
            <w:lang w:val="en-CA"/>
          </w:rPr>
          <w:delText xml:space="preserve">We </w:delText>
        </w:r>
      </w:del>
      <w:ins w:id="250" w:author="Ulrich Jens Christian" w:date="2025-09-09T11:38:00Z">
        <w:r w:rsidR="00C55257">
          <w:rPr>
            <w:rFonts w:eastAsiaTheme="minorEastAsia"/>
            <w:lang w:val="en-CA"/>
          </w:rPr>
          <w:t>We assumed that species-specific r</w:t>
        </w:r>
        <w:r w:rsidR="00C55257" w:rsidRPr="00B05A68">
          <w:rPr>
            <w:rFonts w:eastAsiaTheme="minorEastAsia"/>
            <w:lang w:val="en-CA"/>
          </w:rPr>
          <w:t>andom</w:t>
        </w:r>
        <w:r w:rsidR="00C55257">
          <w:rPr>
            <w:rFonts w:eastAsiaTheme="minorEastAsia"/>
            <w:lang w:val="en-CA"/>
          </w:rPr>
          <w:t xml:space="preserve"> intercepts and</w:t>
        </w:r>
        <w:r w:rsidR="00C55257" w:rsidRPr="00B05A68">
          <w:rPr>
            <w:rFonts w:eastAsiaTheme="minorEastAsia"/>
            <w:lang w:val="en-CA"/>
          </w:rPr>
          <w:t xml:space="preserve"> effects </w:t>
        </w:r>
        <w:r w:rsidR="00C55257">
          <w:rPr>
            <w:rFonts w:eastAsiaTheme="minorEastAsia"/>
            <w:lang w:val="en-CA"/>
          </w:rPr>
          <w:t xml:space="preserve">of restoration </w:t>
        </w:r>
        <w:r w:rsidR="00C55257" w:rsidRPr="00B05A68">
          <w:rPr>
            <w:rFonts w:eastAsiaTheme="minorEastAsia"/>
            <w:lang w:val="en-CA"/>
          </w:rPr>
          <w:t>wer</w:t>
        </w:r>
        <w:r w:rsidR="00C55257">
          <w:rPr>
            <w:rFonts w:eastAsiaTheme="minorEastAsia"/>
            <w:lang w:val="en-CA"/>
          </w:rPr>
          <w:t xml:space="preserve">e normally distributed, </w:t>
        </w:r>
      </w:ins>
      <m:oMath>
        <m:sSub>
          <m:sSubPr>
            <m:ctrlPr>
              <w:ins w:id="251" w:author="Ulrich Jens Christian" w:date="2025-09-09T11:38:00Z">
                <w:rPr>
                  <w:rFonts w:ascii="Cambria Math" w:eastAsiaTheme="minorEastAsia" w:hAnsi="Cambria Math" w:cs="Times New Roman"/>
                  <w:i/>
                  <w:lang w:val="en-CA"/>
                </w:rPr>
              </w:ins>
            </m:ctrlPr>
          </m:sSubPr>
          <m:e>
            <m:r>
              <w:ins w:id="252" w:author="Ulrich Jens Christian" w:date="2025-09-09T11:39:00Z">
                <w:rPr>
                  <w:rFonts w:ascii="Cambria Math" w:eastAsiaTheme="minorEastAsia" w:hAnsi="Cambria Math" w:cs="Times New Roman"/>
                  <w:lang w:val="en-CA"/>
                </w:rPr>
                <m:t>β</m:t>
              </w:ins>
            </m:r>
          </m:e>
          <m:sub>
            <m:r>
              <w:ins w:id="253" w:author="Ulrich Jens Christian" w:date="2025-09-09T11:38:00Z">
                <w:rPr>
                  <w:rFonts w:ascii="Cambria Math" w:eastAsiaTheme="minorEastAsia" w:hAnsi="Cambria Math" w:cs="Times New Roman"/>
                  <w:lang w:val="en-CA"/>
                </w:rPr>
                <m:t>1</m:t>
              </w:ins>
            </m:r>
          </m:sub>
        </m:sSub>
        <m:d>
          <m:dPr>
            <m:begChr m:val="["/>
            <m:endChr m:val="]"/>
            <m:ctrlPr>
              <w:ins w:id="254" w:author="Ulrich Jens Christian" w:date="2025-09-09T11:38:00Z">
                <w:rPr>
                  <w:rFonts w:ascii="Cambria Math" w:eastAsiaTheme="minorEastAsia" w:hAnsi="Cambria Math" w:cs="Times New Roman"/>
                  <w:i/>
                  <w:lang w:val="en-CA"/>
                </w:rPr>
              </w:ins>
            </m:ctrlPr>
          </m:dPr>
          <m:e>
            <m:r>
              <w:ins w:id="255" w:author="Ulrich Jens Christian" w:date="2025-09-09T11:38:00Z">
                <w:rPr>
                  <w:rFonts w:ascii="Cambria Math" w:eastAsiaTheme="minorEastAsia" w:hAnsi="Cambria Math" w:cs="Times New Roman"/>
                  <w:lang w:val="en-CA"/>
                </w:rPr>
                <m:t>species</m:t>
              </w:ins>
            </m:r>
          </m:e>
        </m:d>
        <m:r>
          <w:ins w:id="256" w:author="Ulrich Jens Christian" w:date="2025-09-09T11:38:00Z">
            <w:rPr>
              <w:rFonts w:ascii="Cambria Math" w:eastAsiaTheme="minorEastAsia" w:hAnsi="Cambria Math" w:cs="Times New Roman"/>
              <w:lang w:val="en-CA"/>
            </w:rPr>
            <m:t xml:space="preserve"> ~</m:t>
          </w:ins>
        </m:r>
        <m:r>
          <w:ins w:id="257" w:author="Ulrich Jens Christian" w:date="2025-09-09T11:38:00Z">
            <w:rPr>
              <w:rFonts w:ascii="Cambria Math" w:eastAsiaTheme="minorEastAsia" w:hAnsi="Cambria Math"/>
              <w:lang w:val="en-CA"/>
            </w:rPr>
            <m:t xml:space="preserve"> normal(</m:t>
          </w:ins>
        </m:r>
        <m:sSub>
          <m:sSubPr>
            <m:ctrlPr>
              <w:ins w:id="258" w:author="Ulrich Jens Christian" w:date="2025-09-09T11:38:00Z">
                <w:rPr>
                  <w:rFonts w:ascii="Cambria Math" w:eastAsiaTheme="minorEastAsia" w:hAnsi="Cambria Math"/>
                  <w:i/>
                  <w:lang w:val="en-CA"/>
                </w:rPr>
              </w:ins>
            </m:ctrlPr>
          </m:sSubPr>
          <m:e>
            <m:r>
              <w:ins w:id="259" w:author="Ulrich Jens Christian" w:date="2025-09-09T11:38:00Z">
                <w:rPr>
                  <w:rFonts w:ascii="Cambria Math" w:eastAsiaTheme="minorEastAsia" w:hAnsi="Cambria Math"/>
                  <w:lang w:val="en-CA"/>
                </w:rPr>
                <m:t>μ</m:t>
              </w:ins>
            </m:r>
          </m:e>
          <m:sub>
            <m:sSub>
              <m:sSubPr>
                <m:ctrlPr>
                  <w:ins w:id="260" w:author="Ulrich Jens Christian" w:date="2025-09-09T11:38:00Z">
                    <w:rPr>
                      <w:rFonts w:ascii="Cambria Math" w:eastAsiaTheme="minorEastAsia" w:hAnsi="Cambria Math" w:cs="Times New Roman"/>
                      <w:i/>
                      <w:lang w:val="en-CA"/>
                    </w:rPr>
                  </w:ins>
                </m:ctrlPr>
              </m:sSubPr>
              <m:e>
                <m:r>
                  <w:ins w:id="261" w:author="Ulrich Jens Christian" w:date="2025-09-09T11:39:00Z">
                    <w:rPr>
                      <w:rFonts w:ascii="Cambria Math" w:eastAsiaTheme="minorEastAsia" w:hAnsi="Cambria Math" w:cs="Times New Roman"/>
                      <w:lang w:val="en-CA"/>
                    </w:rPr>
                    <m:t>β</m:t>
                  </w:ins>
                </m:r>
              </m:e>
              <m:sub>
                <m:r>
                  <w:ins w:id="262" w:author="Ulrich Jens Christian" w:date="2025-09-09T11:38:00Z">
                    <w:rPr>
                      <w:rFonts w:ascii="Cambria Math" w:eastAsiaTheme="minorEastAsia" w:hAnsi="Cambria Math" w:cs="Times New Roman"/>
                      <w:lang w:val="en-CA"/>
                    </w:rPr>
                    <m:t>1</m:t>
                  </w:ins>
                </m:r>
              </m:sub>
            </m:sSub>
          </m:sub>
        </m:sSub>
        <m:r>
          <w:ins w:id="263" w:author="Ulrich Jens Christian" w:date="2025-09-09T11:38:00Z">
            <w:rPr>
              <w:rFonts w:ascii="Cambria Math" w:eastAsiaTheme="minorEastAsia" w:hAnsi="Cambria Math"/>
              <w:lang w:val="en-CA"/>
            </w:rPr>
            <m:t xml:space="preserve">, </m:t>
          </w:ins>
        </m:r>
        <m:sSub>
          <m:sSubPr>
            <m:ctrlPr>
              <w:ins w:id="264" w:author="Ulrich Jens Christian" w:date="2025-09-09T11:38:00Z">
                <w:rPr>
                  <w:rFonts w:ascii="Cambria Math" w:eastAsiaTheme="minorEastAsia" w:hAnsi="Cambria Math"/>
                  <w:i/>
                  <w:lang w:val="en-CA"/>
                </w:rPr>
              </w:ins>
            </m:ctrlPr>
          </m:sSubPr>
          <m:e>
            <m:r>
              <w:ins w:id="265" w:author="Ulrich Jens Christian" w:date="2025-09-09T11:38:00Z">
                <w:rPr>
                  <w:rFonts w:ascii="Cambria Math" w:eastAsiaTheme="minorEastAsia" w:hAnsi="Cambria Math"/>
                  <w:lang w:val="en-CA"/>
                </w:rPr>
                <m:t>σ</m:t>
              </w:ins>
            </m:r>
          </m:e>
          <m:sub>
            <m:sSub>
              <m:sSubPr>
                <m:ctrlPr>
                  <w:ins w:id="266" w:author="Ulrich Jens Christian" w:date="2025-09-09T11:38:00Z">
                    <w:rPr>
                      <w:rFonts w:ascii="Cambria Math" w:eastAsiaTheme="minorEastAsia" w:hAnsi="Cambria Math" w:cs="Times New Roman"/>
                      <w:i/>
                      <w:lang w:val="en-CA"/>
                    </w:rPr>
                  </w:ins>
                </m:ctrlPr>
              </m:sSubPr>
              <m:e>
                <m:r>
                  <w:ins w:id="267" w:author="Ulrich Jens Christian" w:date="2025-09-09T11:39:00Z">
                    <w:rPr>
                      <w:rFonts w:ascii="Cambria Math" w:eastAsiaTheme="minorEastAsia" w:hAnsi="Cambria Math" w:cs="Times New Roman"/>
                      <w:lang w:val="en-CA"/>
                    </w:rPr>
                    <m:t>β</m:t>
                  </w:ins>
                </m:r>
              </m:e>
              <m:sub>
                <m:r>
                  <w:ins w:id="268" w:author="Ulrich Jens Christian" w:date="2025-09-09T11:38:00Z">
                    <w:rPr>
                      <w:rFonts w:ascii="Cambria Math" w:eastAsiaTheme="minorEastAsia" w:hAnsi="Cambria Math" w:cs="Times New Roman"/>
                      <w:lang w:val="en-CA"/>
                    </w:rPr>
                    <m:t>1</m:t>
                  </w:ins>
                </m:r>
              </m:sub>
            </m:sSub>
          </m:sub>
        </m:sSub>
        <m:r>
          <w:ins w:id="269" w:author="Ulrich Jens Christian" w:date="2025-09-09T11:38:00Z">
            <w:rPr>
              <w:rFonts w:ascii="Cambria Math" w:eastAsiaTheme="minorEastAsia" w:hAnsi="Cambria Math"/>
              <w:lang w:val="en-CA"/>
            </w:rPr>
            <m:t>)</m:t>
          </w:ins>
        </m:r>
      </m:oMath>
      <w:ins w:id="270" w:author="Ulrich Jens Christian" w:date="2025-09-09T11:38:00Z">
        <w:r w:rsidR="00C55257">
          <w:rPr>
            <w:rFonts w:eastAsiaTheme="minorEastAsia"/>
            <w:lang w:val="en-CA"/>
          </w:rPr>
          <w:t xml:space="preserve"> and </w:t>
        </w:r>
      </w:ins>
      <m:oMath>
        <m:sSub>
          <m:sSubPr>
            <m:ctrlPr>
              <w:ins w:id="271" w:author="Ulrich Jens Christian" w:date="2025-09-09T11:38:00Z">
                <w:rPr>
                  <w:rFonts w:ascii="Cambria Math" w:eastAsiaTheme="minorEastAsia" w:hAnsi="Cambria Math" w:cs="Times New Roman"/>
                  <w:i/>
                  <w:lang w:val="en-CA"/>
                </w:rPr>
              </w:ins>
            </m:ctrlPr>
          </m:sSubPr>
          <m:e>
            <m:r>
              <w:ins w:id="272" w:author="Ulrich Jens Christian" w:date="2025-09-09T11:39:00Z">
                <w:rPr>
                  <w:rFonts w:ascii="Cambria Math" w:eastAsiaTheme="minorEastAsia" w:hAnsi="Cambria Math" w:cs="Times New Roman"/>
                  <w:lang w:val="en-CA"/>
                </w:rPr>
                <m:t>β</m:t>
              </w:ins>
            </m:r>
          </m:e>
          <m:sub>
            <m:r>
              <w:ins w:id="273" w:author="Ulrich Jens Christian" w:date="2025-09-09T11:38:00Z">
                <w:rPr>
                  <w:rFonts w:ascii="Cambria Math" w:eastAsiaTheme="minorEastAsia" w:hAnsi="Cambria Math" w:cs="Times New Roman"/>
                  <w:lang w:val="en-CA"/>
                </w:rPr>
                <m:t>4</m:t>
              </w:ins>
            </m:r>
          </m:sub>
        </m:sSub>
        <m:d>
          <m:dPr>
            <m:begChr m:val="["/>
            <m:endChr m:val="]"/>
            <m:ctrlPr>
              <w:ins w:id="274" w:author="Ulrich Jens Christian" w:date="2025-09-09T11:38:00Z">
                <w:rPr>
                  <w:rFonts w:ascii="Cambria Math" w:eastAsiaTheme="minorEastAsia" w:hAnsi="Cambria Math" w:cs="Times New Roman"/>
                  <w:i/>
                  <w:lang w:val="en-CA"/>
                </w:rPr>
              </w:ins>
            </m:ctrlPr>
          </m:dPr>
          <m:e>
            <m:r>
              <w:ins w:id="275" w:author="Ulrich Jens Christian" w:date="2025-09-09T11:38:00Z">
                <w:rPr>
                  <w:rFonts w:ascii="Cambria Math" w:eastAsiaTheme="minorEastAsia" w:hAnsi="Cambria Math" w:cs="Times New Roman"/>
                  <w:lang w:val="en-CA"/>
                </w:rPr>
                <m:t>species</m:t>
              </w:ins>
            </m:r>
          </m:e>
        </m:d>
        <m:r>
          <w:ins w:id="276" w:author="Ulrich Jens Christian" w:date="2025-09-09T11:38:00Z">
            <w:rPr>
              <w:rFonts w:ascii="Cambria Math" w:eastAsiaTheme="minorEastAsia" w:hAnsi="Cambria Math" w:cs="Times New Roman"/>
              <w:lang w:val="en-CA"/>
            </w:rPr>
            <m:t xml:space="preserve"> ~</m:t>
          </w:ins>
        </m:r>
        <m:r>
          <w:ins w:id="277" w:author="Ulrich Jens Christian" w:date="2025-09-09T11:38:00Z">
            <w:rPr>
              <w:rFonts w:ascii="Cambria Math" w:eastAsiaTheme="minorEastAsia" w:hAnsi="Cambria Math"/>
              <w:lang w:val="en-CA"/>
            </w:rPr>
            <m:t xml:space="preserve"> normal(</m:t>
          </w:ins>
        </m:r>
        <m:sSub>
          <m:sSubPr>
            <m:ctrlPr>
              <w:ins w:id="278" w:author="Ulrich Jens Christian" w:date="2025-09-09T11:38:00Z">
                <w:rPr>
                  <w:rFonts w:ascii="Cambria Math" w:eastAsiaTheme="minorEastAsia" w:hAnsi="Cambria Math"/>
                  <w:i/>
                  <w:lang w:val="en-CA"/>
                </w:rPr>
              </w:ins>
            </m:ctrlPr>
          </m:sSubPr>
          <m:e>
            <m:r>
              <w:ins w:id="279" w:author="Ulrich Jens Christian" w:date="2025-09-09T11:38:00Z">
                <w:rPr>
                  <w:rFonts w:ascii="Cambria Math" w:eastAsiaTheme="minorEastAsia" w:hAnsi="Cambria Math"/>
                  <w:lang w:val="en-CA"/>
                </w:rPr>
                <m:t>μ</m:t>
              </w:ins>
            </m:r>
          </m:e>
          <m:sub>
            <m:sSub>
              <m:sSubPr>
                <m:ctrlPr>
                  <w:ins w:id="280" w:author="Ulrich Jens Christian" w:date="2025-09-09T11:38:00Z">
                    <w:rPr>
                      <w:rFonts w:ascii="Cambria Math" w:eastAsiaTheme="minorEastAsia" w:hAnsi="Cambria Math" w:cs="Times New Roman"/>
                      <w:i/>
                      <w:lang w:val="en-CA"/>
                    </w:rPr>
                  </w:ins>
                </m:ctrlPr>
              </m:sSubPr>
              <m:e>
                <m:r>
                  <w:ins w:id="281" w:author="Ulrich Jens Christian" w:date="2025-09-09T11:39:00Z">
                    <w:rPr>
                      <w:rFonts w:ascii="Cambria Math" w:eastAsiaTheme="minorEastAsia" w:hAnsi="Cambria Math" w:cs="Times New Roman"/>
                      <w:lang w:val="en-CA"/>
                    </w:rPr>
                    <m:t>β</m:t>
                  </w:ins>
                </m:r>
              </m:e>
              <m:sub>
                <m:r>
                  <w:ins w:id="282" w:author="Ulrich Jens Christian" w:date="2025-09-09T11:38:00Z">
                    <w:rPr>
                      <w:rFonts w:ascii="Cambria Math" w:eastAsiaTheme="minorEastAsia" w:hAnsi="Cambria Math" w:cs="Times New Roman"/>
                      <w:lang w:val="en-CA"/>
                    </w:rPr>
                    <m:t>4</m:t>
                  </w:ins>
                </m:r>
              </m:sub>
            </m:sSub>
          </m:sub>
        </m:sSub>
        <m:r>
          <w:ins w:id="283" w:author="Ulrich Jens Christian" w:date="2025-09-09T11:38:00Z">
            <w:rPr>
              <w:rFonts w:ascii="Cambria Math" w:eastAsiaTheme="minorEastAsia" w:hAnsi="Cambria Math"/>
              <w:lang w:val="en-CA"/>
            </w:rPr>
            <m:t xml:space="preserve">, </m:t>
          </w:ins>
        </m:r>
        <m:sSub>
          <m:sSubPr>
            <m:ctrlPr>
              <w:ins w:id="284" w:author="Ulrich Jens Christian" w:date="2025-09-09T11:38:00Z">
                <w:rPr>
                  <w:rFonts w:ascii="Cambria Math" w:eastAsiaTheme="minorEastAsia" w:hAnsi="Cambria Math"/>
                  <w:i/>
                  <w:lang w:val="en-CA"/>
                </w:rPr>
              </w:ins>
            </m:ctrlPr>
          </m:sSubPr>
          <m:e>
            <m:r>
              <w:ins w:id="285" w:author="Ulrich Jens Christian" w:date="2025-09-09T11:38:00Z">
                <w:rPr>
                  <w:rFonts w:ascii="Cambria Math" w:eastAsiaTheme="minorEastAsia" w:hAnsi="Cambria Math"/>
                  <w:lang w:val="en-CA"/>
                </w:rPr>
                <m:t>σ</m:t>
              </w:ins>
            </m:r>
          </m:e>
          <m:sub>
            <m:sSub>
              <m:sSubPr>
                <m:ctrlPr>
                  <w:ins w:id="286" w:author="Ulrich Jens Christian" w:date="2025-09-09T11:38:00Z">
                    <w:rPr>
                      <w:rFonts w:ascii="Cambria Math" w:eastAsiaTheme="minorEastAsia" w:hAnsi="Cambria Math" w:cs="Times New Roman"/>
                      <w:i/>
                      <w:lang w:val="en-CA"/>
                    </w:rPr>
                  </w:ins>
                </m:ctrlPr>
              </m:sSubPr>
              <m:e>
                <m:r>
                  <w:ins w:id="287" w:author="Ulrich Jens Christian" w:date="2025-09-09T11:39:00Z">
                    <w:rPr>
                      <w:rFonts w:ascii="Cambria Math" w:eastAsiaTheme="minorEastAsia" w:hAnsi="Cambria Math" w:cs="Times New Roman"/>
                      <w:lang w:val="en-CA"/>
                    </w:rPr>
                    <m:t>β</m:t>
                  </w:ins>
                </m:r>
              </m:e>
              <m:sub>
                <m:r>
                  <w:ins w:id="288" w:author="Ulrich Jens Christian" w:date="2025-09-09T11:38:00Z">
                    <w:rPr>
                      <w:rFonts w:ascii="Cambria Math" w:eastAsiaTheme="minorEastAsia" w:hAnsi="Cambria Math" w:cs="Times New Roman"/>
                      <w:lang w:val="en-CA"/>
                    </w:rPr>
                    <m:t>4</m:t>
                  </w:ins>
                </m:r>
              </m:sub>
            </m:sSub>
          </m:sub>
        </m:sSub>
        <m:r>
          <w:ins w:id="289" w:author="Ulrich Jens Christian" w:date="2025-09-09T11:38:00Z">
            <w:rPr>
              <w:rFonts w:ascii="Cambria Math" w:eastAsiaTheme="minorEastAsia" w:hAnsi="Cambria Math"/>
              <w:lang w:val="en-CA"/>
            </w:rPr>
            <m:t>)</m:t>
          </w:ins>
        </m:r>
      </m:oMath>
      <w:ins w:id="290" w:author="Ulrich Jens Christian" w:date="2025-09-09T11:38:00Z">
        <w:r w:rsidR="00C55257">
          <w:rPr>
            <w:rFonts w:eastAsiaTheme="minorEastAsia"/>
            <w:lang w:val="en-CA"/>
          </w:rPr>
          <w:t xml:space="preserve">, where </w:t>
        </w:r>
      </w:ins>
      <m:oMath>
        <m:sSub>
          <m:sSubPr>
            <m:ctrlPr>
              <w:ins w:id="291" w:author="Ulrich Jens Christian" w:date="2025-09-09T11:38:00Z">
                <w:rPr>
                  <w:rFonts w:ascii="Cambria Math" w:eastAsiaTheme="minorEastAsia" w:hAnsi="Cambria Math"/>
                  <w:i/>
                  <w:lang w:val="en-CA"/>
                </w:rPr>
              </w:ins>
            </m:ctrlPr>
          </m:sSubPr>
          <m:e>
            <m:r>
              <w:ins w:id="292" w:author="Ulrich Jens Christian" w:date="2025-09-09T11:38:00Z">
                <w:rPr>
                  <w:rFonts w:ascii="Cambria Math" w:eastAsiaTheme="minorEastAsia" w:hAnsi="Cambria Math"/>
                  <w:lang w:val="en-CA"/>
                </w:rPr>
                <m:t>μ</m:t>
              </w:ins>
            </m:r>
          </m:e>
          <m:sub>
            <m:sSub>
              <m:sSubPr>
                <m:ctrlPr>
                  <w:ins w:id="293" w:author="Ulrich Jens Christian" w:date="2025-09-09T11:38:00Z">
                    <w:rPr>
                      <w:rFonts w:ascii="Cambria Math" w:eastAsiaTheme="minorEastAsia" w:hAnsi="Cambria Math" w:cs="Times New Roman"/>
                      <w:i/>
                      <w:lang w:val="en-CA"/>
                    </w:rPr>
                  </w:ins>
                </m:ctrlPr>
              </m:sSubPr>
              <m:e>
                <m:r>
                  <w:ins w:id="294" w:author="Ulrich Jens Christian" w:date="2025-09-09T11:39:00Z">
                    <w:rPr>
                      <w:rFonts w:ascii="Cambria Math" w:eastAsiaTheme="minorEastAsia" w:hAnsi="Cambria Math" w:cs="Times New Roman"/>
                      <w:lang w:val="en-CA"/>
                    </w:rPr>
                    <m:t>β</m:t>
                  </w:ins>
                </m:r>
              </m:e>
              <m:sub>
                <m:r>
                  <w:ins w:id="295" w:author="Ulrich Jens Christian" w:date="2025-09-09T11:38:00Z">
                    <w:rPr>
                      <w:rFonts w:ascii="Cambria Math" w:eastAsiaTheme="minorEastAsia" w:hAnsi="Cambria Math" w:cs="Times New Roman"/>
                      <w:lang w:val="en-CA"/>
                    </w:rPr>
                    <m:t>1</m:t>
                  </w:ins>
                </m:r>
              </m:sub>
            </m:sSub>
          </m:sub>
        </m:sSub>
      </m:oMath>
      <w:ins w:id="296" w:author="Ulrich Jens Christian" w:date="2025-09-09T11:38:00Z">
        <w:r w:rsidR="00C55257">
          <w:rPr>
            <w:rFonts w:eastAsiaTheme="minorEastAsia"/>
            <w:lang w:val="en-CA"/>
          </w:rPr>
          <w:t xml:space="preserve"> and </w:t>
        </w:r>
      </w:ins>
      <m:oMath>
        <m:sSub>
          <m:sSubPr>
            <m:ctrlPr>
              <w:ins w:id="297" w:author="Ulrich Jens Christian" w:date="2025-09-09T11:38:00Z">
                <w:rPr>
                  <w:rFonts w:ascii="Cambria Math" w:eastAsiaTheme="minorEastAsia" w:hAnsi="Cambria Math"/>
                  <w:i/>
                  <w:lang w:val="en-CA"/>
                </w:rPr>
              </w:ins>
            </m:ctrlPr>
          </m:sSubPr>
          <m:e>
            <m:r>
              <w:ins w:id="298" w:author="Ulrich Jens Christian" w:date="2025-09-09T11:38:00Z">
                <w:rPr>
                  <w:rFonts w:ascii="Cambria Math" w:eastAsiaTheme="minorEastAsia" w:hAnsi="Cambria Math"/>
                  <w:lang w:val="en-CA"/>
                </w:rPr>
                <m:t>μ</m:t>
              </w:ins>
            </m:r>
          </m:e>
          <m:sub>
            <m:sSub>
              <m:sSubPr>
                <m:ctrlPr>
                  <w:ins w:id="299" w:author="Ulrich Jens Christian" w:date="2025-09-09T11:38:00Z">
                    <w:rPr>
                      <w:rFonts w:ascii="Cambria Math" w:eastAsiaTheme="minorEastAsia" w:hAnsi="Cambria Math" w:cs="Times New Roman"/>
                      <w:i/>
                      <w:lang w:val="en-CA"/>
                    </w:rPr>
                  </w:ins>
                </m:ctrlPr>
              </m:sSubPr>
              <m:e>
                <m:r>
                  <w:ins w:id="300" w:author="Ulrich Jens Christian" w:date="2025-09-09T11:39:00Z">
                    <w:rPr>
                      <w:rFonts w:ascii="Cambria Math" w:eastAsiaTheme="minorEastAsia" w:hAnsi="Cambria Math" w:cs="Times New Roman"/>
                      <w:lang w:val="en-CA"/>
                    </w:rPr>
                    <m:t>β</m:t>
                  </w:ins>
                </m:r>
              </m:e>
              <m:sub>
                <m:r>
                  <w:ins w:id="301" w:author="Ulrich Jens Christian" w:date="2025-09-09T11:38:00Z">
                    <w:rPr>
                      <w:rFonts w:ascii="Cambria Math" w:eastAsiaTheme="minorEastAsia" w:hAnsi="Cambria Math" w:cs="Times New Roman"/>
                      <w:lang w:val="en-CA"/>
                    </w:rPr>
                    <m:t>4</m:t>
                  </w:ins>
                </m:r>
              </m:sub>
            </m:sSub>
          </m:sub>
        </m:sSub>
      </m:oMath>
      <w:ins w:id="302" w:author="Ulrich Jens Christian" w:date="2025-09-09T11:38:00Z">
        <w:r w:rsidR="00C55257">
          <w:rPr>
            <w:rFonts w:eastAsiaTheme="minorEastAsia"/>
            <w:lang w:val="en-CA"/>
          </w:rPr>
          <w:t xml:space="preserve"> represent the mean abundance intercept and the mean effect of restoration on pollinator abundance across all species</w:t>
        </w:r>
      </w:ins>
      <w:ins w:id="303" w:author="Sargent, Risa" w:date="2025-09-11T15:53:00Z">
        <w:r w:rsidR="00E43AE5">
          <w:rPr>
            <w:rFonts w:eastAsiaTheme="minorEastAsia"/>
            <w:lang w:val="en-CA"/>
          </w:rPr>
          <w:t>, respectively</w:t>
        </w:r>
      </w:ins>
      <w:ins w:id="304" w:author="Ulrich Jens Christian" w:date="2025-09-09T11:38:00Z">
        <w:r w:rsidR="00C55257">
          <w:rPr>
            <w:rFonts w:eastAsiaTheme="minorEastAsia"/>
            <w:lang w:val="en-CA"/>
          </w:rPr>
          <w:t xml:space="preserve">. </w:t>
        </w:r>
      </w:ins>
    </w:p>
    <w:p w14:paraId="29FB7750" w14:textId="0D0530FF" w:rsidR="00C576D8" w:rsidDel="00C55257" w:rsidRDefault="00C55257" w:rsidP="00B05A68">
      <w:pPr>
        <w:spacing w:line="480" w:lineRule="auto"/>
        <w:rPr>
          <w:del w:id="305" w:author="Ulrich Jens Christian" w:date="2025-09-09T11:38:00Z"/>
          <w:rFonts w:cs="Times New Roman"/>
          <w:lang w:val="en-CA"/>
        </w:rPr>
      </w:pPr>
      <w:ins w:id="306" w:author="Ulrich Jens Christian" w:date="2025-09-09T11:38:00Z">
        <w:r>
          <w:rPr>
            <w:rFonts w:eastAsiaTheme="minorEastAsia"/>
            <w:lang w:val="en-CA"/>
          </w:rPr>
          <w:tab/>
        </w:r>
      </w:ins>
      <w:del w:id="307" w:author="Ulrich Jens Christian" w:date="2025-09-09T11:38:00Z">
        <w:r w:rsidR="00C576D8" w:rsidRPr="00C576D8" w:rsidDel="00C55257">
          <w:rPr>
            <w:rFonts w:eastAsiaTheme="minorEastAsia"/>
            <w:lang w:val="en-CA"/>
          </w:rPr>
          <w:delText xml:space="preserve">assumed that </w:delText>
        </w:r>
        <w:r w:rsidR="00BF5D56" w:rsidDel="00C55257">
          <w:rPr>
            <w:rFonts w:eastAsiaTheme="minorEastAsia"/>
            <w:lang w:val="en-CA"/>
          </w:rPr>
          <w:delText xml:space="preserve">the </w:delText>
        </w:r>
        <w:r w:rsidR="00C576D8" w:rsidRPr="00C576D8" w:rsidDel="00C55257">
          <w:rPr>
            <w:rFonts w:eastAsiaTheme="minorEastAsia"/>
            <w:lang w:val="en-CA"/>
          </w:rPr>
          <w:delText>species-specific random effects of restoration were normally distributed</w:delText>
        </w:r>
      </w:del>
      <w:ins w:id="308" w:author="Ulrich, Jens" w:date="2025-07-15T17:23:00Z">
        <w:del w:id="309" w:author="Ulrich Jens Christian" w:date="2025-09-09T11:38:00Z">
          <w:r w:rsidR="00D51321" w:rsidDel="00C55257">
            <w:rPr>
              <w:rFonts w:eastAsiaTheme="minorEastAsia"/>
              <w:lang w:val="en-CA"/>
            </w:rPr>
            <w:delText>,</w:delText>
          </w:r>
        </w:del>
      </w:ins>
      <w:del w:id="310" w:author="Ulrich Jens Christian" w:date="2025-09-09T11:38:00Z">
        <w:r w:rsidR="00C576D8" w:rsidRPr="00C576D8" w:rsidDel="00C55257">
          <w:rPr>
            <w:rFonts w:eastAsiaTheme="minorEastAsia"/>
            <w:lang w:val="en-CA"/>
          </w:rPr>
          <w:delText xml:space="preserve"> with a mean and variance estimated from the data, i.e., </w:delText>
        </w:r>
      </w:del>
      <m:oMath>
        <m:sSub>
          <m:sSubPr>
            <m:ctrlPr>
              <w:del w:id="311" w:author="Ulrich Jens Christian" w:date="2025-09-09T11:38:00Z">
                <w:rPr>
                  <w:rFonts w:ascii="Cambria Math" w:eastAsiaTheme="minorEastAsia" w:hAnsi="Cambria Math" w:cs="Times New Roman"/>
                  <w:i/>
                  <w:lang w:val="en-CA"/>
                </w:rPr>
              </w:del>
            </m:ctrlPr>
          </m:sSubPr>
          <m:e>
            <m:r>
              <w:del w:id="312" w:author="Ulrich Jens Christian" w:date="2025-09-09T11:38:00Z">
                <w:rPr>
                  <w:rFonts w:ascii="Cambria Math" w:eastAsiaTheme="minorEastAsia" w:hAnsi="Cambria Math" w:cs="Times New Roman"/>
                  <w:lang w:val="en-CA"/>
                </w:rPr>
                <m:t>β</m:t>
              </w:del>
            </m:r>
          </m:e>
          <m:sub>
            <m:r>
              <w:del w:id="313" w:author="Ulrich Jens Christian" w:date="2025-09-09T11:38:00Z">
                <w:rPr>
                  <w:rFonts w:ascii="Cambria Math" w:eastAsiaTheme="minorEastAsia" w:hAnsi="Cambria Math" w:cs="Times New Roman"/>
                  <w:lang w:val="en-CA"/>
                </w:rPr>
                <m:t>4</m:t>
              </w:del>
            </m:r>
          </m:sub>
        </m:sSub>
        <m:d>
          <m:dPr>
            <m:begChr m:val="["/>
            <m:endChr m:val="]"/>
            <m:ctrlPr>
              <w:del w:id="314" w:author="Ulrich Jens Christian" w:date="2025-09-09T11:38:00Z">
                <w:rPr>
                  <w:rFonts w:ascii="Cambria Math" w:eastAsiaTheme="minorEastAsia" w:hAnsi="Cambria Math" w:cs="Times New Roman"/>
                  <w:i/>
                  <w:lang w:val="en-CA"/>
                </w:rPr>
              </w:del>
            </m:ctrlPr>
          </m:dPr>
          <m:e>
            <m:r>
              <w:del w:id="315" w:author="Ulrich Jens Christian" w:date="2025-09-09T11:38:00Z">
                <w:rPr>
                  <w:rFonts w:ascii="Cambria Math" w:eastAsiaTheme="minorEastAsia" w:hAnsi="Cambria Math" w:cs="Times New Roman"/>
                  <w:lang w:val="en-CA"/>
                </w:rPr>
                <m:t>species</m:t>
              </w:del>
            </m:r>
          </m:e>
        </m:d>
        <m:r>
          <w:del w:id="316" w:author="Ulrich Jens Christian" w:date="2025-09-09T11:38:00Z">
            <w:rPr>
              <w:rFonts w:ascii="Cambria Math" w:eastAsiaTheme="minorEastAsia" w:hAnsi="Cambria Math" w:cs="Times New Roman"/>
              <w:lang w:val="en-CA"/>
            </w:rPr>
            <m:t xml:space="preserve"> ~</m:t>
          </w:del>
        </m:r>
        <m:r>
          <w:del w:id="317" w:author="Ulrich Jens Christian" w:date="2025-09-09T11:38:00Z">
            <w:rPr>
              <w:rFonts w:ascii="Cambria Math" w:eastAsiaTheme="minorEastAsia" w:hAnsi="Cambria Math"/>
              <w:lang w:val="en-CA"/>
            </w:rPr>
            <m:t xml:space="preserve"> normal(</m:t>
          </w:del>
        </m:r>
        <m:sSub>
          <m:sSubPr>
            <m:ctrlPr>
              <w:del w:id="318" w:author="Ulrich Jens Christian" w:date="2025-09-09T11:38:00Z">
                <w:rPr>
                  <w:rFonts w:ascii="Cambria Math" w:eastAsiaTheme="minorEastAsia" w:hAnsi="Cambria Math"/>
                  <w:i/>
                  <w:lang w:val="en-CA"/>
                </w:rPr>
              </w:del>
            </m:ctrlPr>
          </m:sSubPr>
          <m:e>
            <m:r>
              <w:del w:id="319" w:author="Ulrich Jens Christian" w:date="2025-09-09T11:38:00Z">
                <w:rPr>
                  <w:rFonts w:ascii="Cambria Math" w:eastAsiaTheme="minorEastAsia" w:hAnsi="Cambria Math"/>
                  <w:lang w:val="en-CA"/>
                </w:rPr>
                <m:t>μ</m:t>
              </w:del>
            </m:r>
          </m:e>
          <m:sub>
            <m:sSub>
              <m:sSubPr>
                <m:ctrlPr>
                  <w:del w:id="320" w:author="Ulrich Jens Christian" w:date="2025-09-09T11:38:00Z">
                    <w:rPr>
                      <w:rFonts w:ascii="Cambria Math" w:eastAsiaTheme="minorEastAsia" w:hAnsi="Cambria Math" w:cs="Times New Roman"/>
                      <w:i/>
                      <w:lang w:val="en-CA"/>
                    </w:rPr>
                  </w:del>
                </m:ctrlPr>
              </m:sSubPr>
              <m:e>
                <m:r>
                  <w:del w:id="321" w:author="Ulrich Jens Christian" w:date="2025-09-09T11:38:00Z">
                    <w:rPr>
                      <w:rFonts w:ascii="Cambria Math" w:eastAsiaTheme="minorEastAsia" w:hAnsi="Cambria Math" w:cs="Times New Roman"/>
                      <w:lang w:val="en-CA"/>
                    </w:rPr>
                    <m:t>β</m:t>
                  </w:del>
                </m:r>
              </m:e>
              <m:sub>
                <m:r>
                  <w:del w:id="322" w:author="Ulrich Jens Christian" w:date="2025-09-09T11:38:00Z">
                    <w:rPr>
                      <w:rFonts w:ascii="Cambria Math" w:eastAsiaTheme="minorEastAsia" w:hAnsi="Cambria Math" w:cs="Times New Roman"/>
                      <w:lang w:val="en-CA"/>
                    </w:rPr>
                    <m:t>4</m:t>
                  </w:del>
                </m:r>
              </m:sub>
            </m:sSub>
          </m:sub>
        </m:sSub>
        <m:r>
          <w:del w:id="323" w:author="Ulrich Jens Christian" w:date="2025-09-09T11:38:00Z">
            <w:rPr>
              <w:rFonts w:ascii="Cambria Math" w:eastAsiaTheme="minorEastAsia" w:hAnsi="Cambria Math"/>
              <w:lang w:val="en-CA"/>
            </w:rPr>
            <m:t xml:space="preserve">, </m:t>
          </w:del>
        </m:r>
        <m:sSub>
          <m:sSubPr>
            <m:ctrlPr>
              <w:del w:id="324" w:author="Ulrich Jens Christian" w:date="2025-09-09T11:38:00Z">
                <w:rPr>
                  <w:rFonts w:ascii="Cambria Math" w:eastAsiaTheme="minorEastAsia" w:hAnsi="Cambria Math"/>
                  <w:i/>
                  <w:lang w:val="en-CA"/>
                </w:rPr>
              </w:del>
            </m:ctrlPr>
          </m:sSubPr>
          <m:e>
            <m:r>
              <w:del w:id="325" w:author="Ulrich Jens Christian" w:date="2025-09-09T11:38:00Z">
                <w:rPr>
                  <w:rFonts w:ascii="Cambria Math" w:eastAsiaTheme="minorEastAsia" w:hAnsi="Cambria Math"/>
                  <w:lang w:val="en-CA"/>
                </w:rPr>
                <m:t>σ</m:t>
              </w:del>
            </m:r>
          </m:e>
          <m:sub>
            <m:sSub>
              <m:sSubPr>
                <m:ctrlPr>
                  <w:del w:id="326" w:author="Ulrich Jens Christian" w:date="2025-09-09T11:38:00Z">
                    <w:rPr>
                      <w:rFonts w:ascii="Cambria Math" w:eastAsiaTheme="minorEastAsia" w:hAnsi="Cambria Math" w:cs="Times New Roman"/>
                      <w:i/>
                      <w:lang w:val="en-CA"/>
                    </w:rPr>
                  </w:del>
                </m:ctrlPr>
              </m:sSubPr>
              <m:e>
                <m:r>
                  <w:del w:id="327" w:author="Ulrich Jens Christian" w:date="2025-09-09T11:38:00Z">
                    <w:rPr>
                      <w:rFonts w:ascii="Cambria Math" w:eastAsiaTheme="minorEastAsia" w:hAnsi="Cambria Math" w:cs="Times New Roman"/>
                      <w:lang w:val="en-CA"/>
                    </w:rPr>
                    <m:t>β</m:t>
                  </w:del>
                </m:r>
              </m:e>
              <m:sub>
                <m:r>
                  <w:del w:id="328" w:author="Ulrich Jens Christian" w:date="2025-09-09T11:38:00Z">
                    <w:rPr>
                      <w:rFonts w:ascii="Cambria Math" w:eastAsiaTheme="minorEastAsia" w:hAnsi="Cambria Math" w:cs="Times New Roman"/>
                      <w:lang w:val="en-CA"/>
                    </w:rPr>
                    <m:t>4</m:t>
                  </w:del>
                </m:r>
              </m:sub>
            </m:sSub>
          </m:sub>
        </m:sSub>
        <m:r>
          <w:del w:id="329" w:author="Ulrich Jens Christian" w:date="2025-09-09T11:38:00Z">
            <w:rPr>
              <w:rFonts w:ascii="Cambria Math" w:eastAsiaTheme="minorEastAsia" w:hAnsi="Cambria Math"/>
              <w:lang w:val="en-CA"/>
            </w:rPr>
            <m:t>)</m:t>
          </w:del>
        </m:r>
      </m:oMath>
      <w:ins w:id="330" w:author="Ulrich, Jens" w:date="2025-07-15T17:23:00Z">
        <w:del w:id="331" w:author="Ulrich Jens Christian" w:date="2025-09-09T11:38:00Z">
          <w:r w:rsidR="00D51321" w:rsidDel="00C55257">
            <w:rPr>
              <w:rFonts w:eastAsiaTheme="minorEastAsia"/>
              <w:lang w:val="en-CA"/>
            </w:rPr>
            <w:delText>,</w:delText>
          </w:r>
          <w:r w:rsidR="00D51321" w:rsidRPr="00D51321" w:rsidDel="00C55257">
            <w:rPr>
              <w:rFonts w:eastAsiaTheme="minorEastAsia"/>
              <w:lang w:val="en-CA"/>
            </w:rPr>
            <w:delText xml:space="preserve"> </w:delText>
          </w:r>
          <w:r w:rsidR="00D51321" w:rsidDel="00C55257">
            <w:rPr>
              <w:rFonts w:eastAsiaTheme="minorEastAsia"/>
              <w:lang w:val="en-CA"/>
            </w:rPr>
            <w:delText xml:space="preserve">where </w:delText>
          </w:r>
        </w:del>
      </w:ins>
      <m:oMath>
        <m:sSub>
          <m:sSubPr>
            <m:ctrlPr>
              <w:ins w:id="332" w:author="Ulrich, Jens" w:date="2025-07-15T17:23:00Z">
                <w:del w:id="333" w:author="Ulrich Jens Christian" w:date="2025-09-09T11:38:00Z">
                  <w:rPr>
                    <w:rFonts w:ascii="Cambria Math" w:eastAsiaTheme="minorEastAsia" w:hAnsi="Cambria Math"/>
                    <w:i/>
                    <w:lang w:val="en-CA"/>
                  </w:rPr>
                </w:del>
              </w:ins>
            </m:ctrlPr>
          </m:sSubPr>
          <m:e>
            <m:r>
              <w:ins w:id="334" w:author="Ulrich, Jens" w:date="2025-07-15T17:23:00Z">
                <w:del w:id="335" w:author="Ulrich Jens Christian" w:date="2025-09-09T11:38:00Z">
                  <w:rPr>
                    <w:rFonts w:ascii="Cambria Math" w:eastAsiaTheme="minorEastAsia" w:hAnsi="Cambria Math"/>
                    <w:lang w:val="en-CA"/>
                  </w:rPr>
                  <m:t>μ</m:t>
                </w:del>
              </w:ins>
            </m:r>
          </m:e>
          <m:sub>
            <m:sSub>
              <m:sSubPr>
                <m:ctrlPr>
                  <w:ins w:id="336" w:author="Ulrich, Jens" w:date="2025-07-15T17:23:00Z">
                    <w:del w:id="337" w:author="Ulrich Jens Christian" w:date="2025-09-09T11:38:00Z">
                      <w:rPr>
                        <w:rFonts w:ascii="Cambria Math" w:eastAsiaTheme="minorEastAsia" w:hAnsi="Cambria Math" w:cs="Times New Roman"/>
                        <w:i/>
                        <w:lang w:val="en-CA"/>
                      </w:rPr>
                    </w:del>
                  </w:ins>
                </m:ctrlPr>
              </m:sSubPr>
              <m:e>
                <m:r>
                  <w:ins w:id="338" w:author="Ulrich, Jens" w:date="2025-07-15T17:23:00Z">
                    <w:del w:id="339" w:author="Ulrich Jens Christian" w:date="2025-09-09T11:38:00Z">
                      <w:rPr>
                        <w:rFonts w:ascii="Cambria Math" w:eastAsiaTheme="minorEastAsia" w:hAnsi="Cambria Math" w:cs="Times New Roman"/>
                        <w:lang w:val="en-CA"/>
                      </w:rPr>
                      <m:t>β</m:t>
                    </w:del>
                  </w:ins>
                </m:r>
              </m:e>
              <m:sub>
                <m:r>
                  <w:ins w:id="340" w:author="Ulrich, Jens" w:date="2025-07-15T17:23:00Z">
                    <w:del w:id="341" w:author="Ulrich Jens Christian" w:date="2025-09-09T11:38:00Z">
                      <w:rPr>
                        <w:rFonts w:ascii="Cambria Math" w:eastAsiaTheme="minorEastAsia" w:hAnsi="Cambria Math" w:cs="Times New Roman"/>
                        <w:lang w:val="en-CA"/>
                      </w:rPr>
                      <m:t>4</m:t>
                    </w:del>
                  </w:ins>
                </m:r>
              </m:sub>
            </m:sSub>
          </m:sub>
        </m:sSub>
      </m:oMath>
      <w:ins w:id="342" w:author="Ulrich, Jens" w:date="2025-07-15T17:23:00Z">
        <w:del w:id="343" w:author="Ulrich Jens Christian" w:date="2025-09-09T11:38:00Z">
          <w:r w:rsidR="00D51321" w:rsidDel="00C55257">
            <w:rPr>
              <w:rFonts w:eastAsiaTheme="minorEastAsia"/>
              <w:lang w:val="en-CA"/>
            </w:rPr>
            <w:delText>represents the mean effect of restoration on pollinator abundance</w:delText>
          </w:r>
        </w:del>
      </w:ins>
      <w:del w:id="344" w:author="Ulrich Jens Christian" w:date="2025-09-09T11:38:00Z">
        <w:r w:rsidR="00C576D8" w:rsidDel="00C55257">
          <w:rPr>
            <w:rFonts w:eastAsiaTheme="minorEastAsia"/>
            <w:lang w:val="en-CA"/>
          </w:rPr>
          <w:delText xml:space="preserve">. </w:delText>
        </w:r>
        <w:r w:rsidR="00C576D8" w:rsidRPr="00C576D8" w:rsidDel="00C55257">
          <w:rPr>
            <w:rFonts w:eastAsiaTheme="minorEastAsia"/>
            <w:lang w:val="en-CA"/>
          </w:rPr>
          <w:delText>Species- and site-specific random effects for the intercept were centered on a mean of zero, and assumed to be normally distributed with a variance estimated from the data.</w:delText>
        </w:r>
      </w:del>
    </w:p>
    <w:p w14:paraId="0131CE1D" w14:textId="7274023B" w:rsidR="00404948" w:rsidRDefault="00E758D4" w:rsidP="00C55257">
      <w:pPr>
        <w:spacing w:line="480" w:lineRule="auto"/>
        <w:rPr>
          <w:ins w:id="345" w:author="Jens Christian Ulrich" w:date="2025-09-10T15:40:00Z"/>
          <w:rFonts w:eastAsiaTheme="minorEastAsia"/>
          <w:lang w:val="en-CA"/>
        </w:rPr>
      </w:pPr>
      <w:r w:rsidRPr="005E3E53">
        <w:rPr>
          <w:lang w:val="en-CA"/>
        </w:rPr>
        <w:t xml:space="preserve">Stan does </w:t>
      </w:r>
      <w:ins w:id="346" w:author="Jens Ulrich [2]" w:date="2025-07-16T13:43:00Z">
        <w:r w:rsidR="000B32FD">
          <w:rPr>
            <w:lang w:val="en-CA"/>
          </w:rPr>
          <w:t xml:space="preserve">not </w:t>
        </w:r>
      </w:ins>
      <w:r w:rsidR="00DC4948">
        <w:rPr>
          <w:lang w:val="en-CA"/>
        </w:rPr>
        <w:t>support</w:t>
      </w:r>
      <w:ins w:id="347" w:author="Jens Ulrich [2]" w:date="2025-07-16T13:44:00Z">
        <w:r w:rsidR="000B32FD">
          <w:rPr>
            <w:lang w:val="en-CA"/>
          </w:rPr>
          <w:t xml:space="preserve"> direct</w:t>
        </w:r>
      </w:ins>
      <w:r w:rsidR="00DC4948">
        <w:rPr>
          <w:lang w:val="en-CA"/>
        </w:rPr>
        <w:t xml:space="preserve"> sampling</w:t>
      </w:r>
      <w:ins w:id="348" w:author="Jens Ulrich [2]" w:date="2025-07-16T13:43:00Z">
        <w:r w:rsidR="000B32FD">
          <w:rPr>
            <w:lang w:val="en-CA"/>
          </w:rPr>
          <w:t xml:space="preserve"> of</w:t>
        </w:r>
      </w:ins>
      <w:r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Pr="005E3E53">
        <w:rPr>
          <w:rFonts w:eastAsiaTheme="minorEastAsia"/>
          <w:lang w:val="en-CA"/>
        </w:rPr>
        <w:t>.</w:t>
      </w:r>
      <w:bookmarkStart w:id="349" w:name="_Hlk203565972"/>
      <w:r w:rsidRPr="005E3E53">
        <w:rPr>
          <w:rFonts w:eastAsiaTheme="minorEastAsia"/>
          <w:lang w:val="en-CA"/>
        </w:rPr>
        <w:t xml:space="preserve"> </w:t>
      </w:r>
      <w:del w:id="350" w:author="Jens Ulrich [2]" w:date="2025-07-16T13:46:00Z">
        <w:r w:rsidRPr="005E3E53" w:rsidDel="000B32FD">
          <w:rPr>
            <w:rFonts w:eastAsiaTheme="minorEastAsia"/>
            <w:lang w:val="en-CA"/>
          </w:rPr>
          <w:delText>As such</w:delText>
        </w:r>
        <w:r w:rsidR="005E3E53" w:rsidRPr="005E3E53" w:rsidDel="000B32FD">
          <w:rPr>
            <w:rFonts w:eastAsiaTheme="minorEastAsia"/>
            <w:lang w:val="en-CA"/>
          </w:rPr>
          <w:delText>,</w:delText>
        </w:r>
        <w:r w:rsidRPr="005E3E53" w:rsidDel="000B32FD">
          <w:rPr>
            <w:rFonts w:eastAsiaTheme="minorEastAsia"/>
            <w:lang w:val="en-CA"/>
          </w:rPr>
          <w:delText xml:space="preserve"> </w:delText>
        </w:r>
        <w:r w:rsidR="000C5B26" w:rsidDel="000B32FD">
          <w:rPr>
            <w:rFonts w:eastAsiaTheme="minorEastAsia"/>
            <w:lang w:val="en-CA"/>
          </w:rPr>
          <w:delText>we</w:delText>
        </w:r>
      </w:del>
      <w:ins w:id="351" w:author="Jens Ulrich [2]" w:date="2025-07-16T13:46:00Z">
        <w:r w:rsidR="000B32FD">
          <w:rPr>
            <w:rFonts w:eastAsiaTheme="minorEastAsia"/>
            <w:lang w:val="en-CA"/>
          </w:rPr>
          <w:t>I</w:t>
        </w:r>
      </w:ins>
      <w:ins w:id="352" w:author="Jens Ulrich [2]" w:date="2025-07-16T13:44:00Z">
        <w:r w:rsidR="000B32FD">
          <w:rPr>
            <w:rFonts w:eastAsiaTheme="minorEastAsia"/>
            <w:lang w:val="en-CA"/>
          </w:rPr>
          <w:t>nstead</w:t>
        </w:r>
      </w:ins>
      <w:ins w:id="353" w:author="Jens Ulrich [2]" w:date="2025-07-16T13:46:00Z">
        <w:r w:rsidR="000B32FD">
          <w:rPr>
            <w:rFonts w:eastAsiaTheme="minorEastAsia"/>
            <w:lang w:val="en-CA"/>
          </w:rPr>
          <w:t>, we</w:t>
        </w:r>
      </w:ins>
      <w:r w:rsidR="000C5B26">
        <w:rPr>
          <w:rFonts w:eastAsiaTheme="minorEastAsia"/>
          <w:lang w:val="en-CA"/>
        </w:rPr>
        <w:t xml:space="preserv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del w:id="354" w:author="Jens Ulrich [2]" w:date="2025-07-16T13:41:00Z">
                <w:rPr>
                  <w:rFonts w:ascii="Cambria Math" w:hAnsi="Cambria Math" w:cs="Times New Roman"/>
                  <w:i/>
                  <w:lang w:val="en-CA"/>
                </w:rPr>
              </w:del>
            </m:ctrlPr>
          </m:sSubPr>
          <m:e>
            <m:r>
              <w:del w:id="355" w:author="Jens Ulrich [2]" w:date="2025-07-16T13:41:00Z">
                <w:rPr>
                  <w:rFonts w:ascii="Cambria Math" w:hAnsi="Cambria Math" w:cs="Times New Roman"/>
                  <w:lang w:val="en-CA"/>
                </w:rPr>
                <m:t>N</m:t>
              </w:del>
            </m:r>
          </m:e>
          <m:sub>
            <m:r>
              <w:del w:id="356" w:author="Jens Ulrich [2]" w:date="2025-07-16T13:41:00Z">
                <w:rPr>
                  <w:rFonts w:ascii="Cambria Math" w:hAnsi="Cambria Math" w:cs="Times New Roman"/>
                  <w:lang w:val="en-CA"/>
                </w:rPr>
                <m:t>i</m:t>
              </w:del>
            </m:r>
          </m:sub>
        </m:sSub>
        <m:r>
          <w:del w:id="357" w:author="Jens Ulrich [2]" w:date="2025-07-16T13:41:00Z">
            <w:rPr>
              <w:rFonts w:ascii="Cambria Math" w:hAnsi="Cambria Math" w:cs="Times New Roman"/>
              <w:lang w:val="en-CA"/>
            </w:rPr>
            <m:t>=</m:t>
          </w:del>
        </m:r>
        <m:r>
          <w:del w:id="358" w:author="Jens Ulrich [2]" w:date="2025-07-16T13:41:00Z">
            <m:rPr>
              <m:sty m:val="p"/>
            </m:rPr>
            <w:rPr>
              <w:rFonts w:ascii="Cambria Math" w:hAnsi="Cambria Math" w:cs="Times New Roman"/>
              <w:lang w:val="en-CA"/>
            </w:rPr>
            <m:t>max</m:t>
          </w:del>
        </m:r>
        <m:r>
          <w:del w:id="359" w:author="Jens Ulrich [2]" w:date="2025-07-16T13:41:00Z">
            <w:rPr>
              <w:rFonts w:ascii="Cambria Math" w:hAnsi="Cambria Math" w:cs="Times New Roman"/>
              <w:lang w:val="en-CA"/>
            </w:rPr>
            <m:t>(</m:t>
          </w:del>
        </m:r>
        <m:sSub>
          <m:sSubPr>
            <m:ctrlPr>
              <w:del w:id="360" w:author="Jens Ulrich [2]" w:date="2025-07-16T13:41:00Z">
                <w:rPr>
                  <w:rFonts w:ascii="Cambria Math" w:hAnsi="Cambria Math" w:cs="Times New Roman"/>
                  <w:i/>
                  <w:lang w:val="en-CA"/>
                </w:rPr>
              </w:del>
            </m:ctrlPr>
          </m:sSubPr>
          <m:e>
            <m:r>
              <w:del w:id="361" w:author="Jens Ulrich [2]" w:date="2025-07-16T13:41:00Z">
                <w:rPr>
                  <w:rFonts w:ascii="Cambria Math" w:hAnsi="Cambria Math" w:cs="Times New Roman"/>
                  <w:lang w:val="en-CA"/>
                </w:rPr>
                <m:t>y</m:t>
              </w:del>
            </m:r>
          </m:e>
          <m:sub>
            <m:r>
              <w:del w:id="362" w:author="Jens Ulrich [2]" w:date="2025-07-16T13:41:00Z">
                <w:rPr>
                  <w:rFonts w:ascii="Cambria Math" w:hAnsi="Cambria Math" w:cs="Times New Roman"/>
                  <w:lang w:val="en-CA"/>
                </w:rPr>
                <m:t>i,1:3</m:t>
              </w:del>
            </m:r>
          </m:sub>
        </m:sSub>
        <m:r>
          <w:del w:id="363" w:author="Jens Ulrich [2]" w:date="2025-07-16T13:41:00Z">
            <w:rPr>
              <w:rFonts w:ascii="Cambria Math" w:hAnsi="Cambria Math" w:cs="Times New Roman"/>
              <w:lang w:val="en-CA"/>
            </w:rPr>
            <m:t>)</m:t>
          </w:del>
        </m:r>
      </m:oMath>
      <w:del w:id="364" w:author="Jens Ulrich [2]" w:date="2025-07-16T13:41:00Z">
        <w:r w:rsidR="00045780" w:rsidRPr="005E3E53" w:rsidDel="000B32FD">
          <w:rPr>
            <w:rFonts w:eastAsiaTheme="minorEastAsia"/>
            <w:lang w:val="en-CA"/>
          </w:rPr>
          <w:delText xml:space="preserve"> </w:delText>
        </w:r>
        <w:r w:rsidR="00F06328" w:rsidDel="000B32FD">
          <w:rPr>
            <w:rFonts w:eastAsiaTheme="minorEastAsia"/>
            <w:lang w:val="en-CA"/>
          </w:rPr>
          <w:delText xml:space="preserve">(abundance at least as large as </w:delText>
        </w:r>
      </w:del>
      <w:r w:rsidR="00F06328">
        <w:rPr>
          <w:rFonts w:eastAsiaTheme="minorEastAsia"/>
          <w:lang w:val="en-CA"/>
        </w:rPr>
        <w:t xml:space="preserve">the largest </w:t>
      </w:r>
      <w:del w:id="365" w:author="Jens Ulrich [2]" w:date="2025-07-16T13:41:00Z">
        <w:r w:rsidR="00F06328" w:rsidDel="000B32FD">
          <w:rPr>
            <w:rFonts w:eastAsiaTheme="minorEastAsia"/>
            <w:lang w:val="en-CA"/>
          </w:rPr>
          <w:delText xml:space="preserve">observed </w:delText>
        </w:r>
      </w:del>
      <w:r w:rsidR="00F06328">
        <w:rPr>
          <w:rFonts w:eastAsiaTheme="minorEastAsia"/>
          <w:lang w:val="en-CA"/>
        </w:rPr>
        <w:t>count</w:t>
      </w:r>
      <w:ins w:id="366" w:author="Ulrich, Jens" w:date="2025-07-15T17:24:00Z">
        <w:r w:rsidR="00D51321">
          <w:rPr>
            <w:rFonts w:eastAsiaTheme="minorEastAsia"/>
            <w:lang w:val="en-CA"/>
          </w:rPr>
          <w:t xml:space="preserve"> </w:t>
        </w:r>
      </w:ins>
      <w:bookmarkStart w:id="367" w:name="_Hlk203492686"/>
      <w:ins w:id="368" w:author="Jens Ulrich [2]" w:date="2025-07-16T13:42:00Z">
        <w:r w:rsidR="000B32FD">
          <w:rPr>
            <w:rFonts w:eastAsiaTheme="minorEastAsia"/>
            <w:lang w:val="en-CA"/>
          </w:rPr>
          <w:t xml:space="preserve">observed </w:t>
        </w:r>
      </w:ins>
      <w:ins w:id="369" w:author="Ulrich, Jens" w:date="2025-07-15T17:24:00Z">
        <w:del w:id="370" w:author="Jens Ulrich [2]" w:date="2025-07-16T13:45:00Z">
          <w:r w:rsidR="00D51321" w:rsidDel="000B32FD">
            <w:rPr>
              <w:rFonts w:eastAsiaTheme="minorEastAsia"/>
              <w:lang w:val="en-CA"/>
            </w:rPr>
            <w:delText>across</w:delText>
          </w:r>
        </w:del>
      </w:ins>
      <w:ins w:id="371" w:author="Jens Ulrich [2]" w:date="2025-07-16T13:45:00Z">
        <w:r w:rsidR="000B32FD">
          <w:rPr>
            <w:rFonts w:eastAsiaTheme="minorEastAsia"/>
            <w:lang w:val="en-CA"/>
          </w:rPr>
          <w:t>for</w:t>
        </w:r>
      </w:ins>
      <w:ins w:id="372" w:author="Jens Ulrich [2]" w:date="2025-07-16T13:44:00Z">
        <w:r w:rsidR="000B32FD">
          <w:rPr>
            <w:rFonts w:eastAsiaTheme="minorEastAsia"/>
            <w:lang w:val="en-CA"/>
          </w:rPr>
          <w:t xml:space="preserve"> a species at a site across</w:t>
        </w:r>
      </w:ins>
      <w:ins w:id="373" w:author="Ulrich, Jens" w:date="2025-07-15T17:24:00Z">
        <w:r w:rsidR="00D51321">
          <w:rPr>
            <w:rFonts w:eastAsiaTheme="minorEastAsia"/>
            <w:lang w:val="en-CA"/>
          </w:rPr>
          <w:t xml:space="preserve"> all three surveys</w:t>
        </w:r>
      </w:ins>
      <w:ins w:id="374" w:author="Jens Ulrich [2]" w:date="2025-07-16T13:42:00Z">
        <w:r w:rsidR="000B32FD">
          <w:rPr>
            <w:rFonts w:eastAsiaTheme="minorEastAsia"/>
            <w:lang w:val="en-CA"/>
          </w:rPr>
          <w:t xml:space="preserve"> </w:t>
        </w:r>
      </w:ins>
      <w:del w:id="375" w:author="Ulrich, Jens" w:date="2025-07-15T17:24:00Z">
        <w:r w:rsidR="00F06328" w:rsidDel="00D51321">
          <w:rPr>
            <w:rFonts w:eastAsiaTheme="minorEastAsia"/>
            <w:lang w:val="en-CA"/>
          </w:rPr>
          <w:delText>s</w:delText>
        </w:r>
      </w:del>
      <w:bookmarkEnd w:id="367"/>
      <w:del w:id="376" w:author="Jens Ulrich [2]" w:date="2025-07-16T13:41:00Z">
        <w:r w:rsidR="00F06328" w:rsidDel="000B32FD">
          <w:rPr>
            <w:rFonts w:eastAsiaTheme="minorEastAsia"/>
            <w:lang w:val="en-CA"/>
          </w:rPr>
          <w:delText>)</w:delText>
        </w:r>
      </w:del>
      <w:del w:id="377" w:author="Jens Ulrich [2]" w:date="2025-07-16T13:45:00Z">
        <w:r w:rsidR="00F06328" w:rsidDel="000B32FD">
          <w:rPr>
            <w:rFonts w:eastAsiaTheme="minorEastAsia"/>
            <w:lang w:val="en-CA"/>
          </w:rPr>
          <w:delText xml:space="preserve"> </w:delText>
        </w:r>
      </w:del>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bookmarkEnd w:id="349"/>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w:moveFromRangeStart w:id="378" w:author="Jens Christian Ulrich" w:date="2025-09-10T15:43:00Z" w:name="move208411447"/>
      <w:moveFrom w:id="379" w:author="Jens Christian Ulrich" w:date="2025-09-10T15:43:00Z">
        <w:r w:rsidR="00F279AA" w:rsidDel="00404948">
          <w:rPr>
            <w:rFonts w:eastAsiaTheme="minorEastAsia"/>
            <w:lang w:val="en-CA"/>
          </w:rPr>
          <w:t xml:space="preserve">We evaluated </w:t>
        </w:r>
        <w:r w:rsidR="00FE339C" w:rsidDel="00404948">
          <w:rPr>
            <w:rFonts w:eastAsiaTheme="minorEastAsia"/>
            <w:lang w:val="en-CA"/>
          </w:rPr>
          <w:t xml:space="preserve">the </w:t>
        </w:r>
        <w:r w:rsidR="00F279AA" w:rsidDel="00404948">
          <w:rPr>
            <w:rFonts w:eastAsiaTheme="minorEastAsia"/>
            <w:lang w:val="en-CA"/>
          </w:rPr>
          <w:t>sensitivity</w:t>
        </w:r>
        <w:r w:rsidR="00FE339C" w:rsidDel="00404948">
          <w:rPr>
            <w:rFonts w:eastAsiaTheme="minorEastAsia"/>
            <w:lang w:val="en-CA"/>
          </w:rPr>
          <w:t xml:space="preserve"> of </w:t>
        </w:r>
        <w:r w:rsidR="00717D57" w:rsidDel="00404948">
          <w:rPr>
            <w:rFonts w:eastAsiaTheme="minorEastAsia"/>
            <w:lang w:val="en-CA"/>
          </w:rPr>
          <w:t>our estimates</w:t>
        </w:r>
        <w:r w:rsidR="00F279AA" w:rsidDel="00404948">
          <w:rPr>
            <w:rFonts w:eastAsiaTheme="minorEastAsia"/>
            <w:lang w:val="en-CA"/>
          </w:rPr>
          <w:t xml:space="preserve"> to the choice of </w:t>
        </w:r>
        <m:oMath>
          <m:r>
            <w:rPr>
              <w:rFonts w:ascii="Cambria Math" w:eastAsiaTheme="minorEastAsia" w:hAnsi="Cambria Math"/>
              <w:lang w:val="en-CA"/>
            </w:rPr>
            <m:t>K</m:t>
          </m:r>
        </m:oMath>
        <w:moveFrom w:id="380" w:author="Jens Christian Ulrich" w:date="2025-09-10T15:43:00Z">
          <w:r w:rsidR="00F279AA" w:rsidDel="00404948">
            <w:rPr>
              <w:rFonts w:eastAsiaTheme="minorEastAsia"/>
              <w:lang w:val="en-CA"/>
            </w:rPr>
            <w:t xml:space="preserve"> to ensure that stable results </w:t>
          </w:r>
          <w:r w:rsidR="00854B16" w:rsidDel="00404948">
            <w:rPr>
              <w:rFonts w:eastAsiaTheme="minorEastAsia"/>
              <w:lang w:val="en-CA"/>
            </w:rPr>
            <w:t>were</w:t>
          </w:r>
          <w:r w:rsidR="00F279AA" w:rsidDel="00404948">
            <w:rPr>
              <w:rFonts w:eastAsiaTheme="minorEastAsia"/>
              <w:lang w:val="en-CA"/>
            </w:rPr>
            <w:t xml:space="preserve"> obtained</w:t>
          </w:r>
          <w:r w:rsidR="00E91760" w:rsidDel="00404948">
            <w:rPr>
              <w:rFonts w:eastAsiaTheme="minorEastAsia"/>
              <w:lang w:val="en-CA"/>
            </w:rPr>
            <w:t xml:space="preserve"> </w:t>
          </w:r>
          <w:r w:rsidR="00E91760" w:rsidDel="00404948">
            <w:rPr>
              <w:rFonts w:eastAsiaTheme="minorEastAsia"/>
              <w:lang w:val="en-CA"/>
            </w:rPr>
            <w:fldChar w:fldCharType="begin" w:fldLock="1"/>
          </w:r>
          <w:r w:rsidR="00AC4FC7" w:rsidDel="00404948">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sidDel="00404948">
            <w:rPr>
              <w:rFonts w:eastAsiaTheme="minorEastAsia"/>
              <w:lang w:val="en-CA"/>
            </w:rPr>
            <w:fldChar w:fldCharType="separate"/>
          </w:r>
          <w:r w:rsidR="00E91760" w:rsidRPr="00E91760" w:rsidDel="00404948">
            <w:rPr>
              <w:rFonts w:eastAsiaTheme="minorEastAsia"/>
              <w:noProof/>
              <w:lang w:val="en-CA"/>
            </w:rPr>
            <w:t>(Kery 2017)</w:t>
          </w:r>
          <w:r w:rsidR="00E91760" w:rsidDel="00404948">
            <w:rPr>
              <w:rFonts w:eastAsiaTheme="minorEastAsia"/>
              <w:lang w:val="en-CA"/>
            </w:rPr>
            <w:fldChar w:fldCharType="end"/>
          </w:r>
          <w:r w:rsidR="00F279AA" w:rsidDel="00404948">
            <w:rPr>
              <w:rFonts w:eastAsiaTheme="minorEastAsia"/>
              <w:lang w:val="en-CA"/>
            </w:rPr>
            <w:t xml:space="preserve">. </w:t>
          </w:r>
        </w:moveFrom>
        <w:moveFromRangeEnd w:id="378"/>
        <w:r w:rsidR="00F279AA">
          <w:rPr>
            <w:rFonts w:eastAsiaTheme="minorEastAsia"/>
            <w:lang w:val="en-CA"/>
          </w:rPr>
          <w:t>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w:del w:id="381" w:author="Jens Ulrich [2]" w:date="2025-07-16T13:42:00Z">
              <m:rPr>
                <m:sty m:val="p"/>
              </m:rPr>
              <w:rPr>
                <w:rFonts w:ascii="Cambria Math" w:hAnsi="Cambria Math" w:cs="Times New Roman"/>
                <w:lang w:val="en-CA"/>
              </w:rPr>
              <m:t>max</m:t>
            </w:del>
          </m:r>
          <m:d>
            <m:dPr>
              <m:ctrlPr>
                <w:del w:id="382" w:author="Jens Ulrich [2]" w:date="2025-07-16T13:42:00Z">
                  <w:rPr>
                    <w:rFonts w:ascii="Cambria Math" w:hAnsi="Cambria Math" w:cs="Times New Roman"/>
                    <w:i/>
                    <w:lang w:val="en-CA"/>
                  </w:rPr>
                </w:del>
              </m:ctrlPr>
            </m:dPr>
            <m:e>
              <m:sSub>
                <m:sSubPr>
                  <m:ctrlPr>
                    <w:del w:id="383" w:author="Jens Ulrich [2]" w:date="2025-07-16T13:42:00Z">
                      <w:rPr>
                        <w:rFonts w:ascii="Cambria Math" w:hAnsi="Cambria Math" w:cs="Times New Roman"/>
                        <w:i/>
                        <w:lang w:val="en-CA"/>
                      </w:rPr>
                    </w:del>
                  </m:ctrlPr>
                </m:sSubPr>
                <m:e>
                  <m:r>
                    <w:del w:id="384" w:author="Jens Ulrich [2]" w:date="2025-07-16T13:42:00Z">
                      <w:rPr>
                        <w:rFonts w:ascii="Cambria Math" w:hAnsi="Cambria Math" w:cs="Times New Roman"/>
                        <w:lang w:val="en-CA"/>
                      </w:rPr>
                      <m:t>y</m:t>
                    </w:del>
                  </m:r>
                </m:e>
                <m:sub>
                  <m:r>
                    <w:del w:id="385" w:author="Jens Ulrich [2]" w:date="2025-07-16T13:42:00Z">
                      <w:rPr>
                        <w:rFonts w:ascii="Cambria Math" w:hAnsi="Cambria Math" w:cs="Times New Roman"/>
                        <w:lang w:val="en-CA"/>
                      </w:rPr>
                      <m:t>i,1:3</m:t>
                    </w:del>
                  </m:r>
                </m:sub>
              </m:sSub>
            </m:e>
          </m:d>
          <m:r>
            <w:ins w:id="386" w:author="Jens Ulrich [2]" w:date="2025-07-16T13:42:00Z">
              <m:rPr>
                <m:sty m:val="p"/>
              </m:rPr>
              <w:rPr>
                <w:rFonts w:ascii="Cambria Math" w:hAnsi="Cambria Math" w:cs="Times New Roman"/>
                <w:lang w:val="en-CA"/>
              </w:rPr>
              <m:t xml:space="preserve">largest observed count </m:t>
            </w:ins>
          </m:r>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w:t>
        </w:r>
        <w:r w:rsidR="00E91760" w:rsidRPr="005E3E53">
          <w:rPr>
            <w:rFonts w:eastAsiaTheme="minorEastAsia"/>
            <w:lang w:val="en-CA"/>
          </w:rPr>
          <w:lastRenderedPageBreak/>
          <w:t xml:space="preserve">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ins w:id="387" w:author="Jens Christian Ulrich" w:date="2025-09-10T15:40:00Z">
          <w:r w:rsidR="00404948">
            <w:rPr>
              <w:rFonts w:eastAsiaTheme="minorEastAsia"/>
              <w:lang w:val="en-CA"/>
            </w:rPr>
            <w:t xml:space="preserve"> </w:t>
          </w:r>
        </w:ins>
        <w:bookmarkStart w:id="388" w:name="_Hlk208411768"/>
        <w:ins w:id="389" w:author="Jens Christian Ulrich" w:date="2025-09-10T15:42:00Z">
          <w:r w:rsidR="00404948">
            <w:rPr>
              <w:rFonts w:eastAsiaTheme="minorEastAsia"/>
              <w:lang w:val="en-CA"/>
            </w:rPr>
            <w:t>O</w:t>
          </w:r>
        </w:ins>
        <w:ins w:id="390" w:author="Jens Christian Ulrich" w:date="2025-09-10T15:40:00Z">
          <w:r w:rsidR="00404948">
            <w:rPr>
              <w:rFonts w:eastAsiaTheme="minorEastAsia"/>
              <w:lang w:val="en-CA"/>
            </w:rPr>
            <w:t>ther programs</w:t>
          </w:r>
        </w:ins>
        <w:ins w:id="391" w:author="Jens Christian Ulrich" w:date="2025-09-10T15:41:00Z">
          <w:r w:rsidR="00404948">
            <w:rPr>
              <w:rFonts w:eastAsiaTheme="minorEastAsia"/>
              <w:lang w:val="en-CA"/>
            </w:rPr>
            <w:t xml:space="preserve"> employ</w:t>
          </w:r>
        </w:ins>
        <w:ins w:id="392" w:author="Jens Christian Ulrich" w:date="2025-09-10T15:40:00Z">
          <w:r w:rsidR="00404948">
            <w:rPr>
              <w:rFonts w:eastAsiaTheme="minorEastAsia"/>
              <w:lang w:val="en-CA"/>
            </w:rPr>
            <w:t xml:space="preserve"> default</w:t>
          </w:r>
        </w:ins>
        <w:ins w:id="393" w:author="Jens Christian Ulrich" w:date="2025-09-10T15:41:00Z">
          <w:r w:rsidR="00404948">
            <w:rPr>
              <w:rFonts w:eastAsiaTheme="minorEastAsia"/>
              <w:lang w:val="en-CA"/>
            </w:rPr>
            <w:t xml:space="preserve"> values of the maximum possible abundance</w:t>
          </w:r>
        </w:ins>
        <w:ins w:id="394" w:author="Jens Christian Ulrich" w:date="2025-09-10T15:42:00Z">
          <w:r w:rsidR="00404948">
            <w:rPr>
              <w:rFonts w:eastAsiaTheme="minorEastAsia"/>
              <w:lang w:val="en-CA"/>
            </w:rPr>
            <w:t>, e.g.,</w:t>
          </w:r>
        </w:ins>
        <w:ins w:id="395" w:author="Jens Christian Ulrich" w:date="2025-09-10T15:41:00Z">
          <w:r w:rsidR="00404948">
            <w:rPr>
              <w:rFonts w:eastAsiaTheme="minorEastAsia"/>
              <w:lang w:val="en-CA"/>
            </w:rPr>
            <w:t xml:space="preserve"> </w:t>
          </w:r>
        </w:ins>
        <m:oMath>
          <m:sSub>
            <m:sSubPr>
              <m:ctrlPr>
                <w:ins w:id="396" w:author="Jens Christian Ulrich" w:date="2025-09-10T15:40:00Z">
                  <w:rPr>
                    <w:rFonts w:ascii="Cambria Math" w:hAnsi="Cambria Math" w:cs="Times New Roman"/>
                    <w:i/>
                    <w:lang w:val="en-CA"/>
                  </w:rPr>
                </w:ins>
              </m:ctrlPr>
            </m:sSubPr>
            <m:e>
              <m:r>
                <w:ins w:id="397" w:author="Jens Christian Ulrich" w:date="2025-09-10T15:40:00Z">
                  <w:rPr>
                    <w:rFonts w:ascii="Cambria Math" w:hAnsi="Cambria Math" w:cs="Times New Roman"/>
                    <w:lang w:val="en-CA"/>
                  </w:rPr>
                  <m:t>K</m:t>
                </w:ins>
              </m:r>
            </m:e>
            <m:sub>
              <m:r>
                <w:ins w:id="398" w:author="Jens Christian Ulrich" w:date="2025-09-10T15:40:00Z">
                  <w:rPr>
                    <w:rFonts w:ascii="Cambria Math" w:hAnsi="Cambria Math" w:cs="Times New Roman"/>
                    <w:lang w:val="en-CA"/>
                  </w:rPr>
                  <m:t>i</m:t>
                </w:ins>
              </m:r>
            </m:sub>
          </m:sSub>
          <m:r>
            <w:ins w:id="399" w:author="Jens Christian Ulrich" w:date="2025-09-10T15:40:00Z">
              <w:rPr>
                <w:rFonts w:ascii="Cambria Math" w:eastAsiaTheme="minorEastAsia" w:hAnsi="Cambria Math"/>
                <w:lang w:val="en-CA"/>
              </w:rPr>
              <m:t>=</m:t>
            </w:ins>
          </m:r>
          <m:d>
            <m:dPr>
              <m:ctrlPr>
                <w:ins w:id="400" w:author="Jens Christian Ulrich" w:date="2025-09-10T15:40:00Z">
                  <w:rPr>
                    <w:rFonts w:ascii="Cambria Math" w:eastAsiaTheme="minorEastAsia" w:hAnsi="Cambria Math"/>
                    <w:i/>
                    <w:lang w:val="en-CA"/>
                  </w:rPr>
                </w:ins>
              </m:ctrlPr>
            </m:dPr>
            <m:e>
              <m:r>
                <w:ins w:id="401" w:author="Jens Christian Ulrich" w:date="2025-09-10T15:40:00Z">
                  <m:rPr>
                    <m:sty m:val="p"/>
                  </m:rPr>
                  <w:rPr>
                    <w:rFonts w:ascii="Cambria Math" w:hAnsi="Cambria Math" w:cs="Times New Roman"/>
                    <w:lang w:val="en-CA"/>
                  </w:rPr>
                  <m:t>largest observed count</m:t>
                </w:ins>
              </m:r>
              <m:ctrlPr>
                <w:ins w:id="402" w:author="Jens Christian Ulrich" w:date="2025-09-10T15:40:00Z">
                  <w:rPr>
                    <w:rFonts w:ascii="Cambria Math" w:hAnsi="Cambria Math" w:cs="Times New Roman"/>
                    <w:lang w:val="en-CA"/>
                  </w:rPr>
                </w:ins>
              </m:ctrlPr>
            </m:e>
          </m:d>
          <m:r>
            <w:ins w:id="403" w:author="Jens Christian Ulrich" w:date="2025-09-10T15:42:00Z">
              <w:rPr>
                <w:rFonts w:ascii="Cambria Math" w:hAnsi="Cambria Math" w:cs="Times New Roman"/>
                <w:lang w:val="en-CA"/>
              </w:rPr>
              <m:t>+100</m:t>
            </w:ins>
          </m:r>
        </m:oMath>
        <w:ins w:id="404" w:author="Jens Christian Ulrich" w:date="2025-09-10T15:42:00Z">
          <w:r w:rsidR="00404948">
            <w:rPr>
              <w:rFonts w:eastAsiaTheme="minorEastAsia"/>
              <w:lang w:val="en-CA"/>
            </w:rPr>
            <w:t xml:space="preserve"> for the popular R program unmarked </w:t>
          </w:r>
        </w:ins>
        <w:ins w:id="405" w:author="Jens Christian Ulrich" w:date="2025-09-10T15:43:00Z">
          <w:r w:rsidR="00404948">
            <w:rPr>
              <w:rFonts w:eastAsiaTheme="minorEastAsia"/>
              <w:lang w:val="en-CA"/>
            </w:rPr>
            <w:fldChar w:fldCharType="begin" w:fldLock="1"/>
          </w:r>
        </w:ins>
        <w:r w:rsidR="00B452D1">
          <w:rPr>
            <w:rFonts w:eastAsiaTheme="minorEastAsia"/>
            <w:lang w:val="en-CA"/>
          </w:rPr>
          <w:instrText>ADDIN CSL_CITATION {"citationItems":[{"id":"ITEM-1","itemData":{"DOI":"10.18637/JSS.V043.I10","ISSN":"1548-7660","abstract":"Ecological research uses data collection techniques that are prone to substantial and unique types of measurement error to address scientific questions about species abundance and distribution. These data collection schemes include a number of survey methods in which unmarked individuals are counted, or determined to be present, at spatially- referenced sites. Examples include site occupancy sampling, repeated counts, distance sampling, removal sampling, and double observer sampling. To appropriately analyze these data, hierarchical models have been developed to separately model explanatory variables of both a latent abundance or occurrence process and a conditional detection process. Because these models have a straightforward interpretation paralleling mechanisms under which the data arose, they have recently gained immense popularity. The common hierarchical structure of these models is well-suited for a unified modeling interface. The R package unmarked provides such a unified modeling framework, including tools for data exploration, model fitting, model criticism, post-hoc analysis, and model comparison.","author":[{"dropping-particle":"","family":"Fiske","given":"Ian J.","non-dropping-particle":"","parse-names":false,"suffix":""},{"dropping-particle":"","family":"Chandler","given":"Richard B.","non-dropping-particle":"","parse-names":false,"suffix":""}],"container-title":"Journal of Statistical Software","id":"ITEM-1","issue":"10","issued":{"date-parts":[["2011","8","24"]]},"page":"1-23","publisher":"American Statistical Association","title":"unmarked: An R Package for Fitting Hierarchical Models of Wildlife Occurrence and Abundance","type":"article-journal","volume":"43"},"uris":["http://www.mendeley.com/documents/?uuid=32c6dea3-1b55-3ee6-ab01-f45671ceaeae"]}],"mendeley":{"formattedCitation":"(Fiske &amp; Chandler, 2011)","plainTextFormattedCitation":"(Fiske &amp; Chandler, 2011)","previouslyFormattedCitation":"(Fiske &amp; Chandler, 2011)"},"properties":{"noteIndex":0},"schema":"https://github.com/citation-style-language/schema/raw/master/csl-citation.json"}</w:instrText>
        </w:r>
        <w:r w:rsidR="00404948">
          <w:rPr>
            <w:rFonts w:eastAsiaTheme="minorEastAsia"/>
            <w:lang w:val="en-CA"/>
          </w:rPr>
          <w:fldChar w:fldCharType="separate"/>
        </w:r>
        <w:r w:rsidR="00404948" w:rsidRPr="00404948">
          <w:rPr>
            <w:rFonts w:eastAsiaTheme="minorEastAsia"/>
            <w:noProof/>
            <w:lang w:val="en-CA"/>
          </w:rPr>
          <w:t>(Fiske &amp; Chandler, 2011)</w:t>
        </w:r>
        <w:ins w:id="406" w:author="Jens Christian Ulrich" w:date="2025-09-10T15:43:00Z">
          <w:r w:rsidR="00404948">
            <w:rPr>
              <w:rFonts w:eastAsiaTheme="minorEastAsia"/>
              <w:lang w:val="en-CA"/>
            </w:rPr>
            <w:fldChar w:fldCharType="end"/>
          </w:r>
        </w:ins>
        <w:ins w:id="407" w:author="Jens Christian Ulrich" w:date="2025-09-10T15:42:00Z">
          <w:r w:rsidR="00404948">
            <w:rPr>
              <w:rFonts w:eastAsiaTheme="minorEastAsia"/>
              <w:lang w:val="en-CA"/>
            </w:rPr>
            <w:t xml:space="preserve">. </w:t>
          </w:r>
        </w:ins>
        <w:ins w:id="408" w:author="Jens Christian Ulrich" w:date="2025-09-10T15:43:00Z">
          <w:r w:rsidR="00404948">
            <w:rPr>
              <w:rFonts w:eastAsiaTheme="minorEastAsia"/>
              <w:lang w:val="en-CA"/>
            </w:rPr>
            <w:t xml:space="preserve">Using custom </w:t>
          </w:r>
        </w:ins>
        <w:ins w:id="409" w:author="Jens Christian Ulrich" w:date="2025-09-10T15:44:00Z">
          <w:r w:rsidR="00404948">
            <w:rPr>
              <w:rFonts w:eastAsiaTheme="minorEastAsia"/>
              <w:lang w:val="en-CA"/>
            </w:rPr>
            <w:t xml:space="preserve">models, we were able to increase </w:t>
          </w:r>
        </w:ins>
        <m:oMath>
          <m:r>
            <w:ins w:id="410" w:author="Jens Christian Ulrich" w:date="2025-09-10T15:44:00Z">
              <w:rPr>
                <w:rFonts w:ascii="Cambria Math" w:eastAsiaTheme="minorEastAsia" w:hAnsi="Cambria Math"/>
                <w:lang w:val="en-CA"/>
              </w:rPr>
              <m:t>K</m:t>
            </w:ins>
          </m:r>
        </m:oMath>
        <w:ins w:id="411" w:author="Jens Christian Ulrich" w:date="2025-09-10T15:44:00Z">
          <w:r w:rsidR="00404948">
            <w:rPr>
              <w:rFonts w:eastAsiaTheme="minorEastAsia"/>
              <w:lang w:val="en-CA"/>
            </w:rPr>
            <w:t xml:space="preserve"> to higher limits, which allowed us to </w:t>
          </w:r>
        </w:ins>
        <w:moveToRangeStart w:id="412" w:author="Jens Christian Ulrich" w:date="2025-09-10T15:43:00Z" w:name="move208411447"/>
        <w:moveTo w:id="413" w:author="Jens Christian Ulrich" w:date="2025-09-10T15:43:00Z">
          <w:del w:id="414" w:author="Jens Christian Ulrich" w:date="2025-09-10T15:44:00Z">
            <w:r w:rsidR="00404948" w:rsidDel="00404948">
              <w:rPr>
                <w:rFonts w:eastAsiaTheme="minorEastAsia"/>
                <w:lang w:val="en-CA"/>
              </w:rPr>
              <w:delText xml:space="preserve">We </w:delText>
            </w:r>
          </w:del>
          <w:r w:rsidR="00404948">
            <w:rPr>
              <w:rFonts w:eastAsiaTheme="minorEastAsia"/>
              <w:lang w:val="en-CA"/>
            </w:rPr>
            <w:t>evaluate</w:t>
          </w:r>
          <w:del w:id="415" w:author="Jens Christian Ulrich" w:date="2025-09-10T15:44:00Z">
            <w:r w:rsidR="00404948" w:rsidDel="00404948">
              <w:rPr>
                <w:rFonts w:eastAsiaTheme="minorEastAsia"/>
                <w:lang w:val="en-CA"/>
              </w:rPr>
              <w:delText>d</w:delText>
            </w:r>
          </w:del>
          <w:r w:rsidR="00404948">
            <w:rPr>
              <w:rFonts w:eastAsiaTheme="minorEastAsia"/>
              <w:lang w:val="en-CA"/>
            </w:rPr>
            <w:t xml:space="preserve"> the sensitivity of our estimates to the choice of </w:t>
          </w:r>
          <m:oMath>
            <m:r>
              <w:rPr>
                <w:rFonts w:ascii="Cambria Math" w:eastAsiaTheme="minorEastAsia" w:hAnsi="Cambria Math"/>
                <w:lang w:val="en-CA"/>
              </w:rPr>
              <m:t>K</m:t>
            </m:r>
          </m:oMath>
          <w:moveTo w:id="416" w:author="Jens Christian Ulrich" w:date="2025-09-10T15:43:00Z">
            <w:r w:rsidR="00404948">
              <w:rPr>
                <w:rFonts w:eastAsiaTheme="minorEastAsia"/>
                <w:lang w:val="en-CA"/>
              </w:rPr>
              <w:t xml:space="preserve"> to ensure that stable results were obtained </w:t>
            </w:r>
            <w:r w:rsidR="00404948">
              <w:rPr>
                <w:rFonts w:eastAsiaTheme="minorEastAsia"/>
                <w:lang w:val="en-CA"/>
              </w:rPr>
              <w:fldChar w:fldCharType="begin" w:fldLock="1"/>
            </w:r>
            <w:r w:rsidR="00404948">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04948">
              <w:rPr>
                <w:rFonts w:eastAsiaTheme="minorEastAsia"/>
                <w:lang w:val="en-CA"/>
              </w:rPr>
              <w:fldChar w:fldCharType="separate"/>
            </w:r>
            <w:r w:rsidR="00404948" w:rsidRPr="00E91760">
              <w:rPr>
                <w:rFonts w:eastAsiaTheme="minorEastAsia"/>
                <w:noProof/>
                <w:lang w:val="en-CA"/>
              </w:rPr>
              <w:t>(Kery 2017)</w:t>
            </w:r>
            <w:r w:rsidR="00404948">
              <w:rPr>
                <w:rFonts w:eastAsiaTheme="minorEastAsia"/>
                <w:lang w:val="en-CA"/>
              </w:rPr>
              <w:fldChar w:fldCharType="end"/>
            </w:r>
            <w:r w:rsidR="00404948">
              <w:rPr>
                <w:rFonts w:eastAsiaTheme="minorEastAsia"/>
                <w:lang w:val="en-CA"/>
              </w:rPr>
              <w:t>.</w:t>
            </w:r>
          </w:moveTo>
          <w:bookmarkEnd w:id="388"/>
          <w:moveToRangeEnd w:id="412"/>
        </w:moveTo>
      </w:moveFrom>
    </w:p>
    <w:p w14:paraId="09A369E6" w14:textId="0EFF129E" w:rsidR="00290B44" w:rsidRPr="00C576D8" w:rsidDel="00404948" w:rsidRDefault="00290B44" w:rsidP="00C55257">
      <w:pPr>
        <w:spacing w:line="480" w:lineRule="auto"/>
        <w:rPr>
          <w:del w:id="417" w:author="Jens Christian Ulrich" w:date="2025-09-10T15:45:00Z"/>
          <w:rFonts w:cs="Times New Roman"/>
          <w:lang w:val="en-CA"/>
        </w:rPr>
      </w:pPr>
    </w:p>
    <w:p w14:paraId="7A492CE3" w14:textId="392314EB"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bookmarkStart w:id="418" w:name="_Hlk203566159"/>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del w:id="419" w:author="Jens Ulrich [2]" w:date="2025-07-16T13:48:00Z">
        <w:r w:rsidR="007F4AB9" w:rsidDel="000B32FD">
          <w:rPr>
            <w:rFonts w:eastAsiaTheme="minorEastAsia"/>
            <w:lang w:val="en-CA"/>
          </w:rPr>
          <w:delText xml:space="preserve">is not </w:delText>
        </w:r>
      </w:del>
      <w:ins w:id="420" w:author="Jens Ulrich [2]" w:date="2025-07-16T13:48:00Z">
        <w:r w:rsidR="000B32FD">
          <w:rPr>
            <w:rFonts w:eastAsiaTheme="minorEastAsia"/>
            <w:lang w:val="en-CA"/>
          </w:rPr>
          <w:t xml:space="preserve">represents unobserved </w:t>
        </w:r>
      </w:ins>
      <w:del w:id="421" w:author="Jens Ulrich [2]" w:date="2025-07-16T13:48:00Z">
        <w:r w:rsidR="007F4AB9" w:rsidDel="000B32FD">
          <w:rPr>
            <w:rFonts w:eastAsiaTheme="minorEastAsia"/>
            <w:lang w:val="en-CA"/>
          </w:rPr>
          <w:delText>observable</w:delText>
        </w:r>
        <w:r w:rsidR="00DC4948" w:rsidDel="000B32FD">
          <w:rPr>
            <w:rFonts w:eastAsiaTheme="minorEastAsia"/>
            <w:lang w:val="en-CA"/>
          </w:rPr>
          <w:delText xml:space="preserve"> </w:delText>
        </w:r>
      </w:del>
      <w:ins w:id="422" w:author="Jens Ulrich [2]" w:date="2025-07-16T13:48:00Z">
        <w:r w:rsidR="000B32FD">
          <w:rPr>
            <w:rFonts w:eastAsiaTheme="minorEastAsia"/>
            <w:lang w:val="en-CA"/>
          </w:rPr>
          <w:t xml:space="preserve">individuals </w:t>
        </w:r>
      </w:ins>
      <w:bookmarkEnd w:id="418"/>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w:t>
      </w:r>
      <w:r w:rsidR="00673AE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55F87421"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Heterogeneity in</w:t>
      </w:r>
      <w:r w:rsidR="00FD762D">
        <w:rPr>
          <w:rFonts w:eastAsiaTheme="minorEastAsia"/>
          <w:lang w:val="en-CA"/>
        </w:rPr>
        <w:t xml:space="preserve"> the</w:t>
      </w:r>
      <w:r w:rsidR="004850AE">
        <w:rPr>
          <w:rFonts w:eastAsiaTheme="minorEastAsia"/>
          <w:lang w:val="en-CA"/>
        </w:rPr>
        <w:t xml:space="preserve"> detection </w:t>
      </w:r>
      <w:r w:rsidR="004850AE">
        <w:rPr>
          <w:rFonts w:eastAsiaTheme="minorEastAsia"/>
          <w:lang w:val="en-CA"/>
        </w:rPr>
        <w:lastRenderedPageBreak/>
        <w:t xml:space="preserve">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69EAE851"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w:t>
      </w:r>
      <w:bookmarkStart w:id="423" w:name="_Hlk203566357"/>
      <w:r w:rsidRPr="00EF13F8">
        <w:rPr>
          <w:rFonts w:cs="Times New Roman"/>
          <w:lang w:val="en-CA"/>
        </w:rPr>
        <w:t xml:space="preserve">running our model for a length of 4000 </w:t>
      </w:r>
      <w:del w:id="424" w:author="Jens Ulrich [2]" w:date="2025-07-16T13:52:00Z">
        <w:r w:rsidRPr="00EF13F8" w:rsidDel="000B32FD">
          <w:rPr>
            <w:rFonts w:cs="Times New Roman"/>
            <w:lang w:val="en-CA"/>
          </w:rPr>
          <w:delText>HMC steps</w:delText>
        </w:r>
      </w:del>
      <w:ins w:id="425" w:author="Jens Ulrich [2]" w:date="2025-07-16T13:52:00Z">
        <w:r w:rsidR="000B32FD">
          <w:rPr>
            <w:rFonts w:cs="Times New Roman"/>
            <w:lang w:val="en-CA"/>
          </w:rPr>
          <w:t>iterations</w:t>
        </w:r>
      </w:ins>
      <w:r w:rsidRPr="00EF13F8">
        <w:rPr>
          <w:rFonts w:cs="Times New Roman"/>
          <w:lang w:val="en-CA"/>
        </w:rPr>
        <w:t>,</w:t>
      </w:r>
      <w:bookmarkEnd w:id="423"/>
      <w:r w:rsidRPr="00EF13F8">
        <w:rPr>
          <w:rFonts w:cs="Times New Roman"/>
          <w:lang w:val="en-CA"/>
        </w:rPr>
        <w:t xml:space="preserve">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021199C2"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7965233C"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B32FC6">
        <w:rPr>
          <w:lang w:val="en-CA"/>
        </w:rPr>
        <w:t xml:space="preserve">the </w:t>
      </w:r>
      <w:r w:rsidR="00D96E43">
        <w:rPr>
          <w:lang w:val="en-CA"/>
        </w:rPr>
        <w:t>population</w:t>
      </w:r>
      <w:r w:rsidR="00D23CC3">
        <w:rPr>
          <w:lang w:val="en-CA"/>
        </w:rPr>
        <w:t xml:space="preserve"> closure assumption</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w:t>
      </w:r>
      <w:r w:rsidR="00D94CD1">
        <w:rPr>
          <w:lang w:val="en-CA"/>
        </w:rPr>
        <w:lastRenderedPageBreak/>
        <w:t>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618AC7B4"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w:t>
      </w:r>
      <w:r w:rsidR="00B32FC6">
        <w:rPr>
          <w:lang w:val="en-CA"/>
        </w:rPr>
        <w:t>ed</w:t>
      </w:r>
      <w:r w:rsidR="00565CF7">
        <w:rPr>
          <w:lang w:val="en-CA"/>
        </w:rPr>
        <w:t xml:space="preserve">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with three repeat</w:t>
      </w:r>
      <w:ins w:id="426" w:author="Ulrich, Jens" w:date="2025-06-30T16:24:00Z">
        <w:r w:rsidR="00BD4812">
          <w:rPr>
            <w:lang w:val="en-CA"/>
          </w:rPr>
          <w:t>ed</w:t>
        </w:r>
      </w:ins>
      <w:r w:rsidR="00D84AB9">
        <w:rPr>
          <w:lang w:val="en-CA"/>
        </w:rPr>
        <w:t xml:space="preserve"> surveys per year. </w:t>
      </w:r>
      <w:r w:rsidR="00565CF7">
        <w:rPr>
          <w:lang w:val="en-CA"/>
        </w:rPr>
        <w:t xml:space="preserve">We varied the </w:t>
      </w:r>
      <w:ins w:id="427" w:author="Ulrich Jens Christian" w:date="2025-09-09T11:40:00Z">
        <w:r w:rsidR="00F63352">
          <w:rPr>
            <w:lang w:val="en-CA"/>
          </w:rPr>
          <w:t xml:space="preserve">mean </w:t>
        </w:r>
      </w:ins>
      <w:r w:rsidR="00565CF7">
        <w:rPr>
          <w:lang w:val="en-CA"/>
        </w:rPr>
        <w:t>detection intercept</w:t>
      </w:r>
      <w:r w:rsidR="005F2F9C">
        <w:rPr>
          <w:lang w:val="en-CA"/>
        </w:rPr>
        <w:t xml:space="preserve"> (</w:t>
      </w:r>
      <m:oMath>
        <m:sSub>
          <m:sSubPr>
            <m:ctrlPr>
              <w:ins w:id="428" w:author="Ulrich Jens Christian" w:date="2025-09-09T11:40:00Z">
                <w:rPr>
                  <w:rFonts w:ascii="Cambria Math" w:eastAsiaTheme="minorEastAsia" w:hAnsi="Cambria Math"/>
                  <w:i/>
                  <w:lang w:val="en-CA"/>
                </w:rPr>
              </w:ins>
            </m:ctrlPr>
          </m:sSubPr>
          <m:e>
            <m:r>
              <w:ins w:id="429" w:author="Ulrich Jens Christian" w:date="2025-09-09T11:40:00Z">
                <w:rPr>
                  <w:rFonts w:ascii="Cambria Math" w:eastAsiaTheme="minorEastAsia" w:hAnsi="Cambria Math"/>
                  <w:lang w:val="en-CA"/>
                </w:rPr>
                <m:t>μ</m:t>
              </w:ins>
            </m:r>
          </m:e>
          <m:sub>
            <m:sSub>
              <m:sSubPr>
                <m:ctrlPr>
                  <w:ins w:id="430" w:author="Ulrich Jens Christian" w:date="2025-09-09T11:40:00Z">
                    <w:rPr>
                      <w:rFonts w:ascii="Cambria Math" w:eastAsiaTheme="minorEastAsia" w:hAnsi="Cambria Math" w:cs="Times New Roman"/>
                      <w:i/>
                      <w:lang w:val="en-CA"/>
                    </w:rPr>
                  </w:ins>
                </m:ctrlPr>
              </m:sSubPr>
              <m:e>
                <m:r>
                  <w:ins w:id="431" w:author="Ulrich Jens Christian" w:date="2025-09-09T11:40:00Z">
                    <w:rPr>
                      <w:rFonts w:ascii="Cambria Math" w:eastAsiaTheme="minorEastAsia" w:hAnsi="Cambria Math" w:cs="Times New Roman"/>
                      <w:lang w:val="en-CA"/>
                    </w:rPr>
                    <m:t>β</m:t>
                  </w:ins>
                </m:r>
              </m:e>
              <m:sub>
                <m:r>
                  <w:ins w:id="432" w:author="Ulrich Jens Christian" w:date="2025-09-09T11:40:00Z">
                    <w:rPr>
                      <w:rFonts w:ascii="Cambria Math" w:eastAsiaTheme="minorEastAsia" w:hAnsi="Cambria Math" w:cs="Times New Roman"/>
                      <w:lang w:val="en-CA"/>
                    </w:rPr>
                    <m:t>1</m:t>
                  </w:ins>
                </m:r>
              </m:sub>
            </m:sSub>
          </m:sub>
        </m:sSub>
        <m:sSub>
          <m:sSubPr>
            <m:ctrlPr>
              <w:del w:id="433" w:author="Ulrich Jens Christian" w:date="2025-09-09T11:40:00Z">
                <w:rPr>
                  <w:rFonts w:ascii="Cambria Math" w:eastAsiaTheme="minorEastAsia" w:hAnsi="Cambria Math" w:cs="Times New Roman"/>
                  <w:i/>
                  <w:lang w:val="en-CA"/>
                </w:rPr>
              </w:del>
            </m:ctrlPr>
          </m:sSubPr>
          <m:e>
            <m:r>
              <w:del w:id="434" w:author="Ulrich Jens Christian" w:date="2025-09-09T11:40:00Z">
                <w:rPr>
                  <w:rFonts w:ascii="Cambria Math" w:eastAsiaTheme="minorEastAsia" w:hAnsi="Cambria Math" w:cs="Times New Roman"/>
                  <w:lang w:val="en-CA"/>
                </w:rPr>
                <m:t>β</m:t>
              </w:del>
            </m:r>
          </m:e>
          <m:sub>
            <m:r>
              <w:del w:id="435" w:author="Ulrich Jens Christian" w:date="2025-09-09T11:40:00Z">
                <w:rPr>
                  <w:rFonts w:ascii="Cambria Math" w:eastAsiaTheme="minorEastAsia" w:hAnsi="Cambria Math" w:cs="Times New Roman"/>
                  <w:lang w:val="en-CA"/>
                </w:rPr>
                <m:t>0</m:t>
              </w:del>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w:t>
      </w:r>
      <w:ins w:id="436" w:author="Sargent, Risa" w:date="2025-09-11T15:55:00Z">
        <w:r w:rsidR="00FA0B2E">
          <w:rPr>
            <w:lang w:val="en-CA"/>
          </w:rPr>
          <w:t xml:space="preserve"> a</w:t>
        </w:r>
      </w:ins>
      <w:r w:rsidR="00611BF7">
        <w:rPr>
          <w:lang w:val="en-CA"/>
        </w:rPr>
        <w:t xml:space="preserve"> 50% </w:t>
      </w:r>
      <w:del w:id="437" w:author="Jens Christian Ulrich" w:date="2025-09-10T15:31:00Z">
        <w:r w:rsidR="00611BF7" w:rsidDel="00D00E6D">
          <w:rPr>
            <w:lang w:val="en-CA"/>
          </w:rPr>
          <w:delText xml:space="preserve">odds </w:delText>
        </w:r>
      </w:del>
      <w:ins w:id="438" w:author="Jens Christian Ulrich" w:date="2025-09-10T15:31:00Z">
        <w:r w:rsidR="00D00E6D">
          <w:rPr>
            <w:lang w:val="en-CA"/>
          </w:rPr>
          <w:t xml:space="preserve">probability </w:t>
        </w:r>
      </w:ins>
      <w:r w:rsidR="00611BF7">
        <w:rPr>
          <w:lang w:val="en-CA"/>
        </w:rPr>
        <w:t xml:space="preserve">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xml:space="preserve">% </w:t>
      </w:r>
      <w:ins w:id="439" w:author="Jens Christian Ulrich" w:date="2025-09-10T15:31:00Z">
        <w:r w:rsidR="00D00E6D">
          <w:rPr>
            <w:lang w:val="en-CA"/>
          </w:rPr>
          <w:t xml:space="preserve">probability </w:t>
        </w:r>
      </w:ins>
      <w:del w:id="440" w:author="Jens Christian Ulrich" w:date="2025-09-10T15:31:00Z">
        <w:r w:rsidR="00611BF7" w:rsidDel="00D00E6D">
          <w:rPr>
            <w:lang w:val="en-CA"/>
          </w:rPr>
          <w:delText>odds</w:delText>
        </w:r>
      </w:del>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fit all three of the models to 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w:t>
      </w:r>
      <w:ins w:id="441" w:author="Jens Christian Ulrich" w:date="2025-09-09T15:53:00Z">
        <w:r w:rsidR="00572383">
          <w:rPr>
            <w:lang w:val="en-CA"/>
          </w:rPr>
          <w:t xml:space="preserve">each of </w:t>
        </w:r>
      </w:ins>
      <w:r w:rsidR="00142BD5">
        <w:rPr>
          <w:lang w:val="en-CA"/>
        </w:rPr>
        <w:t xml:space="preserve">the </w:t>
      </w:r>
      <w:r w:rsidR="00F84015">
        <w:rPr>
          <w:lang w:val="en-CA"/>
        </w:rPr>
        <w:t xml:space="preserve">sampled effect size estimates </w:t>
      </w:r>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ins w:id="442" w:author="Jens Christian Ulrich" w:date="2025-09-09T15:53:00Z">
        <w:r w:rsidR="00572383">
          <w:rPr>
            <w:rFonts w:eastAsiaTheme="minorEastAsia"/>
            <w:lang w:val="en-CA"/>
          </w:rPr>
          <w:t>, i.e., how far away the parameter estimate is from</w:t>
        </w:r>
      </w:ins>
      <w:ins w:id="443" w:author="Jens Christian Ulrich" w:date="2025-09-09T15:54:00Z">
        <w:r w:rsidR="00572383">
          <w:rPr>
            <w:rFonts w:eastAsiaTheme="minorEastAsia"/>
            <w:lang w:val="en-CA"/>
          </w:rPr>
          <w:t xml:space="preserve"> the true value of 1 that was used to simulate the data</w:t>
        </w:r>
      </w:ins>
      <w:r w:rsidR="00DC5FDD">
        <w:rPr>
          <w:rFonts w:eastAsiaTheme="minorEastAsia"/>
          <w:lang w:val="en-CA"/>
        </w:rPr>
        <w:t xml:space="preserve">. </w:t>
      </w:r>
      <w:del w:id="444" w:author="Ulrich, Jens" w:date="2025-06-30T15:38:00Z">
        <w:r w:rsidR="00120E75" w:rsidDel="00D32FEB">
          <w:rPr>
            <w:lang w:val="en-CA"/>
          </w:rPr>
          <w:delText>To</w:delText>
        </w:r>
        <w:r w:rsidR="00F84015" w:rsidDel="00D32FEB">
          <w:rPr>
            <w:lang w:val="en-CA"/>
          </w:rPr>
          <w:delText xml:space="preserve"> </w:delText>
        </w:r>
      </w:del>
      <w:bookmarkStart w:id="445" w:name="_Hlk203566855"/>
      <w:ins w:id="446" w:author="Ulrich, Jens" w:date="2025-06-30T15:38:00Z">
        <w:r w:rsidR="00D32FEB">
          <w:rPr>
            <w:lang w:val="en-CA"/>
          </w:rPr>
          <w:t xml:space="preserve">We calculated </w:t>
        </w:r>
      </w:ins>
      <w:ins w:id="447" w:author="Ulrich, Jens" w:date="2025-06-30T15:43:00Z">
        <w:r w:rsidR="00D32FEB">
          <w:rPr>
            <w:lang w:val="en-CA"/>
          </w:rPr>
          <w:t xml:space="preserve">model </w:t>
        </w:r>
      </w:ins>
      <w:ins w:id="448" w:author="Ulrich, Jens" w:date="2025-06-30T15:38:00Z">
        <w:r w:rsidR="00D32FEB">
          <w:rPr>
            <w:lang w:val="en-CA"/>
          </w:rPr>
          <w:t>precision as</w:t>
        </w:r>
      </w:ins>
      <w:ins w:id="449" w:author="Jens Christian Ulrich" w:date="2025-09-09T16:01:00Z">
        <w:r w:rsidR="005106E3">
          <w:rPr>
            <w:lang w:val="en-CA"/>
          </w:rPr>
          <w:t xml:space="preserve"> the reciprocal of the </w:t>
        </w:r>
      </w:ins>
      <w:ins w:id="450" w:author="Jens Christian Ulrich" w:date="2025-09-09T16:06:00Z">
        <w:r w:rsidR="00E070E0">
          <w:rPr>
            <w:lang w:val="en-CA"/>
          </w:rPr>
          <w:t>standard deviation</w:t>
        </w:r>
      </w:ins>
      <w:ins w:id="451" w:author="Jens Christian Ulrich" w:date="2025-09-09T16:01:00Z">
        <w:r w:rsidR="005106E3">
          <w:rPr>
            <w:lang w:val="en-CA"/>
          </w:rPr>
          <w:t xml:space="preserve"> of </w:t>
        </w:r>
      </w:ins>
      <w:ins w:id="452" w:author="Ulrich, Jens" w:date="2025-06-30T15:38:00Z">
        <w:del w:id="453" w:author="Jens Christian Ulrich" w:date="2025-09-09T16:01:00Z">
          <w:r w:rsidR="00D32FEB" w:rsidDel="005106E3">
            <w:rPr>
              <w:lang w:val="en-CA"/>
            </w:rPr>
            <w:delText xml:space="preserve"> 1</w:delText>
          </w:r>
        </w:del>
      </w:ins>
      <w:ins w:id="454" w:author="Ulrich, Jens" w:date="2025-06-30T15:39:00Z">
        <w:del w:id="455" w:author="Jens Christian Ulrich" w:date="2025-09-09T16:01:00Z">
          <w:r w:rsidR="00D32FEB" w:rsidDel="005106E3">
            <w:rPr>
              <w:lang w:val="en-CA"/>
            </w:rPr>
            <w:delText xml:space="preserve"> </w:delText>
          </w:r>
        </w:del>
        <w:del w:id="456" w:author="Jens Christian Ulrich" w:date="2025-09-09T15:54:00Z">
          <w:r w:rsidR="00D32FEB" w:rsidDel="00572383">
            <w:rPr>
              <w:lang w:val="en-CA"/>
            </w:rPr>
            <w:delText>/ sd</w:delText>
          </w:r>
        </w:del>
        <w:del w:id="457" w:author="Jens Christian Ulrich" w:date="2025-09-09T15:55:00Z">
          <w:r w:rsidR="00D32FEB" w:rsidDel="00572383">
            <w:rPr>
              <w:lang w:val="en-CA"/>
            </w:rPr>
            <w:delText>(</w:delText>
          </w:r>
        </w:del>
      </w:ins>
      <w:ins w:id="458" w:author="Jens Christian Ulrich" w:date="2025-09-09T15:51:00Z">
        <w:r w:rsidR="00D363BA">
          <w:rPr>
            <w:lang w:val="en-CA"/>
          </w:rPr>
          <w:t xml:space="preserve">all </w:t>
        </w:r>
      </w:ins>
      <w:ins w:id="459" w:author="Ulrich, Jens" w:date="2025-06-30T15:39:00Z">
        <w:r w:rsidR="00D32FEB">
          <w:rPr>
            <w:lang w:val="en-CA"/>
          </w:rPr>
          <w:t>posterior samples</w:t>
        </w:r>
      </w:ins>
      <w:ins w:id="460" w:author="Jens Christian Ulrich" w:date="2025-09-09T16:01:00Z">
        <w:r w:rsidR="005106E3">
          <w:rPr>
            <w:lang w:val="en-CA"/>
          </w:rPr>
          <w:t xml:space="preserve"> from each simulation scenario</w:t>
        </w:r>
      </w:ins>
      <w:ins w:id="461" w:author="Ulrich, Jens" w:date="2025-06-30T15:39:00Z">
        <w:del w:id="462" w:author="Jens Christian Ulrich" w:date="2025-09-09T15:55:00Z">
          <w:r w:rsidR="00D32FEB" w:rsidDel="00572383">
            <w:rPr>
              <w:lang w:val="en-CA"/>
            </w:rPr>
            <w:delText>)</w:delText>
          </w:r>
        </w:del>
        <w:r w:rsidR="00D32FEB">
          <w:rPr>
            <w:lang w:val="en-CA"/>
          </w:rPr>
          <w:t xml:space="preserve">. </w:t>
        </w:r>
      </w:ins>
      <w:del w:id="463" w:author="Ulrich, Jens" w:date="2025-06-30T15:39:00Z">
        <w:r w:rsidR="00F84015" w:rsidDel="00D32FEB">
          <w:rPr>
            <w:lang w:val="en-CA"/>
          </w:rPr>
          <w:delText xml:space="preserve">assess precision, </w:delText>
        </w:r>
        <w:r w:rsidR="00120E75" w:rsidDel="00D32FEB">
          <w:rPr>
            <w:lang w:val="en-CA"/>
          </w:rPr>
          <w:delText xml:space="preserve">we </w:delText>
        </w:r>
        <w:r w:rsidR="00DC5FDD" w:rsidDel="00D32FEB">
          <w:rPr>
            <w:lang w:val="en-CA"/>
          </w:rPr>
          <w:delText>measured the</w:delText>
        </w:r>
        <w:r w:rsidR="003F2617" w:rsidDel="00D32FEB">
          <w:rPr>
            <w:lang w:val="en-CA"/>
          </w:rPr>
          <w:delText xml:space="preserve"> 90% </w:delText>
        </w:r>
        <w:r w:rsidR="00DC5FDD" w:rsidDel="00D32FEB">
          <w:rPr>
            <w:lang w:val="en-CA"/>
          </w:rPr>
          <w:delText>Bayesian Credible Intervals (BCI)</w:delText>
        </w:r>
        <w:r w:rsidR="003F2617" w:rsidDel="00D32FEB">
          <w:rPr>
            <w:lang w:val="en-CA"/>
          </w:rPr>
          <w:delText xml:space="preserve"> </w:delText>
        </w:r>
        <w:r w:rsidR="00DC5FDD" w:rsidDel="00D32FEB">
          <w:rPr>
            <w:lang w:val="en-CA"/>
          </w:rPr>
          <w:delText>of</w:delText>
        </w:r>
        <w:r w:rsidR="003F2617" w:rsidDel="00D32FEB">
          <w:rPr>
            <w:lang w:val="en-CA"/>
          </w:rPr>
          <w:delText xml:space="preserve"> each model fit. </w:delText>
        </w:r>
      </w:del>
      <w:del w:id="464" w:author="Ulrich, Jens" w:date="2025-06-30T15:44:00Z">
        <w:r w:rsidR="00DC5FDD" w:rsidDel="00D32FEB">
          <w:rPr>
            <w:lang w:val="en-CA"/>
          </w:rPr>
          <w:delText>L</w:delText>
        </w:r>
        <w:r w:rsidR="003F2617" w:rsidDel="00D32FEB">
          <w:rPr>
            <w:lang w:val="en-CA"/>
          </w:rPr>
          <w:delText xml:space="preserve">arger </w:delText>
        </w:r>
        <w:r w:rsidR="00142BD5" w:rsidDel="00D32FEB">
          <w:rPr>
            <w:lang w:val="en-CA"/>
          </w:rPr>
          <w:delText xml:space="preserve">values of </w:delText>
        </w:r>
      </w:del>
      <w:ins w:id="465" w:author="Ulrich, Jens" w:date="2025-06-30T15:44:00Z">
        <w:r w:rsidR="00D32FEB">
          <w:rPr>
            <w:lang w:val="en-CA"/>
          </w:rPr>
          <w:t xml:space="preserve">Higher </w:t>
        </w:r>
      </w:ins>
      <w:r w:rsidR="00142BD5">
        <w:rPr>
          <w:lang w:val="en-CA"/>
        </w:rPr>
        <w:t>precision</w:t>
      </w:r>
      <w:r w:rsidR="003F2617">
        <w:rPr>
          <w:lang w:val="en-CA"/>
        </w:rPr>
        <w:t xml:space="preserve"> </w:t>
      </w:r>
      <w:del w:id="466" w:author="Ulrich, Jens" w:date="2025-06-30T15:44:00Z">
        <w:r w:rsidR="00142BD5" w:rsidDel="00D32FEB">
          <w:rPr>
            <w:lang w:val="en-CA"/>
          </w:rPr>
          <w:delText xml:space="preserve">represent </w:delText>
        </w:r>
      </w:del>
      <w:ins w:id="467" w:author="Ulrich, Jens" w:date="2025-06-30T15:44:00Z">
        <w:r w:rsidR="00D32FEB">
          <w:rPr>
            <w:lang w:val="en-CA"/>
          </w:rPr>
          <w:t xml:space="preserve">reflects </w:t>
        </w:r>
      </w:ins>
      <w:ins w:id="468" w:author="Ulrich, Jens" w:date="2025-06-30T15:45:00Z">
        <w:del w:id="469" w:author="Jens Christian Ulrich" w:date="2025-09-09T16:01:00Z">
          <w:r w:rsidR="00D32FEB" w:rsidDel="00DD7700">
            <w:rPr>
              <w:lang w:val="en-CA"/>
            </w:rPr>
            <w:delText>reduced</w:delText>
          </w:r>
        </w:del>
      </w:ins>
      <w:ins w:id="470" w:author="Jens Christian Ulrich" w:date="2025-09-09T16:01:00Z">
        <w:r w:rsidR="00DD7700">
          <w:rPr>
            <w:lang w:val="en-CA"/>
          </w:rPr>
          <w:t>lower</w:t>
        </w:r>
      </w:ins>
      <w:ins w:id="471" w:author="Ulrich, Jens" w:date="2025-06-30T15:44:00Z">
        <w:r w:rsidR="00D32FEB">
          <w:rPr>
            <w:lang w:val="en-CA"/>
          </w:rPr>
          <w:t xml:space="preserve"> un</w:t>
        </w:r>
      </w:ins>
      <w:ins w:id="472" w:author="Ulrich, Jens" w:date="2025-06-30T15:45:00Z">
        <w:r w:rsidR="00D32FEB">
          <w:rPr>
            <w:lang w:val="en-CA"/>
          </w:rPr>
          <w:t xml:space="preserve">certainty in the posterior </w:t>
        </w:r>
        <w:del w:id="473" w:author="Jens Christian Ulrich" w:date="2025-09-09T16:01:00Z">
          <w:r w:rsidR="00D32FEB" w:rsidDel="00DD7700">
            <w:rPr>
              <w:lang w:val="en-CA"/>
            </w:rPr>
            <w:delText>samples</w:delText>
          </w:r>
        </w:del>
      </w:ins>
      <w:ins w:id="474" w:author="Jens Christian Ulrich" w:date="2025-09-09T16:01:00Z">
        <w:r w:rsidR="00DD7700">
          <w:rPr>
            <w:lang w:val="en-CA"/>
          </w:rPr>
          <w:t>dis</w:t>
        </w:r>
      </w:ins>
      <w:ins w:id="475" w:author="Jens Christian Ulrich" w:date="2025-09-09T16:02:00Z">
        <w:r w:rsidR="00DD7700">
          <w:rPr>
            <w:lang w:val="en-CA"/>
          </w:rPr>
          <w:t>tributions</w:t>
        </w:r>
      </w:ins>
      <w:del w:id="476" w:author="Ulrich, Jens" w:date="2025-06-30T15:45:00Z">
        <w:r w:rsidR="00142BD5" w:rsidDel="00D32FEB">
          <w:rPr>
            <w:lang w:val="en-CA"/>
          </w:rPr>
          <w:delText>model</w:delText>
        </w:r>
      </w:del>
      <w:del w:id="477" w:author="Ulrich, Jens" w:date="2025-06-30T15:40:00Z">
        <w:r w:rsidR="00142BD5" w:rsidDel="00D32FEB">
          <w:rPr>
            <w:lang w:val="en-CA"/>
          </w:rPr>
          <w:delText>s</w:delText>
        </w:r>
      </w:del>
      <w:del w:id="478" w:author="Ulrich, Jens" w:date="2025-06-30T15:45:00Z">
        <w:r w:rsidR="00142BD5" w:rsidDel="00D32FEB">
          <w:rPr>
            <w:lang w:val="en-CA"/>
          </w:rPr>
          <w:delText xml:space="preserve"> with</w:delText>
        </w:r>
        <w:r w:rsidR="003F2617" w:rsidDel="00D32FEB">
          <w:rPr>
            <w:lang w:val="en-CA"/>
          </w:rPr>
          <w:delText xml:space="preserve"> </w:delText>
        </w:r>
      </w:del>
      <w:del w:id="479" w:author="Ulrich, Jens" w:date="2025-06-30T15:40:00Z">
        <w:r w:rsidR="00142BD5" w:rsidDel="00D32FEB">
          <w:rPr>
            <w:lang w:val="en-CA"/>
          </w:rPr>
          <w:delText>greater</w:delText>
        </w:r>
        <w:r w:rsidR="003F2617" w:rsidDel="00D32FEB">
          <w:rPr>
            <w:lang w:val="en-CA"/>
          </w:rPr>
          <w:delText xml:space="preserve"> </w:delText>
        </w:r>
      </w:del>
      <w:del w:id="480" w:author="Ulrich, Jens" w:date="2025-06-30T15:45:00Z">
        <w:r w:rsidR="003F2617" w:rsidDel="00D32FEB">
          <w:rPr>
            <w:lang w:val="en-CA"/>
          </w:rPr>
          <w:delText>uncertainty</w:delText>
        </w:r>
      </w:del>
      <w:r w:rsidR="003F2617">
        <w:rPr>
          <w:lang w:val="en-CA"/>
        </w:rPr>
        <w:t xml:space="preserve">. </w:t>
      </w:r>
      <w:bookmarkEnd w:id="445"/>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35C24C04" w:rsidR="000A671E" w:rsidRDefault="000A671E" w:rsidP="00E76D91">
      <w:pPr>
        <w:spacing w:line="480" w:lineRule="auto"/>
        <w:ind w:firstLine="720"/>
        <w:rPr>
          <w:lang w:val="en-CA"/>
        </w:rPr>
      </w:pPr>
      <w:r w:rsidRPr="00E75E4A">
        <w:rPr>
          <w:lang w:val="en-CA"/>
        </w:rPr>
        <w:lastRenderedPageBreak/>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FC7B9F">
        <w:rPr>
          <w:rFonts w:eastAsiaTheme="minorEastAsia"/>
          <w:lang w:val="en-CA"/>
        </w:rPr>
        <w:t xml:space="preserve">simulated movement </w:t>
      </w:r>
      <w:r w:rsidR="00186F50">
        <w:rPr>
          <w:rFonts w:eastAsiaTheme="minorEastAsia"/>
          <w:lang w:val="en-CA"/>
        </w:rPr>
        <w:t>in</w:t>
      </w:r>
      <w:r w:rsidR="00B32FC6">
        <w:rPr>
          <w:rFonts w:eastAsiaTheme="minorEastAsia"/>
          <w:lang w:val="en-CA"/>
        </w:rPr>
        <w:t xml:space="preserve"> and </w:t>
      </w:r>
      <w:r w:rsidR="00186F50">
        <w:rPr>
          <w:rFonts w:eastAsiaTheme="minorEastAsia"/>
          <w:lang w:val="en-CA"/>
        </w:rPr>
        <w:t>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FC7B9F">
        <w:rPr>
          <w:rFonts w:eastAsiaTheme="minorEastAsia"/>
          <w:lang w:val="en-CA"/>
        </w:rPr>
        <w:t xml:space="preserve"> by allowing </w:t>
      </w:r>
      <w:r w:rsidR="00A169CF">
        <w:rPr>
          <w:rFonts w:eastAsiaTheme="minorEastAsia"/>
          <w:lang w:val="en-CA"/>
        </w:rPr>
        <w:t xml:space="preserve">random variation in whether </w:t>
      </w:r>
      <w:r w:rsidR="00FC7B9F">
        <w:rPr>
          <w:rFonts w:eastAsiaTheme="minorEastAsia"/>
          <w:lang w:val="en-CA"/>
        </w:rPr>
        <w:t xml:space="preserve">individuals </w:t>
      </w:r>
      <w:r w:rsidR="00A169CF">
        <w:rPr>
          <w:rFonts w:eastAsiaTheme="minorEastAsia"/>
          <w:lang w:val="en-CA"/>
        </w:rPr>
        <w:t>were “available” for detection</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A169CF">
        <w:rPr>
          <w:rFonts w:eastAsiaTheme="minorEastAsia"/>
          <w:lang w:val="en-CA"/>
        </w:rPr>
        <w:t>from each superpopulation</w:t>
      </w:r>
      <w:r w:rsidR="00DC5FDD">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w:t>
      </w:r>
      <w:del w:id="481" w:author="Jens Ulrich [2]" w:date="2025-07-16T14:01:00Z">
        <w:r w:rsidR="009860A2" w:rsidDel="00DA6307">
          <w:rPr>
            <w:rFonts w:eastAsiaTheme="minorEastAsia"/>
            <w:lang w:val="en-CA"/>
          </w:rPr>
          <w:delText xml:space="preserve">between </w:delText>
        </w:r>
      </w:del>
      <w:ins w:id="482" w:author="Jens Ulrich [2]" w:date="2025-07-16T14:01:00Z">
        <w:r w:rsidR="00DA6307">
          <w:rPr>
            <w:rFonts w:eastAsiaTheme="minorEastAsia"/>
            <w:lang w:val="en-CA"/>
          </w:rPr>
          <w:t xml:space="preserve">across </w:t>
        </w:r>
      </w:ins>
      <w:r w:rsidR="009860A2">
        <w:rPr>
          <w:rFonts w:eastAsiaTheme="minorEastAsia"/>
          <w:lang w:val="en-CA"/>
        </w:rPr>
        <w:t xml:space="preserve">-1, 0, </w:t>
      </w:r>
      <w:r w:rsidR="008C6D8C">
        <w:rPr>
          <w:rFonts w:eastAsiaTheme="minorEastAsia"/>
          <w:lang w:val="en-CA"/>
        </w:rPr>
        <w:t xml:space="preserve">and </w:t>
      </w:r>
      <w:r w:rsidR="009860A2">
        <w:rPr>
          <w:rFonts w:eastAsiaTheme="minorEastAsia"/>
          <w:lang w:val="en-CA"/>
        </w:rPr>
        <w:t xml:space="preserve">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t>
      </w:r>
      <w:ins w:id="483" w:author="Jens Ulrich [2]" w:date="2025-07-16T14:01:00Z">
        <w:r w:rsidR="00DA6307">
          <w:rPr>
            <w:rFonts w:eastAsiaTheme="minorEastAsia"/>
            <w:lang w:val="en-CA"/>
          </w:rPr>
          <w:t xml:space="preserve">across </w:t>
        </w:r>
      </w:ins>
      <w:del w:id="484" w:author="Jens Ulrich [2]" w:date="2025-07-16T14:01:00Z">
        <w:r w:rsidR="009860A2" w:rsidDel="00DA6307">
          <w:rPr>
            <w:rFonts w:eastAsiaTheme="minorEastAsia"/>
            <w:lang w:val="en-CA"/>
          </w:rPr>
          <w:delText xml:space="preserve">between </w:delText>
        </w:r>
      </w:del>
      <w:r w:rsidR="009860A2">
        <w:rPr>
          <w:rFonts w:eastAsiaTheme="minorEastAsia"/>
          <w:lang w:val="en-CA"/>
        </w:rPr>
        <w:t>-1,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w:t>
      </w:r>
      <w:r w:rsidR="00EA6935">
        <w:rPr>
          <w:rFonts w:eastAsiaTheme="minorEastAsia"/>
          <w:lang w:val="en-CA"/>
        </w:rPr>
        <w:t xml:space="preserve">where </w:t>
      </w:r>
      <w:r w:rsidR="00C60981">
        <w:rPr>
          <w:rFonts w:eastAsiaTheme="minorEastAsia"/>
          <w:lang w:val="en-CA"/>
        </w:rPr>
        <w:t>restoration reduces the tendency for</w:t>
      </w:r>
      <w:r w:rsidR="004B3DE1">
        <w:rPr>
          <w:rFonts w:eastAsiaTheme="minorEastAsia"/>
          <w:lang w:val="en-CA"/>
        </w:rPr>
        <w:t xml:space="preserve"> individuals to remain within </w:t>
      </w:r>
      <w:r w:rsidR="00EA6935">
        <w:rPr>
          <w:rFonts w:eastAsiaTheme="minorEastAsia"/>
          <w:lang w:val="en-CA"/>
        </w:rPr>
        <w:t xml:space="preserve">the </w:t>
      </w:r>
      <w:r w:rsidR="004B3DE1">
        <w:rPr>
          <w:rFonts w:eastAsiaTheme="minorEastAsia"/>
          <w:lang w:val="en-CA"/>
        </w:rPr>
        <w:t xml:space="preserve">sampling area,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A value of zero indicates a scenario where individuals may move in</w:t>
      </w:r>
      <w:r w:rsidR="00EA6935">
        <w:rPr>
          <w:rFonts w:eastAsiaTheme="minorEastAsia"/>
          <w:lang w:val="en-CA"/>
        </w:rPr>
        <w:t xml:space="preserve"> and </w:t>
      </w:r>
      <w:r w:rsidR="002C1B77">
        <w:rPr>
          <w:rFonts w:eastAsiaTheme="minorEastAsia"/>
          <w:lang w:val="en-CA"/>
        </w:rPr>
        <w:t xml:space="preserve">out of the plot,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 xml:space="preserve">the </w:t>
      </w:r>
      <w:ins w:id="485" w:author="Jens Christian Ulrich" w:date="2025-09-10T15:32:00Z">
        <w:r w:rsidR="00D00E6D">
          <w:rPr>
            <w:lang w:val="en-CA"/>
          </w:rPr>
          <w:t xml:space="preserve">probability </w:t>
        </w:r>
      </w:ins>
      <w:del w:id="486" w:author="Jens Christian Ulrich" w:date="2025-09-10T15:32:00Z">
        <w:r w:rsidR="002C1B77" w:rsidDel="00D00E6D">
          <w:rPr>
            <w:rFonts w:eastAsiaTheme="minorEastAsia"/>
            <w:lang w:val="en-CA"/>
          </w:rPr>
          <w:delText xml:space="preserve">odds </w:delText>
        </w:r>
      </w:del>
      <w:r w:rsidR="002C1B77">
        <w:rPr>
          <w:rFonts w:eastAsiaTheme="minorEastAsia"/>
          <w:lang w:val="en-CA"/>
        </w:rPr>
        <w:t>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ins w:id="487" w:author="Jens Ulrich [2]" w:date="2025-07-16T14:13:00Z">
        <w:r w:rsidR="004648B0">
          <w:rPr>
            <w:rFonts w:cs="Times New Roman"/>
            <w:lang w:val="en-CA"/>
          </w:rPr>
          <w:t xml:space="preserve">We used a larger abundance intercept for these simulations to reflect a </w:t>
        </w:r>
      </w:ins>
      <w:ins w:id="488" w:author="Jens Christian Ulrich" w:date="2025-09-09T15:51:00Z">
        <w:r w:rsidR="00C02C31">
          <w:rPr>
            <w:rFonts w:cs="Times New Roman"/>
            <w:lang w:val="en-CA"/>
          </w:rPr>
          <w:t xml:space="preserve">larger </w:t>
        </w:r>
      </w:ins>
      <w:ins w:id="489" w:author="Jens Ulrich [2]" w:date="2025-07-16T14:14:00Z">
        <w:r w:rsidR="004648B0">
          <w:rPr>
            <w:rFonts w:cs="Times New Roman"/>
            <w:lang w:val="en-CA"/>
          </w:rPr>
          <w:t xml:space="preserve">number </w:t>
        </w:r>
        <w:r w:rsidR="004648B0" w:rsidRPr="004648B0">
          <w:rPr>
            <w:rFonts w:cs="Times New Roman"/>
            <w:lang w:val="en-CA"/>
          </w:rPr>
          <w:t xml:space="preserve">of individuals in the wider landscape surrounding a site that have some probability of entering the </w:t>
        </w:r>
        <w:del w:id="490" w:author="Jens Christian Ulrich" w:date="2025-09-09T15:51:00Z">
          <w:r w:rsidR="004648B0" w:rsidRPr="004648B0" w:rsidDel="00C02C31">
            <w:rPr>
              <w:rFonts w:cs="Times New Roman"/>
              <w:lang w:val="en-CA"/>
            </w:rPr>
            <w:delText xml:space="preserve">site </w:delText>
          </w:r>
        </w:del>
      </w:ins>
      <w:ins w:id="491" w:author="Jens Christian Ulrich" w:date="2025-09-09T15:51:00Z">
        <w:r w:rsidR="00C02C31">
          <w:rPr>
            <w:rFonts w:cs="Times New Roman"/>
            <w:lang w:val="en-CA"/>
          </w:rPr>
          <w:t xml:space="preserve">sampling area </w:t>
        </w:r>
      </w:ins>
      <w:ins w:id="492" w:author="Jens Ulrich [2]" w:date="2025-07-16T14:14:00Z">
        <w:del w:id="493" w:author="Jens Christian Ulrich" w:date="2025-09-09T15:51:00Z">
          <w:r w:rsidR="004648B0" w:rsidRPr="004648B0" w:rsidDel="00C02C31">
            <w:rPr>
              <w:rFonts w:cs="Times New Roman"/>
              <w:lang w:val="en-CA"/>
            </w:rPr>
            <w:delText>patch on</w:delText>
          </w:r>
        </w:del>
      </w:ins>
      <w:ins w:id="494" w:author="Jens Christian Ulrich" w:date="2025-09-09T15:51:00Z">
        <w:r w:rsidR="00C02C31">
          <w:rPr>
            <w:rFonts w:cs="Times New Roman"/>
            <w:lang w:val="en-CA"/>
          </w:rPr>
          <w:t>during</w:t>
        </w:r>
      </w:ins>
      <w:ins w:id="495" w:author="Jens Ulrich [2]" w:date="2025-07-16T14:14:00Z">
        <w:r w:rsidR="004648B0" w:rsidRPr="004648B0">
          <w:rPr>
            <w:rFonts w:cs="Times New Roman"/>
            <w:lang w:val="en-CA"/>
          </w:rPr>
          <w:t xml:space="preserve"> each survey</w:t>
        </w:r>
        <w:r w:rsidR="004648B0">
          <w:rPr>
            <w:rFonts w:cs="Times New Roman"/>
            <w:lang w:val="en-CA"/>
          </w:rPr>
          <w:t>.</w:t>
        </w:r>
        <w:r w:rsidR="004648B0" w:rsidRPr="004648B0">
          <w:rPr>
            <w:rFonts w:cs="Times New Roman"/>
            <w:lang w:val="en-CA"/>
          </w:rPr>
          <w:t xml:space="preserve"> </w:t>
        </w:r>
      </w:ins>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219053F9" w14:textId="1A12695E" w:rsidR="00415071" w:rsidDel="00415071" w:rsidRDefault="00C10825" w:rsidP="00415071">
      <w:pPr>
        <w:spacing w:line="480" w:lineRule="auto"/>
        <w:ind w:firstLine="720"/>
        <w:rPr>
          <w:del w:id="496" w:author="Jens Ulrich [2]" w:date="2025-07-16T14:58:00Z"/>
          <w:lang w:val="en-CA"/>
        </w:rPr>
      </w:pPr>
      <w:r>
        <w:rPr>
          <w:lang w:val="en-CA"/>
        </w:rPr>
        <w:t xml:space="preserve">Using </w:t>
      </w:r>
      <w:proofErr w:type="spellStart"/>
      <w:ins w:id="497" w:author="Jens Ulrich [2]" w:date="2025-07-16T14:55:00Z">
        <w:r>
          <w:rPr>
            <w:lang w:val="en-CA"/>
          </w:rPr>
          <w:t>binmix</w:t>
        </w:r>
        <w:proofErr w:type="spellEnd"/>
        <w:r>
          <w:rPr>
            <w:lang w:val="en-CA"/>
          </w:rPr>
          <w:t xml:space="preserve"> and </w:t>
        </w:r>
        <w:proofErr w:type="spellStart"/>
        <w:r>
          <w:rPr>
            <w:lang w:val="en-CA"/>
          </w:rPr>
          <w:t>multimix</w:t>
        </w:r>
        <w:proofErr w:type="spellEnd"/>
        <w:r>
          <w:rPr>
            <w:lang w:val="en-CA"/>
          </w:rPr>
          <w:t xml:space="preserve"> models</w:t>
        </w:r>
      </w:ins>
      <w:r>
        <w:rPr>
          <w:lang w:val="en-CA"/>
        </w:rPr>
        <w:t>,</w:t>
      </w:r>
      <w:ins w:id="498" w:author="Jens Ulrich [2]" w:date="2025-07-16T14:55:00Z">
        <w:r>
          <w:rPr>
            <w:lang w:val="en-CA"/>
          </w:rPr>
          <w:t xml:space="preserve"> </w:t>
        </w:r>
      </w:ins>
      <w:r>
        <w:rPr>
          <w:lang w:val="en-CA"/>
        </w:rPr>
        <w:t xml:space="preserve">we estimated </w:t>
      </w:r>
      <w:del w:id="499" w:author="Jens Ulrich [2]" w:date="2025-07-16T14:58:00Z">
        <w:r w:rsidR="0028623F" w:rsidDel="00415071">
          <w:rPr>
            <w:lang w:val="en-CA"/>
          </w:rPr>
          <w:delText>T</w:delText>
        </w:r>
        <w:r w:rsidR="00B97A2C" w:rsidDel="00415071">
          <w:rPr>
            <w:lang w:val="en-CA"/>
          </w:rPr>
          <w:delText xml:space="preserve">o </w:delText>
        </w:r>
        <w:r w:rsidR="00627788" w:rsidDel="00415071">
          <w:rPr>
            <w:lang w:val="en-CA"/>
          </w:rPr>
          <w:delText>determine</w:delText>
        </w:r>
        <w:r w:rsidR="00B97A2C" w:rsidDel="00415071">
          <w:rPr>
            <w:lang w:val="en-CA"/>
          </w:rPr>
          <w:delText xml:space="preserve"> </w:delText>
        </w:r>
        <w:r w:rsidR="00C06FD8" w:rsidDel="00415071">
          <w:rPr>
            <w:lang w:val="en-CA"/>
          </w:rPr>
          <w:delText xml:space="preserve">the </w:delText>
        </w:r>
        <w:r w:rsidR="00B97A2C" w:rsidDel="00415071">
          <w:rPr>
            <w:lang w:val="en-CA"/>
          </w:rPr>
          <w:delText xml:space="preserve">abundance and detection patterns </w:delText>
        </w:r>
        <w:r w:rsidR="00627788" w:rsidDel="00415071">
          <w:rPr>
            <w:lang w:val="en-CA"/>
          </w:rPr>
          <w:delText>for</w:delText>
        </w:r>
        <w:r w:rsidR="00C06FD8" w:rsidDel="00415071">
          <w:rPr>
            <w:lang w:val="en-CA"/>
          </w:rPr>
          <w:delText xml:space="preserve"> </w:delText>
        </w:r>
        <w:r w:rsidR="00B97A2C" w:rsidDel="00415071">
          <w:rPr>
            <w:lang w:val="en-CA"/>
          </w:rPr>
          <w:delText xml:space="preserve">insect </w:delText>
        </w:r>
        <w:r w:rsidR="0028623F" w:rsidDel="00415071">
          <w:rPr>
            <w:lang w:val="en-CA"/>
          </w:rPr>
          <w:delText>populations</w:delText>
        </w:r>
        <w:r w:rsidR="00B774A2" w:rsidDel="00415071">
          <w:rPr>
            <w:lang w:val="en-CA"/>
          </w:rPr>
          <w:delText xml:space="preserve"> in the field</w:delText>
        </w:r>
        <w:r w:rsidR="007B0A94" w:rsidDel="00415071">
          <w:rPr>
            <w:lang w:val="en-CA"/>
          </w:rPr>
          <w:delText>,</w:delText>
        </w:r>
        <w:r w:rsidR="00EF6948" w:rsidDel="00415071">
          <w:rPr>
            <w:lang w:val="en-CA"/>
          </w:rPr>
          <w:delText xml:space="preserve"> we</w:delText>
        </w:r>
        <w:r w:rsidR="007B0A94" w:rsidDel="00415071">
          <w:rPr>
            <w:lang w:val="en-CA"/>
          </w:rPr>
          <w:delText xml:space="preserve"> fit each of our models to </w:delText>
        </w:r>
        <w:r w:rsidR="00C06FD8" w:rsidDel="00415071">
          <w:rPr>
            <w:lang w:val="en-CA"/>
          </w:rPr>
          <w:delText xml:space="preserve">the </w:delText>
        </w:r>
        <w:r w:rsidR="00475501" w:rsidDel="00415071">
          <w:rPr>
            <w:lang w:val="en-CA"/>
          </w:rPr>
          <w:delText xml:space="preserve">wild bee </w:delText>
        </w:r>
        <w:r w:rsidR="00D7698D" w:rsidDel="00415071">
          <w:rPr>
            <w:lang w:val="en-CA"/>
          </w:rPr>
          <w:delText>abundance data</w:delText>
        </w:r>
        <w:r w:rsidR="00475501" w:rsidDel="00415071">
          <w:rPr>
            <w:lang w:val="en-CA"/>
          </w:rPr>
          <w:delText xml:space="preserve"> </w:delText>
        </w:r>
        <w:r w:rsidR="000D1918" w:rsidDel="00415071">
          <w:rPr>
            <w:lang w:val="en-CA"/>
          </w:rPr>
          <w:delText xml:space="preserve">collected </w:delText>
        </w:r>
        <w:r w:rsidR="00475501" w:rsidDel="00415071">
          <w:rPr>
            <w:lang w:val="en-CA"/>
          </w:rPr>
          <w:delText>from</w:delText>
        </w:r>
        <w:r w:rsidR="00C06FD8" w:rsidDel="00415071">
          <w:rPr>
            <w:lang w:val="en-CA"/>
          </w:rPr>
          <w:delText xml:space="preserve"> our</w:delText>
        </w:r>
        <w:r w:rsidR="00475501" w:rsidDel="00415071">
          <w:rPr>
            <w:lang w:val="en-CA"/>
          </w:rPr>
          <w:delText xml:space="preserve"> </w:delText>
        </w:r>
        <w:r w:rsidR="000D1918" w:rsidDel="00415071">
          <w:rPr>
            <w:lang w:val="en-CA"/>
          </w:rPr>
          <w:delText xml:space="preserve">ten </w:delText>
        </w:r>
        <w:r w:rsidR="007B0A94" w:rsidDel="00415071">
          <w:rPr>
            <w:lang w:val="en-CA"/>
          </w:rPr>
          <w:delText>field</w:delText>
        </w:r>
        <w:r w:rsidR="000D1918" w:rsidDel="00415071">
          <w:rPr>
            <w:lang w:val="en-CA"/>
          </w:rPr>
          <w:delText xml:space="preserve"> sites</w:delText>
        </w:r>
        <w:r w:rsidR="007B0A94" w:rsidDel="00415071">
          <w:rPr>
            <w:lang w:val="en-CA"/>
          </w:rPr>
          <w:delText xml:space="preserve"> </w:delText>
        </w:r>
        <w:r w:rsidR="00807B86" w:rsidDel="00415071">
          <w:rPr>
            <w:lang w:val="en-CA"/>
          </w:rPr>
          <w:delText>(Figure 2)</w:delText>
        </w:r>
        <w:r w:rsidR="007B0A94" w:rsidDel="00415071">
          <w:rPr>
            <w:lang w:val="en-CA"/>
          </w:rPr>
          <w:delText>.</w:delText>
        </w:r>
      </w:del>
      <w:ins w:id="500" w:author="Jens Ulrich [2]" w:date="2025-07-16T14:55:00Z">
        <w:r w:rsidR="00415071">
          <w:rPr>
            <w:lang w:val="en-CA"/>
          </w:rPr>
          <w:t xml:space="preserve"> </w:t>
        </w:r>
        <w:del w:id="501" w:author="Sargent, Risa" w:date="2025-09-12T09:50:00Z">
          <w:r w:rsidR="00415071" w:rsidDel="00CE6583">
            <w:rPr>
              <w:lang w:val="en-CA"/>
            </w:rPr>
            <w:delText>estimate</w:delText>
          </w:r>
        </w:del>
        <w:r w:rsidR="00415071">
          <w:rPr>
            <w:lang w:val="en-CA"/>
          </w:rPr>
          <w:t xml:space="preserve">wild bee detection rates </w:t>
        </w:r>
      </w:ins>
      <w:ins w:id="502" w:author="Jens Ulrich [2]" w:date="2025-07-16T14:58:00Z">
        <w:r w:rsidR="00415071">
          <w:rPr>
            <w:lang w:val="en-CA"/>
          </w:rPr>
          <w:t>in the field</w:t>
        </w:r>
      </w:ins>
      <w:ins w:id="503" w:author="Jens Ulrich [2]" w:date="2025-07-16T14:55:00Z">
        <w:r w:rsidR="00415071">
          <w:rPr>
            <w:lang w:val="en-CA"/>
          </w:rPr>
          <w:t xml:space="preserve"> </w:t>
        </w:r>
      </w:ins>
      <w:ins w:id="504" w:author="Jens Ulrich [2]" w:date="2025-07-16T14:56:00Z">
        <w:r w:rsidR="00415071">
          <w:rPr>
            <w:lang w:val="en-CA"/>
          </w:rPr>
          <w:t xml:space="preserve">(Figure 2). </w:t>
        </w:r>
      </w:ins>
      <w:r>
        <w:rPr>
          <w:lang w:val="en-CA"/>
        </w:rPr>
        <w:t xml:space="preserve">With the </w:t>
      </w:r>
      <w:moveToRangeStart w:id="505" w:author="Jens Ulrich [2]" w:date="2025-07-16T14:55:00Z" w:name="move203570117"/>
      <w:proofErr w:type="spellStart"/>
      <w:moveTo w:id="506" w:author="Jens Ulrich [2]" w:date="2025-07-16T14:55:00Z">
        <w:r w:rsidR="00415071">
          <w:rPr>
            <w:lang w:val="en-CA"/>
          </w:rPr>
          <w:t>multimix</w:t>
        </w:r>
        <w:proofErr w:type="spellEnd"/>
        <w:r w:rsidR="00415071">
          <w:rPr>
            <w:lang w:val="en-CA"/>
          </w:rPr>
          <w:t xml:space="preserve"> model</w:t>
        </w:r>
      </w:moveTo>
      <w:r>
        <w:rPr>
          <w:lang w:val="en-CA"/>
        </w:rPr>
        <w:t>, we</w:t>
      </w:r>
      <w:moveTo w:id="507" w:author="Jens Ulrich [2]" w:date="2025-07-16T14:55:00Z">
        <w:r w:rsidR="00415071">
          <w:rPr>
            <w:lang w:val="en-CA"/>
          </w:rPr>
          <w:t xml:space="preserve"> estimated a lower baseline detection rate (</w:t>
        </w:r>
        <m:oMath>
          <m:sSub>
            <m:sSubPr>
              <m:ctrlPr>
                <w:ins w:id="508" w:author="Ulrich Jens Christian" w:date="2025-09-09T11:41:00Z">
                  <w:rPr>
                    <w:rFonts w:ascii="Cambria Math" w:eastAsiaTheme="minorEastAsia" w:hAnsi="Cambria Math"/>
                    <w:i/>
                    <w:lang w:val="en-CA"/>
                  </w:rPr>
                </w:ins>
              </m:ctrlPr>
            </m:sSubPr>
            <m:e>
              <m:r>
                <w:ins w:id="509" w:author="Ulrich Jens Christian" w:date="2025-09-09T11:41:00Z">
                  <w:rPr>
                    <w:rFonts w:ascii="Cambria Math" w:eastAsiaTheme="minorEastAsia" w:hAnsi="Cambria Math"/>
                    <w:lang w:val="en-CA"/>
                  </w:rPr>
                  <m:t>μ</m:t>
                </w:ins>
              </m:r>
            </m:e>
            <m:sub>
              <m:sSub>
                <m:sSubPr>
                  <m:ctrlPr>
                    <w:ins w:id="510" w:author="Ulrich Jens Christian" w:date="2025-09-09T11:41:00Z">
                      <w:rPr>
                        <w:rFonts w:ascii="Cambria Math" w:eastAsiaTheme="minorEastAsia" w:hAnsi="Cambria Math" w:cs="Times New Roman"/>
                        <w:i/>
                        <w:lang w:val="en-CA"/>
                      </w:rPr>
                    </w:ins>
                  </m:ctrlPr>
                </m:sSubPr>
                <m:e>
                  <m:r>
                    <w:ins w:id="511" w:author="Ulrich Jens Christian" w:date="2025-09-09T11:41:00Z">
                      <w:rPr>
                        <w:rFonts w:ascii="Cambria Math" w:eastAsiaTheme="minorEastAsia" w:hAnsi="Cambria Math" w:cs="Times New Roman"/>
                        <w:lang w:val="en-CA"/>
                      </w:rPr>
                      <m:t>β</m:t>
                    </w:ins>
                  </m:r>
                </m:e>
                <m:sub>
                  <m:r>
                    <w:ins w:id="512" w:author="Ulrich Jens Christian" w:date="2025-09-09T11:41:00Z">
                      <w:rPr>
                        <w:rFonts w:ascii="Cambria Math" w:eastAsiaTheme="minorEastAsia" w:hAnsi="Cambria Math" w:cs="Times New Roman"/>
                        <w:lang w:val="en-CA"/>
                      </w:rPr>
                      <m:t>1</m:t>
                    </w:ins>
                  </m:r>
                </m:sub>
              </m:sSub>
            </m:sub>
          </m:sSub>
          <m:sSub>
            <m:sSubPr>
              <m:ctrlPr>
                <w:del w:id="513" w:author="Ulrich Jens Christian" w:date="2025-09-09T11:41:00Z">
                  <w:rPr>
                    <w:rFonts w:ascii="Cambria Math" w:eastAsiaTheme="minorEastAsia" w:hAnsi="Cambria Math" w:cs="Times New Roman"/>
                    <w:i/>
                    <w:lang w:val="en-CA"/>
                  </w:rPr>
                </w:del>
              </m:ctrlPr>
            </m:sSubPr>
            <m:e>
              <m:r>
                <w:del w:id="514" w:author="Ulrich Jens Christian" w:date="2025-09-09T11:41:00Z">
                  <w:rPr>
                    <w:rFonts w:ascii="Cambria Math" w:eastAsiaTheme="minorEastAsia" w:hAnsi="Cambria Math" w:cs="Times New Roman"/>
                    <w:lang w:val="en-CA"/>
                  </w:rPr>
                  <m:t>β</m:t>
                </w:del>
              </m:r>
            </m:e>
            <m:sub>
              <m:r>
                <w:del w:id="515" w:author="Ulrich Jens Christian" w:date="2025-09-09T11:41:00Z">
                  <w:rPr>
                    <w:rFonts w:ascii="Cambria Math" w:eastAsiaTheme="minorEastAsia" w:hAnsi="Cambria Math" w:cs="Times New Roman"/>
                    <w:lang w:val="en-CA"/>
                  </w:rPr>
                  <m:t>0</m:t>
                </w:del>
              </m:r>
            </m:sub>
          </m:sSub>
        </m:oMath>
        <w:moveTo w:id="516" w:author="Jens Ulrich [2]" w:date="2025-07-16T14:55:00Z">
          <w:del w:id="517" w:author="Ulrich Jens Christian" w:date="2025-09-09T11:41:00Z">
            <w:r w:rsidR="00415071" w:rsidDel="00073DE1">
              <w:rPr>
                <w:rFonts w:eastAsiaTheme="minorEastAsia"/>
                <w:lang w:val="en-CA"/>
              </w:rPr>
              <w:delText xml:space="preserve"> </w:delText>
            </w:r>
          </w:del>
          <w:r w:rsidR="00415071">
            <w:rPr>
              <w:rFonts w:eastAsiaTheme="minorEastAsia"/>
              <w:lang w:val="en-CA"/>
            </w:rPr>
            <w:t>mean = -3.17; 90% BCI = [-3.66, -2.62]</w:t>
          </w:r>
          <w:r w:rsidR="00415071">
            <w:rPr>
              <w:lang w:val="en-CA"/>
            </w:rPr>
            <w:t xml:space="preserve">) than </w:t>
          </w:r>
        </w:moveTo>
        <w:r>
          <w:rPr>
            <w:lang w:val="en-CA"/>
          </w:rPr>
          <w:t xml:space="preserve">with </w:t>
        </w:r>
        <w:moveTo w:id="518" w:author="Jens Ulrich [2]" w:date="2025-07-16T14:55:00Z">
          <w:r w:rsidR="00415071">
            <w:rPr>
              <w:lang w:val="en-CA"/>
            </w:rPr>
            <w:t xml:space="preserve">the </w:t>
          </w:r>
          <w:proofErr w:type="spellStart"/>
          <w:r w:rsidR="00415071">
            <w:rPr>
              <w:lang w:val="en-CA"/>
            </w:rPr>
            <w:t>binmix</w:t>
          </w:r>
          <w:proofErr w:type="spellEnd"/>
          <w:r w:rsidR="00415071">
            <w:rPr>
              <w:lang w:val="en-CA"/>
            </w:rPr>
            <w:t xml:space="preserve"> model (</w:t>
          </w:r>
          <m:oMath>
            <m:sSub>
              <m:sSubPr>
                <m:ctrlPr>
                  <w:ins w:id="519" w:author="Ulrich Jens Christian" w:date="2025-09-09T11:40:00Z">
                    <w:rPr>
                      <w:rFonts w:ascii="Cambria Math" w:eastAsiaTheme="minorEastAsia" w:hAnsi="Cambria Math"/>
                      <w:i/>
                      <w:lang w:val="en-CA"/>
                    </w:rPr>
                  </w:ins>
                </m:ctrlPr>
              </m:sSubPr>
              <m:e>
                <m:r>
                  <w:ins w:id="520" w:author="Ulrich Jens Christian" w:date="2025-09-09T11:40:00Z">
                    <w:rPr>
                      <w:rFonts w:ascii="Cambria Math" w:eastAsiaTheme="minorEastAsia" w:hAnsi="Cambria Math"/>
                      <w:lang w:val="en-CA"/>
                    </w:rPr>
                    <m:t>μ</m:t>
                  </w:ins>
                </m:r>
              </m:e>
              <m:sub>
                <m:sSub>
                  <m:sSubPr>
                    <m:ctrlPr>
                      <w:ins w:id="521" w:author="Ulrich Jens Christian" w:date="2025-09-09T11:40:00Z">
                        <w:rPr>
                          <w:rFonts w:ascii="Cambria Math" w:eastAsiaTheme="minorEastAsia" w:hAnsi="Cambria Math" w:cs="Times New Roman"/>
                          <w:i/>
                          <w:lang w:val="en-CA"/>
                        </w:rPr>
                      </w:ins>
                    </m:ctrlPr>
                  </m:sSubPr>
                  <m:e>
                    <m:r>
                      <w:ins w:id="522" w:author="Ulrich Jens Christian" w:date="2025-09-09T11:40:00Z">
                        <w:rPr>
                          <w:rFonts w:ascii="Cambria Math" w:eastAsiaTheme="minorEastAsia" w:hAnsi="Cambria Math" w:cs="Times New Roman"/>
                          <w:lang w:val="en-CA"/>
                        </w:rPr>
                        <m:t>β</m:t>
                      </w:ins>
                    </m:r>
                  </m:e>
                  <m:sub>
                    <m:r>
                      <w:ins w:id="523" w:author="Ulrich Jens Christian" w:date="2025-09-09T11:40:00Z">
                        <w:rPr>
                          <w:rFonts w:ascii="Cambria Math" w:eastAsiaTheme="minorEastAsia" w:hAnsi="Cambria Math" w:cs="Times New Roman"/>
                          <w:lang w:val="en-CA"/>
                        </w:rPr>
                        <m:t>1</m:t>
                      </w:ins>
                    </m:r>
                  </m:sub>
                </m:sSub>
              </m:sub>
            </m:sSub>
            <m:sSub>
              <m:sSubPr>
                <m:ctrlPr>
                  <w:del w:id="524" w:author="Ulrich Jens Christian" w:date="2025-09-09T11:40:00Z">
                    <w:rPr>
                      <w:rFonts w:ascii="Cambria Math" w:eastAsiaTheme="minorEastAsia" w:hAnsi="Cambria Math" w:cs="Times New Roman"/>
                      <w:i/>
                      <w:lang w:val="en-CA"/>
                    </w:rPr>
                  </w:del>
                </m:ctrlPr>
              </m:sSubPr>
              <m:e>
                <m:r>
                  <w:del w:id="525" w:author="Ulrich Jens Christian" w:date="2025-09-09T11:40:00Z">
                    <w:rPr>
                      <w:rFonts w:ascii="Cambria Math" w:eastAsiaTheme="minorEastAsia" w:hAnsi="Cambria Math" w:cs="Times New Roman"/>
                      <w:lang w:val="en-CA"/>
                    </w:rPr>
                    <m:t>β</m:t>
                  </w:del>
                </m:r>
              </m:e>
              <m:sub>
                <m:r>
                  <w:del w:id="526" w:author="Ulrich Jens Christian" w:date="2025-09-09T11:40:00Z">
                    <w:rPr>
                      <w:rFonts w:ascii="Cambria Math" w:eastAsiaTheme="minorEastAsia" w:hAnsi="Cambria Math" w:cs="Times New Roman"/>
                      <w:lang w:val="en-CA"/>
                    </w:rPr>
                    <m:t>0</m:t>
                  </w:del>
                </m:r>
              </m:sub>
            </m:sSub>
          </m:oMath>
          <w:moveTo w:id="527" w:author="Jens Ulrich [2]" w:date="2025-07-16T14:55:00Z">
            <w:del w:id="528" w:author="Ulrich Jens Christian" w:date="2025-09-09T11:40:00Z">
              <w:r w:rsidR="00415071" w:rsidDel="00073DE1">
                <w:rPr>
                  <w:rFonts w:eastAsiaTheme="minorEastAsia"/>
                  <w:lang w:val="en-CA"/>
                </w:rPr>
                <w:delText xml:space="preserve"> </w:delText>
              </w:r>
            </w:del>
            <w:del w:id="529" w:author="Ulrich Jens Christian" w:date="2025-09-09T11:41:00Z">
              <w:r w:rsidR="00415071" w:rsidDel="00073DE1">
                <w:rPr>
                  <w:rFonts w:eastAsiaTheme="minorEastAsia"/>
                  <w:lang w:val="en-CA"/>
                </w:rPr>
                <w:delText>m</w:delText>
              </w:r>
            </w:del>
          </w:moveTo>
          <w:ins w:id="530" w:author="Ulrich Jens Christian" w:date="2025-09-09T11:41:00Z">
            <w:r w:rsidR="00073DE1">
              <w:rPr>
                <w:rFonts w:eastAsiaTheme="minorEastAsia"/>
                <w:lang w:val="en-CA"/>
              </w:rPr>
              <w:t>m</w:t>
            </w:r>
          </w:ins>
          <w:moveTo w:id="531" w:author="Jens Ulrich [2]" w:date="2025-07-16T14:55:00Z">
            <w:r w:rsidR="00415071">
              <w:rPr>
                <w:rFonts w:eastAsiaTheme="minorEastAsia"/>
                <w:lang w:val="en-CA"/>
              </w:rPr>
              <w:t>ean = -2.47; 90% BCI = [-3.2, -1.65]</w:t>
            </w:r>
            <w:r w:rsidR="00415071">
              <w:rPr>
                <w:lang w:val="en-CA"/>
              </w:rPr>
              <w:t xml:space="preserve">). On a probability scale, the mean estimate of the </w:t>
            </w:r>
            <w:proofErr w:type="spellStart"/>
            <w:r w:rsidR="00415071">
              <w:rPr>
                <w:lang w:val="en-CA"/>
              </w:rPr>
              <w:t>multimix</w:t>
            </w:r>
            <w:proofErr w:type="spellEnd"/>
            <w:r w:rsidR="00415071">
              <w:rPr>
                <w:lang w:val="en-CA"/>
              </w:rPr>
              <w:t xml:space="preserve"> model equates to a 4.3% </w:t>
            </w:r>
          </w:moveTo>
          <w:ins w:id="532" w:author="Jens Christian Ulrich" w:date="2025-09-10T15:32:00Z">
            <w:r w:rsidR="00D00E6D">
              <w:rPr>
                <w:lang w:val="en-CA"/>
              </w:rPr>
              <w:t xml:space="preserve">probability </w:t>
            </w:r>
          </w:ins>
          <w:moveTo w:id="533" w:author="Jens Ulrich [2]" w:date="2025-07-16T14:55:00Z">
            <w:del w:id="534" w:author="Jens Christian Ulrich" w:date="2025-09-10T15:32:00Z">
              <w:r w:rsidR="00415071" w:rsidDel="00D00E6D">
                <w:rPr>
                  <w:lang w:val="en-CA"/>
                </w:rPr>
                <w:delText xml:space="preserve">odds </w:delText>
              </w:r>
            </w:del>
            <w:r w:rsidR="00415071">
              <w:rPr>
                <w:lang w:val="en-CA"/>
              </w:rPr>
              <w:t xml:space="preserve">of </w:t>
            </w:r>
            <w:r w:rsidR="00415071">
              <w:rPr>
                <w:lang w:val="en-CA"/>
              </w:rPr>
              <w:lastRenderedPageBreak/>
              <w:t xml:space="preserve">detecting an individual bee during a survey of a </w:t>
            </w:r>
            <w:r w:rsidR="00415071" w:rsidRPr="007C4201">
              <w:rPr>
                <w:lang w:val="en-CA"/>
              </w:rPr>
              <w:t xml:space="preserve">control plot (90% BCI = [2.5%, 7.4%]). </w:t>
            </w:r>
            <w:r w:rsidR="00415071">
              <w:rPr>
                <w:lang w:val="en-CA"/>
              </w:rPr>
              <w:t xml:space="preserve">The </w:t>
            </w:r>
            <w:proofErr w:type="spellStart"/>
            <w:r w:rsidR="00415071">
              <w:rPr>
                <w:lang w:val="en-CA"/>
              </w:rPr>
              <w:t>multimix</w:t>
            </w:r>
            <w:proofErr w:type="spellEnd"/>
            <w:r w:rsidR="00415071">
              <w:rPr>
                <w:lang w:val="en-CA"/>
              </w:rPr>
              <w:t xml:space="preserve"> model </w:t>
            </w:r>
            <w:del w:id="535" w:author="Jens Ulrich [2]" w:date="2025-07-16T14:59:00Z">
              <w:r w:rsidR="00415071" w:rsidDel="00415071">
                <w:rPr>
                  <w:lang w:val="en-CA"/>
                </w:rPr>
                <w:delText xml:space="preserve">also </w:delText>
              </w:r>
            </w:del>
            <w:r w:rsidR="00415071">
              <w:rPr>
                <w:lang w:val="en-CA"/>
              </w:rPr>
              <w:t xml:space="preserve">estimated a positive effect of restoration on detection: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To w:id="536" w:author="Jens Ulrich [2]" w:date="2025-07-16T14:55:00Z">
              <w:r w:rsidR="00415071">
                <w:rPr>
                  <w:rFonts w:eastAsiaTheme="minorEastAsia"/>
                  <w:lang w:val="en-CA"/>
                </w:rPr>
                <w:t xml:space="preserve"> </w:t>
              </w:r>
              <w:r w:rsidR="00415071">
                <w:rPr>
                  <w:lang w:val="en-CA"/>
                </w:rPr>
                <w:t xml:space="preserve">mean = 0.56; 90% BCI = [0.07, 1.05]. On a probability scale, the mean estimate of the </w:t>
              </w:r>
              <w:proofErr w:type="spellStart"/>
              <w:r w:rsidR="00415071">
                <w:rPr>
                  <w:lang w:val="en-CA"/>
                </w:rPr>
                <w:t>multimix</w:t>
              </w:r>
              <w:proofErr w:type="spellEnd"/>
              <w:r w:rsidR="00415071">
                <w:rPr>
                  <w:lang w:val="en-CA"/>
                </w:rPr>
                <w:t xml:space="preserve"> model equates to a 6.8% </w:t>
              </w:r>
            </w:moveTo>
            <w:ins w:id="537" w:author="Jens Christian Ulrich" w:date="2025-09-10T15:32:00Z">
              <w:r w:rsidR="00D00E6D">
                <w:rPr>
                  <w:lang w:val="en-CA"/>
                </w:rPr>
                <w:t xml:space="preserve">probability </w:t>
              </w:r>
            </w:ins>
            <w:moveTo w:id="538" w:author="Jens Ulrich [2]" w:date="2025-07-16T14:55:00Z">
              <w:del w:id="539" w:author="Jens Christian Ulrich" w:date="2025-09-10T15:32:00Z">
                <w:r w:rsidR="00415071" w:rsidDel="00D00E6D">
                  <w:rPr>
                    <w:lang w:val="en-CA"/>
                  </w:rPr>
                  <w:delText xml:space="preserve">odds </w:delText>
                </w:r>
              </w:del>
              <w:r w:rsidR="00415071">
                <w:rPr>
                  <w:lang w:val="en-CA"/>
                </w:rPr>
                <w:t>(</w:t>
              </w:r>
              <w:proofErr w:type="gramStart"/>
              <w:r w:rsidR="00415071">
                <w:rPr>
                  <w:lang w:val="en-CA"/>
                </w:rPr>
                <w:t>1.6 fold</w:t>
              </w:r>
              <w:proofErr w:type="gramEnd"/>
              <w:r w:rsidR="00415071">
                <w:rPr>
                  <w:lang w:val="en-CA"/>
                </w:rPr>
                <w:t xml:space="preserve"> increase) of detecting individual bees during surveys of restored</w:t>
              </w:r>
              <w:r w:rsidR="00415071" w:rsidRPr="007C4201">
                <w:rPr>
                  <w:lang w:val="en-CA"/>
                </w:rPr>
                <w:t xml:space="preserve"> </w:t>
              </w:r>
              <w:r w:rsidR="00415071">
                <w:rPr>
                  <w:lang w:val="en-CA"/>
                </w:rPr>
                <w:t>sites</w:t>
              </w:r>
              <w:r w:rsidR="00415071" w:rsidRPr="007C4201">
                <w:rPr>
                  <w:lang w:val="en-CA"/>
                </w:rPr>
                <w:t xml:space="preserve"> (90% BCI = [</w:t>
              </w:r>
              <w:r w:rsidR="00415071">
                <w:rPr>
                  <w:lang w:val="en-CA"/>
                </w:rPr>
                <w:t>3.9</w:t>
              </w:r>
              <w:r w:rsidR="00415071" w:rsidRPr="007C4201">
                <w:rPr>
                  <w:lang w:val="en-CA"/>
                </w:rPr>
                <w:t xml:space="preserve">%, </w:t>
              </w:r>
              <w:r w:rsidR="00415071">
                <w:rPr>
                  <w:lang w:val="en-CA"/>
                </w:rPr>
                <w:t>11</w:t>
              </w:r>
              <w:r w:rsidR="00415071" w:rsidRPr="007C4201">
                <w:rPr>
                  <w:lang w:val="en-CA"/>
                </w:rPr>
                <w:t>.</w:t>
              </w:r>
              <w:r w:rsidR="00415071">
                <w:rPr>
                  <w:lang w:val="en-CA"/>
                </w:rPr>
                <w:t>8</w:t>
              </w:r>
              <w:r w:rsidR="00415071" w:rsidRPr="007C4201">
                <w:rPr>
                  <w:lang w:val="en-CA"/>
                </w:rPr>
                <w:t>%]</w:t>
              </w:r>
              <w:r w:rsidR="00415071">
                <w:rPr>
                  <w:lang w:val="en-CA"/>
                </w:rPr>
                <w:t>)</w:t>
              </w:r>
              <w:r w:rsidR="00415071" w:rsidRPr="007C4201">
                <w:rPr>
                  <w:lang w:val="en-CA"/>
                </w:rPr>
                <w:t>. The</w:t>
              </w:r>
              <w:r w:rsidR="00415071">
                <w:rPr>
                  <w:lang w:val="en-CA"/>
                </w:rPr>
                <w:t xml:space="preserve"> </w:t>
              </w:r>
              <w:proofErr w:type="spellStart"/>
              <w:r w:rsidR="00415071">
                <w:rPr>
                  <w:lang w:val="en-CA"/>
                </w:rPr>
                <w:t>binmix</w:t>
              </w:r>
              <w:proofErr w:type="spellEnd"/>
              <w:r w:rsidR="00415071">
                <w:rPr>
                  <w:lang w:val="en-CA"/>
                </w:rPr>
                <w:t xml:space="preserve"> model tended to estimate a positive effect of restoration on detection rate</w:t>
              </w:r>
            </w:moveTo>
            <w:ins w:id="540" w:author="Sargent, Risa" w:date="2025-09-12T09:52:00Z">
              <w:r w:rsidR="005241D0">
                <w:rPr>
                  <w:lang w:val="en-CA"/>
                </w:rPr>
                <w:t>,</w:t>
              </w:r>
            </w:ins>
            <w:ins w:id="541" w:author="Jens Christian Ulrich" w:date="2025-09-10T15:55:00Z">
              <w:r w:rsidR="00F92F1C">
                <w:rPr>
                  <w:lang w:val="en-CA"/>
                </w:rPr>
                <w:t xml:space="preserve"> although the 90% BCI overlapped with zero</w:t>
              </w:r>
            </w:ins>
            <w:moveTo w:id="542" w:author="Jens Ulrich [2]" w:date="2025-07-16T14:55:00Z">
              <w:del w:id="543" w:author="Jens Christian Ulrich" w:date="2025-09-10T15:55:00Z">
                <w:r w:rsidR="00415071" w:rsidDel="00F92F1C">
                  <w:rPr>
                    <w:lang w:val="en-CA"/>
                  </w:rPr>
                  <w:delText>, although only the 50% BCI was in the positive direction</w:delText>
                </w:r>
              </w:del>
              <w:r w:rsidR="00415071">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To w:id="544" w:author="Jens Ulrich [2]" w:date="2025-07-16T14:55:00Z">
                <w:r w:rsidR="00415071">
                  <w:rPr>
                    <w:rFonts w:eastAsiaTheme="minorEastAsia"/>
                    <w:lang w:val="en-CA"/>
                  </w:rPr>
                  <w:t xml:space="preserve"> </w:t>
                </w:r>
                <w:r w:rsidR="00415071">
                  <w:rPr>
                    <w:lang w:val="en-CA"/>
                  </w:rPr>
                  <w:t>mean = 0.25; 50% BCI = [</w:t>
                </w:r>
              </w:moveTo>
              <w:ins w:id="545" w:author="Jens Christian Ulrich" w:date="2025-09-10T15:56:00Z">
                <w:r w:rsidR="00F92F1C">
                  <w:rPr>
                    <w:lang w:val="en-CA"/>
                  </w:rPr>
                  <w:t>-</w:t>
                </w:r>
              </w:ins>
              <w:moveTo w:id="546" w:author="Jens Ulrich [2]" w:date="2025-07-16T14:55:00Z">
                <w:r w:rsidR="00415071">
                  <w:rPr>
                    <w:lang w:val="en-CA"/>
                  </w:rPr>
                  <w:t>0.</w:t>
                </w:r>
              </w:moveTo>
              <w:ins w:id="547" w:author="Jens Christian Ulrich" w:date="2025-09-10T15:56:00Z">
                <w:r w:rsidR="00F92F1C">
                  <w:rPr>
                    <w:lang w:val="en-CA"/>
                  </w:rPr>
                  <w:t>34</w:t>
                </w:r>
              </w:ins>
              <w:moveTo w:id="548" w:author="Jens Ulrich [2]" w:date="2025-07-16T14:55:00Z">
                <w:del w:id="549" w:author="Jens Christian Ulrich" w:date="2025-09-10T15:56:00Z">
                  <w:r w:rsidR="00415071" w:rsidDel="00F92F1C">
                    <w:rPr>
                      <w:lang w:val="en-CA"/>
                    </w:rPr>
                    <w:delText>01</w:delText>
                  </w:r>
                </w:del>
                <w:r w:rsidR="00415071">
                  <w:rPr>
                    <w:lang w:val="en-CA"/>
                  </w:rPr>
                  <w:t>, 0.</w:t>
                </w:r>
                <w:del w:id="550" w:author="Jens Christian Ulrich" w:date="2025-09-10T15:56:00Z">
                  <w:r w:rsidR="00415071" w:rsidDel="00F92F1C">
                    <w:rPr>
                      <w:lang w:val="en-CA"/>
                    </w:rPr>
                    <w:delText>48</w:delText>
                  </w:r>
                </w:del>
              </w:moveTo>
              <w:ins w:id="551" w:author="Jens Christian Ulrich" w:date="2025-09-10T15:56:00Z">
                <w:r w:rsidR="00F92F1C">
                  <w:rPr>
                    <w:lang w:val="en-CA"/>
                  </w:rPr>
                  <w:t>83</w:t>
                </w:r>
              </w:ins>
              <w:moveTo w:id="552" w:author="Jens Ulrich [2]" w:date="2025-07-16T14:55:00Z">
                <w:r w:rsidR="00415071">
                  <w:rPr>
                    <w:lang w:val="en-CA"/>
                  </w:rPr>
                  <w:t xml:space="preserve">]. </w:t>
                </w:r>
              </w:moveTo>
            </w:moveTo>
          </w:moveTo>
        </w:moveTo>
      </w:moveTo>
    </w:p>
    <w:p w14:paraId="6C2412D0" w14:textId="77777777" w:rsidR="00415071" w:rsidRDefault="00415071" w:rsidP="00415071">
      <w:pPr>
        <w:spacing w:line="480" w:lineRule="auto"/>
        <w:ind w:firstLine="720"/>
        <w:rPr>
          <w:ins w:id="553" w:author="Jens Ulrich [2]" w:date="2025-07-16T14:58:00Z"/>
          <w:moveTo w:id="554" w:author="Jens Ulrich [2]" w:date="2025-07-16T14:55:00Z"/>
          <w:lang w:val="en-CA"/>
        </w:rPr>
      </w:pPr>
    </w:p>
    <w:moveToRangeEnd w:id="505"/>
    <w:p w14:paraId="7FBB3541" w14:textId="14A7D5E8" w:rsidR="00890C44" w:rsidRDefault="00C10825" w:rsidP="00415071">
      <w:pPr>
        <w:spacing w:line="480" w:lineRule="auto"/>
        <w:ind w:firstLine="720"/>
        <w:rPr>
          <w:lang w:val="en-CA"/>
        </w:rPr>
      </w:pPr>
      <w:r>
        <w:rPr>
          <w:lang w:val="en-CA"/>
        </w:rPr>
        <w:t>We used a</w:t>
      </w:r>
      <w:ins w:id="555" w:author="Jens Ulrich [2]" w:date="2025-07-16T14:58:00Z">
        <w:r w:rsidR="00415071">
          <w:rPr>
            <w:lang w:val="en-CA"/>
          </w:rPr>
          <w:t xml:space="preserve">ll </w:t>
        </w:r>
      </w:ins>
      <w:ins w:id="556" w:author="Jens Ulrich [2]" w:date="2025-07-16T14:59:00Z">
        <w:r w:rsidR="00415071">
          <w:rPr>
            <w:lang w:val="en-CA"/>
          </w:rPr>
          <w:t>three model types</w:t>
        </w:r>
      </w:ins>
      <w:r>
        <w:rPr>
          <w:lang w:val="en-CA"/>
        </w:rPr>
        <w:t xml:space="preserve"> to </w:t>
      </w:r>
      <w:ins w:id="557" w:author="Jens Ulrich [2]" w:date="2025-07-16T14:59:00Z">
        <w:r w:rsidR="00415071">
          <w:rPr>
            <w:lang w:val="en-CA"/>
          </w:rPr>
          <w:t>estimate</w:t>
        </w:r>
      </w:ins>
      <w:r>
        <w:rPr>
          <w:lang w:val="en-CA"/>
        </w:rPr>
        <w:t xml:space="preserve"> </w:t>
      </w:r>
      <w:ins w:id="558" w:author="Jens Ulrich [2]" w:date="2025-07-16T15:00:00Z">
        <w:r w:rsidR="00415071">
          <w:rPr>
            <w:lang w:val="en-CA"/>
          </w:rPr>
          <w:t xml:space="preserve">the effect of habitat restoration on </w:t>
        </w:r>
      </w:ins>
      <w:ins w:id="559" w:author="Jens Ulrich [2]" w:date="2025-07-16T14:59:00Z">
        <w:r w:rsidR="00415071">
          <w:rPr>
            <w:lang w:val="en-CA"/>
          </w:rPr>
          <w:t xml:space="preserve">wild bee abundance (Figure 2). </w:t>
        </w:r>
      </w:ins>
      <w:del w:id="560" w:author="Jens Ulrich [2]" w:date="2025-07-16T14:58:00Z">
        <w:r w:rsidR="007B0A94" w:rsidDel="00415071">
          <w:rPr>
            <w:lang w:val="en-CA"/>
          </w:rPr>
          <w:delText xml:space="preserve"> </w:delText>
        </w:r>
      </w:del>
      <w:del w:id="561" w:author="Jens Ulrich [2]" w:date="2025-07-16T14:54:00Z">
        <w:r w:rsidR="007B0A94" w:rsidDel="00415071">
          <w:rPr>
            <w:lang w:val="en-CA"/>
          </w:rPr>
          <w:delText>As expected</w:delText>
        </w:r>
        <w:r w:rsidR="00C06FD8" w:rsidDel="00415071">
          <w:rPr>
            <w:lang w:val="en-CA"/>
          </w:rPr>
          <w:delText>,</w:delText>
        </w:r>
        <w:r w:rsidR="00890C44" w:rsidDel="00415071">
          <w:rPr>
            <w:lang w:val="en-CA"/>
          </w:rPr>
          <w:delText xml:space="preserve"> given that GLMs do not account for imperfect detection</w:delText>
        </w:r>
        <w:r w:rsidR="007B0A94" w:rsidDel="00415071">
          <w:rPr>
            <w:lang w:val="en-CA"/>
          </w:rPr>
          <w:delText xml:space="preserve">, </w:delText>
        </w:r>
        <w:r w:rsidR="000D1918" w:rsidDel="00415071">
          <w:rPr>
            <w:lang w:val="en-CA"/>
          </w:rPr>
          <w:delText>the</w:delText>
        </w:r>
        <w:r w:rsidR="007B0A94" w:rsidDel="00415071">
          <w:rPr>
            <w:lang w:val="en-CA"/>
          </w:rPr>
          <w:delText xml:space="preserve"> GLM estimated a lower abundance intercept </w:delText>
        </w:r>
        <w:r w:rsidR="00475501" w:rsidDel="00415071">
          <w:rPr>
            <w:lang w:val="en-CA"/>
          </w:rPr>
          <w:delText>(</w:delText>
        </w:r>
      </w:del>
      <m:oMath>
        <m:sSub>
          <m:sSubPr>
            <m:ctrlPr>
              <w:del w:id="562" w:author="Jens Ulrich [2]" w:date="2025-07-16T14:54:00Z">
                <w:rPr>
                  <w:rFonts w:ascii="Cambria Math" w:eastAsiaTheme="minorEastAsia" w:hAnsi="Cambria Math" w:cs="Times New Roman"/>
                  <w:i/>
                  <w:lang w:val="en-CA"/>
                </w:rPr>
              </w:del>
            </m:ctrlPr>
          </m:sSubPr>
          <m:e>
            <m:r>
              <w:del w:id="563" w:author="Jens Ulrich [2]" w:date="2025-07-16T14:54:00Z">
                <w:rPr>
                  <w:rFonts w:ascii="Cambria Math" w:eastAsiaTheme="minorEastAsia" w:hAnsi="Cambria Math" w:cs="Times New Roman"/>
                  <w:lang w:val="en-CA"/>
                </w:rPr>
                <m:t>α</m:t>
              </w:del>
            </m:r>
          </m:e>
          <m:sub>
            <m:r>
              <w:del w:id="564" w:author="Jens Ulrich [2]" w:date="2025-07-16T14:54:00Z">
                <w:rPr>
                  <w:rFonts w:ascii="Cambria Math" w:eastAsiaTheme="minorEastAsia" w:hAnsi="Cambria Math" w:cs="Times New Roman"/>
                  <w:lang w:val="en-CA"/>
                </w:rPr>
                <m:t>0</m:t>
              </w:del>
            </m:r>
          </m:sub>
        </m:sSub>
      </m:oMath>
      <w:del w:id="565" w:author="Jens Ulrich [2]" w:date="2025-07-16T14:54:00Z">
        <w:r w:rsidR="000D1918" w:rsidDel="00415071">
          <w:rPr>
            <w:rFonts w:eastAsiaTheme="minorEastAsia"/>
            <w:lang w:val="en-CA"/>
          </w:rPr>
          <w:delText xml:space="preserve"> mean = 0.23; 90%</w:delText>
        </w:r>
        <w:r w:rsidR="00B6487C" w:rsidDel="00415071">
          <w:rPr>
            <w:rFonts w:eastAsiaTheme="minorEastAsia"/>
            <w:lang w:val="en-CA"/>
          </w:rPr>
          <w:delText xml:space="preserve"> Bayesian credible interval (</w:delText>
        </w:r>
        <w:r w:rsidR="000D1918" w:rsidDel="00415071">
          <w:rPr>
            <w:rFonts w:eastAsiaTheme="minorEastAsia"/>
            <w:lang w:val="en-CA"/>
          </w:rPr>
          <w:delText>BCI</w:delText>
        </w:r>
        <w:r w:rsidR="00B6487C" w:rsidDel="00415071">
          <w:rPr>
            <w:rFonts w:eastAsiaTheme="minorEastAsia"/>
            <w:lang w:val="en-CA"/>
          </w:rPr>
          <w:delText>)</w:delText>
        </w:r>
        <w:r w:rsidR="000D1918" w:rsidDel="00415071">
          <w:rPr>
            <w:rFonts w:eastAsiaTheme="minorEastAsia"/>
            <w:lang w:val="en-CA"/>
          </w:rPr>
          <w:delText xml:space="preserve"> = [-0.82, 1.27]</w:delText>
        </w:r>
        <w:r w:rsidR="00475501" w:rsidDel="00415071">
          <w:rPr>
            <w:lang w:val="en-CA"/>
          </w:rPr>
          <w:delText xml:space="preserve">) </w:delText>
        </w:r>
        <w:r w:rsidR="00054159" w:rsidDel="00415071">
          <w:rPr>
            <w:lang w:val="en-CA"/>
          </w:rPr>
          <w:delText>compared to either the binmix or multimix models</w:delText>
        </w:r>
        <w:r w:rsidR="000D1918" w:rsidDel="00415071">
          <w:rPr>
            <w:lang w:val="en-CA"/>
          </w:rPr>
          <w:delText xml:space="preserve">: The binmix model </w:delText>
        </w:r>
        <w:r w:rsidR="00C06FD8" w:rsidDel="00415071">
          <w:rPr>
            <w:lang w:val="en-CA"/>
          </w:rPr>
          <w:delText xml:space="preserve">estimated </w:delText>
        </w:r>
        <w:r w:rsidR="000D1918" w:rsidDel="00415071">
          <w:rPr>
            <w:lang w:val="en-CA"/>
          </w:rPr>
          <w:delText>a higher intercept with 98.</w:delText>
        </w:r>
        <w:r w:rsidR="003C10D7" w:rsidDel="00415071">
          <w:rPr>
            <w:lang w:val="en-CA"/>
          </w:rPr>
          <w:delText>7</w:delText>
        </w:r>
        <w:r w:rsidR="000D1918" w:rsidDel="00415071">
          <w:rPr>
            <w:lang w:val="en-CA"/>
          </w:rPr>
          <w:delText>% probability and the multimix model with 99.5% probability</w:delText>
        </w:r>
        <w:r w:rsidR="007B0A94" w:rsidDel="00415071">
          <w:rPr>
            <w:lang w:val="en-CA"/>
          </w:rPr>
          <w:delText>.</w:delText>
        </w:r>
        <w:r w:rsidR="00054159" w:rsidDel="00415071">
          <w:rPr>
            <w:lang w:val="en-CA"/>
          </w:rPr>
          <w:delText xml:space="preserve"> </w:delText>
        </w:r>
      </w:del>
      <w:r w:rsidR="00054159">
        <w:rPr>
          <w:lang w:val="en-CA"/>
        </w:rPr>
        <w:t>The GLM</w:t>
      </w:r>
      <w:ins w:id="566" w:author="Jens Christian Ulrich" w:date="2025-09-10T15:13:00Z">
        <w:r w:rsidR="003171AB">
          <w:rPr>
            <w:lang w:val="en-CA"/>
          </w:rPr>
          <w:t>M</w:t>
        </w:r>
      </w:ins>
      <w:r w:rsidR="00054159">
        <w:rPr>
          <w:lang w:val="en-CA"/>
        </w:rPr>
        <w:t xml:space="preserve">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t>
      </w:r>
      <w:del w:id="567" w:author="Jens Ulrich [2]" w:date="2025-07-16T15:01:00Z">
        <w:r w:rsidR="000D1918" w:rsidDel="00415071">
          <w:rPr>
            <w:lang w:val="en-CA"/>
          </w:rPr>
          <w:delText xml:space="preserve">were smaller </w:delText>
        </w:r>
      </w:del>
      <w:r w:rsidR="000D1918">
        <w:rPr>
          <w:lang w:val="en-CA"/>
        </w:rPr>
        <w:t xml:space="preserve">for the </w:t>
      </w:r>
      <w:proofErr w:type="spellStart"/>
      <w:r w:rsidR="00054159">
        <w:rPr>
          <w:lang w:val="en-CA"/>
        </w:rPr>
        <w:t>binmix</w:t>
      </w:r>
      <w:proofErr w:type="spellEnd"/>
      <w:r w:rsidR="00054159">
        <w:rPr>
          <w:lang w:val="en-CA"/>
        </w:rPr>
        <w:t xml:space="preserve"> </w:t>
      </w:r>
      <w:r w:rsidR="000D1918">
        <w:rPr>
          <w:lang w:val="en-CA"/>
        </w:rPr>
        <w:t>model</w:t>
      </w:r>
      <w:ins w:id="568" w:author="Jens Ulrich [2]" w:date="2025-07-16T15:01:00Z">
        <w:r w:rsidR="00415071">
          <w:rPr>
            <w:lang w:val="en-CA"/>
          </w:rPr>
          <w:t xml:space="preserve"> were smaller</w:t>
        </w:r>
      </w:ins>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del w:id="569" w:author="Jens Christian Ulrich" w:date="2025-09-10T15:12:00Z">
        <w:r w:rsidR="00857669" w:rsidDel="003171AB">
          <w:rPr>
            <w:lang w:val="en-CA"/>
          </w:rPr>
          <w:delText xml:space="preserve">; </w:delText>
        </w:r>
        <w:r w:rsidR="003C10D7" w:rsidDel="003171AB">
          <w:rPr>
            <w:lang w:val="en-CA"/>
          </w:rPr>
          <w:delText>60</w:delText>
        </w:r>
        <w:r w:rsidR="00857669" w:rsidDel="003171AB">
          <w:rPr>
            <w:lang w:val="en-CA"/>
          </w:rPr>
          <w:delText>% probability of a smaller effect size compared to the GLM approach</w:delText>
        </w:r>
      </w:del>
      <w:r w:rsidR="00890C44">
        <w:rPr>
          <w:lang w:val="en-CA"/>
        </w:rPr>
        <w:t xml:space="preserve">. </w:t>
      </w:r>
      <w:del w:id="570" w:author="Jens Ulrich [2]" w:date="2025-07-16T15:01:00Z">
        <w:r w:rsidR="00890C44" w:rsidDel="00415071">
          <w:rPr>
            <w:lang w:val="en-CA"/>
          </w:rPr>
          <w:delText>Effect size estimates were also smaller</w:delText>
        </w:r>
        <w:r w:rsidR="000D1918" w:rsidDel="00415071">
          <w:rPr>
            <w:lang w:val="en-CA"/>
          </w:rPr>
          <w:delText xml:space="preserve"> for the</w:delText>
        </w:r>
      </w:del>
      <w:ins w:id="571" w:author="Jens Ulrich [2]" w:date="2025-07-16T15:01:00Z">
        <w:r w:rsidR="00415071">
          <w:rPr>
            <w:lang w:val="en-CA"/>
          </w:rPr>
          <w:t>The</w:t>
        </w:r>
      </w:ins>
      <w:r w:rsidR="000D1918">
        <w:rPr>
          <w:lang w:val="en-CA"/>
        </w:rPr>
        <w:t xml:space="preserve"> </w:t>
      </w:r>
      <w:proofErr w:type="spellStart"/>
      <w:r w:rsidR="00054159">
        <w:rPr>
          <w:lang w:val="en-CA"/>
        </w:rPr>
        <w:t>multimix</w:t>
      </w:r>
      <w:proofErr w:type="spellEnd"/>
      <w:r w:rsidR="00054159">
        <w:rPr>
          <w:lang w:val="en-CA"/>
        </w:rPr>
        <w:t xml:space="preserve"> model</w:t>
      </w:r>
      <w:ins w:id="572" w:author="Jens Ulrich [2]" w:date="2025-07-16T15:01:00Z">
        <w:r w:rsidR="00415071">
          <w:rPr>
            <w:lang w:val="en-CA"/>
          </w:rPr>
          <w:t xml:space="preserve"> al</w:t>
        </w:r>
      </w:ins>
      <w:ins w:id="573" w:author="Jens Ulrich [2]" w:date="2025-07-16T15:02:00Z">
        <w:r w:rsidR="00415071">
          <w:rPr>
            <w:lang w:val="en-CA"/>
          </w:rPr>
          <w:t>so estimated a smaller magnitude of effect of restoration on wild bee abundance</w:t>
        </w:r>
      </w:ins>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ins w:id="574" w:author="Jens Christian Ulrich" w:date="2025-09-10T15:13:00Z">
        <w:r w:rsidR="003171AB">
          <w:rPr>
            <w:lang w:val="en-CA"/>
          </w:rPr>
          <w:t xml:space="preserve">. </w:t>
        </w:r>
        <w:r w:rsidR="003171AB">
          <w:t>Combined with the abundance intercept estimates, the mean estimates f</w:t>
        </w:r>
        <w:del w:id="575" w:author="Sargent, Risa" w:date="2025-09-12T09:52:00Z">
          <w:r w:rsidR="003171AB" w:rsidDel="00F03880">
            <w:delText>or</w:delText>
          </w:r>
        </w:del>
      </w:ins>
      <w:ins w:id="576" w:author="Sargent, Risa" w:date="2025-09-12T09:52:00Z">
        <w:r w:rsidR="00F03880">
          <w:t>rom</w:t>
        </w:r>
      </w:ins>
      <w:ins w:id="577" w:author="Jens Christian Ulrich" w:date="2025-09-10T15:13:00Z">
        <w:r w:rsidR="003171AB">
          <w:t xml:space="preserve"> the </w:t>
        </w:r>
        <w:proofErr w:type="spellStart"/>
        <w:r w:rsidR="003171AB">
          <w:t>multimix</w:t>
        </w:r>
        <w:proofErr w:type="spellEnd"/>
        <w:r w:rsidR="003171AB">
          <w:t xml:space="preserve"> model equate to a 2.6 fold increase in the number of individuals that are present: </w:t>
        </w:r>
        <w:proofErr w:type="gramStart"/>
        <w:r w:rsidR="003171AB" w:rsidRPr="003171AB">
          <w:rPr>
            <w:i/>
            <w:iCs/>
            <w:rPrChange w:id="578" w:author="Jens Christian Ulrich" w:date="2025-09-10T15:13:00Z">
              <w:rPr/>
            </w:rPrChange>
          </w:rPr>
          <w:t>exp</w:t>
        </w:r>
        <w:r w:rsidR="003171AB">
          <w:t>(</w:t>
        </w:r>
        <w:proofErr w:type="gramEnd"/>
        <w:r w:rsidR="003171AB">
          <w:t xml:space="preserve">3.16) individuals in unrestored parks versus </w:t>
        </w:r>
        <w:r w:rsidR="003171AB" w:rsidRPr="003171AB">
          <w:rPr>
            <w:i/>
            <w:iCs/>
            <w:rPrChange w:id="579" w:author="Jens Christian Ulrich" w:date="2025-09-10T15:13:00Z">
              <w:rPr/>
            </w:rPrChange>
          </w:rPr>
          <w:t>exp</w:t>
        </w:r>
        <w:r w:rsidR="003171AB">
          <w:t>(3.16+0.91) individuals in restored sites. In contrast, the mean estimate f</w:t>
        </w:r>
        <w:del w:id="580" w:author="Sargent, Risa" w:date="2025-09-12T09:53:00Z">
          <w:r w:rsidR="003171AB" w:rsidDel="00F03880">
            <w:delText>or</w:delText>
          </w:r>
        </w:del>
      </w:ins>
      <w:ins w:id="581" w:author="Sargent, Risa" w:date="2025-09-12T09:53:00Z">
        <w:r w:rsidR="00F03880">
          <w:t>rom</w:t>
        </w:r>
      </w:ins>
      <w:ins w:id="582" w:author="Jens Christian Ulrich" w:date="2025-09-10T15:13:00Z">
        <w:r w:rsidR="003171AB">
          <w:t xml:space="preserve"> the GLMM equates to a </w:t>
        </w:r>
      </w:ins>
      <w:ins w:id="583" w:author="Jens Christian Ulrich" w:date="2025-09-15T15:31:00Z" w16du:dateUtc="2025-09-15T19:31:00Z">
        <w:r w:rsidR="007742BB">
          <w:t>3</w:t>
        </w:r>
      </w:ins>
      <w:ins w:id="584" w:author="Jens Christian Ulrich" w:date="2025-09-10T15:13:00Z">
        <w:r w:rsidR="003171AB">
          <w:t>.</w:t>
        </w:r>
      </w:ins>
      <w:ins w:id="585" w:author="Jens Christian Ulrich" w:date="2025-09-15T15:31:00Z" w16du:dateUtc="2025-09-15T19:31:00Z">
        <w:r w:rsidR="007742BB">
          <w:t>7</w:t>
        </w:r>
      </w:ins>
      <w:ins w:id="586" w:author="Jens Christian Ulrich" w:date="2025-09-10T15:13:00Z">
        <w:r w:rsidR="003171AB">
          <w:t xml:space="preserve"> fold increase in the number of individuals that are present</w:t>
        </w:r>
      </w:ins>
      <w:ins w:id="587" w:author="Jens Christian Ulrich" w:date="2025-09-10T15:14:00Z">
        <w:r w:rsidR="003171AB">
          <w:t xml:space="preserve">: </w:t>
        </w:r>
      </w:ins>
      <w:proofErr w:type="gramStart"/>
      <w:ins w:id="588" w:author="Jens Christian Ulrich" w:date="2025-09-10T15:13:00Z">
        <w:r w:rsidR="003171AB" w:rsidRPr="003171AB">
          <w:rPr>
            <w:i/>
            <w:iCs/>
            <w:rPrChange w:id="589" w:author="Jens Christian Ulrich" w:date="2025-09-10T15:14:00Z">
              <w:rPr/>
            </w:rPrChange>
          </w:rPr>
          <w:t>exp</w:t>
        </w:r>
        <w:r w:rsidR="003171AB">
          <w:t>(</w:t>
        </w:r>
        <w:proofErr w:type="gramEnd"/>
        <w:r w:rsidR="003171AB">
          <w:t xml:space="preserve">0.23) individuals in unrestored parks versus </w:t>
        </w:r>
        <w:r w:rsidR="003171AB" w:rsidRPr="003171AB">
          <w:rPr>
            <w:i/>
            <w:iCs/>
            <w:rPrChange w:id="590" w:author="Jens Christian Ulrich" w:date="2025-09-10T15:14:00Z">
              <w:rPr/>
            </w:rPrChange>
          </w:rPr>
          <w:t>exp</w:t>
        </w:r>
        <w:r w:rsidR="003171AB">
          <w:t>(0.23+1.3</w:t>
        </w:r>
      </w:ins>
      <w:ins w:id="591" w:author="Jens Christian Ulrich" w:date="2025-09-10T15:14:00Z">
        <w:r w:rsidR="003171AB">
          <w:t>0</w:t>
        </w:r>
      </w:ins>
      <w:ins w:id="592" w:author="Jens Christian Ulrich" w:date="2025-09-10T15:13:00Z">
        <w:r w:rsidR="003171AB">
          <w:t>) individuals in restored sites</w:t>
        </w:r>
      </w:ins>
      <w:ins w:id="593" w:author="Jens Christian Ulrich" w:date="2025-09-15T15:31:00Z" w16du:dateUtc="2025-09-15T19:31:00Z">
        <w:r w:rsidR="007742BB">
          <w:t xml:space="preserve"> (Figure S7)</w:t>
        </w:r>
      </w:ins>
      <w:ins w:id="594" w:author="Jens Christian Ulrich" w:date="2025-09-10T15:13:00Z">
        <w:r w:rsidR="003171AB">
          <w:t xml:space="preserve">. </w:t>
        </w:r>
      </w:ins>
      <w:ins w:id="595" w:author="Jens Christian Ulrich" w:date="2025-09-10T15:14:00Z">
        <w:r w:rsidR="003171AB">
          <w:t xml:space="preserve">Therefore, </w:t>
        </w:r>
      </w:ins>
      <w:r w:rsidR="006428FA">
        <w:t xml:space="preserve">with </w:t>
      </w:r>
      <w:ins w:id="596" w:author="Jens Christian Ulrich" w:date="2025-09-10T15:14:00Z">
        <w:r w:rsidR="003171AB">
          <w:t>the GLMM</w:t>
        </w:r>
      </w:ins>
      <w:ins w:id="597" w:author="Jens Christian Ulrich" w:date="2025-09-10T15:13:00Z">
        <w:r w:rsidR="003171AB">
          <w:t xml:space="preserve"> </w:t>
        </w:r>
      </w:ins>
      <w:ins w:id="598" w:author="Jens Christian Ulrich" w:date="2025-09-10T15:15:00Z">
        <w:r w:rsidR="003171AB">
          <w:t xml:space="preserve">compared to the </w:t>
        </w:r>
        <w:proofErr w:type="spellStart"/>
        <w:r w:rsidR="003171AB">
          <w:t>multimix</w:t>
        </w:r>
        <w:proofErr w:type="spellEnd"/>
        <w:r w:rsidR="003171AB">
          <w:t xml:space="preserve"> model</w:t>
        </w:r>
      </w:ins>
      <w:r w:rsidR="006428FA">
        <w:t>, we</w:t>
      </w:r>
      <w:ins w:id="599" w:author="Jens Christian Ulrich" w:date="2025-09-10T15:15:00Z">
        <w:r w:rsidR="003171AB">
          <w:t xml:space="preserve"> </w:t>
        </w:r>
      </w:ins>
      <w:ins w:id="600" w:author="Jens Christian Ulrich" w:date="2025-09-10T15:14:00Z">
        <w:r w:rsidR="003171AB">
          <w:t>estimate</w:t>
        </w:r>
      </w:ins>
      <w:r w:rsidR="006428FA">
        <w:t>d</w:t>
      </w:r>
      <w:ins w:id="601" w:author="Jens Christian Ulrich" w:date="2025-09-10T15:14:00Z">
        <w:r w:rsidR="003171AB">
          <w:t xml:space="preserve"> almost</w:t>
        </w:r>
      </w:ins>
      <w:ins w:id="602" w:author="Jens Christian Ulrich" w:date="2025-09-10T15:13:00Z">
        <w:r w:rsidR="003171AB">
          <w:t xml:space="preserve"> </w:t>
        </w:r>
      </w:ins>
      <w:ins w:id="603" w:author="Jens Christian Ulrich" w:date="2025-09-15T15:32:00Z" w16du:dateUtc="2025-09-15T19:32:00Z">
        <w:r w:rsidR="007742BB">
          <w:t>50%</w:t>
        </w:r>
      </w:ins>
      <w:ins w:id="604" w:author="Jens Christian Ulrich" w:date="2025-09-10T15:13:00Z">
        <w:r w:rsidR="003171AB">
          <w:t xml:space="preserve"> </w:t>
        </w:r>
      </w:ins>
      <w:ins w:id="605" w:author="Jens Christian Ulrich" w:date="2025-09-15T15:32:00Z" w16du:dateUtc="2025-09-15T19:32:00Z">
        <w:r w:rsidR="007742BB">
          <w:t>additional</w:t>
        </w:r>
      </w:ins>
      <w:ins w:id="606" w:author="Jens Christian Ulrich" w:date="2025-09-10T15:13:00Z">
        <w:r w:rsidR="003171AB">
          <w:t xml:space="preserve"> increase in the </w:t>
        </w:r>
      </w:ins>
      <w:ins w:id="607" w:author="Jens Christian Ulrich" w:date="2025-09-10T15:15:00Z">
        <w:r w:rsidR="003171AB">
          <w:t>population size</w:t>
        </w:r>
      </w:ins>
      <w:ins w:id="608" w:author="Jens Christian Ulrich" w:date="2025-09-10T15:13:00Z">
        <w:r w:rsidR="003171AB">
          <w:t xml:space="preserve"> of </w:t>
        </w:r>
      </w:ins>
      <w:ins w:id="609" w:author="Jens Christian Ulrich" w:date="2025-09-10T15:15:00Z">
        <w:r w:rsidR="003171AB">
          <w:t xml:space="preserve">average </w:t>
        </w:r>
      </w:ins>
      <w:ins w:id="610" w:author="Jens Christian Ulrich" w:date="2025-09-10T15:13:00Z">
        <w:r w:rsidR="003171AB">
          <w:t>wild bee</w:t>
        </w:r>
      </w:ins>
      <w:ins w:id="611" w:author="Jens Christian Ulrich" w:date="2025-09-10T15:15:00Z">
        <w:r w:rsidR="003171AB">
          <w:t xml:space="preserve"> </w:t>
        </w:r>
      </w:ins>
      <w:ins w:id="612" w:author="Jens Christian Ulrich" w:date="2025-09-10T15:13:00Z">
        <w:r w:rsidR="003171AB">
          <w:t>s</w:t>
        </w:r>
      </w:ins>
      <w:ins w:id="613" w:author="Jens Christian Ulrich" w:date="2025-09-10T15:15:00Z">
        <w:r w:rsidR="003171AB">
          <w:t>pecies</w:t>
        </w:r>
      </w:ins>
      <w:ins w:id="614" w:author="Jens Christian Ulrich" w:date="2025-09-10T15:13:00Z">
        <w:r w:rsidR="003171AB">
          <w:t xml:space="preserve"> </w:t>
        </w:r>
      </w:ins>
      <w:ins w:id="615" w:author="Jens Christian Ulrich" w:date="2025-09-10T15:15:00Z">
        <w:r w:rsidR="003171AB">
          <w:t>in restored versus unrestored parks</w:t>
        </w:r>
      </w:ins>
      <w:ins w:id="616" w:author="Jens Christian Ulrich" w:date="2025-09-10T15:14:00Z">
        <w:r w:rsidR="003171AB">
          <w:t>.</w:t>
        </w:r>
      </w:ins>
      <w:del w:id="617" w:author="Jens Christian Ulrich" w:date="2025-09-10T15:13:00Z">
        <w:r w:rsidR="00857669" w:rsidDel="003171AB">
          <w:rPr>
            <w:lang w:val="en-CA"/>
          </w:rPr>
          <w:delText xml:space="preserve">; </w:delText>
        </w:r>
        <w:r w:rsidR="003C10D7" w:rsidDel="003171AB">
          <w:rPr>
            <w:lang w:val="en-CA"/>
          </w:rPr>
          <w:delText>67</w:delText>
        </w:r>
        <w:r w:rsidR="00857669" w:rsidDel="003171AB">
          <w:rPr>
            <w:lang w:val="en-CA"/>
          </w:rPr>
          <w:delText>% probability of a smaller effect size compared to the GLM approach</w:delText>
        </w:r>
        <w:r w:rsidR="00054159" w:rsidDel="003171AB">
          <w:rPr>
            <w:lang w:val="en-CA"/>
          </w:rPr>
          <w:delText xml:space="preserve">. </w:delText>
        </w:r>
      </w:del>
    </w:p>
    <w:p w14:paraId="1D739EA2" w14:textId="0C759D77" w:rsidR="00B512B6" w:rsidDel="00415071" w:rsidRDefault="002520F7" w:rsidP="007B0A94">
      <w:pPr>
        <w:spacing w:line="480" w:lineRule="auto"/>
        <w:ind w:firstLine="720"/>
        <w:rPr>
          <w:moveFrom w:id="618" w:author="Jens Ulrich [2]" w:date="2025-07-16T14:55:00Z"/>
          <w:lang w:val="en-CA"/>
        </w:rPr>
      </w:pPr>
      <w:moveFromRangeStart w:id="619" w:author="Jens Ulrich [2]" w:date="2025-07-16T14:55:00Z" w:name="move203570117"/>
      <w:moveFrom w:id="620" w:author="Jens Ulrich [2]" w:date="2025-07-16T14:55:00Z">
        <w:r w:rsidDel="00415071">
          <w:rPr>
            <w:lang w:val="en-CA"/>
          </w:rPr>
          <w:t>T</w:t>
        </w:r>
        <w:r w:rsidR="00F20D29" w:rsidDel="00415071">
          <w:rPr>
            <w:lang w:val="en-CA"/>
          </w:rPr>
          <w:t xml:space="preserve">he multimix model estimated a lower </w:t>
        </w:r>
        <w:r w:rsidR="008142CB" w:rsidDel="00415071">
          <w:rPr>
            <w:lang w:val="en-CA"/>
          </w:rPr>
          <w:t xml:space="preserve">baseline </w:t>
        </w:r>
        <w:r w:rsidR="00F20D29" w:rsidDel="00415071">
          <w:rPr>
            <w:lang w:val="en-CA"/>
          </w:rPr>
          <w:t xml:space="preserve">detection rate </w:t>
        </w:r>
        <w:r w:rsidR="008142CB" w:rsidDel="0041507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moveFrom w:id="621" w:author="Jens Ulrich [2]" w:date="2025-07-16T14:55:00Z">
          <w:r w:rsidR="008142CB" w:rsidDel="00415071">
            <w:rPr>
              <w:rFonts w:eastAsiaTheme="minorEastAsia"/>
              <w:lang w:val="en-CA"/>
            </w:rPr>
            <w:t xml:space="preserve"> mean = -3.17; 90% BCI = [-3.66, -2.62]</w:t>
          </w:r>
          <w:r w:rsidR="008142CB" w:rsidDel="00415071">
            <w:rPr>
              <w:lang w:val="en-CA"/>
            </w:rPr>
            <w:t>) than</w:t>
          </w:r>
          <w:r w:rsidR="00F20D29" w:rsidDel="00415071">
            <w:rPr>
              <w:lang w:val="en-CA"/>
            </w:rPr>
            <w:t xml:space="preserve"> the binmix model</w:t>
          </w:r>
          <w:r w:rsidR="008142CB" w:rsidDel="00415071">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moveFrom w:id="622" w:author="Jens Ulrich [2]" w:date="2025-07-16T14:55:00Z">
            <w:r w:rsidR="008142CB" w:rsidDel="00415071">
              <w:rPr>
                <w:rFonts w:eastAsiaTheme="minorEastAsia"/>
                <w:lang w:val="en-CA"/>
              </w:rPr>
              <w:t xml:space="preserve"> mean = -</w:t>
            </w:r>
            <w:r w:rsidR="00613CAD" w:rsidDel="00415071">
              <w:rPr>
                <w:rFonts w:eastAsiaTheme="minorEastAsia"/>
                <w:lang w:val="en-CA"/>
              </w:rPr>
              <w:t>2.47</w:t>
            </w:r>
            <w:r w:rsidR="008142CB" w:rsidDel="00415071">
              <w:rPr>
                <w:rFonts w:eastAsiaTheme="minorEastAsia"/>
                <w:lang w:val="en-CA"/>
              </w:rPr>
              <w:t>; 90% BCI = [-</w:t>
            </w:r>
            <w:r w:rsidR="00613CAD" w:rsidDel="00415071">
              <w:rPr>
                <w:rFonts w:eastAsiaTheme="minorEastAsia"/>
                <w:lang w:val="en-CA"/>
              </w:rPr>
              <w:t>3.2</w:t>
            </w:r>
            <w:r w:rsidR="008142CB" w:rsidDel="00415071">
              <w:rPr>
                <w:rFonts w:eastAsiaTheme="minorEastAsia"/>
                <w:lang w:val="en-CA"/>
              </w:rPr>
              <w:t>, -</w:t>
            </w:r>
            <w:r w:rsidR="00613CAD" w:rsidDel="00415071">
              <w:rPr>
                <w:rFonts w:eastAsiaTheme="minorEastAsia"/>
                <w:lang w:val="en-CA"/>
              </w:rPr>
              <w:t>1.65</w:t>
            </w:r>
            <w:r w:rsidR="008142CB" w:rsidDel="00415071">
              <w:rPr>
                <w:rFonts w:eastAsiaTheme="minorEastAsia"/>
                <w:lang w:val="en-CA"/>
              </w:rPr>
              <w:t>]</w:t>
            </w:r>
            <w:r w:rsidR="008142CB" w:rsidDel="00415071">
              <w:rPr>
                <w:lang w:val="en-CA"/>
              </w:rPr>
              <w:t>)</w:t>
            </w:r>
            <w:r w:rsidR="00F20D29" w:rsidDel="00415071">
              <w:rPr>
                <w:lang w:val="en-CA"/>
              </w:rPr>
              <w:t>.</w:t>
            </w:r>
            <w:r w:rsidR="00807B86" w:rsidDel="00415071">
              <w:rPr>
                <w:lang w:val="en-CA"/>
              </w:rPr>
              <w:t xml:space="preserve"> </w:t>
            </w:r>
            <w:r w:rsidR="00890C44" w:rsidDel="00415071">
              <w:rPr>
                <w:lang w:val="en-CA"/>
              </w:rPr>
              <w:t>On a probability scale, the mean estimate of the</w:t>
            </w:r>
            <w:r w:rsidR="007C4201" w:rsidDel="00415071">
              <w:rPr>
                <w:lang w:val="en-CA"/>
              </w:rPr>
              <w:t xml:space="preserve"> multimix model </w:t>
            </w:r>
            <w:r w:rsidR="00890C44" w:rsidDel="00415071">
              <w:rPr>
                <w:lang w:val="en-CA"/>
              </w:rPr>
              <w:t>equate</w:t>
            </w:r>
            <w:r w:rsidR="007C4201" w:rsidDel="00415071">
              <w:rPr>
                <w:lang w:val="en-CA"/>
              </w:rPr>
              <w:t>s</w:t>
            </w:r>
            <w:r w:rsidR="00890C44" w:rsidDel="00415071">
              <w:rPr>
                <w:lang w:val="en-CA"/>
              </w:rPr>
              <w:t xml:space="preserve"> to a 4</w:t>
            </w:r>
            <w:r w:rsidR="007C4201" w:rsidDel="00415071">
              <w:rPr>
                <w:lang w:val="en-CA"/>
              </w:rPr>
              <w:t>.3</w:t>
            </w:r>
            <w:r w:rsidR="00890C44" w:rsidDel="00415071">
              <w:rPr>
                <w:lang w:val="en-CA"/>
              </w:rPr>
              <w:t xml:space="preserve">% </w:t>
            </w:r>
            <w:r w:rsidR="00217481" w:rsidDel="00415071">
              <w:rPr>
                <w:lang w:val="en-CA"/>
              </w:rPr>
              <w:t xml:space="preserve">odds </w:t>
            </w:r>
            <w:r w:rsidR="00890C44" w:rsidDel="00415071">
              <w:rPr>
                <w:lang w:val="en-CA"/>
              </w:rPr>
              <w:t xml:space="preserve">of detecting </w:t>
            </w:r>
            <w:r w:rsidR="007C4201" w:rsidDel="00415071">
              <w:rPr>
                <w:lang w:val="en-CA"/>
              </w:rPr>
              <w:t xml:space="preserve">an </w:t>
            </w:r>
            <w:r w:rsidR="00890C44" w:rsidDel="00415071">
              <w:rPr>
                <w:lang w:val="en-CA"/>
              </w:rPr>
              <w:t xml:space="preserve">individual bee during a survey of </w:t>
            </w:r>
            <w:r w:rsidR="007C4201" w:rsidDel="00415071">
              <w:rPr>
                <w:lang w:val="en-CA"/>
              </w:rPr>
              <w:t xml:space="preserve">a </w:t>
            </w:r>
            <w:r w:rsidR="007C4201" w:rsidRPr="007C4201" w:rsidDel="00415071">
              <w:rPr>
                <w:lang w:val="en-CA"/>
              </w:rPr>
              <w:t>control plot (90% BCI = [2.5%, 7.4%])</w:t>
            </w:r>
            <w:r w:rsidR="00890C44" w:rsidRPr="007C4201" w:rsidDel="00415071">
              <w:rPr>
                <w:lang w:val="en-CA"/>
              </w:rPr>
              <w:t xml:space="preserve">. </w:t>
            </w:r>
            <w:r w:rsidR="00890C44" w:rsidDel="00415071">
              <w:rPr>
                <w:lang w:val="en-CA"/>
              </w:rPr>
              <w:t>The multimix model also estimated a positive effect</w:t>
            </w:r>
            <w:r w:rsidR="009224E6" w:rsidDel="00415071">
              <w:rPr>
                <w:lang w:val="en-CA"/>
              </w:rPr>
              <w:t xml:space="preserve"> of restoration on detection</w:t>
            </w:r>
            <w:r w:rsidR="00890C44" w:rsidDel="00415071">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From w:id="623" w:author="Jens Ulrich [2]" w:date="2025-07-16T14:55:00Z">
              <w:r w:rsidR="00890C44" w:rsidDel="00415071">
                <w:rPr>
                  <w:rFonts w:eastAsiaTheme="minorEastAsia"/>
                  <w:lang w:val="en-CA"/>
                </w:rPr>
                <w:t xml:space="preserve"> </w:t>
              </w:r>
              <w:r w:rsidR="00890C44" w:rsidDel="00415071">
                <w:rPr>
                  <w:lang w:val="en-CA"/>
                </w:rPr>
                <w:t xml:space="preserve">mean = 0.56; 90% BCI = [0.07, 1.05]. </w:t>
              </w:r>
              <w:r w:rsidR="007C4201" w:rsidDel="00415071">
                <w:rPr>
                  <w:lang w:val="en-CA"/>
                </w:rPr>
                <w:t xml:space="preserve">On a probability scale, the mean estimate of the multimix model equates to a 6.8% odds </w:t>
              </w:r>
              <w:r w:rsidR="00E77651" w:rsidDel="00415071">
                <w:rPr>
                  <w:lang w:val="en-CA"/>
                </w:rPr>
                <w:t xml:space="preserve">(1.6 fold increase) </w:t>
              </w:r>
              <w:r w:rsidR="007C4201" w:rsidDel="00415071">
                <w:rPr>
                  <w:lang w:val="en-CA"/>
                </w:rPr>
                <w:t>of detecting individual bee</w:t>
              </w:r>
              <w:r w:rsidR="00B6487C" w:rsidDel="00415071">
                <w:rPr>
                  <w:lang w:val="en-CA"/>
                </w:rPr>
                <w:t>s</w:t>
              </w:r>
              <w:r w:rsidR="007C4201" w:rsidDel="00415071">
                <w:rPr>
                  <w:lang w:val="en-CA"/>
                </w:rPr>
                <w:t xml:space="preserve"> during survey</w:t>
              </w:r>
              <w:r w:rsidR="00B6487C" w:rsidDel="00415071">
                <w:rPr>
                  <w:lang w:val="en-CA"/>
                </w:rPr>
                <w:t>s</w:t>
              </w:r>
              <w:r w:rsidR="007C4201" w:rsidDel="00415071">
                <w:rPr>
                  <w:lang w:val="en-CA"/>
                </w:rPr>
                <w:t xml:space="preserve"> of restored</w:t>
              </w:r>
              <w:r w:rsidR="007C4201" w:rsidRPr="007C4201" w:rsidDel="00415071">
                <w:rPr>
                  <w:lang w:val="en-CA"/>
                </w:rPr>
                <w:t xml:space="preserve"> </w:t>
              </w:r>
              <w:r w:rsidR="00B6487C" w:rsidDel="00415071">
                <w:rPr>
                  <w:lang w:val="en-CA"/>
                </w:rPr>
                <w:t>sites</w:t>
              </w:r>
              <w:r w:rsidR="007C4201" w:rsidRPr="007C4201" w:rsidDel="00415071">
                <w:rPr>
                  <w:lang w:val="en-CA"/>
                </w:rPr>
                <w:t xml:space="preserve"> (90% BCI = [</w:t>
              </w:r>
              <w:r w:rsidR="007C4201" w:rsidDel="00415071">
                <w:rPr>
                  <w:lang w:val="en-CA"/>
                </w:rPr>
                <w:t>3.9</w:t>
              </w:r>
              <w:r w:rsidR="007C4201" w:rsidRPr="007C4201" w:rsidDel="00415071">
                <w:rPr>
                  <w:lang w:val="en-CA"/>
                </w:rPr>
                <w:t xml:space="preserve">%, </w:t>
              </w:r>
              <w:r w:rsidR="007C4201" w:rsidDel="00415071">
                <w:rPr>
                  <w:lang w:val="en-CA"/>
                </w:rPr>
                <w:t>11</w:t>
              </w:r>
              <w:r w:rsidR="007C4201" w:rsidRPr="007C4201" w:rsidDel="00415071">
                <w:rPr>
                  <w:lang w:val="en-CA"/>
                </w:rPr>
                <w:t>.</w:t>
              </w:r>
              <w:r w:rsidR="007C4201" w:rsidDel="00415071">
                <w:rPr>
                  <w:lang w:val="en-CA"/>
                </w:rPr>
                <w:t>8</w:t>
              </w:r>
              <w:r w:rsidR="007C4201" w:rsidRPr="007C4201" w:rsidDel="00415071">
                <w:rPr>
                  <w:lang w:val="en-CA"/>
                </w:rPr>
                <w:t>%]</w:t>
              </w:r>
              <w:r w:rsidR="00B774A2" w:rsidDel="00415071">
                <w:rPr>
                  <w:lang w:val="en-CA"/>
                </w:rPr>
                <w:t>)</w:t>
              </w:r>
              <w:r w:rsidR="007C4201" w:rsidRPr="007C4201" w:rsidDel="00415071">
                <w:rPr>
                  <w:lang w:val="en-CA"/>
                </w:rPr>
                <w:t xml:space="preserve">. </w:t>
              </w:r>
              <w:r w:rsidR="00613CAD" w:rsidRPr="007C4201" w:rsidDel="00415071">
                <w:rPr>
                  <w:lang w:val="en-CA"/>
                </w:rPr>
                <w:t>The</w:t>
              </w:r>
              <w:r w:rsidR="00613CAD" w:rsidDel="00415071">
                <w:rPr>
                  <w:lang w:val="en-CA"/>
                </w:rPr>
                <w:t xml:space="preserve"> binmix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From w:id="624" w:author="Jens Ulrich [2]" w:date="2025-07-16T14:55:00Z">
                <w:r w:rsidR="00613CAD" w:rsidDel="00415071">
                  <w:rPr>
                    <w:rFonts w:eastAsiaTheme="minorEastAsia"/>
                    <w:lang w:val="en-CA"/>
                  </w:rPr>
                  <w:t xml:space="preserve"> </w:t>
                </w:r>
                <w:r w:rsidR="00613CAD" w:rsidDel="00415071">
                  <w:rPr>
                    <w:lang w:val="en-CA"/>
                  </w:rPr>
                  <w:t xml:space="preserve">mean = 0.25; 50% BCI = [0.01, 0.48]. </w:t>
                </w:r>
              </w:moveFrom>
            </w:moveFrom>
          </w:moveFrom>
        </w:moveFrom>
      </w:moveFrom>
    </w:p>
    <w:moveFromRangeEnd w:id="619"/>
    <w:p w14:paraId="0F94E2AC" w14:textId="01F310AC"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study</w:t>
      </w:r>
      <w:r w:rsidR="000A7871">
        <w:rPr>
          <w:lang w:val="en-CA"/>
        </w:rPr>
        <w:t xml:space="preserve"> design</w:t>
      </w:r>
      <w:r w:rsidR="004B3DE1">
        <w:rPr>
          <w:lang w:val="en-CA"/>
        </w:rPr>
        <w:t xml:space="preserve">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w:t>
      </w:r>
      <w:ins w:id="625" w:author="Sargent, Risa" w:date="2025-09-12T09:53:00Z">
        <w:r w:rsidR="0017507F">
          <w:rPr>
            <w:lang w:val="en-CA"/>
          </w:rPr>
          <w:t xml:space="preserve">the </w:t>
        </w:r>
      </w:ins>
      <w:r w:rsidR="0028623F">
        <w:rPr>
          <w:lang w:val="en-CA"/>
        </w:rPr>
        <w:t xml:space="preserve">effects of habitat </w:t>
      </w:r>
      <w:r w:rsidR="00541A1D">
        <w:rPr>
          <w:lang w:val="en-CA"/>
        </w:rPr>
        <w:t xml:space="preserve">restoration </w:t>
      </w:r>
      <w:r w:rsidR="0028623F">
        <w:rPr>
          <w:lang w:val="en-CA"/>
        </w:rPr>
        <w:t xml:space="preserve">on </w:t>
      </w:r>
      <w:ins w:id="626" w:author="Sargent, Risa" w:date="2025-09-12T09:53:00Z">
        <w:r w:rsidR="0017507F">
          <w:rPr>
            <w:lang w:val="en-CA"/>
          </w:rPr>
          <w:t xml:space="preserve">the </w:t>
        </w:r>
      </w:ins>
      <w:r w:rsidR="0028623F">
        <w:rPr>
          <w:lang w:val="en-CA"/>
        </w:rPr>
        <w:t>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w:t>
      </w:r>
      <w:del w:id="627" w:author="Sargent, Risa" w:date="2025-09-12T09:54:00Z">
        <w:r w:rsidR="00541A1D" w:rsidDel="0017507F">
          <w:rPr>
            <w:lang w:val="en-CA"/>
          </w:rPr>
          <w:delText xml:space="preserve">for </w:delText>
        </w:r>
      </w:del>
      <w:ins w:id="628" w:author="Sargent, Risa" w:date="2025-09-12T09:54:00Z">
        <w:r w:rsidR="0017507F">
          <w:rPr>
            <w:lang w:val="en-CA"/>
          </w:rPr>
          <w:t xml:space="preserve">of </w:t>
        </w:r>
      </w:ins>
      <w:r w:rsidR="00541A1D">
        <w:rPr>
          <w:lang w:val="en-CA"/>
        </w:rPr>
        <w:t>the effect of habitat restoration on abundance</w:t>
      </w:r>
      <w:r w:rsidR="0028623F">
        <w:rPr>
          <w:lang w:val="en-CA"/>
        </w:rPr>
        <w:t>.</w:t>
      </w:r>
      <w:r>
        <w:rPr>
          <w:lang w:val="en-CA"/>
        </w:rPr>
        <w:t xml:space="preserve"> </w:t>
      </w:r>
      <w:r w:rsidR="00B97A2C">
        <w:rPr>
          <w:lang w:val="en-CA"/>
        </w:rPr>
        <w:t xml:space="preserve">When the </w:t>
      </w:r>
      <w:ins w:id="629" w:author="Jens Christian Ulrich" w:date="2025-09-10T15:32:00Z">
        <w:r w:rsidR="00D00E6D">
          <w:rPr>
            <w:lang w:val="en-CA"/>
          </w:rPr>
          <w:t xml:space="preserve">probability </w:t>
        </w:r>
      </w:ins>
      <w:del w:id="630" w:author="Jens Christian Ulrich" w:date="2025-09-10T15:32:00Z">
        <w:r w:rsidR="00B97A2C" w:rsidDel="00D00E6D">
          <w:rPr>
            <w:lang w:val="en-CA"/>
          </w:rPr>
          <w:delText xml:space="preserve">odds </w:delText>
        </w:r>
      </w:del>
      <w:r w:rsidR="00B97A2C">
        <w:rPr>
          <w:lang w:val="en-CA"/>
        </w:rPr>
        <w:t xml:space="preserve">of detecting an insect </w:t>
      </w:r>
      <w:del w:id="631" w:author="Sargent, Risa" w:date="2025-09-12T09:54:00Z">
        <w:r w:rsidR="0028623F" w:rsidDel="0017507F">
          <w:rPr>
            <w:lang w:val="en-CA"/>
          </w:rPr>
          <w:delText>were</w:delText>
        </w:r>
        <w:r w:rsidR="00B97A2C" w:rsidDel="0017507F">
          <w:rPr>
            <w:lang w:val="en-CA"/>
          </w:rPr>
          <w:delText xml:space="preserve"> </w:delText>
        </w:r>
      </w:del>
      <w:ins w:id="632" w:author="Sargent, Risa" w:date="2025-09-12T09:54:00Z">
        <w:r w:rsidR="0017507F">
          <w:rPr>
            <w:lang w:val="en-CA"/>
          </w:rPr>
          <w:t xml:space="preserve">was </w:t>
        </w:r>
      </w:ins>
      <w:r w:rsidR="00B97A2C">
        <w:rPr>
          <w:lang w:val="en-CA"/>
        </w:rPr>
        <w:t xml:space="preserve">50% (0 on the logit scale), </w:t>
      </w:r>
      <w:r w:rsidR="00541A1D">
        <w:rPr>
          <w:lang w:val="en-CA"/>
        </w:rPr>
        <w:t>GLM</w:t>
      </w:r>
      <w:ins w:id="633" w:author="Jens Christian Ulrich" w:date="2025-09-10T15:17:00Z">
        <w:r w:rsidR="00BB41FB">
          <w:rPr>
            <w:lang w:val="en-CA"/>
          </w:rPr>
          <w:t>M</w:t>
        </w:r>
      </w:ins>
      <w:r w:rsidR="00541A1D">
        <w:rPr>
          <w:lang w:val="en-CA"/>
        </w:rPr>
        <w:t>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lastRenderedPageBreak/>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(Figure 3)</w:t>
      </w:r>
      <w:r w:rsidR="00E13988">
        <w:rPr>
          <w:lang w:val="en-CA"/>
        </w:rPr>
        <w:t xml:space="preserve">. </w:t>
      </w:r>
      <w:r w:rsidR="009C7B07">
        <w:rPr>
          <w:lang w:val="en-CA"/>
        </w:rPr>
        <w:t>Lower detection rates increased</w:t>
      </w:r>
      <w:r w:rsidR="00541A1D">
        <w:rPr>
          <w:lang w:val="en-CA"/>
        </w:rPr>
        <w:t xml:space="preserve"> bias</w:t>
      </w:r>
      <w:r w:rsidR="009C7B07">
        <w:rPr>
          <w:lang w:val="en-CA"/>
        </w:rPr>
        <w:t>: W</w:t>
      </w:r>
      <w:r w:rsidR="00B97A2C">
        <w:rPr>
          <w:lang w:val="en-CA"/>
        </w:rPr>
        <w:t xml:space="preserve">hen the </w:t>
      </w:r>
      <w:ins w:id="634" w:author="Jens Christian Ulrich" w:date="2025-09-10T15:32:00Z">
        <w:r w:rsidR="00D00E6D">
          <w:rPr>
            <w:lang w:val="en-CA"/>
          </w:rPr>
          <w:t xml:space="preserve">probability </w:t>
        </w:r>
      </w:ins>
      <w:del w:id="635" w:author="Jens Christian Ulrich" w:date="2025-09-10T15:32:00Z">
        <w:r w:rsidR="00B97A2C" w:rsidDel="00D00E6D">
          <w:rPr>
            <w:lang w:val="en-CA"/>
          </w:rPr>
          <w:delText xml:space="preserve">odds </w:delText>
        </w:r>
      </w:del>
      <w:r w:rsidR="00B97A2C">
        <w:rPr>
          <w:lang w:val="en-CA"/>
        </w:rPr>
        <w:t xml:space="preserve">of detecting an insect </w:t>
      </w:r>
      <w:del w:id="636" w:author="Sargent, Risa" w:date="2025-09-12T09:54:00Z">
        <w:r w:rsidR="0028623F" w:rsidDel="0017507F">
          <w:rPr>
            <w:lang w:val="en-CA"/>
          </w:rPr>
          <w:delText>were</w:delText>
        </w:r>
        <w:r w:rsidR="00B97A2C" w:rsidDel="0017507F">
          <w:rPr>
            <w:lang w:val="en-CA"/>
          </w:rPr>
          <w:delText xml:space="preserve"> </w:delText>
        </w:r>
      </w:del>
      <w:ins w:id="637" w:author="Sargent, Risa" w:date="2025-09-12T09:54:00Z">
        <w:r w:rsidR="0017507F">
          <w:rPr>
            <w:lang w:val="en-CA"/>
          </w:rPr>
          <w:t xml:space="preserve">was </w:t>
        </w:r>
      </w:ins>
      <w:r w:rsidR="00B97A2C">
        <w:rPr>
          <w:lang w:val="en-CA"/>
        </w:rPr>
        <w:t xml:space="preserve">&lt;5%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w:t>
      </w:r>
      <w:ins w:id="638" w:author="Jens Christian Ulrich" w:date="2025-09-10T15:17:00Z">
        <w:r w:rsidR="007466C2">
          <w:rPr>
            <w:lang w:val="en-CA"/>
          </w:rPr>
          <w:t>M</w:t>
        </w:r>
      </w:ins>
      <w:r w:rsidR="00541A1D">
        <w:rPr>
          <w:lang w:val="en-CA"/>
        </w:rPr>
        <w:t xml:space="preserve"> precision did not vary systematically with changes in baseline detection rate (Figure S</w:t>
      </w:r>
      <w:r w:rsidR="00EB089A">
        <w:rPr>
          <w:lang w:val="en-CA"/>
        </w:rPr>
        <w:t>7</w:t>
      </w:r>
      <w:r w:rsidR="00541A1D">
        <w:rPr>
          <w:lang w:val="en-CA"/>
        </w:rPr>
        <w:t xml:space="preserve">). </w:t>
      </w:r>
      <w:r w:rsidR="009D15E8">
        <w:rPr>
          <w:lang w:val="en-CA"/>
        </w:rPr>
        <w:t>Across all baseline detection rate levels</w:t>
      </w:r>
      <w:r w:rsidR="0028623F">
        <w:rPr>
          <w:lang w:val="en-CA"/>
        </w:rPr>
        <w:t xml:space="preserv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w:t>
      </w:r>
      <w:del w:id="639" w:author="Jens Christian Ulrich" w:date="2025-09-09T16:16:00Z">
        <w:r w:rsidR="00541A1D" w:rsidDel="000431EC">
          <w:rPr>
            <w:lang w:val="en-CA"/>
          </w:rPr>
          <w:delText>S</w:delText>
        </w:r>
        <w:r w:rsidR="00EB089A" w:rsidDel="000431EC">
          <w:rPr>
            <w:lang w:val="en-CA"/>
          </w:rPr>
          <w:delText>8</w:delText>
        </w:r>
      </w:del>
      <w:ins w:id="640" w:author="Jens Christian Ulrich" w:date="2025-09-09T16:16:00Z">
        <w:r w:rsidR="000431EC">
          <w:rPr>
            <w:lang w:val="en-CA"/>
          </w:rPr>
          <w:t>3</w:t>
        </w:r>
      </w:ins>
      <w:r w:rsidR="00541A1D">
        <w:rPr>
          <w:lang w:val="en-CA"/>
        </w:rPr>
        <w:t>)</w:t>
      </w:r>
      <w:r w:rsidR="009E43CD">
        <w:rPr>
          <w:lang w:val="en-CA"/>
        </w:rPr>
        <w:t>.</w:t>
      </w:r>
      <w:r w:rsidR="00562F17">
        <w:rPr>
          <w:lang w:val="en-CA"/>
        </w:rPr>
        <w:t xml:space="preserve"> </w:t>
      </w:r>
      <w:r w:rsidR="00541A1D">
        <w:rPr>
          <w:lang w:val="en-CA"/>
        </w:rPr>
        <w:t xml:space="preserve">Increasing </w:t>
      </w:r>
      <w:ins w:id="641" w:author="Sargent, Risa" w:date="2025-09-12T09:54:00Z">
        <w:r w:rsidR="0017507F">
          <w:rPr>
            <w:lang w:val="en-CA"/>
          </w:rPr>
          <w:t xml:space="preserve">the </w:t>
        </w:r>
      </w:ins>
      <w:r w:rsidR="00541A1D">
        <w:rPr>
          <w:lang w:val="en-CA"/>
        </w:rPr>
        <w:t xml:space="preserve">baseline detection rate improved </w:t>
      </w:r>
      <w:proofErr w:type="spellStart"/>
      <w:r w:rsidR="00541A1D">
        <w:rPr>
          <w:lang w:val="en-CA"/>
        </w:rPr>
        <w:t>b</w:t>
      </w:r>
      <w:r w:rsidR="009E43CD">
        <w:rPr>
          <w:lang w:val="en-CA"/>
        </w:rPr>
        <w:t>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2A0DBA">
        <w:rPr>
          <w:lang w:val="en-CA"/>
        </w:rPr>
        <w:t>precision</w:t>
      </w:r>
      <w:r w:rsidR="00562F17">
        <w:rPr>
          <w:lang w:val="en-CA"/>
        </w:rPr>
        <w:t xml:space="preserve"> </w:t>
      </w:r>
      <w:r w:rsidR="00541A1D">
        <w:rPr>
          <w:lang w:val="en-CA"/>
        </w:rPr>
        <w:t xml:space="preserve">(Figure </w:t>
      </w:r>
      <w:del w:id="642" w:author="Jens Christian Ulrich" w:date="2025-09-09T16:16:00Z">
        <w:r w:rsidR="00541A1D" w:rsidDel="000431EC">
          <w:rPr>
            <w:lang w:val="en-CA"/>
          </w:rPr>
          <w:delText>S</w:delText>
        </w:r>
        <w:r w:rsidR="00EB089A" w:rsidDel="000431EC">
          <w:rPr>
            <w:lang w:val="en-CA"/>
          </w:rPr>
          <w:delText>8</w:delText>
        </w:r>
      </w:del>
      <w:ins w:id="643" w:author="Jens Christian Ulrich" w:date="2025-09-09T16:16:00Z">
        <w:r w:rsidR="000431EC">
          <w:rPr>
            <w:lang w:val="en-CA"/>
          </w:rPr>
          <w:t>3</w:t>
        </w:r>
      </w:ins>
      <w:r w:rsidR="00541A1D">
        <w:rPr>
          <w:lang w:val="en-CA"/>
        </w:rPr>
        <w:t>)</w:t>
      </w:r>
      <w:r w:rsidR="009E43CD">
        <w:rPr>
          <w:lang w:val="en-CA"/>
        </w:rPr>
        <w:t xml:space="preserve">. </w:t>
      </w:r>
    </w:p>
    <w:p w14:paraId="50867F75" w14:textId="06E67B89" w:rsidR="009E43CD" w:rsidRDefault="009D15E8" w:rsidP="007B0A94">
      <w:pPr>
        <w:spacing w:line="480" w:lineRule="auto"/>
        <w:ind w:firstLine="720"/>
        <w:rPr>
          <w:lang w:val="en-CA"/>
        </w:rPr>
      </w:pPr>
      <w:r>
        <w:rPr>
          <w:lang w:val="en-CA"/>
        </w:rPr>
        <w:t>Increasing</w:t>
      </w:r>
      <w:r w:rsidR="002520F7">
        <w:rPr>
          <w:lang w:val="en-CA"/>
        </w:rPr>
        <w:t xml:space="preserve"> </w:t>
      </w:r>
      <w:r w:rsidR="005F58C7">
        <w:rPr>
          <w:lang w:val="en-CA"/>
        </w:rPr>
        <w:t xml:space="preserve">the </w:t>
      </w:r>
      <w:r w:rsidR="002520F7">
        <w:rPr>
          <w:lang w:val="en-CA"/>
        </w:rPr>
        <w:t>number of sites</w:t>
      </w:r>
      <w:r>
        <w:rPr>
          <w:lang w:val="en-CA"/>
        </w:rPr>
        <w:t xml:space="preserve"> exacerbated GLM</w:t>
      </w:r>
      <w:ins w:id="644" w:author="Jens Christian Ulrich" w:date="2025-09-10T15:17:00Z">
        <w:r w:rsidR="007466C2">
          <w:rPr>
            <w:lang w:val="en-CA"/>
          </w:rPr>
          <w:t>M</w:t>
        </w:r>
      </w:ins>
      <w:r>
        <w:rPr>
          <w:lang w:val="en-CA"/>
        </w:rPr>
        <w:t xml:space="preserve"> biases (Figure </w:t>
      </w:r>
      <w:ins w:id="645" w:author="Jens Christian Ulrich" w:date="2025-09-09T16:16:00Z">
        <w:r w:rsidR="000431EC">
          <w:rPr>
            <w:lang w:val="en-CA"/>
          </w:rPr>
          <w:t>4</w:t>
        </w:r>
      </w:ins>
      <w:del w:id="646" w:author="Jens Christian Ulrich" w:date="2025-09-09T16:16:00Z">
        <w:r w:rsidR="004430D9" w:rsidDel="000431EC">
          <w:rPr>
            <w:lang w:val="en-CA"/>
          </w:rPr>
          <w:delText>3</w:delText>
        </w:r>
      </w:del>
      <w:r>
        <w:rPr>
          <w:lang w:val="en-CA"/>
        </w:rPr>
        <w:t>), while simultaneously increasing estimate precision (Figure S</w:t>
      </w:r>
      <w:r w:rsidR="00EB089A">
        <w:rPr>
          <w:lang w:val="en-CA"/>
        </w:rPr>
        <w:t>7</w:t>
      </w:r>
      <w:r>
        <w:rPr>
          <w:lang w:val="en-CA"/>
        </w:rPr>
        <w:t>)</w:t>
      </w:r>
      <w:r w:rsidR="005F58C7">
        <w:rPr>
          <w:lang w:val="en-CA"/>
        </w:rPr>
        <w:t>.</w:t>
      </w:r>
      <w:r w:rsidR="002E442C">
        <w:rPr>
          <w:lang w:val="en-CA"/>
        </w:rPr>
        <w:t xml:space="preserve"> </w:t>
      </w:r>
      <w:r>
        <w:rPr>
          <w:lang w:val="en-CA"/>
        </w:rPr>
        <w:t>W</w:t>
      </w:r>
      <w:r w:rsidR="00767108">
        <w:rPr>
          <w:lang w:val="en-CA"/>
        </w:rPr>
        <w:t>hen there was a strong positive effect of restoration on detection rate and only ten study sites, GLM</w:t>
      </w:r>
      <w:ins w:id="647" w:author="Jens Christian Ulrich" w:date="2025-09-10T15:17:00Z">
        <w:r w:rsidR="007466C2">
          <w:rPr>
            <w:lang w:val="en-CA"/>
          </w:rPr>
          <w:t>M</w:t>
        </w:r>
      </w:ins>
      <w:r w:rsidR="00767108">
        <w:rPr>
          <w:lang w:val="en-CA"/>
        </w:rPr>
        <w:t>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767108" w:rsidRPr="00EB089A">
        <w:rPr>
          <w:lang w:val="en-CA"/>
        </w:rPr>
        <w:t>wide confidence intervals (mean 90% BCI width = 0.</w:t>
      </w:r>
      <w:r w:rsidR="00F20080" w:rsidRPr="00EB089A">
        <w:rPr>
          <w:lang w:val="en-CA"/>
        </w:rPr>
        <w:t>82</w:t>
      </w:r>
      <w:r w:rsidR="00767108" w:rsidRPr="00EB089A">
        <w:rPr>
          <w:lang w:val="en-CA"/>
        </w:rPr>
        <w:t>)</w:t>
      </w:r>
      <w:r w:rsidR="005F58C7">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 xml:space="preserve">the number of study sites to thirty, overestimates </w:t>
      </w:r>
      <w:r w:rsidR="006B1CF3" w:rsidRPr="00EB089A">
        <w:rPr>
          <w:lang w:val="en-CA"/>
        </w:rPr>
        <w:t>were larger</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10900" w:rsidRPr="00EB089A">
        <w:rPr>
          <w:lang w:val="en-CA"/>
        </w:rPr>
        <w:t xml:space="preserve">and </w:t>
      </w:r>
      <w:r w:rsidR="00767108" w:rsidRPr="00EB089A">
        <w:rPr>
          <w:lang w:val="en-CA"/>
        </w:rPr>
        <w:t>confidence intervals narrow</w:t>
      </w:r>
      <w:r w:rsidR="00E61CDA" w:rsidRPr="00EB089A">
        <w:rPr>
          <w:lang w:val="en-CA"/>
        </w:rPr>
        <w:t xml:space="preserve">ed </w:t>
      </w:r>
      <w:r w:rsidR="00767108" w:rsidRPr="00EB089A">
        <w:rPr>
          <w:lang w:val="en-CA"/>
        </w:rPr>
        <w:t>(mean 90% BCI width = 0.5</w:t>
      </w:r>
      <w:r w:rsidR="00F20080" w:rsidRPr="00EB089A">
        <w:rPr>
          <w:lang w:val="en-CA"/>
        </w:rPr>
        <w:t>6</w:t>
      </w:r>
      <w:r w:rsidR="00767108" w:rsidRPr="00EB089A">
        <w:rPr>
          <w:lang w:val="en-CA"/>
        </w:rPr>
        <w:t xml:space="preserve">). </w:t>
      </w:r>
      <w:r w:rsidRPr="00EB089A">
        <w:rPr>
          <w:lang w:val="en-CA"/>
        </w:rPr>
        <w:t xml:space="preserve">Across </w:t>
      </w:r>
      <w:r w:rsidR="00EB089A">
        <w:rPr>
          <w:lang w:val="en-CA"/>
        </w:rPr>
        <w:t>variation in number of sites</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were not clearly biased by a confounding effect of habitat on detection (Figure </w:t>
      </w:r>
      <w:del w:id="648" w:author="Jens Christian Ulrich" w:date="2025-09-09T16:16:00Z">
        <w:r w:rsidDel="000431EC">
          <w:rPr>
            <w:lang w:val="en-CA"/>
          </w:rPr>
          <w:delText>S</w:delText>
        </w:r>
        <w:r w:rsidR="00EB089A" w:rsidDel="000431EC">
          <w:rPr>
            <w:lang w:val="en-CA"/>
          </w:rPr>
          <w:delText>9</w:delText>
        </w:r>
      </w:del>
      <w:ins w:id="649" w:author="Jens Christian Ulrich" w:date="2025-09-09T16:16:00Z">
        <w:r w:rsidR="000431EC">
          <w:rPr>
            <w:lang w:val="en-CA"/>
          </w:rPr>
          <w:t>4</w:t>
        </w:r>
      </w:ins>
      <w:r>
        <w:rPr>
          <w:lang w:val="en-CA"/>
        </w:rPr>
        <w:t>)</w:t>
      </w:r>
      <w:r w:rsidR="00E61CDA">
        <w:rPr>
          <w:lang w:val="en-CA"/>
        </w:rPr>
        <w:t xml:space="preserve">. </w:t>
      </w:r>
      <w:r>
        <w:rPr>
          <w:lang w:val="en-CA"/>
        </w:rPr>
        <w:t xml:space="preserve">Increasing the number of study sites increased </w:t>
      </w:r>
      <w:proofErr w:type="spellStart"/>
      <w:r>
        <w:rPr>
          <w:lang w:val="en-CA"/>
        </w:rPr>
        <w:t>b</w:t>
      </w:r>
      <w:r w:rsidR="00E61CDA">
        <w:rPr>
          <w:lang w:val="en-CA"/>
        </w:rPr>
        <w:t>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w:t>
      </w:r>
      <w:r>
        <w:rPr>
          <w:lang w:val="en-CA"/>
        </w:rPr>
        <w:t xml:space="preserve">(Figure </w:t>
      </w:r>
      <w:del w:id="650" w:author="Jens Christian Ulrich" w:date="2025-09-09T16:16:00Z">
        <w:r w:rsidDel="000431EC">
          <w:rPr>
            <w:lang w:val="en-CA"/>
          </w:rPr>
          <w:delText>S</w:delText>
        </w:r>
        <w:r w:rsidR="00EB089A" w:rsidDel="000431EC">
          <w:rPr>
            <w:lang w:val="en-CA"/>
          </w:rPr>
          <w:delText>9</w:delText>
        </w:r>
      </w:del>
      <w:ins w:id="651" w:author="Jens Christian Ulrich" w:date="2025-09-09T16:16:00Z">
        <w:r w:rsidR="000431EC">
          <w:rPr>
            <w:lang w:val="en-CA"/>
          </w:rPr>
          <w:t>4</w:t>
        </w:r>
      </w:ins>
      <w:r>
        <w:rPr>
          <w:lang w:val="en-CA"/>
        </w:rPr>
        <w:t>).</w:t>
      </w:r>
      <w:ins w:id="652" w:author="Jens Christian Ulrich" w:date="2025-09-09T16:22:00Z">
        <w:r w:rsidR="0003292E">
          <w:rPr>
            <w:lang w:val="en-CA"/>
          </w:rPr>
          <w:t xml:space="preserve"> In general, </w:t>
        </w:r>
        <w:proofErr w:type="spellStart"/>
        <w:r w:rsidR="0003292E">
          <w:rPr>
            <w:lang w:val="en-CA"/>
          </w:rPr>
          <w:t>multimix</w:t>
        </w:r>
        <w:proofErr w:type="spellEnd"/>
        <w:r w:rsidR="0003292E">
          <w:rPr>
            <w:lang w:val="en-CA"/>
          </w:rPr>
          <w:t xml:space="preserve"> models </w:t>
        </w:r>
        <w:del w:id="653" w:author="Sargent, Risa" w:date="2025-09-12T09:55:00Z">
          <w:r w:rsidR="0003292E" w:rsidDel="00A55315">
            <w:rPr>
              <w:lang w:val="en-CA"/>
            </w:rPr>
            <w:delText>show</w:delText>
          </w:r>
        </w:del>
      </w:ins>
      <w:ins w:id="654" w:author="Jens Christian Ulrich" w:date="2025-09-09T16:23:00Z">
        <w:del w:id="655" w:author="Sargent, Risa" w:date="2025-09-12T09:55:00Z">
          <w:r w:rsidR="0003292E" w:rsidDel="00A55315">
            <w:rPr>
              <w:lang w:val="en-CA"/>
            </w:rPr>
            <w:delText>ed</w:delText>
          </w:r>
        </w:del>
      </w:ins>
      <w:ins w:id="656" w:author="Jens Christian Ulrich" w:date="2025-09-09T16:22:00Z">
        <w:del w:id="657" w:author="Sargent, Risa" w:date="2025-09-12T09:55:00Z">
          <w:r w:rsidR="0003292E" w:rsidDel="00A55315">
            <w:rPr>
              <w:lang w:val="en-CA"/>
            </w:rPr>
            <w:delText xml:space="preserve"> higher precision</w:delText>
          </w:r>
        </w:del>
      </w:ins>
      <w:ins w:id="658" w:author="Sargent, Risa" w:date="2025-09-12T09:55:00Z">
        <w:r w:rsidR="00A55315">
          <w:rPr>
            <w:lang w:val="en-CA"/>
          </w:rPr>
          <w:t>were more precise</w:t>
        </w:r>
      </w:ins>
      <w:ins w:id="659" w:author="Jens Christian Ulrich" w:date="2025-09-09T16:22:00Z">
        <w:r w:rsidR="0003292E">
          <w:rPr>
            <w:lang w:val="en-CA"/>
          </w:rPr>
          <w:t xml:space="preserve"> </w:t>
        </w:r>
        <w:del w:id="660" w:author="Sargent, Risa" w:date="2025-09-12T09:55:00Z">
          <w:r w:rsidR="0003292E" w:rsidDel="00A55315">
            <w:rPr>
              <w:lang w:val="en-CA"/>
            </w:rPr>
            <w:delText>compared to</w:delText>
          </w:r>
        </w:del>
      </w:ins>
      <w:ins w:id="661" w:author="Sargent, Risa" w:date="2025-09-12T09:55:00Z">
        <w:r w:rsidR="00A55315">
          <w:rPr>
            <w:lang w:val="en-CA"/>
          </w:rPr>
          <w:t>than</w:t>
        </w:r>
      </w:ins>
      <w:ins w:id="662" w:author="Jens Christian Ulrich" w:date="2025-09-09T16:22:00Z">
        <w:r w:rsidR="0003292E">
          <w:rPr>
            <w:lang w:val="en-CA"/>
          </w:rPr>
          <w:t xml:space="preserve"> </w:t>
        </w:r>
        <w:proofErr w:type="spellStart"/>
        <w:r w:rsidR="0003292E">
          <w:rPr>
            <w:lang w:val="en-CA"/>
          </w:rPr>
          <w:t>binmix</w:t>
        </w:r>
        <w:proofErr w:type="spellEnd"/>
        <w:r w:rsidR="0003292E">
          <w:rPr>
            <w:lang w:val="en-CA"/>
          </w:rPr>
          <w:t xml:space="preserve"> models (Figures 3 and 4).</w:t>
        </w:r>
      </w:ins>
    </w:p>
    <w:p w14:paraId="06594975" w14:textId="3CA9D56D"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ins w:id="663" w:author="Sargent, Risa" w:date="2025-09-12T09:55:00Z">
        <w:r w:rsidR="00A55315">
          <w:rPr>
            <w:lang w:val="en-CA"/>
          </w:rPr>
          <w:t xml:space="preserve"> the robustness of</w:t>
        </w:r>
      </w:ins>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w:t>
      </w:r>
      <w:del w:id="664" w:author="Sargent, Risa" w:date="2025-09-12T09:55:00Z">
        <w:r w:rsidR="004430D9" w:rsidDel="00A55315">
          <w:rPr>
            <w:lang w:val="en-CA"/>
          </w:rPr>
          <w:delText>robsutness</w:delText>
        </w:r>
      </w:del>
      <w:ins w:id="665" w:author="Sargent, Risa" w:date="2025-09-12T09:55:00Z">
        <w:r w:rsidR="00A55315">
          <w:rPr>
            <w:lang w:val="en-CA"/>
          </w:rPr>
          <w:t>models</w:t>
        </w:r>
      </w:ins>
      <w:del w:id="666" w:author="Sargent, Risa" w:date="2025-09-12T09:55:00Z">
        <w:r w:rsidDel="00A55315">
          <w:rPr>
            <w:lang w:val="en-CA"/>
          </w:rPr>
          <w:delText xml:space="preserve"> </w:delText>
        </w:r>
      </w:del>
      <w:ins w:id="667" w:author="Sargent, Risa" w:date="2025-09-12T09:55:00Z">
        <w:r w:rsidR="00A55315">
          <w:rPr>
            <w:lang w:val="en-CA"/>
          </w:rPr>
          <w:t xml:space="preserve"> </w:t>
        </w:r>
      </w:ins>
      <w:r>
        <w:rPr>
          <w:lang w:val="en-CA"/>
        </w:rPr>
        <w:t xml:space="preserve">to violations </w:t>
      </w:r>
      <w:r w:rsidR="00F27116">
        <w:rPr>
          <w:lang w:val="en-CA"/>
        </w:rPr>
        <w:t>of the</w:t>
      </w:r>
      <w:r>
        <w:rPr>
          <w:lang w:val="en-CA"/>
        </w:rPr>
        <w:t xml:space="preserve"> closure assumption</w:t>
      </w:r>
      <w:r w:rsidR="00B63137">
        <w:rPr>
          <w:lang w:val="en-CA"/>
        </w:rPr>
        <w:t xml:space="preserve"> (Figure </w:t>
      </w:r>
      <w:del w:id="668" w:author="Jens Christian Ulrich" w:date="2025-09-09T16:16:00Z">
        <w:r w:rsidR="004430D9" w:rsidDel="000431EC">
          <w:rPr>
            <w:lang w:val="en-CA"/>
          </w:rPr>
          <w:delText>4</w:delText>
        </w:r>
      </w:del>
      <w:ins w:id="669" w:author="Jens Christian Ulrich" w:date="2025-09-09T16:16:00Z">
        <w:r w:rsidR="000431EC">
          <w:rPr>
            <w:lang w:val="en-CA"/>
          </w:rPr>
          <w:t>5</w:t>
        </w:r>
      </w:ins>
      <w:r w:rsidR="00B63137">
        <w:rPr>
          <w:lang w:val="en-CA"/>
        </w:rPr>
        <w:t>)</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w:t>
      </w:r>
      <w:ins w:id="670" w:author="Sargent, Risa" w:date="2025-09-12T09:56:00Z">
        <w:r w:rsidR="00A55315">
          <w:rPr>
            <w:lang w:val="en-CA"/>
          </w:rPr>
          <w:t>s</w:t>
        </w:r>
      </w:ins>
      <w:r w:rsidR="0035081F">
        <w:rPr>
          <w:lang w:val="en-CA"/>
        </w:rPr>
        <w:t xml:space="preserve">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w:t>
      </w:r>
      <w:ins w:id="671" w:author="Jens Christian Ulrich" w:date="2025-09-10T15:32:00Z">
        <w:r w:rsidR="00D00E6D">
          <w:rPr>
            <w:lang w:val="en-CA"/>
          </w:rPr>
          <w:t xml:space="preserve">probability </w:t>
        </w:r>
      </w:ins>
      <w:del w:id="672" w:author="Jens Christian Ulrich" w:date="2025-09-10T15:32:00Z">
        <w:r w:rsidR="0035081F" w:rsidDel="00D00E6D">
          <w:rPr>
            <w:lang w:val="en-CA"/>
          </w:rPr>
          <w:delText>odds</w:delText>
        </w:r>
        <w:r w:rsidR="00E17D29" w:rsidDel="00D00E6D">
          <w:rPr>
            <w:lang w:val="en-CA"/>
          </w:rPr>
          <w:delText xml:space="preserve"> </w:delText>
        </w:r>
      </w:del>
      <w:r w:rsidR="00E17D29">
        <w:rPr>
          <w:lang w:val="en-CA"/>
        </w:rPr>
        <w:t>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w:t>
      </w:r>
      <w:r w:rsidR="0035081F">
        <w:rPr>
          <w:lang w:val="en-CA"/>
        </w:rPr>
        <w:lastRenderedPageBreak/>
        <w:t xml:space="preserve">restoration on abundance by an average of </w:t>
      </w:r>
      <w:r w:rsidR="00D617D0">
        <w:rPr>
          <w:lang w:val="en-CA"/>
        </w:rPr>
        <w:t>-0.</w:t>
      </w:r>
      <w:r w:rsidR="00DD1907">
        <w:rPr>
          <w:lang w:val="en-CA"/>
        </w:rPr>
        <w:t>70</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w:t>
      </w:r>
      <w:r w:rsidR="00DD1907">
        <w:rPr>
          <w:lang w:val="en-CA"/>
        </w:rPr>
        <w:t>23</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the</w:t>
      </w:r>
      <w:ins w:id="673" w:author="Jens Christian Ulrich" w:date="2025-09-10T16:09:00Z">
        <w:r w:rsidR="00900FCB">
          <w:rPr>
            <w:lang w:val="en-CA"/>
          </w:rPr>
          <w:t xml:space="preserve"> bias of the</w:t>
        </w:r>
      </w:ins>
      <w:r w:rsidR="00B63137">
        <w:rPr>
          <w:lang w:val="en-CA"/>
        </w:rPr>
        <w:t xml:space="preserve"> </w:t>
      </w:r>
      <w:proofErr w:type="spellStart"/>
      <w:r w:rsidR="00B63137">
        <w:rPr>
          <w:lang w:val="en-CA"/>
        </w:rPr>
        <w:t>multimix</w:t>
      </w:r>
      <w:proofErr w:type="spellEnd"/>
      <w:r w:rsidR="00B63137">
        <w:rPr>
          <w:lang w:val="en-CA"/>
        </w:rPr>
        <w:t xml:space="preserve"> model </w:t>
      </w:r>
      <w:del w:id="674" w:author="Jens Christian Ulrich" w:date="2025-09-10T16:09:00Z">
        <w:r w:rsidR="00B63137" w:rsidDel="00900FCB">
          <w:rPr>
            <w:lang w:val="en-CA"/>
          </w:rPr>
          <w:delText xml:space="preserve">tended </w:delText>
        </w:r>
      </w:del>
      <w:ins w:id="675" w:author="Jens Christian Ulrich" w:date="2025-09-10T16:09:00Z">
        <w:r w:rsidR="00900FCB">
          <w:rPr>
            <w:lang w:val="en-CA"/>
          </w:rPr>
          <w:t xml:space="preserve">was &lt;= </w:t>
        </w:r>
      </w:ins>
      <w:del w:id="676" w:author="Jens Christian Ulrich" w:date="2025-09-10T16:10:00Z">
        <w:r w:rsidR="00B63137" w:rsidDel="00900FCB">
          <w:rPr>
            <w:lang w:val="en-CA"/>
          </w:rPr>
          <w:delText xml:space="preserve">to miss the true effect of restoration on insect abundance by a magnitude </w:delText>
        </w:r>
        <w:r w:rsidR="001E3A16" w:rsidDel="00900FCB">
          <w:rPr>
            <w:lang w:val="en-CA"/>
          </w:rPr>
          <w:delText xml:space="preserve">of less than </w:delText>
        </w:r>
      </w:del>
      <w:r w:rsidR="00B63137">
        <w:rPr>
          <w:lang w:val="en-CA"/>
        </w:rPr>
        <w:t>0.</w:t>
      </w:r>
      <w:del w:id="677" w:author="Jens Christian Ulrich" w:date="2025-09-10T16:10:00Z">
        <w:r w:rsidR="00226EB8" w:rsidDel="00900FCB">
          <w:rPr>
            <w:lang w:val="en-CA"/>
          </w:rPr>
          <w:delText>15</w:delText>
        </w:r>
      </w:del>
      <w:ins w:id="678" w:author="Jens Christian Ulrich" w:date="2025-09-10T16:10:00Z">
        <w:r w:rsidR="00900FCB">
          <w:rPr>
            <w:lang w:val="en-CA"/>
          </w:rPr>
          <w:t>13</w:t>
        </w:r>
      </w:ins>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35F2C289"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At the same time,</w:t>
      </w:r>
      <w:r w:rsidR="004E6067">
        <w:rPr>
          <w:lang w:val="en-CA"/>
        </w:rPr>
        <w:t xml:space="preserve"> </w:t>
      </w:r>
      <w:r>
        <w:rPr>
          <w:lang w:val="en-CA"/>
        </w:rPr>
        <w:t xml:space="preserve">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multinomial N-mixture (</w:t>
      </w:r>
      <w:proofErr w:type="spellStart"/>
      <w:r w:rsidR="00A14F95">
        <w:rPr>
          <w:lang w:val="en-CA"/>
        </w:rPr>
        <w:t>multimix</w:t>
      </w:r>
      <w:proofErr w:type="spellEnd"/>
      <w:r w:rsidR="00A14F95">
        <w:rPr>
          <w:lang w:val="en-CA"/>
        </w:rPr>
        <w:t xml:space="preserve">)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proofErr w:type="spellStart"/>
      <w:r w:rsidR="001F209A">
        <w:rPr>
          <w:lang w:val="en-CA"/>
        </w:rPr>
        <w:t>binmix</w:t>
      </w:r>
      <w:proofErr w:type="spellEnd"/>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To our knowledge, this </w:t>
      </w:r>
      <w:del w:id="679" w:author="Sargent, Risa" w:date="2025-09-12T10:06:00Z">
        <w:r w:rsidR="007C1D49" w:rsidDel="00650192">
          <w:rPr>
            <w:lang w:val="en-CA"/>
          </w:rPr>
          <w:delText xml:space="preserve">provides </w:delText>
        </w:r>
      </w:del>
      <w:ins w:id="680" w:author="Sargent, Risa" w:date="2025-09-12T10:06:00Z">
        <w:r w:rsidR="00650192">
          <w:rPr>
            <w:lang w:val="en-CA"/>
          </w:rPr>
          <w:t xml:space="preserve">is </w:t>
        </w:r>
      </w:ins>
      <w:r w:rsidR="007C1D49">
        <w:rPr>
          <w:lang w:val="en-CA"/>
        </w:rPr>
        <w:t>the first quanti</w:t>
      </w:r>
      <w:r w:rsidR="00DF6BE7">
        <w:rPr>
          <w:lang w:val="en-CA"/>
        </w:rPr>
        <w:t>tative evidence that</w:t>
      </w:r>
      <w:r w:rsidR="007C1D49">
        <w:rPr>
          <w:lang w:val="en-CA"/>
        </w:rPr>
        <w:t xml:space="preserve"> habitat </w:t>
      </w:r>
      <w:r w:rsidR="000664FB">
        <w:rPr>
          <w:lang w:val="en-CA"/>
        </w:rPr>
        <w:t>quality</w:t>
      </w:r>
      <w:r w:rsidR="00575538">
        <w:rPr>
          <w:lang w:val="en-CA"/>
        </w:rPr>
        <w:t xml:space="preserve"> can</w:t>
      </w:r>
      <w:r w:rsidR="007C1D49">
        <w:rPr>
          <w:lang w:val="en-CA"/>
        </w:rPr>
        <w:t xml:space="preserve"> </w:t>
      </w:r>
      <w:r w:rsidR="00DF6BE7">
        <w:rPr>
          <w:lang w:val="en-CA"/>
        </w:rPr>
        <w:t>impact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ins w:id="681" w:author="Jens Christian Ulrich" w:date="2025-09-10T15:17:00Z">
        <w:r w:rsidR="007466C2">
          <w:rPr>
            <w:lang w:val="en-CA"/>
          </w:rPr>
          <w:t>M</w:t>
        </w:r>
      </w:ins>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w:t>
      </w:r>
      <w:r w:rsidR="00DF6BE7">
        <w:rPr>
          <w:lang w:val="en-CA"/>
        </w:rPr>
        <w:t>,</w:t>
      </w:r>
      <w:r w:rsidR="00A14F95">
        <w:rPr>
          <w:lang w:val="en-CA"/>
        </w:rPr>
        <w:t xml:space="preserve"> </w:t>
      </w:r>
      <w:r w:rsidR="00F97080">
        <w:rPr>
          <w:lang w:val="en-CA"/>
        </w:rPr>
        <w:t>overestimated the effects of restoration on bee abundance</w:t>
      </w:r>
      <w:ins w:id="682" w:author="Jens Christian Ulrich" w:date="2025-09-15T15:32:00Z" w16du:dateUtc="2025-09-15T19:32:00Z">
        <w:r w:rsidR="007742BB">
          <w:rPr>
            <w:lang w:val="en-CA"/>
          </w:rPr>
          <w:t>, estimating nearly 50% greater increases in abundance in restor</w:t>
        </w:r>
      </w:ins>
      <w:ins w:id="683" w:author="Jens Christian Ulrich" w:date="2025-09-15T15:33:00Z" w16du:dateUtc="2025-09-15T19:33:00Z">
        <w:r w:rsidR="007742BB">
          <w:rPr>
            <w:lang w:val="en-CA"/>
          </w:rPr>
          <w:t xml:space="preserve">ed versus control parks as compared to the </w:t>
        </w:r>
        <w:proofErr w:type="spellStart"/>
        <w:r w:rsidR="007742BB">
          <w:rPr>
            <w:lang w:val="en-CA"/>
          </w:rPr>
          <w:t>multimix</w:t>
        </w:r>
        <w:proofErr w:type="spellEnd"/>
        <w:r w:rsidR="007742BB">
          <w:rPr>
            <w:lang w:val="en-CA"/>
          </w:rPr>
          <w:t xml:space="preserve"> model</w:t>
        </w:r>
      </w:ins>
      <w:r w:rsidR="00F97080">
        <w:rPr>
          <w:lang w:val="en-CA"/>
        </w:rPr>
        <w:t xml:space="preserv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ins w:id="684" w:author="Jens Christian Ulrich" w:date="2025-09-10T15:17:00Z">
        <w:r w:rsidR="007466C2">
          <w:rPr>
            <w:lang w:val="en-CA"/>
          </w:rPr>
          <w:t>M</w:t>
        </w:r>
      </w:ins>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w:t>
      </w:r>
      <w:ins w:id="685" w:author="Jens Christian Ulrich" w:date="2025-09-10T15:17:00Z">
        <w:r w:rsidR="007466C2">
          <w:rPr>
            <w:lang w:val="en-CA"/>
          </w:rPr>
          <w:t>M</w:t>
        </w:r>
      </w:ins>
      <w:r w:rsidR="00941154">
        <w:rPr>
          <w:lang w:val="en-CA"/>
        </w:rPr>
        <w:t>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7A355A">
        <w:rPr>
          <w:lang w:val="en-CA"/>
        </w:rPr>
        <w:t xml:space="preserve">Finally, using </w:t>
      </w:r>
      <w:r w:rsidR="00FD7DB6">
        <w:rPr>
          <w:lang w:val="en-CA"/>
        </w:rPr>
        <w:t>simulation</w:t>
      </w:r>
      <w:r w:rsidR="00420013">
        <w:rPr>
          <w:lang w:val="en-CA"/>
        </w:rPr>
        <w:t>,</w:t>
      </w:r>
      <w:r w:rsidR="00FD7DB6">
        <w:rPr>
          <w:lang w:val="en-CA"/>
        </w:rPr>
        <w:t xml:space="preserve"> we </w:t>
      </w:r>
      <w:r w:rsidR="007A355A">
        <w:rPr>
          <w:lang w:val="en-CA"/>
        </w:rPr>
        <w:t xml:space="preserve">demonstrate </w:t>
      </w:r>
      <w:r w:rsidR="00FD7DB6">
        <w:rPr>
          <w:lang w:val="en-CA"/>
        </w:rPr>
        <w:t xml:space="preserve">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GL</w:t>
      </w:r>
      <w:ins w:id="686" w:author="Jens Christian Ulrich" w:date="2025-09-10T15:17:00Z">
        <w:r w:rsidR="007466C2">
          <w:rPr>
            <w:lang w:val="en-CA"/>
          </w:rPr>
          <w:t>M</w:t>
        </w:r>
      </w:ins>
      <w:r w:rsidR="00DF6BE7">
        <w:rPr>
          <w:lang w:val="en-CA"/>
        </w:rPr>
        <w:t xml:space="preserve">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ins w:id="687" w:author="Jens Christian Ulrich" w:date="2025-09-10T15:17:00Z">
        <w:r w:rsidR="007466C2">
          <w:rPr>
            <w:lang w:val="en-CA"/>
          </w:rPr>
          <w:t>M</w:t>
        </w:r>
      </w:ins>
      <w:r w:rsidR="00F97156">
        <w:rPr>
          <w:lang w:val="en-CA"/>
        </w:rPr>
        <w:t>s</w:t>
      </w:r>
      <w:r w:rsidR="00FD7DB6">
        <w:rPr>
          <w:lang w:val="en-CA"/>
        </w:rPr>
        <w:t xml:space="preserve"> can </w:t>
      </w:r>
      <w:r w:rsidR="00420013">
        <w:rPr>
          <w:lang w:val="en-CA"/>
        </w:rPr>
        <w:t xml:space="preserve">increase their </w:t>
      </w:r>
      <w:r w:rsidR="00420013">
        <w:rPr>
          <w:lang w:val="en-CA"/>
        </w:rPr>
        <w:lastRenderedPageBreak/>
        <w:t>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11B87052" w:rsidR="00D16318" w:rsidRDefault="00D12B5E" w:rsidP="00FD7DB6">
      <w:pPr>
        <w:spacing w:line="480" w:lineRule="auto"/>
        <w:ind w:firstLine="720"/>
        <w:rPr>
          <w:lang w:val="en-CA"/>
        </w:rPr>
      </w:pPr>
      <w:r>
        <w:rPr>
          <w:lang w:val="en-CA"/>
        </w:rPr>
        <w:t>While the GLM</w:t>
      </w:r>
      <w:ins w:id="688" w:author="Jens Christian Ulrich" w:date="2025-09-10T15:17:00Z">
        <w:r w:rsidR="007466C2">
          <w:rPr>
            <w:lang w:val="en-CA"/>
          </w:rPr>
          <w:t>M</w:t>
        </w:r>
      </w:ins>
      <w:r>
        <w:rPr>
          <w:lang w:val="en-CA"/>
        </w:rPr>
        <w:t xml:space="preserve">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ins w:id="689" w:author="Sargent, Risa" w:date="2025-09-12T10:08:00Z">
        <w:r w:rsidR="00D1123E">
          <w:rPr>
            <w:lang w:val="en-CA"/>
          </w:rPr>
          <w:t xml:space="preserve">the findings of </w:t>
        </w:r>
      </w:ins>
      <w:r>
        <w:rPr>
          <w:lang w:val="en-CA"/>
        </w:rPr>
        <w:t>a</w:t>
      </w:r>
      <w:r w:rsidR="00BD4EF1">
        <w:rPr>
          <w:lang w:val="en-CA"/>
        </w:rPr>
        <w:t xml:space="preserve"> </w:t>
      </w:r>
      <w:del w:id="690" w:author="Sargent, Risa" w:date="2025-09-12T10:07:00Z">
        <w:r w:rsidR="00BD4EF1" w:rsidDel="00D1123E">
          <w:rPr>
            <w:lang w:val="en-CA"/>
          </w:rPr>
          <w:delText>positive effect of restorations</w:delText>
        </w:r>
        <w:r w:rsidR="00D05C72" w:rsidDel="00D1123E">
          <w:rPr>
            <w:lang w:val="en-CA"/>
          </w:rPr>
          <w:delText xml:space="preserve"> </w:delText>
        </w:r>
        <w:r w:rsidR="00BD4EF1" w:rsidDel="00D1123E">
          <w:rPr>
            <w:lang w:val="en-CA"/>
          </w:rPr>
          <w:delText xml:space="preserve">on </w:delText>
        </w:r>
      </w:del>
      <w:ins w:id="691" w:author="Sargent, Risa" w:date="2025-09-12T10:08:00Z">
        <w:r w:rsidR="00D1123E">
          <w:rPr>
            <w:lang w:val="en-CA"/>
          </w:rPr>
          <w:t xml:space="preserve">separate </w:t>
        </w:r>
      </w:ins>
      <w:ins w:id="692" w:author="Sargent, Risa" w:date="2025-09-12T10:07:00Z">
        <w:r w:rsidR="00D1123E">
          <w:rPr>
            <w:lang w:val="en-CA"/>
          </w:rPr>
          <w:t xml:space="preserve">study of </w:t>
        </w:r>
      </w:ins>
      <w:r w:rsidR="00BD4EF1">
        <w:rPr>
          <w:lang w:val="en-CA"/>
        </w:rPr>
        <w:t>wild bee and hoverfly species occurrence</w:t>
      </w:r>
      <w:ins w:id="693" w:author="Sargent, Risa" w:date="2025-09-12T10:08:00Z">
        <w:r w:rsidR="00D1123E">
          <w:rPr>
            <w:lang w:val="en-CA"/>
          </w:rPr>
          <w:t xml:space="preserve"> in the same urban park system</w:t>
        </w:r>
      </w:ins>
      <w:r w:rsidR="00B4500E">
        <w:rPr>
          <w:lang w:val="en-CA"/>
        </w:rPr>
        <w:t xml:space="preserve"> </w:t>
      </w:r>
      <w:r w:rsidR="00FB4BA3">
        <w:rPr>
          <w:lang w:val="en-CA"/>
        </w:rPr>
        <w:t>(</w:t>
      </w:r>
      <w:del w:id="694" w:author="Sargent, Risa" w:date="2025-09-12T10:08:00Z">
        <w:r w:rsidR="00FB4BA3" w:rsidDel="00D1123E">
          <w:rPr>
            <w:lang w:val="en-CA"/>
          </w:rPr>
          <w:delText xml:space="preserve">as </w:delText>
        </w:r>
        <w:r w:rsidR="00B4500E" w:rsidDel="00D1123E">
          <w:rPr>
            <w:lang w:val="en-CA"/>
          </w:rPr>
          <w:delText>found in a separate study of the same system</w:delText>
        </w:r>
        <w:r w:rsidR="00FB4BA3" w:rsidDel="00D1123E">
          <w:rPr>
            <w:lang w:val="en-CA"/>
          </w:rPr>
          <w:delText>,</w:delText>
        </w:r>
        <w:r w:rsidR="00FC2ED5" w:rsidDel="00D1123E">
          <w:rPr>
            <w:lang w:val="en-CA"/>
          </w:rPr>
          <w:delText xml:space="preserve"> </w:delText>
        </w:r>
      </w:del>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w:t>
      </w:r>
      <w:r w:rsidR="004B22B5">
        <w:rPr>
          <w:lang w:val="en-CA"/>
        </w:rPr>
        <w:t xml:space="preserve"> an</w:t>
      </w:r>
      <w:r w:rsidR="00BD4EF1">
        <w:rPr>
          <w:lang w:val="en-CA"/>
        </w:rPr>
        <w:t xml:space="preserve"> increased abundance of insect</w:t>
      </w:r>
      <w:r w:rsidR="00D05C72">
        <w:rPr>
          <w:lang w:val="en-CA"/>
        </w:rPr>
        <w:t xml:space="preserve"> pollinators</w:t>
      </w:r>
      <w:r w:rsidR="00BD4EF1">
        <w:rPr>
          <w:lang w:val="en-CA"/>
        </w:rPr>
        <w:t xml:space="preserve"> </w:t>
      </w:r>
      <w:r w:rsidR="00FC2ED5">
        <w:rPr>
          <w:lang w:val="en-CA"/>
        </w:rPr>
        <w:fldChar w:fldCharType="begin" w:fldLock="1"/>
      </w:r>
      <w:r w:rsidR="00A169CF">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conservation","type":"article-journal","volume":"273"},"uris":["http://www.mendeley.com/documents/?uuid=4b15f4b4-0451-3939-a6b8-c4b74ec53774"]}],"mendeley":{"formattedCitation":"(Hyjazie &amp; Sargent, 2022)","plainTextFormattedCitation":"(Hyjazie &amp; Sargent, 2022)","previouslyFormattedCitation":"(Hyjazie &amp; Sargent, 2022)"},"properties":{"noteIndex":0},"schema":"https://github.com/citation-style-language/schema/raw/master/csl-citation.json"}</w:instrText>
      </w:r>
      <w:r w:rsidR="00FC2ED5">
        <w:rPr>
          <w:lang w:val="en-CA"/>
        </w:rPr>
        <w:fldChar w:fldCharType="separate"/>
      </w:r>
      <w:r w:rsidR="00A169CF" w:rsidRPr="00A169CF">
        <w:rPr>
          <w:noProof/>
          <w:lang w:val="en-CA"/>
        </w:rPr>
        <w:t>(Hyjazie &amp; Sargent, 2022)</w:t>
      </w:r>
      <w:r w:rsidR="00FC2ED5">
        <w:rPr>
          <w:lang w:val="en-CA"/>
        </w:rPr>
        <w:fldChar w:fldCharType="end"/>
      </w:r>
      <w:r w:rsidR="00BD4EF1">
        <w:rPr>
          <w:lang w:val="en-CA"/>
        </w:rPr>
        <w:t xml:space="preserve">. </w:t>
      </w:r>
      <w:r w:rsidR="00A7561C">
        <w:rPr>
          <w:lang w:val="en-CA"/>
        </w:rPr>
        <w:t>P</w:t>
      </w:r>
      <w:r w:rsidR="00DF4C04">
        <w:rPr>
          <w:lang w:val="en-CA"/>
        </w:rPr>
        <w:t>ollinator habitat amendments</w:t>
      </w:r>
      <w:ins w:id="695" w:author="Sargent, Risa" w:date="2025-09-12T10:08:00Z">
        <w:r w:rsidR="00D1123E">
          <w:rPr>
            <w:lang w:val="en-CA"/>
          </w:rPr>
          <w:t>,</w:t>
        </w:r>
      </w:ins>
      <w:r w:rsidR="00A7561C">
        <w:rPr>
          <w:lang w:val="en-CA"/>
        </w:rPr>
        <w:t xml:space="preserve"> </w:t>
      </w:r>
      <w:r w:rsidR="00A14F95">
        <w:rPr>
          <w:lang w:val="en-CA"/>
        </w:rPr>
        <w:t>including</w:t>
      </w:r>
      <w:r w:rsidR="00A7561C">
        <w:rPr>
          <w:lang w:val="en-CA"/>
        </w:rPr>
        <w:t xml:space="preserve"> </w:t>
      </w:r>
      <w:r w:rsidR="00A22111">
        <w:rPr>
          <w:lang w:val="en-CA"/>
        </w:rPr>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seeding</w:t>
      </w:r>
      <w:ins w:id="696" w:author="Sargent, Risa" w:date="2025-09-12T10:08:00Z">
        <w:r w:rsidR="00D1123E">
          <w:rPr>
            <w:lang w:val="en-CA"/>
          </w:rPr>
          <w:t>,</w:t>
        </w:r>
      </w:ins>
      <w:r w:rsidR="00DF4C04">
        <w:rPr>
          <w:lang w:val="en-CA"/>
        </w:rPr>
        <w:t xml:space="preserve"> are growing in popularity and </w:t>
      </w:r>
      <w:r w:rsidR="00A7561C">
        <w:rPr>
          <w:lang w:val="en-CA"/>
        </w:rPr>
        <w:t xml:space="preserve">offer a </w:t>
      </w:r>
      <w:r w:rsidR="00DF4C04">
        <w:rPr>
          <w:lang w:val="en-CA"/>
        </w:rPr>
        <w:t xml:space="preserve">promising approach for supporting urban </w:t>
      </w:r>
      <w:r w:rsidR="00C10825">
        <w:rPr>
          <w:lang w:val="en-CA"/>
        </w:rPr>
        <w:t>biodiversity conservation</w:t>
      </w:r>
      <w:r w:rsidR="00DF4C04">
        <w:rPr>
          <w:lang w:val="en-CA"/>
        </w:rPr>
        <w:t xml:space="preserve">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1FFDBD13" w:rsidR="00FC2ED5" w:rsidRDefault="00DF6BE7" w:rsidP="005F2F9C">
      <w:pPr>
        <w:spacing w:line="480" w:lineRule="auto"/>
        <w:ind w:firstLine="720"/>
        <w:rPr>
          <w:lang w:val="en-CA"/>
        </w:rPr>
      </w:pPr>
      <w:r>
        <w:rPr>
          <w:lang w:val="en-CA"/>
        </w:rPr>
        <w:t xml:space="preserve">We found that habitats with more flowers and taller vegetation </w:t>
      </w:r>
      <w:ins w:id="697" w:author="Sargent, Risa" w:date="2025-09-12T10:09:00Z">
        <w:r w:rsidR="009874C4">
          <w:rPr>
            <w:lang w:val="en-CA"/>
          </w:rPr>
          <w:t xml:space="preserve">were associated with </w:t>
        </w:r>
      </w:ins>
      <w:r>
        <w:rPr>
          <w:lang w:val="en-CA"/>
        </w:rPr>
        <w:t>increased</w:t>
      </w:r>
      <w:r w:rsidR="004B22B5">
        <w:rPr>
          <w:lang w:val="en-CA"/>
        </w:rPr>
        <w:t xml:space="preserve"> insect</w:t>
      </w:r>
      <w:r>
        <w:rPr>
          <w:lang w:val="en-CA"/>
        </w:rPr>
        <w:t xml:space="preserve">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w:t>
      </w:r>
      <w:del w:id="698" w:author="Sargent, Risa" w:date="2025-09-12T10:09:00Z">
        <w:r w:rsidR="00BB7709" w:rsidDel="009874C4">
          <w:rPr>
            <w:lang w:val="en-CA"/>
          </w:rPr>
          <w:delText xml:space="preserve"> field team</w:delText>
        </w:r>
      </w:del>
      <w:r w:rsidR="00BB7709">
        <w:rPr>
          <w:lang w:val="en-CA"/>
        </w:rPr>
        <w:t xml:space="preserve">, potentially </w:t>
      </w:r>
      <w:r w:rsidR="00DB3F6B">
        <w:rPr>
          <w:lang w:val="en-CA"/>
        </w:rPr>
        <w:t>due to differences prior</w:t>
      </w:r>
      <w:r w:rsidR="00BB7709">
        <w:rPr>
          <w:lang w:val="en-CA"/>
        </w:rPr>
        <w:t xml:space="preserve"> field experience</w:t>
      </w:r>
      <w:ins w:id="699" w:author="Sargent, Risa" w:date="2025-09-12T10:10:00Z">
        <w:r w:rsidR="009874C4">
          <w:rPr>
            <w:lang w:val="en-CA"/>
          </w:rPr>
          <w:t xml:space="preserve"> among the teams</w:t>
        </w:r>
      </w:ins>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w:t>
      </w:r>
      <w:ins w:id="700" w:author="Jens Christian Ulrich" w:date="2025-09-10T15:17:00Z">
        <w:r w:rsidR="007466C2">
          <w:rPr>
            <w:lang w:val="en-CA"/>
          </w:rPr>
          <w:t>M</w:t>
        </w:r>
      </w:ins>
      <w:r w:rsidR="002323F1">
        <w:rPr>
          <w:lang w:val="en-CA"/>
        </w:rPr>
        <w:t>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have</w:t>
      </w:r>
      <w:r w:rsidR="004B22B5">
        <w:rPr>
          <w:lang w:val="en-CA"/>
        </w:rPr>
        <w:t xml:space="preserve"> the</w:t>
      </w:r>
      <w:r w:rsidR="002323F1">
        <w:rPr>
          <w:lang w:val="en-CA"/>
        </w:rPr>
        <w:t xml:space="preserve"> potential to confound GLM</w:t>
      </w:r>
      <w:ins w:id="701" w:author="Jens Christian Ulrich" w:date="2025-09-10T15:17:00Z">
        <w:r w:rsidR="007466C2">
          <w:rPr>
            <w:lang w:val="en-CA"/>
          </w:rPr>
          <w:t>M</w:t>
        </w:r>
      </w:ins>
      <w:r w:rsidR="002323F1">
        <w:rPr>
          <w:lang w:val="en-CA"/>
        </w:rPr>
        <w:t xml:space="preserve"> estimates of insect abundance drivers. </w:t>
      </w:r>
      <w:ins w:id="702" w:author="Jens Christian Ulrich" w:date="2025-09-10T15:23:00Z">
        <w:r w:rsidR="003B731A">
          <w:rPr>
            <w:lang w:val="en-CA"/>
          </w:rPr>
          <w:t>The use of random effects in our GLMMs</w:t>
        </w:r>
      </w:ins>
      <w:ins w:id="703" w:author="Jens Christian Ulrich" w:date="2025-09-10T15:24:00Z">
        <w:r w:rsidR="003B731A">
          <w:rPr>
            <w:lang w:val="en-CA"/>
          </w:rPr>
          <w:t xml:space="preserve"> handled </w:t>
        </w:r>
      </w:ins>
      <w:ins w:id="704" w:author="Jens Christian Ulrich" w:date="2025-09-10T15:27:00Z">
        <w:r w:rsidR="000E487B">
          <w:t>nonindependence of</w:t>
        </w:r>
      </w:ins>
      <w:ins w:id="705" w:author="Jens Christian Ulrich" w:date="2025-09-10T15:26:00Z">
        <w:r w:rsidR="000E487B">
          <w:rPr>
            <w:lang w:val="en-CA"/>
          </w:rPr>
          <w:t xml:space="preserve"> </w:t>
        </w:r>
      </w:ins>
      <w:ins w:id="706" w:author="Jens Christian Ulrich" w:date="2025-09-10T15:24:00Z">
        <w:r w:rsidR="003B731A">
          <w:rPr>
            <w:lang w:val="en-CA"/>
          </w:rPr>
          <w:t>site</w:t>
        </w:r>
      </w:ins>
      <w:ins w:id="707" w:author="Jens Christian Ulrich" w:date="2025-09-10T15:27:00Z">
        <w:r w:rsidR="000E487B">
          <w:rPr>
            <w:lang w:val="en-CA"/>
          </w:rPr>
          <w:t>s</w:t>
        </w:r>
      </w:ins>
      <w:ins w:id="708" w:author="Jens Christian Ulrich" w:date="2025-09-10T15:24:00Z">
        <w:r w:rsidR="003B731A">
          <w:rPr>
            <w:lang w:val="en-CA"/>
          </w:rPr>
          <w:t xml:space="preserve"> and species in our data</w:t>
        </w:r>
      </w:ins>
      <w:ins w:id="709" w:author="Jens Christian Ulrich" w:date="2025-09-10T15:27:00Z">
        <w:r w:rsidR="000E487B">
          <w:rPr>
            <w:lang w:val="en-CA"/>
          </w:rPr>
          <w:t>.</w:t>
        </w:r>
      </w:ins>
      <w:ins w:id="710" w:author="Jens Christian Ulrich" w:date="2025-09-10T15:24:00Z">
        <w:r w:rsidR="003B731A">
          <w:rPr>
            <w:lang w:val="en-CA"/>
          </w:rPr>
          <w:t xml:space="preserve"> GLMs, which do not </w:t>
        </w:r>
        <w:r w:rsidR="003B731A">
          <w:rPr>
            <w:lang w:val="en-CA"/>
          </w:rPr>
          <w:lastRenderedPageBreak/>
          <w:t xml:space="preserve">account for the </w:t>
        </w:r>
        <w:proofErr w:type="spellStart"/>
        <w:r w:rsidR="003B731A">
          <w:rPr>
            <w:lang w:val="en-CA"/>
          </w:rPr>
          <w:t>pseudoreplication</w:t>
        </w:r>
        <w:proofErr w:type="spellEnd"/>
        <w:r w:rsidR="003B731A">
          <w:rPr>
            <w:lang w:val="en-CA"/>
          </w:rPr>
          <w:t xml:space="preserve"> of data in this type of study design</w:t>
        </w:r>
      </w:ins>
      <w:ins w:id="711" w:author="Jens Christian Ulrich" w:date="2025-09-10T15:27:00Z">
        <w:r w:rsidR="000E487B">
          <w:rPr>
            <w:lang w:val="en-CA"/>
          </w:rPr>
          <w:t>,</w:t>
        </w:r>
      </w:ins>
      <w:ins w:id="712" w:author="Jens Christian Ulrich" w:date="2025-09-10T15:24:00Z">
        <w:r w:rsidR="003B731A">
          <w:rPr>
            <w:lang w:val="en-CA"/>
          </w:rPr>
          <w:t xml:space="preserve"> may </w:t>
        </w:r>
      </w:ins>
      <w:ins w:id="713" w:author="Jens Christian Ulrich" w:date="2025-09-10T15:25:00Z">
        <w:r w:rsidR="00AD55AE">
          <w:rPr>
            <w:lang w:val="en-CA"/>
          </w:rPr>
          <w:t xml:space="preserve">perform even worse </w:t>
        </w:r>
      </w:ins>
      <w:ins w:id="714" w:author="Jens Christian Ulrich" w:date="2025-09-10T15:27:00Z">
        <w:r w:rsidR="000E487B">
          <w:rPr>
            <w:lang w:val="en-CA"/>
          </w:rPr>
          <w:t xml:space="preserve">when there is a detection confound </w:t>
        </w:r>
      </w:ins>
      <w:ins w:id="715" w:author="Jens Christian Ulrich" w:date="2025-09-10T15:26:00Z">
        <w:r w:rsidR="00AD55AE">
          <w:rPr>
            <w:lang w:val="en-CA"/>
          </w:rPr>
          <w:fldChar w:fldCharType="begin" w:fldLock="1"/>
        </w:r>
      </w:ins>
      <w:r w:rsidR="00404948">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AD55AE">
        <w:rPr>
          <w:lang w:val="en-CA"/>
        </w:rPr>
        <w:fldChar w:fldCharType="separate"/>
      </w:r>
      <w:r w:rsidR="00AD55AE" w:rsidRPr="00AD55AE">
        <w:rPr>
          <w:noProof/>
          <w:lang w:val="en-CA"/>
        </w:rPr>
        <w:t>(Bolker et al., 2009)</w:t>
      </w:r>
      <w:ins w:id="716" w:author="Jens Christian Ulrich" w:date="2025-09-10T15:26:00Z">
        <w:r w:rsidR="00AD55AE">
          <w:rPr>
            <w:lang w:val="en-CA"/>
          </w:rPr>
          <w:fldChar w:fldCharType="end"/>
        </w:r>
      </w:ins>
      <w:ins w:id="717" w:author="Jens Christian Ulrich" w:date="2025-09-10T15:25:00Z">
        <w:r w:rsidR="00AD55AE">
          <w:rPr>
            <w:lang w:val="en-CA"/>
          </w:rPr>
          <w:t>.</w:t>
        </w:r>
      </w:ins>
    </w:p>
    <w:p w14:paraId="3A3EC195" w14:textId="20EC3421" w:rsidR="00BD4EF1" w:rsidRDefault="00BD4EF1" w:rsidP="00E53873">
      <w:pPr>
        <w:spacing w:line="480" w:lineRule="auto"/>
        <w:ind w:firstLine="720"/>
        <w:rPr>
          <w:lang w:val="en-CA"/>
        </w:rPr>
      </w:pPr>
      <w:r w:rsidRPr="00175E62">
        <w:rPr>
          <w:lang w:val="en-CA"/>
        </w:rPr>
        <w:t xml:space="preserve">Still, conventional </w:t>
      </w:r>
      <w:r w:rsidR="00C10825">
        <w:rPr>
          <w:lang w:val="en-CA"/>
        </w:rPr>
        <w:t>GLMs/</w:t>
      </w:r>
      <w:r w:rsidRPr="00175E62">
        <w:rPr>
          <w:lang w:val="en-CA"/>
        </w:rPr>
        <w:t>GLM</w:t>
      </w:r>
      <w:ins w:id="718" w:author="Jens Christian Ulrich" w:date="2025-09-10T15:17:00Z">
        <w:r w:rsidR="007466C2">
          <w:rPr>
            <w:lang w:val="en-CA"/>
          </w:rPr>
          <w:t>M</w:t>
        </w:r>
      </w:ins>
      <w:r w:rsidRPr="00175E62">
        <w:rPr>
          <w:lang w:val="en-CA"/>
        </w:rPr>
        <w:t xml:space="preserve">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w:t>
      </w:r>
      <w:ins w:id="719" w:author="Sargent, Risa" w:date="2025-09-12T10:11:00Z">
        <w:r w:rsidR="008F4821">
          <w:rPr>
            <w:lang w:val="en-CA"/>
          </w:rPr>
          <w:t xml:space="preserve">the </w:t>
        </w:r>
      </w:ins>
      <w:r w:rsidR="00DF6BE7">
        <w:rPr>
          <w:lang w:val="en-CA"/>
        </w:rPr>
        <w:t>baseline detection rate reduces</w:t>
      </w:r>
      <w:ins w:id="720" w:author="Sargent, Risa" w:date="2025-09-12T10:11:00Z">
        <w:r w:rsidR="008F4821">
          <w:rPr>
            <w:lang w:val="en-CA"/>
          </w:rPr>
          <w:t xml:space="preserve"> the</w:t>
        </w:r>
      </w:ins>
      <w:r w:rsidR="00DF6BE7">
        <w:rPr>
          <w:lang w:val="en-CA"/>
        </w:rPr>
        <w:t xml:space="preserve"> tendency for bias.</w:t>
      </w:r>
      <w:r w:rsidR="00E53873">
        <w:rPr>
          <w:lang w:val="en-CA"/>
        </w:rPr>
        <w:t xml:space="preserve"> </w:t>
      </w:r>
      <w:ins w:id="721" w:author="Jens Christian Ulrich" w:date="2025-09-10T14:32:00Z">
        <w:r w:rsidR="0000530F">
          <w:rPr>
            <w:lang w:val="en-CA"/>
          </w:rPr>
          <w:t xml:space="preserve">Although bias was more </w:t>
        </w:r>
      </w:ins>
      <w:r w:rsidR="00C10825">
        <w:rPr>
          <w:lang w:val="en-CA"/>
        </w:rPr>
        <w:t>evident</w:t>
      </w:r>
      <w:ins w:id="722" w:author="Jens Christian Ulrich" w:date="2025-09-10T14:32:00Z">
        <w:r w:rsidR="0000530F">
          <w:rPr>
            <w:lang w:val="en-CA"/>
          </w:rPr>
          <w:t xml:space="preserve"> when baseline detection rates were low (</w:t>
        </w:r>
      </w:ins>
      <w:ins w:id="723" w:author="Jens Christian Ulrich" w:date="2025-09-10T14:34:00Z">
        <w:r w:rsidR="0000530F">
          <w:rPr>
            <w:lang w:val="en-CA"/>
          </w:rPr>
          <w:t>&lt;25% on a probability scale</w:t>
        </w:r>
      </w:ins>
      <w:ins w:id="724" w:author="Jens Christian Ulrich" w:date="2025-09-10T14:32:00Z">
        <w:r w:rsidR="0000530F">
          <w:rPr>
            <w:lang w:val="en-CA"/>
          </w:rPr>
          <w:t xml:space="preserve">), </w:t>
        </w:r>
      </w:ins>
      <w:del w:id="725" w:author="Jens Christian Ulrich" w:date="2025-09-10T14:34:00Z">
        <w:r w:rsidR="00E53873" w:rsidDel="0000530F">
          <w:rPr>
            <w:lang w:val="en-CA"/>
          </w:rPr>
          <w:delText xml:space="preserve">A </w:delText>
        </w:r>
      </w:del>
      <w:ins w:id="726" w:author="Jens Christian Ulrich" w:date="2025-09-10T14:34:00Z">
        <w:r w:rsidR="0000530F">
          <w:rPr>
            <w:lang w:val="en-CA"/>
          </w:rPr>
          <w:t xml:space="preserve">a </w:t>
        </w:r>
      </w:ins>
      <w:r w:rsidR="00E53873">
        <w:rPr>
          <w:lang w:val="en-CA"/>
        </w:rPr>
        <w:t xml:space="preserve">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w:t>
      </w:r>
      <w:del w:id="727" w:author="Jens Christian Ulrich" w:date="2025-09-10T14:34:00Z">
        <w:r w:rsidR="00E53873" w:rsidDel="0000530F">
          <w:rPr>
            <w:lang w:val="en-CA"/>
          </w:rPr>
          <w:delText xml:space="preserve">25% or </w:delText>
        </w:r>
      </w:del>
      <w:r w:rsidR="00E53873">
        <w:rPr>
          <w:lang w:val="en-CA"/>
        </w:rPr>
        <w:t xml:space="preserve">50%. </w:t>
      </w:r>
      <w:r w:rsidR="00BB7709">
        <w:rPr>
          <w:lang w:val="en-CA"/>
        </w:rPr>
        <w:t>Conversely</w:t>
      </w:r>
      <w:r w:rsidR="004C2E50">
        <w:rPr>
          <w:lang w:val="en-CA"/>
        </w:rPr>
        <w:t xml:space="preserve">, adding more sites exacerbated </w:t>
      </w:r>
      <w:r w:rsidR="00BB7709">
        <w:rPr>
          <w:lang w:val="en-CA"/>
        </w:rPr>
        <w:t>GLM</w:t>
      </w:r>
      <w:ins w:id="728" w:author="Jens Christian Ulrich" w:date="2025-09-10T15:17:00Z">
        <w:r w:rsidR="007466C2">
          <w:rPr>
            <w:lang w:val="en-CA"/>
          </w:rPr>
          <w:t>M</w:t>
        </w:r>
      </w:ins>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w:t>
      </w:r>
      <w:ins w:id="729" w:author="Jens Christian Ulrich" w:date="2025-09-10T14:34:00Z">
        <w:r w:rsidR="0000530F">
          <w:rPr>
            <w:lang w:val="en-CA"/>
          </w:rPr>
          <w:t xml:space="preserve"> Under our simulation scenario, </w:t>
        </w:r>
      </w:ins>
      <w:ins w:id="730" w:author="Sargent, Risa" w:date="2025-09-12T10:12:00Z">
        <w:r w:rsidR="00635C81">
          <w:rPr>
            <w:lang w:val="en-CA"/>
          </w:rPr>
          <w:t xml:space="preserve">the </w:t>
        </w:r>
      </w:ins>
      <w:ins w:id="731" w:author="Jens Christian Ulrich" w:date="2025-09-10T14:34:00Z">
        <w:r w:rsidR="0000530F">
          <w:rPr>
            <w:lang w:val="en-CA"/>
          </w:rPr>
          <w:t>expected abundance of the mean species in unrestored sites woul</w:t>
        </w:r>
      </w:ins>
      <w:ins w:id="732" w:author="Jens Christian Ulrich" w:date="2025-09-10T14:35:00Z">
        <w:r w:rsidR="0000530F">
          <w:rPr>
            <w:lang w:val="en-CA"/>
          </w:rPr>
          <w:t xml:space="preserve">d be ~7 individuals, with an increase to ~20 individuals in restored sites. </w:t>
        </w:r>
        <w:r w:rsidR="0000530F" w:rsidRPr="0000530F">
          <w:rPr>
            <w:lang w:val="en-CA"/>
          </w:rPr>
          <w:t xml:space="preserve">A bias of 0.5 would result in an expected abundance of 33 individuals </w:t>
        </w:r>
        <w:r w:rsidR="0000530F">
          <w:rPr>
            <w:lang w:val="en-CA"/>
          </w:rPr>
          <w:t xml:space="preserve">in restored sites </w:t>
        </w:r>
        <w:r w:rsidR="0000530F" w:rsidRPr="0000530F">
          <w:rPr>
            <w:lang w:val="en-CA"/>
          </w:rPr>
          <w:t xml:space="preserve">(overestimating increases in population size by </w:t>
        </w:r>
      </w:ins>
      <w:ins w:id="733" w:author="Jens Christian Ulrich" w:date="2025-09-15T15:34:00Z" w16du:dateUtc="2025-09-15T19:34:00Z">
        <w:r w:rsidR="007742BB">
          <w:rPr>
            <w:lang w:val="en-CA"/>
          </w:rPr>
          <w:t>~10</w:t>
        </w:r>
      </w:ins>
      <w:ins w:id="734" w:author="Jens Christian Ulrich" w:date="2025-09-10T14:35:00Z">
        <w:r w:rsidR="0000530F" w:rsidRPr="0000530F">
          <w:rPr>
            <w:lang w:val="en-CA"/>
          </w:rPr>
          <w:t xml:space="preserve">0%), while a bias of 1 would result in an expected abundance of 55 individuals (overestimating increases in population size by </w:t>
        </w:r>
      </w:ins>
      <w:ins w:id="735" w:author="Jens Christian Ulrich" w:date="2025-09-15T15:34:00Z" w16du:dateUtc="2025-09-15T19:34:00Z">
        <w:r w:rsidR="007742BB">
          <w:rPr>
            <w:lang w:val="en-CA"/>
          </w:rPr>
          <w:t>~</w:t>
        </w:r>
      </w:ins>
      <w:ins w:id="736" w:author="Jens Christian Ulrich" w:date="2025-09-10T14:35:00Z">
        <w:r w:rsidR="0000530F" w:rsidRPr="0000530F">
          <w:rPr>
            <w:lang w:val="en-CA"/>
          </w:rPr>
          <w:t>2</w:t>
        </w:r>
      </w:ins>
      <w:ins w:id="737" w:author="Jens Christian Ulrich" w:date="2025-09-15T15:34:00Z" w16du:dateUtc="2025-09-15T19:34:00Z">
        <w:r w:rsidR="007742BB">
          <w:rPr>
            <w:lang w:val="en-CA"/>
          </w:rPr>
          <w:t>7</w:t>
        </w:r>
      </w:ins>
      <w:ins w:id="738" w:author="Jens Christian Ulrich" w:date="2025-09-10T14:35:00Z">
        <w:r w:rsidR="0000530F" w:rsidRPr="0000530F">
          <w:rPr>
            <w:lang w:val="en-CA"/>
          </w:rPr>
          <w:t>0%)</w:t>
        </w:r>
      </w:ins>
      <w:ins w:id="739" w:author="Jens Christian Ulrich" w:date="2025-09-15T15:34:00Z" w16du:dateUtc="2025-09-15T19:34:00Z">
        <w:r w:rsidR="007742BB">
          <w:rPr>
            <w:lang w:val="en-CA"/>
          </w:rPr>
          <w:t xml:space="preserve"> (Figure S7)</w:t>
        </w:r>
      </w:ins>
      <w:ins w:id="740" w:author="Jens Christian Ulrich" w:date="2025-09-10T14:35:00Z">
        <w:r w:rsidR="0000530F" w:rsidRPr="0000530F">
          <w:rPr>
            <w:lang w:val="en-CA"/>
          </w:rPr>
          <w:t xml:space="preserve">. </w:t>
        </w:r>
      </w:ins>
      <w:ins w:id="741" w:author="Jens Christian Ulrich" w:date="2025-09-10T14:36:00Z">
        <w:r w:rsidR="0000530F">
          <w:rPr>
            <w:lang w:val="en-CA"/>
          </w:rPr>
          <w:t>This highlights that</w:t>
        </w:r>
      </w:ins>
      <w:ins w:id="742" w:author="Jens Christian Ulrich" w:date="2025-09-10T14:35:00Z">
        <w:r w:rsidR="0000530F" w:rsidRPr="0000530F">
          <w:rPr>
            <w:lang w:val="en-CA"/>
          </w:rPr>
          <w:t xml:space="preserve"> even small changes in parameter bias can have strong implications for our understanding of management impacts.</w:t>
        </w:r>
      </w:ins>
      <w:r>
        <w:rPr>
          <w:lang w:val="en-CA"/>
        </w:rPr>
        <w:t xml:space="preserve"> </w:t>
      </w:r>
      <w:r w:rsidR="008319A1">
        <w:rPr>
          <w:lang w:val="en-CA"/>
        </w:rPr>
        <w:t>If researchers planning to employ</w:t>
      </w:r>
      <w:r>
        <w:rPr>
          <w:lang w:val="en-CA"/>
        </w:rPr>
        <w:t xml:space="preserve"> GLM</w:t>
      </w:r>
      <w:ins w:id="743" w:author="Jens Christian Ulrich" w:date="2025-09-10T15:18:00Z">
        <w:r w:rsidR="007466C2">
          <w:rPr>
            <w:lang w:val="en-CA"/>
          </w:rPr>
          <w:t>M</w:t>
        </w:r>
      </w:ins>
      <w:r w:rsidR="008319A1">
        <w:rPr>
          <w:lang w:val="en-CA"/>
        </w:rPr>
        <w:t xml:space="preserve">s are concerned about a site covariate impacting detection, </w:t>
      </w:r>
      <w:r w:rsidR="00D57358">
        <w:rPr>
          <w:lang w:val="en-CA"/>
        </w:rPr>
        <w:t xml:space="preserve">our results indicate that </w:t>
      </w:r>
      <w:r w:rsidR="008319A1">
        <w:rPr>
          <w:lang w:val="en-CA"/>
        </w:rPr>
        <w:t>study</w:t>
      </w:r>
      <w:r>
        <w:rPr>
          <w:lang w:val="en-CA"/>
        </w:rPr>
        <w:t xml:space="preserve"> </w:t>
      </w:r>
      <w:r w:rsidR="00C96C71">
        <w:rPr>
          <w:lang w:val="en-CA"/>
        </w:rPr>
        <w:t xml:space="preserve">design </w:t>
      </w:r>
      <w:r w:rsidR="008319A1">
        <w:rPr>
          <w:lang w:val="en-CA"/>
        </w:rPr>
        <w:t>should</w:t>
      </w:r>
      <w:r w:rsidR="00C96C71">
        <w:rPr>
          <w:lang w:val="en-CA"/>
        </w:rPr>
        <w:t xml:space="preserve"> 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w:t>
      </w:r>
      <w:r w:rsidR="00D57358">
        <w:rPr>
          <w:lang w:val="en-CA"/>
        </w:rPr>
        <w:t xml:space="preserve">the </w:t>
      </w:r>
      <w:r>
        <w:rPr>
          <w:lang w:val="en-CA"/>
        </w:rPr>
        <w:t xml:space="preserve">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4F28ED4A"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w:t>
      </w:r>
      <w:r w:rsidR="00BD4EF1">
        <w:rPr>
          <w:lang w:val="en-CA"/>
        </w:rPr>
        <w:lastRenderedPageBreak/>
        <w:t xml:space="preserve">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D57358">
        <w:rPr>
          <w:lang w:val="en-CA"/>
        </w:rPr>
        <w:t xml:space="preserve"> even</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insects</w:t>
      </w:r>
      <w:ins w:id="744" w:author="Sargent, Risa" w:date="2025-09-12T10:13:00Z">
        <w:r w:rsidR="00173316">
          <w:rPr>
            <w:lang w:val="en-CA"/>
          </w:rPr>
          <w:t>,</w:t>
        </w:r>
      </w:ins>
      <w:r w:rsidR="008319A1">
        <w:rPr>
          <w:lang w:val="en-CA"/>
        </w:rPr>
        <w:t xml:space="preserve"> </w:t>
      </w:r>
      <w:del w:id="745" w:author="Sargent, Risa" w:date="2025-09-12T10:13:00Z">
        <w:r w:rsidR="008319A1" w:rsidDel="00173316">
          <w:rPr>
            <w:lang w:val="en-CA"/>
          </w:rPr>
          <w:delText xml:space="preserve">including </w:delText>
        </w:r>
      </w:del>
      <w:ins w:id="746" w:author="Sargent, Risa" w:date="2025-09-12T10:13:00Z">
        <w:r w:rsidR="00173316">
          <w:rPr>
            <w:lang w:val="en-CA"/>
          </w:rPr>
          <w:t xml:space="preserve">such as </w:t>
        </w:r>
        <w:proofErr w:type="spellStart"/>
        <w:r w:rsidR="00173316">
          <w:rPr>
            <w:lang w:val="en-CA"/>
          </w:rPr>
          <w:t>Iolas</w:t>
        </w:r>
        <w:proofErr w:type="spellEnd"/>
        <w:r w:rsidR="00173316">
          <w:rPr>
            <w:lang w:val="en-CA"/>
          </w:rPr>
          <w:t xml:space="preserve"> blue butterflies (</w:t>
        </w:r>
        <w:r w:rsidR="00173316" w:rsidRPr="00177644">
          <w:rPr>
            <w:i/>
            <w:iCs/>
            <w:lang w:val="en-CA"/>
          </w:rPr>
          <w:t xml:space="preserve">Iolana </w:t>
        </w:r>
        <w:proofErr w:type="spellStart"/>
        <w:r w:rsidR="00173316" w:rsidRPr="00177644">
          <w:rPr>
            <w:i/>
            <w:iCs/>
            <w:lang w:val="en-CA"/>
          </w:rPr>
          <w:t>iolas</w:t>
        </w:r>
        <w:proofErr w:type="spellEnd"/>
        <w:r w:rsidR="00173316">
          <w:rPr>
            <w:lang w:val="en-CA"/>
          </w:rPr>
          <w:t xml:space="preserve"> )</w:t>
        </w:r>
      </w:ins>
      <w:ins w:id="747" w:author="Sargent, Risa" w:date="2025-09-12T10:14:00Z">
        <w:r w:rsidR="00173316">
          <w:rPr>
            <w:lang w:val="en-CA"/>
          </w:rPr>
          <w:t>, where</w:t>
        </w:r>
      </w:ins>
      <w:del w:id="748" w:author="Sargent, Risa" w:date="2025-09-12T10:13:00Z">
        <w:r w:rsidR="00BD4EF1" w:rsidDel="00173316">
          <w:rPr>
            <w:lang w:val="en-CA"/>
          </w:rPr>
          <w:delText>butterflies.</w:delText>
        </w:r>
      </w:del>
      <w:r w:rsidR="00BD4EF1">
        <w:rPr>
          <w:lang w:val="en-CA"/>
        </w:rPr>
        <w:t xml:space="preserve"> </w:t>
      </w:r>
      <w:del w:id="749" w:author="Sargent, Risa" w:date="2025-09-12T10:13:00Z">
        <w:r w:rsidR="00357DD5" w:rsidDel="00173316">
          <w:rPr>
            <w:lang w:val="en-CA"/>
          </w:rPr>
          <w:delText xml:space="preserve">For example, </w:delText>
        </w:r>
        <w:r w:rsidR="008319A1" w:rsidDel="00173316">
          <w:rPr>
            <w:lang w:val="en-CA"/>
          </w:rPr>
          <w:delText>r</w:delText>
        </w:r>
      </w:del>
      <w:ins w:id="750" w:author="Sargent, Risa" w:date="2025-09-12T10:14:00Z">
        <w:r w:rsidR="00173316">
          <w:rPr>
            <w:lang w:val="en-CA"/>
          </w:rPr>
          <w:t>r</w:t>
        </w:r>
      </w:ins>
      <w:r w:rsidR="008319A1">
        <w:rPr>
          <w:lang w:val="en-CA"/>
        </w:rPr>
        <w:t>esearchers reported</w:t>
      </w:r>
      <w:r w:rsidR="00D57358">
        <w:rPr>
          <w:lang w:val="en-CA"/>
        </w:rPr>
        <w:t xml:space="preserve"> an</w:t>
      </w:r>
      <w:r w:rsidR="008319A1">
        <w:rPr>
          <w:lang w:val="en-CA"/>
        </w:rPr>
        <w:t xml:space="preserve"> 86% detection rate </w:t>
      </w:r>
      <w:del w:id="751" w:author="Sargent, Risa" w:date="2025-09-12T10:14:00Z">
        <w:r w:rsidR="008319A1" w:rsidDel="00173316">
          <w:rPr>
            <w:lang w:val="en-CA"/>
          </w:rPr>
          <w:delText>for</w:delText>
        </w:r>
        <w:r w:rsidR="00BD4EF1" w:rsidDel="00173316">
          <w:rPr>
            <w:lang w:val="en-CA"/>
          </w:rPr>
          <w:delText xml:space="preserve"> </w:delText>
        </w:r>
        <w:r w:rsidR="008319A1" w:rsidDel="00173316">
          <w:rPr>
            <w:lang w:val="en-CA"/>
          </w:rPr>
          <w:delText xml:space="preserve">the </w:delText>
        </w:r>
        <w:r w:rsidR="00BD4EF1" w:rsidRPr="00177644" w:rsidDel="00173316">
          <w:rPr>
            <w:lang w:val="en-CA"/>
          </w:rPr>
          <w:delText>Iolas blue</w:delText>
        </w:r>
        <w:r w:rsidR="00D57358" w:rsidDel="00173316">
          <w:rPr>
            <w:lang w:val="en-CA"/>
          </w:rPr>
          <w:delText xml:space="preserve"> butterfly</w:delText>
        </w:r>
        <w:r w:rsidR="00BD4EF1" w:rsidDel="00173316">
          <w:rPr>
            <w:lang w:val="en-CA"/>
          </w:rPr>
          <w:delText>,</w:delText>
        </w:r>
        <w:r w:rsidR="00BD4EF1" w:rsidRPr="00177644" w:rsidDel="00173316">
          <w:rPr>
            <w:lang w:val="en-CA"/>
          </w:rPr>
          <w:delText xml:space="preserve"> </w:delText>
        </w:r>
      </w:del>
      <w:del w:id="752" w:author="Sargent, Risa" w:date="2025-09-12T10:13:00Z">
        <w:r w:rsidR="00BD4EF1" w:rsidRPr="00177644" w:rsidDel="00173316">
          <w:rPr>
            <w:i/>
            <w:iCs/>
            <w:lang w:val="en-CA"/>
          </w:rPr>
          <w:delText>Iolana iolas</w:delText>
        </w:r>
        <w:r w:rsidR="00BD4EF1" w:rsidDel="00173316">
          <w:rPr>
            <w:lang w:val="en-CA"/>
          </w:rPr>
          <w:delText xml:space="preserve"> </w:delText>
        </w:r>
      </w:del>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Conversely, detection rates for other insects might be lower</w:t>
      </w:r>
      <w:r w:rsidR="00D57358">
        <w:rPr>
          <w:lang w:val="en-CA"/>
        </w:rPr>
        <w:t>;</w:t>
      </w:r>
      <w:r w:rsidR="00BD4EF1">
        <w:rPr>
          <w:lang w:val="en-CA"/>
        </w:rPr>
        <w:t xml:space="preserve"> </w:t>
      </w:r>
      <w:r w:rsidR="008319A1">
        <w:rPr>
          <w:lang w:val="en-CA"/>
        </w:rPr>
        <w:t xml:space="preserve">researchers collecting </w:t>
      </w:r>
      <w:r w:rsidR="00BD4EF1">
        <w:rPr>
          <w:lang w:val="en-CA"/>
        </w:rPr>
        <w:t xml:space="preserve">mosquitos </w:t>
      </w:r>
      <w:r w:rsidR="008319A1">
        <w:rPr>
          <w:lang w:val="en-CA"/>
        </w:rPr>
        <w:t xml:space="preserve">with passive traps </w:t>
      </w:r>
      <w:del w:id="753" w:author="Sargent, Risa" w:date="2025-09-12T10:14:00Z">
        <w:r w:rsidR="008319A1" w:rsidDel="00173316">
          <w:rPr>
            <w:lang w:val="en-CA"/>
          </w:rPr>
          <w:delText xml:space="preserve">reporting </w:delText>
        </w:r>
      </w:del>
      <w:ins w:id="754" w:author="Sargent, Risa" w:date="2025-09-12T10:14:00Z">
        <w:r w:rsidR="00173316">
          <w:rPr>
            <w:lang w:val="en-CA"/>
          </w:rPr>
          <w:t xml:space="preserve">reported a </w:t>
        </w:r>
      </w:ins>
      <w:r w:rsidR="00BD4EF1">
        <w:rPr>
          <w:lang w:val="en-CA"/>
        </w:rPr>
        <w:t>detect</w:t>
      </w:r>
      <w:r w:rsidR="008319A1">
        <w:rPr>
          <w:lang w:val="en-CA"/>
        </w:rPr>
        <w:t>ion</w:t>
      </w:r>
      <w:r w:rsidR="00BD4EF1">
        <w:rPr>
          <w:lang w:val="en-CA"/>
        </w:rPr>
        <w:t xml:space="preserve"> </w:t>
      </w:r>
      <w:ins w:id="755" w:author="Jens Christian Ulrich" w:date="2025-09-10T15:32:00Z">
        <w:r w:rsidR="00D00E6D">
          <w:rPr>
            <w:lang w:val="en-CA"/>
          </w:rPr>
          <w:t xml:space="preserve">probability </w:t>
        </w:r>
      </w:ins>
      <w:del w:id="756" w:author="Jens Christian Ulrich" w:date="2025-09-10T15:32:00Z">
        <w:r w:rsidR="00BD4EF1" w:rsidDel="00D00E6D">
          <w:rPr>
            <w:lang w:val="en-CA"/>
          </w:rPr>
          <w:delText>o</w:delText>
        </w:r>
        <w:r w:rsidR="008319A1" w:rsidDel="00D00E6D">
          <w:rPr>
            <w:lang w:val="en-CA"/>
          </w:rPr>
          <w:delText>dds</w:delText>
        </w:r>
      </w:del>
      <w:r w:rsidR="00D57358">
        <w:rPr>
          <w:lang w:val="en-CA"/>
        </w:rPr>
        <w:t xml:space="preserve"> of</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GL</w:t>
      </w:r>
      <w:ins w:id="757" w:author="Jens Christian Ulrich" w:date="2025-09-10T15:18:00Z">
        <w:r w:rsidR="007466C2">
          <w:rPr>
            <w:lang w:val="en-CA"/>
          </w:rPr>
          <w:t>M</w:t>
        </w:r>
      </w:ins>
      <w:r w:rsidR="00A944E9">
        <w:rPr>
          <w:lang w:val="en-CA"/>
        </w:rPr>
        <w:t xml:space="preserve">M </w:t>
      </w:r>
      <w:r w:rsidR="00A3241C">
        <w:rPr>
          <w:lang w:val="en-CA"/>
        </w:rPr>
        <w:t>bias</w:t>
      </w:r>
      <w:r w:rsidR="00A944E9">
        <w:rPr>
          <w:lang w:val="en-CA"/>
        </w:rPr>
        <w:t xml:space="preserve"> suggest that detection models or study design controls </w:t>
      </w:r>
      <w:r w:rsidR="00D57358">
        <w:rPr>
          <w:lang w:val="en-CA"/>
        </w:rPr>
        <w:t>are especially important</w:t>
      </w:r>
      <w:r w:rsidR="00A944E9">
        <w:rPr>
          <w:lang w:val="en-CA"/>
        </w:rPr>
        <w:t xml:space="preserve"> for insect taxa that </w:t>
      </w:r>
      <w:r w:rsidR="00D57358">
        <w:rPr>
          <w:lang w:val="en-CA"/>
        </w:rPr>
        <w:t>are</w:t>
      </w:r>
      <w:r w:rsidR="00A944E9">
        <w:rPr>
          <w:lang w:val="en-CA"/>
        </w:rPr>
        <w:t xml:space="preserve"> more difficult to detect.</w:t>
      </w:r>
    </w:p>
    <w:p w14:paraId="3D55F5A5" w14:textId="2526F0BA" w:rsidR="00BD4EF1" w:rsidRDefault="00BD4EF1" w:rsidP="004A79EF">
      <w:pPr>
        <w:spacing w:line="480" w:lineRule="auto"/>
        <w:rPr>
          <w:lang w:val="en-CA"/>
        </w:rPr>
      </w:pPr>
      <w:r>
        <w:rPr>
          <w:lang w:val="en-CA"/>
        </w:rPr>
        <w:tab/>
      </w:r>
      <w:r w:rsidR="00E22D94" w:rsidRPr="00801A78">
        <w:rPr>
          <w:lang w:val="en-CA"/>
        </w:rPr>
        <w:t xml:space="preserve">Our simulations </w:t>
      </w:r>
      <w:r w:rsidR="00E22D94">
        <w:rPr>
          <w:lang w:val="en-CA"/>
        </w:rPr>
        <w:t>confirmed that e</w:t>
      </w:r>
      <w:r w:rsidR="00B13340">
        <w:rPr>
          <w:lang w:val="en-CA"/>
        </w:rPr>
        <w:t>ven m</w:t>
      </w:r>
      <w:r w:rsidR="00B13340" w:rsidRPr="00B13340">
        <w:rPr>
          <w:lang w:val="en-CA"/>
        </w:rPr>
        <w:t xml:space="preserve">inor violations of the closure assumption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models","type":"article-journal","volume":"99"},"uris":["http://www.mendeley.com/documents/?uuid=4cd1d257-f364-4ce4-9f79-9e9bcde9ce0a"]}],"mendeley":{"formattedCitation":"(W. A. Link et al., 2018)","manualFormatting":"(Link et al., 2018)","plainTextFormattedCitation":"(W. A. Link et al., 2018)","previouslyFormattedCitation":"(W. A. Link et al., 2018)"},"properties":{"noteIndex":0},"schema":"https://github.com/citation-style-language/schema/raw/master/csl-citation.json"}</w:instrText>
      </w:r>
      <w:r w:rsidR="00DC55F9">
        <w:rPr>
          <w:lang w:val="en-CA"/>
        </w:rPr>
        <w:fldChar w:fldCharType="separate"/>
      </w:r>
      <w:r w:rsidR="00A169CF" w:rsidRPr="00A169CF">
        <w:rPr>
          <w:noProof/>
          <w:lang w:val="en-CA"/>
        </w:rPr>
        <w:t>(Link et al., 2018)</w:t>
      </w:r>
      <w:r w:rsidR="00DC55F9">
        <w:rPr>
          <w:lang w:val="en-CA"/>
        </w:rPr>
        <w:fldChar w:fldCharType="end"/>
      </w:r>
      <w:r w:rsidR="00E22D94">
        <w:rPr>
          <w:lang w:val="en-CA"/>
        </w:rPr>
        <w:t>.</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A944E9">
        <w:rPr>
          <w:lang w:val="en-CA"/>
        </w:rPr>
        <w:t xml:space="preserve">of a hypothesized driver of </w:t>
      </w:r>
      <w:r w:rsidR="00466172">
        <w:rPr>
          <w:lang w:val="en-CA"/>
        </w:rPr>
        <w:t>abundance</w:t>
      </w:r>
      <w:r w:rsidR="0091188F">
        <w:rPr>
          <w:lang w:val="en-CA"/>
        </w:rPr>
        <w:t xml:space="preserve"> were only </w:t>
      </w:r>
      <w:r w:rsidR="00E22D94">
        <w:rPr>
          <w:lang w:val="en-CA"/>
        </w:rPr>
        <w:t>inaccurate</w:t>
      </w:r>
      <w:r w:rsidR="0091188F">
        <w:rPr>
          <w:lang w:val="en-CA"/>
        </w:rPr>
        <w:t xml:space="preserve"> </w:t>
      </w:r>
      <w:r w:rsidR="00C10825">
        <w:rPr>
          <w:lang w:val="en-CA"/>
        </w:rPr>
        <w:t>when</w:t>
      </w:r>
      <w:r w:rsidR="0091188F">
        <w:rPr>
          <w:lang w:val="en-CA"/>
        </w:rPr>
        <w:t xml:space="preserve"> closure violations</w:t>
      </w:r>
      <w:r w:rsidR="00E22D94">
        <w:rPr>
          <w:lang w:val="en-CA"/>
        </w:rPr>
        <w:t xml:space="preserve"> were systematic</w:t>
      </w:r>
      <w:r w:rsidR="0091188F">
        <w:rPr>
          <w:lang w:val="en-CA"/>
        </w:rPr>
        <w:t xml:space="preserve">.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 xml:space="preserve">baseline </w:t>
      </w:r>
      <w:ins w:id="758" w:author="Jens Christian Ulrich" w:date="2025-09-10T15:32:00Z">
        <w:r w:rsidR="00D00E6D">
          <w:rPr>
            <w:lang w:val="en-CA"/>
          </w:rPr>
          <w:t xml:space="preserve">probability </w:t>
        </w:r>
      </w:ins>
      <w:del w:id="759" w:author="Jens Christian Ulrich" w:date="2025-09-10T15:32:00Z">
        <w:r w:rsidR="0091188F" w:rsidDel="00D00E6D">
          <w:rPr>
            <w:lang w:val="en-CA"/>
          </w:rPr>
          <w:delText xml:space="preserve">odds </w:delText>
        </w:r>
      </w:del>
      <w:r w:rsidR="0091188F">
        <w:rPr>
          <w:lang w:val="en-CA"/>
        </w:rPr>
        <w:t>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w:t>
      </w:r>
      <w:r w:rsidR="00E22D94">
        <w:rPr>
          <w:lang w:val="en-CA"/>
        </w:rPr>
        <w:t xml:space="preserve">obtain </w:t>
      </w:r>
      <w:r w:rsidR="00E22D94">
        <w:rPr>
          <w:i/>
          <w:iCs/>
          <w:lang w:val="en-CA"/>
        </w:rPr>
        <w:t xml:space="preserve">a priori </w:t>
      </w:r>
      <w:r w:rsidR="004426BC">
        <w:rPr>
          <w:lang w:val="en-CA"/>
        </w:rPr>
        <w:t>know</w:t>
      </w:r>
      <w:r w:rsidR="00E22D94">
        <w:rPr>
          <w:lang w:val="en-CA"/>
        </w:rPr>
        <w:t>ledge on</w:t>
      </w:r>
      <w:r w:rsidR="004426BC">
        <w:rPr>
          <w:lang w:val="en-CA"/>
        </w:rPr>
        <w:t xml:space="preserve">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dynamic</w:t>
      </w:r>
      <w:del w:id="760" w:author="Jens Christian Ulrich" w:date="2025-09-10T16:20:00Z">
        <w:r w:rsidR="004A79EF" w:rsidDel="003A67A4">
          <w:rPr>
            <w:lang w:val="en-CA"/>
          </w:rPr>
          <w:delText xml:space="preserve">. </w:delText>
        </w:r>
      </w:del>
      <w:ins w:id="761" w:author="Jens Christian Ulrich" w:date="2025-09-10T16:20:00Z">
        <w:r w:rsidR="003A67A4">
          <w:rPr>
            <w:lang w:val="en-CA"/>
          </w:rPr>
          <w:t>.</w:t>
        </w:r>
      </w:ins>
      <w:del w:id="762" w:author="Jens Christian Ulrich" w:date="2025-09-10T16:15:00Z">
        <w:r w:rsidR="004A79EF" w:rsidDel="00B1498C">
          <w:rPr>
            <w:lang w:val="en-CA"/>
          </w:rPr>
          <w:delText xml:space="preserve"> </w:delText>
        </w:r>
      </w:del>
    </w:p>
    <w:p w14:paraId="25BD984E" w14:textId="37D8716F" w:rsidR="00BD4EF1" w:rsidRPr="009945BA" w:rsidRDefault="00D70B28" w:rsidP="009733F6">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t>
      </w:r>
      <w:r w:rsidR="0010610C">
        <w:rPr>
          <w:lang w:val="en-CA"/>
        </w:rPr>
        <w:t xml:space="preserve">as central place foragers, </w:t>
      </w:r>
      <w:r w:rsidR="00A944E9">
        <w:rPr>
          <w:lang w:val="en-CA"/>
        </w:rPr>
        <w:t>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22D94">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w:t>
      </w:r>
      <w:r w:rsidR="00357DD5">
        <w:rPr>
          <w:lang w:val="en-CA"/>
        </w:rPr>
        <w:lastRenderedPageBreak/>
        <w:t xml:space="preserve">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w:t>
      </w:r>
      <w:del w:id="763" w:author="Sargent, Risa" w:date="2025-09-12T10:27:00Z">
        <w:r w:rsidR="00EF16A8" w:rsidDel="006D0C40">
          <w:rPr>
            <w:lang w:val="en-CA"/>
          </w:rPr>
          <w:delText xml:space="preserve">even </w:delText>
        </w:r>
      </w:del>
      <w:r w:rsidR="00EF16A8">
        <w:rPr>
          <w:lang w:val="en-CA"/>
        </w:rPr>
        <w:t xml:space="preserve">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To minimize systematic closure violations caused by insect movement</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ins w:id="764" w:author="Sargent, Risa" w:date="2025-09-12T10:28:00Z">
        <w:r w:rsidR="00224C83">
          <w:rPr>
            <w:lang w:val="en-CA"/>
          </w:rPr>
          <w:t xml:space="preserve"> such as roads</w:t>
        </w:r>
      </w:ins>
      <w:r w:rsidR="00527977">
        <w:rPr>
          <w:lang w:val="en-CA"/>
        </w:rPr>
        <w:t>.</w:t>
      </w:r>
      <w:r w:rsidR="00BD4EF1">
        <w:rPr>
          <w:lang w:val="en-CA"/>
        </w:rPr>
        <w:t xml:space="preserve"> </w:t>
      </w:r>
      <w:r w:rsidR="009733F6">
        <w:rPr>
          <w:lang w:val="en-CA"/>
        </w:rPr>
        <w:t>Repeat</w:t>
      </w:r>
      <w:ins w:id="765" w:author="Ulrich, Jens" w:date="2025-06-30T16:24:00Z">
        <w:r w:rsidR="00BD4812">
          <w:rPr>
            <w:lang w:val="en-CA"/>
          </w:rPr>
          <w:t>ed</w:t>
        </w:r>
      </w:ins>
      <w:r w:rsidR="009733F6">
        <w:rPr>
          <w:lang w:val="en-CA"/>
        </w:rPr>
        <w:t xml:space="preserve"> surveys that are conducted more rapidly relative to insect lifespan would also improve the robustness of </w:t>
      </w:r>
      <w:proofErr w:type="spellStart"/>
      <w:r w:rsidR="00BD4EF1">
        <w:rPr>
          <w:lang w:val="en-CA"/>
        </w:rPr>
        <w:t>binmix</w:t>
      </w:r>
      <w:proofErr w:type="spellEnd"/>
      <w:r w:rsidR="00BD4EF1">
        <w:rPr>
          <w:lang w:val="en-CA"/>
        </w:rPr>
        <w:t xml:space="preserve"> models. </w:t>
      </w:r>
      <w:ins w:id="766" w:author="Sargent, Risa" w:date="2025-09-12T10:28:00Z">
        <w:r w:rsidR="00224C83">
          <w:rPr>
            <w:lang w:val="en-CA"/>
          </w:rPr>
          <w:t>The a</w:t>
        </w:r>
      </w:ins>
      <w:del w:id="767" w:author="Sargent, Risa" w:date="2025-09-12T10:28:00Z">
        <w:r w:rsidR="00464CC9" w:rsidDel="00224C83">
          <w:rPr>
            <w:lang w:val="en-CA"/>
          </w:rPr>
          <w:delText>A</w:delText>
        </w:r>
      </w:del>
      <w:r w:rsidR="00464CC9">
        <w:rPr>
          <w:lang w:val="en-CA"/>
        </w:rPr>
        <w:t>ctivity periods 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w:t>
      </w:r>
      <w:ins w:id="768" w:author="Ulrich, Jens" w:date="2025-06-30T16:25:00Z">
        <w:r w:rsidR="00BD4812">
          <w:rPr>
            <w:lang w:val="en-CA"/>
          </w:rPr>
          <w:t>ed</w:t>
        </w:r>
      </w:ins>
      <w:r w:rsidR="00BD4EF1">
        <w:rPr>
          <w:lang w:val="en-CA"/>
        </w:rPr>
        <w:t xml:space="preserve"> surveys</w:t>
      </w:r>
      <w:r w:rsidR="00C801EE">
        <w:rPr>
          <w:lang w:val="en-CA"/>
        </w:rPr>
        <w:t xml:space="preserve"> windows</w:t>
      </w:r>
      <w:r w:rsidR="00BD4EF1">
        <w:rPr>
          <w:lang w:val="en-CA"/>
        </w:rPr>
        <w:t>. Conducting repeat</w:t>
      </w:r>
      <w:ins w:id="769" w:author="Ulrich, Jens" w:date="2025-06-30T16:25:00Z">
        <w:r w:rsidR="00BD4812">
          <w:rPr>
            <w:lang w:val="en-CA"/>
          </w:rPr>
          <w:t>ed</w:t>
        </w:r>
      </w:ins>
      <w:r w:rsidR="00BD4EF1">
        <w:rPr>
          <w:lang w:val="en-CA"/>
        </w:rPr>
        <w:t xml:space="preserve"> surveys within a single day could help limit </w:t>
      </w:r>
      <w:r w:rsidR="009733F6">
        <w:rPr>
          <w:lang w:val="en-CA"/>
        </w:rPr>
        <w:t xml:space="preserve">closure </w:t>
      </w:r>
      <w:r w:rsidR="00357DD5">
        <w:rPr>
          <w:lang w:val="en-CA"/>
        </w:rPr>
        <w:t xml:space="preserve">violations </w:t>
      </w:r>
      <w:r w:rsidR="00BD4EF1">
        <w:rPr>
          <w:lang w:val="en-CA"/>
        </w:rPr>
        <w:t>for insect</w:t>
      </w:r>
      <w:r w:rsidR="00E22D94">
        <w:rPr>
          <w:lang w:val="en-CA"/>
        </w:rPr>
        <w:t>s</w:t>
      </w:r>
      <w:r w:rsidR="00BD4EF1">
        <w:rPr>
          <w:lang w:val="en-CA"/>
        </w:rPr>
        <w:t xml:space="preserve">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limited and individual</w:t>
      </w:r>
      <w:r w:rsidR="00E336BD">
        <w:rPr>
          <w:lang w:val="en-CA"/>
        </w:rPr>
        <w:t>s</w:t>
      </w:r>
      <w:r w:rsidR="00BD4EF1">
        <w:rPr>
          <w:lang w:val="en-CA"/>
        </w:rPr>
        <w:t xml:space="preserve"> are longer-lived</w:t>
      </w:r>
      <w:r w:rsidR="00E336BD">
        <w:rPr>
          <w:lang w:val="en-CA"/>
        </w:rPr>
        <w:t>. For example, for stag beetles (Lucanidae)</w:t>
      </w:r>
      <w:r w:rsidR="00BC6A88">
        <w:rPr>
          <w:lang w:val="en-CA"/>
        </w:rPr>
        <w:t>,</w:t>
      </w:r>
      <w:r w:rsidR="00E336BD">
        <w:rPr>
          <w:lang w:val="en-CA"/>
        </w:rPr>
        <w:t xml:space="preserv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3D430962" w14:textId="75EA7C8D" w:rsidR="003A67A4" w:rsidRDefault="009733F6" w:rsidP="009733F6">
      <w:pPr>
        <w:spacing w:line="480" w:lineRule="auto"/>
        <w:ind w:firstLine="720"/>
        <w:rPr>
          <w:ins w:id="770" w:author="Jens Christian Ulrich" w:date="2025-09-10T16:20:00Z"/>
          <w:lang w:val="en-CA"/>
        </w:rPr>
      </w:pPr>
      <w:r>
        <w:rPr>
          <w:lang w:val="en-CA"/>
        </w:rPr>
        <w:t xml:space="preserve">In our simulation study, </w:t>
      </w:r>
      <w:proofErr w:type="spellStart"/>
      <w:r>
        <w:rPr>
          <w:lang w:val="en-CA"/>
        </w:rPr>
        <w:t>multimix</w:t>
      </w:r>
      <w:proofErr w:type="spellEnd"/>
      <w:r>
        <w:rPr>
          <w:lang w:val="en-CA"/>
        </w:rPr>
        <w:t xml:space="preserve"> models for mark-recapture data consistently provided the most accurate estimates of abundance drivers.</w:t>
      </w:r>
      <w:r w:rsidRPr="00B41E91">
        <w:rPr>
          <w:lang w:val="en-CA"/>
        </w:rPr>
        <w:t xml:space="preserve"> </w:t>
      </w:r>
      <w:proofErr w:type="spellStart"/>
      <w:r>
        <w:rPr>
          <w:lang w:val="en-CA"/>
        </w:rPr>
        <w:t>Multimix</w:t>
      </w:r>
      <w:proofErr w:type="spellEnd"/>
      <w:r>
        <w:rPr>
          <w:lang w:val="en-CA"/>
        </w:rPr>
        <w:t xml:space="preserve">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w:t>
      </w:r>
      <w:proofErr w:type="spellStart"/>
      <w:r>
        <w:rPr>
          <w:lang w:val="en-CA"/>
        </w:rPr>
        <w:t>multimix</w:t>
      </w:r>
      <w:proofErr w:type="spellEnd"/>
      <w:r>
        <w:rPr>
          <w:lang w:val="en-CA"/>
        </w:rPr>
        <w:t xml:space="preserve"> model approaches allow researchers to leverage maximum information from a limited sample size. This is especially important when a focal species is rare, occurs at a limited number of sites</w:t>
      </w:r>
      <w:r w:rsidR="00BC6A88">
        <w:rPr>
          <w:lang w:val="en-CA"/>
        </w:rPr>
        <w:t>,</w:t>
      </w:r>
      <w:r>
        <w:rPr>
          <w:lang w:val="en-CA"/>
        </w:rPr>
        <w:t xml:space="preserve"> or where site survey permitting is a limiting factor. </w:t>
      </w:r>
      <w:ins w:id="771" w:author="Jens Christian Ulrich" w:date="2025-09-10T16:21:00Z">
        <w:r w:rsidR="003A67A4">
          <w:rPr>
            <w:lang w:val="en-CA"/>
          </w:rPr>
          <w:t xml:space="preserve">Relative to other groups, </w:t>
        </w:r>
      </w:ins>
      <w:ins w:id="772" w:author="Jens Christian Ulrich" w:date="2025-09-10T16:34:00Z">
        <w:r w:rsidR="003E4E9C">
          <w:rPr>
            <w:lang w:val="en-CA"/>
          </w:rPr>
          <w:t>i</w:t>
        </w:r>
      </w:ins>
      <w:ins w:id="773" w:author="Jens Christian Ulrich" w:date="2025-09-10T16:21:00Z">
        <w:r w:rsidR="003A67A4">
          <w:rPr>
            <w:lang w:val="en-CA"/>
          </w:rPr>
          <w:t xml:space="preserve">nsects may be more conducive </w:t>
        </w:r>
        <w:del w:id="774" w:author="Sargent, Risa" w:date="2025-09-12T10:28:00Z">
          <w:r w:rsidR="003A67A4" w:rsidDel="00224C83">
            <w:rPr>
              <w:lang w:val="en-CA"/>
            </w:rPr>
            <w:delText>for</w:delText>
          </w:r>
        </w:del>
      </w:ins>
      <w:ins w:id="775" w:author="Sargent, Risa" w:date="2025-09-12T10:28:00Z">
        <w:r w:rsidR="00224C83">
          <w:rPr>
            <w:lang w:val="en-CA"/>
          </w:rPr>
          <w:t>to</w:t>
        </w:r>
      </w:ins>
      <w:ins w:id="776" w:author="Jens Christian Ulrich" w:date="2025-09-10T16:21:00Z">
        <w:r w:rsidR="003A67A4">
          <w:rPr>
            <w:lang w:val="en-CA"/>
          </w:rPr>
          <w:t xml:space="preserve"> mark-recapture</w:t>
        </w:r>
      </w:ins>
      <w:ins w:id="777" w:author="Sargent, Risa" w:date="2025-09-12T10:28:00Z">
        <w:r w:rsidR="00224C83">
          <w:rPr>
            <w:lang w:val="en-CA"/>
          </w:rPr>
          <w:t xml:space="preserve"> approaches</w:t>
        </w:r>
      </w:ins>
      <w:ins w:id="778" w:author="Jens Christian Ulrich" w:date="2025-09-10T16:21:00Z">
        <w:r w:rsidR="003A67A4">
          <w:rPr>
            <w:lang w:val="en-CA"/>
          </w:rPr>
          <w:t xml:space="preserve">. </w:t>
        </w:r>
      </w:ins>
      <w:ins w:id="779" w:author="Jens Christian Ulrich" w:date="2025-09-10T16:24:00Z">
        <w:r w:rsidR="003A67A4">
          <w:rPr>
            <w:lang w:val="en-CA"/>
          </w:rPr>
          <w:t>During sampling, insects were easily placed on ice to induce calm</w:t>
        </w:r>
        <w:del w:id="780" w:author="Sargent, Risa" w:date="2025-09-12T10:28:00Z">
          <w:r w:rsidR="003A67A4" w:rsidDel="00224C83">
            <w:rPr>
              <w:lang w:val="en-CA"/>
            </w:rPr>
            <w:delText>ed</w:delText>
          </w:r>
        </w:del>
        <w:r w:rsidR="003A67A4">
          <w:rPr>
            <w:lang w:val="en-CA"/>
          </w:rPr>
          <w:t xml:space="preserve"> behaviour </w:t>
        </w:r>
      </w:ins>
      <w:ins w:id="781" w:author="Jens Christian Ulrich" w:date="2025-09-10T16:26:00Z">
        <w:r w:rsidR="003E4E9C">
          <w:rPr>
            <w:lang w:val="en-CA"/>
          </w:rPr>
          <w:t xml:space="preserve">and temporary </w:t>
        </w:r>
      </w:ins>
      <w:ins w:id="782" w:author="Jens Christian Ulrich" w:date="2025-09-10T16:27:00Z">
        <w:r w:rsidR="003E4E9C">
          <w:rPr>
            <w:lang w:val="en-CA"/>
          </w:rPr>
          <w:t xml:space="preserve">sedation during sampling, which may contrast with </w:t>
        </w:r>
      </w:ins>
      <w:ins w:id="783" w:author="Jens Christian Ulrich" w:date="2025-09-10T16:34:00Z">
        <w:r w:rsidR="003E4E9C">
          <w:rPr>
            <w:lang w:val="en-CA"/>
          </w:rPr>
          <w:t xml:space="preserve">the </w:t>
        </w:r>
      </w:ins>
      <w:ins w:id="784" w:author="Jens Christian Ulrich" w:date="2025-09-10T16:27:00Z">
        <w:r w:rsidR="003E4E9C">
          <w:rPr>
            <w:lang w:val="en-CA"/>
          </w:rPr>
          <w:t>more intensive handling</w:t>
        </w:r>
      </w:ins>
      <w:ins w:id="785" w:author="Jens Christian Ulrich" w:date="2025-09-10T16:34:00Z">
        <w:r w:rsidR="003E4E9C">
          <w:rPr>
            <w:lang w:val="en-CA"/>
          </w:rPr>
          <w:t xml:space="preserve"> processes</w:t>
        </w:r>
      </w:ins>
      <w:ins w:id="786" w:author="Jens Christian Ulrich" w:date="2025-09-10T16:27:00Z">
        <w:r w:rsidR="003E4E9C">
          <w:rPr>
            <w:lang w:val="en-CA"/>
          </w:rPr>
          <w:t xml:space="preserve"> for vertebrates such as birds that </w:t>
        </w:r>
      </w:ins>
      <w:ins w:id="787" w:author="Jens Christian Ulrich" w:date="2025-09-10T16:34:00Z">
        <w:r w:rsidR="003E4E9C">
          <w:rPr>
            <w:lang w:val="en-CA"/>
          </w:rPr>
          <w:t>are</w:t>
        </w:r>
      </w:ins>
      <w:ins w:id="788" w:author="Jens Christian Ulrich" w:date="2025-09-10T16:27:00Z">
        <w:r w:rsidR="003E4E9C">
          <w:rPr>
            <w:lang w:val="en-CA"/>
          </w:rPr>
          <w:t xml:space="preserve"> known to cause </w:t>
        </w:r>
      </w:ins>
      <w:ins w:id="789" w:author="Jens Christian Ulrich" w:date="2025-09-10T16:28:00Z">
        <w:r w:rsidR="003E4E9C">
          <w:rPr>
            <w:lang w:val="en-CA"/>
          </w:rPr>
          <w:t xml:space="preserve">distress and </w:t>
        </w:r>
      </w:ins>
      <w:ins w:id="790" w:author="Sargent, Risa" w:date="2025-09-12T10:29:00Z">
        <w:r w:rsidR="00224C83">
          <w:rPr>
            <w:lang w:val="en-CA"/>
          </w:rPr>
          <w:t xml:space="preserve">increased </w:t>
        </w:r>
      </w:ins>
      <w:ins w:id="791" w:author="Jens Christian Ulrich" w:date="2025-09-10T16:28:00Z">
        <w:r w:rsidR="003E4E9C">
          <w:rPr>
            <w:lang w:val="en-CA"/>
          </w:rPr>
          <w:lastRenderedPageBreak/>
          <w:t>mortality</w:t>
        </w:r>
      </w:ins>
      <w:ins w:id="792" w:author="Sargent, Risa" w:date="2025-09-12T10:29:00Z">
        <w:r w:rsidR="00224C83">
          <w:rPr>
            <w:lang w:val="en-CA"/>
          </w:rPr>
          <w:t xml:space="preserve"> risk</w:t>
        </w:r>
      </w:ins>
      <w:ins w:id="793" w:author="Jens Christian Ulrich" w:date="2025-09-10T16:28:00Z">
        <w:r w:rsidR="003E4E9C">
          <w:rPr>
            <w:lang w:val="en-CA"/>
          </w:rPr>
          <w:t xml:space="preserve"> </w:t>
        </w:r>
      </w:ins>
      <w:ins w:id="794" w:author="Jens Christian Ulrich" w:date="2025-09-10T16:29:00Z">
        <w:r w:rsidR="003E4E9C">
          <w:rPr>
            <w:lang w:val="en-CA"/>
          </w:rPr>
          <w:fldChar w:fldCharType="begin" w:fldLock="1"/>
        </w:r>
      </w:ins>
      <w:r w:rsidR="003E4E9C">
        <w:rPr>
          <w:lang w:val="en-CA"/>
        </w:rPr>
        <w:instrText>ADDIN CSL_CITATION {"citationItems":[{"id":"ITEM-1","itemData":{"DOI":"10.1007/BF00056197/METRICS","ISSN":"09603115","abstract":"This paper addresses some of the ethical and welfare considerations implicit in the application of general techniques in common use during the course of collecting data in ecological field work. Even if they are not explicitly constructed as manipulative experiments, many field studies involve some degree of intervention during routine monitoring programmes: through disturbance caused merely by the presence of an observer or where specific sampling techniques themselves involve capture, handling and marking. Such interventive techniques may cause discomfort, distress or loss of fitness, even in the extreme may result in incidental mortality - and the ethical scientist should critically evaluate the implications of each methodology before adopting any procedure. The paper reviews by way of example the types of objective information now available for both small and larger mammals in relation to: (i) distress and mortality during capture operations; (ii) mortality or distress caused at the time by marking; (iii) longer-term consequences of handling and marking in terms of subsequent [delayed] mortality or loss of fitness, before considering a formal framework for assessment of costs and benefits of any given field programme. © 1995 Chapman &amp; Hall.","author":[{"dropping-particle":"","family":"Putman","given":"R. J.","non-dropping-particle":"","parse-names":false,"suffix":""}],"container-title":"Biodiversity and Conservation","id":"ITEM-1","issue":"8","issued":{"date-parts":[["1995","11"]]},"page":"903-915","publisher":"Kluwer Academic Publishers","title":"Ethical considerations and animal welfare in ecological field studies","type":"article-journal","volume":"4"},"uris":["http://www.mendeley.com/documents/?uuid=c0b8fd00-50c5-3e05-8583-3cdd9c1ed2dd"]}],"mendeley":{"formattedCitation":"(Putman, 1995)","plainTextFormattedCitation":"(Putman, 1995)","previouslyFormattedCitation":"(Putman, 1995)"},"properties":{"noteIndex":0},"schema":"https://github.com/citation-style-language/schema/raw/master/csl-citation.json"}</w:instrText>
      </w:r>
      <w:r w:rsidR="003E4E9C">
        <w:rPr>
          <w:lang w:val="en-CA"/>
        </w:rPr>
        <w:fldChar w:fldCharType="separate"/>
      </w:r>
      <w:r w:rsidR="003E4E9C" w:rsidRPr="003E4E9C">
        <w:rPr>
          <w:noProof/>
          <w:lang w:val="en-CA"/>
        </w:rPr>
        <w:t>(Putman, 1995)</w:t>
      </w:r>
      <w:ins w:id="795" w:author="Jens Christian Ulrich" w:date="2025-09-10T16:29:00Z">
        <w:r w:rsidR="003E4E9C">
          <w:rPr>
            <w:lang w:val="en-CA"/>
          </w:rPr>
          <w:fldChar w:fldCharType="end"/>
        </w:r>
        <w:r w:rsidR="003E4E9C">
          <w:rPr>
            <w:lang w:val="en-CA"/>
          </w:rPr>
          <w:t>. Further, the small</w:t>
        </w:r>
      </w:ins>
      <w:ins w:id="796" w:author="Jens Christian Ulrich" w:date="2025-09-10T16:30:00Z">
        <w:r w:rsidR="003E4E9C">
          <w:rPr>
            <w:lang w:val="en-CA"/>
          </w:rPr>
          <w:t>er</w:t>
        </w:r>
      </w:ins>
      <w:ins w:id="797" w:author="Jens Christian Ulrich" w:date="2025-09-10T16:29:00Z">
        <w:r w:rsidR="003E4E9C">
          <w:rPr>
            <w:lang w:val="en-CA"/>
          </w:rPr>
          <w:t xml:space="preserve"> range</w:t>
        </w:r>
      </w:ins>
      <w:ins w:id="798" w:author="Jens Christian Ulrich" w:date="2025-09-10T16:30:00Z">
        <w:r w:rsidR="003E4E9C">
          <w:rPr>
            <w:lang w:val="en-CA"/>
          </w:rPr>
          <w:t xml:space="preserve">s of many insects make repeat surveys and </w:t>
        </w:r>
      </w:ins>
      <w:ins w:id="799" w:author="Jens Christian Ulrich" w:date="2025-09-10T16:34:00Z">
        <w:r w:rsidR="003E4E9C">
          <w:rPr>
            <w:lang w:val="en-CA"/>
          </w:rPr>
          <w:t>resighting</w:t>
        </w:r>
      </w:ins>
      <w:ins w:id="800" w:author="Jens Christian Ulrich" w:date="2025-09-10T16:30:00Z">
        <w:r w:rsidR="003E4E9C">
          <w:rPr>
            <w:lang w:val="en-CA"/>
          </w:rPr>
          <w:t xml:space="preserve"> more logistically feasible compared to wide ranging animals such as large mammals </w:t>
        </w:r>
      </w:ins>
      <w:ins w:id="801" w:author="Jens Christian Ulrich" w:date="2025-09-10T16:31:00Z">
        <w:r w:rsidR="003E4E9C">
          <w:rPr>
            <w:lang w:val="en-CA"/>
          </w:rPr>
          <w:fldChar w:fldCharType="begin" w:fldLock="1"/>
        </w:r>
      </w:ins>
      <w:r w:rsidR="004340E6">
        <w:rPr>
          <w:lang w:val="en-CA"/>
        </w:rPr>
        <w:instrText>ADDIN CSL_CITATION {"citationItems":[{"id":"ITEM-1","itemData":{"DOI":"10.1007/978-94-011-2868-1_84","ISBN":"978-94-011-2868-1","abstract":"Mark-recapture studies of animals with large home ranges typically involve many individuals that routinely traverse study area boundaries. Radio-collars can be used to determine the number of marked animals available for capture, but if the recapture period is long,...","author":[{"dropping-particle":"","family":"Garshelis","given":"D.","non-dropping-particle":"","parse-names":false,"suffix":""}],"container-title":"Wildlife 2001: Populations","id":"ITEM-1","issued":{"date-parts":[["1992"]]},"page":"1098-1111","publisher":"Springer, Dordrecht","title":"Mark-Recapture Density Estimation for Animals with Large Home Ranges","type":"article-journal"},"uris":["http://www.mendeley.com/documents/?uuid=070c986e-40cb-3fca-b44b-d69359c93519"]}],"mendeley":{"formattedCitation":"(Garshelis, 1992)","plainTextFormattedCitation":"(Garshelis, 1992)","previouslyFormattedCitation":"(Garshelis, 1992)"},"properties":{"noteIndex":0},"schema":"https://github.com/citation-style-language/schema/raw/master/csl-citation.json"}</w:instrText>
      </w:r>
      <w:r w:rsidR="003E4E9C">
        <w:rPr>
          <w:lang w:val="en-CA"/>
        </w:rPr>
        <w:fldChar w:fldCharType="separate"/>
      </w:r>
      <w:r w:rsidR="003E4E9C" w:rsidRPr="003E4E9C">
        <w:rPr>
          <w:noProof/>
          <w:lang w:val="en-CA"/>
        </w:rPr>
        <w:t>(Garshelis, 1992)</w:t>
      </w:r>
      <w:ins w:id="802" w:author="Jens Christian Ulrich" w:date="2025-09-10T16:31:00Z">
        <w:r w:rsidR="003E4E9C">
          <w:rPr>
            <w:lang w:val="en-CA"/>
          </w:rPr>
          <w:fldChar w:fldCharType="end"/>
        </w:r>
      </w:ins>
      <w:ins w:id="803" w:author="Jens Christian Ulrich" w:date="2025-09-10T16:30:00Z">
        <w:r w:rsidR="003E4E9C">
          <w:rPr>
            <w:lang w:val="en-CA"/>
          </w:rPr>
          <w:t xml:space="preserve">. </w:t>
        </w:r>
      </w:ins>
      <w:ins w:id="804" w:author="Jens Christian Ulrich" w:date="2025-09-10T16:29:00Z">
        <w:r w:rsidR="003E4E9C">
          <w:rPr>
            <w:lang w:val="en-CA"/>
          </w:rPr>
          <w:t xml:space="preserve"> </w:t>
        </w:r>
      </w:ins>
    </w:p>
    <w:p w14:paraId="2B7EC853" w14:textId="4F4B1021" w:rsidR="00BD4EF1" w:rsidRDefault="00BD4EF1" w:rsidP="009733F6">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xml:space="preserve">, or distance sampling </w:t>
      </w:r>
      <w:r w:rsidR="00FD231B">
        <w:rPr>
          <w:lang w:val="en-CA"/>
        </w:rPr>
        <w:fldChar w:fldCharType="begin" w:fldLock="1"/>
      </w:r>
      <w:r w:rsidR="003D387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Pr>
          <w:lang w:val="en-CA"/>
        </w:rPr>
        <w:t>Distance sampling appears promising for insect studies and has</w:t>
      </w:r>
      <w:r w:rsidR="00620CDE">
        <w:rPr>
          <w:lang w:val="en-CA"/>
        </w:rPr>
        <w:t xml:space="preserve"> already</w:t>
      </w:r>
      <w:r>
        <w:rPr>
          <w:lang w:val="en-CA"/>
        </w:rPr>
        <w:t xml:space="preserve"> been applied to</w:t>
      </w:r>
      <w:r w:rsidR="00620CDE">
        <w:rPr>
          <w:lang w:val="en-CA"/>
        </w:rPr>
        <w:t xml:space="preserve"> studies of</w:t>
      </w:r>
      <w:r>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w:t>
      </w:r>
      <w:del w:id="805" w:author="Sargent, Risa" w:date="2025-09-12T10:29:00Z">
        <w:r w:rsidR="00F643EE" w:rsidDel="007C4B58">
          <w:rPr>
            <w:lang w:val="en-CA"/>
          </w:rPr>
          <w:delText xml:space="preserve">line </w:delText>
        </w:r>
      </w:del>
      <w:r w:rsidR="00F643EE">
        <w:rPr>
          <w:lang w:val="en-CA"/>
        </w:rPr>
        <w:t xml:space="preserve">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w:t>
      </w:r>
      <w:ins w:id="806" w:author="Ulrich, Jens" w:date="2025-06-30T16:25:00Z">
        <w:r w:rsidR="00BD4812">
          <w:rPr>
            <w:lang w:val="en-CA"/>
          </w:rPr>
          <w:t>ed</w:t>
        </w:r>
      </w:ins>
      <w:r>
        <w:rPr>
          <w:lang w:val="en-CA"/>
        </w:rPr>
        <w:t xml:space="preserve">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4E5AEBA0" w:rsidR="00766580" w:rsidRPr="003260B9" w:rsidRDefault="00FD231B" w:rsidP="003260B9">
      <w:pPr>
        <w:spacing w:line="480" w:lineRule="auto"/>
        <w:ind w:firstLine="720"/>
        <w:rPr>
          <w:lang w:val="en-CA"/>
        </w:rPr>
      </w:pPr>
      <w:r>
        <w:rPr>
          <w:lang w:val="en-CA"/>
        </w:rPr>
        <w:t>In this study, w</w:t>
      </w:r>
      <w:r w:rsidR="00BD4EF1">
        <w:rPr>
          <w:lang w:val="en-CA"/>
        </w:rPr>
        <w:t xml:space="preserve">e </w:t>
      </w:r>
      <w:del w:id="807" w:author="Sargent, Risa" w:date="2025-09-12T10:30:00Z">
        <w:r w:rsidR="00BD4EF1" w:rsidDel="007C4B58">
          <w:rPr>
            <w:lang w:val="en-CA"/>
          </w:rPr>
          <w:delText xml:space="preserve">showed </w:delText>
        </w:r>
      </w:del>
      <w:ins w:id="808" w:author="Sargent, Risa" w:date="2025-09-12T10:30:00Z">
        <w:r w:rsidR="007C4B58">
          <w:rPr>
            <w:lang w:val="en-CA"/>
          </w:rPr>
          <w:t xml:space="preserve">demonstrate </w:t>
        </w:r>
      </w:ins>
      <w:r w:rsidR="00BD4EF1">
        <w:rPr>
          <w:lang w:val="en-CA"/>
        </w:rPr>
        <w:t xml:space="preserve">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w:t>
      </w:r>
      <w:proofErr w:type="spellStart"/>
      <w:r w:rsidR="00BD4EF1">
        <w:rPr>
          <w:lang w:val="en-CA"/>
        </w:rPr>
        <w:t>multimix</w:t>
      </w:r>
      <w:proofErr w:type="spellEnd"/>
      <w:r w:rsidR="00BD4EF1">
        <w:rPr>
          <w:lang w:val="en-CA"/>
        </w:rPr>
        <w:t xml:space="preserve"> approaches </w:t>
      </w:r>
      <w:r w:rsidR="003260B9">
        <w:rPr>
          <w:lang w:val="en-CA"/>
        </w:rPr>
        <w:t xml:space="preserve">to account for detection biases, </w:t>
      </w:r>
      <w:r w:rsidR="00BD4EF1">
        <w:rPr>
          <w:lang w:val="en-CA"/>
        </w:rPr>
        <w:t xml:space="preserve">especially when insect mobility exceeds the spatial area of sampling or when insect life spans are shorter than the </w:t>
      </w:r>
      <w:ins w:id="809" w:author="Sargent, Risa" w:date="2025-09-12T10:30:00Z">
        <w:r w:rsidR="007C4B58">
          <w:rPr>
            <w:lang w:val="en-CA"/>
          </w:rPr>
          <w:t>time period</w:t>
        </w:r>
      </w:ins>
      <w:del w:id="810" w:author="Sargent, Risa" w:date="2025-09-12T10:30:00Z">
        <w:r w:rsidR="00BD4EF1" w:rsidDel="007C4B58">
          <w:rPr>
            <w:lang w:val="en-CA"/>
          </w:rPr>
          <w:delText>distance</w:delText>
        </w:r>
      </w:del>
      <w:r w:rsidR="00BD4EF1">
        <w:rPr>
          <w:lang w:val="en-CA"/>
        </w:rPr>
        <w:t xml:space="preserve"> between repeat</w:t>
      </w:r>
      <w:ins w:id="811" w:author="Ulrich, Jens" w:date="2025-06-30T16:25:00Z">
        <w:r w:rsidR="00BD4812">
          <w:rPr>
            <w:lang w:val="en-CA"/>
          </w:rPr>
          <w:t>ed</w:t>
        </w:r>
      </w:ins>
      <w:r w:rsidR="00BD4EF1">
        <w:rPr>
          <w:lang w:val="en-CA"/>
        </w:rPr>
        <w:t xml:space="preserve"> survey events. At the same time, </w:t>
      </w:r>
      <w:proofErr w:type="spellStart"/>
      <w:r w:rsidR="00BD4EF1">
        <w:rPr>
          <w:lang w:val="en-CA"/>
        </w:rPr>
        <w:t>multimix</w:t>
      </w:r>
      <w:proofErr w:type="spellEnd"/>
      <w:r w:rsidR="00BD4EF1">
        <w:rPr>
          <w:lang w:val="en-CA"/>
        </w:rPr>
        <w:t xml:space="preserve">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C6A88">
        <w:rPr>
          <w:lang w:val="en-CA"/>
        </w:rPr>
        <w:t xml:space="preserve">, which allow researchers </w:t>
      </w:r>
      <w:r w:rsidR="00BC6A88" w:rsidRPr="00DB0D9A">
        <w:rPr>
          <w:lang w:val="en-CA"/>
        </w:rPr>
        <w:t xml:space="preserve">to combine </w:t>
      </w:r>
      <w:r w:rsidR="00BC6A88">
        <w:rPr>
          <w:lang w:val="en-CA"/>
        </w:rPr>
        <w:t>powerful mark-recapture data from a subset of</w:t>
      </w:r>
      <w:r w:rsidR="00BC6A88" w:rsidRPr="00DB0D9A">
        <w:rPr>
          <w:lang w:val="en-CA"/>
        </w:rPr>
        <w:t xml:space="preserve"> </w:t>
      </w:r>
      <w:r w:rsidR="00BC6A88">
        <w:rPr>
          <w:lang w:val="en-CA"/>
        </w:rPr>
        <w:t>sites or species with simple count data from a larger number of sampling units,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BC6A88">
        <w:rPr>
          <w:lang w:val="en-CA"/>
        </w:rPr>
        <w:t xml:space="preserve">prove </w:t>
      </w:r>
      <w:r w:rsidR="0067261D">
        <w:rPr>
          <w:lang w:val="en-CA"/>
        </w:rPr>
        <w:t xml:space="preserve">useful </w:t>
      </w:r>
      <w:r w:rsidR="00A03CE3">
        <w:rPr>
          <w:lang w:val="en-CA"/>
        </w:rPr>
        <w:fldChar w:fldCharType="begin" w:fldLock="1"/>
      </w:r>
      <w:r w:rsidR="003D3872">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w:t>
      </w:r>
      <w:ins w:id="812" w:author="Sargent, Risa" w:date="2025-09-12T10:30:00Z">
        <w:r w:rsidR="007C4B58">
          <w:rPr>
            <w:lang w:val="en-CA"/>
          </w:rPr>
          <w:t xml:space="preserve">GLM and </w:t>
        </w:r>
      </w:ins>
      <w:r w:rsidR="00BD4EF1">
        <w:rPr>
          <w:lang w:val="en-CA"/>
        </w:rPr>
        <w:t>GLM</w:t>
      </w:r>
      <w:ins w:id="813" w:author="Jens Christian Ulrich" w:date="2025-09-10T15:18:00Z">
        <w:r w:rsidR="007466C2">
          <w:rPr>
            <w:lang w:val="en-CA"/>
          </w:rPr>
          <w:t>M</w:t>
        </w:r>
      </w:ins>
      <w:r w:rsidR="00BD4EF1">
        <w:rPr>
          <w:lang w:val="en-CA"/>
        </w:rPr>
        <w:t xml:space="preserve">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C6A88">
        <w:rPr>
          <w:lang w:val="en-CA"/>
        </w:rPr>
        <w:t>, which</w:t>
      </w:r>
      <w:r w:rsidR="00620CDE">
        <w:rPr>
          <w:lang w:val="en-CA"/>
        </w:rPr>
        <w:t xml:space="preserve"> </w:t>
      </w:r>
      <w:r w:rsidR="00BD4EF1">
        <w:rPr>
          <w:lang w:val="en-CA"/>
        </w:rPr>
        <w:t xml:space="preserve">can be </w:t>
      </w:r>
      <w:r w:rsidR="00BD4EF1">
        <w:rPr>
          <w:lang w:val="en-CA"/>
        </w:rPr>
        <w:lastRenderedPageBreak/>
        <w:t xml:space="preserve">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1392EE6F" w14:textId="1A8C9BC1" w:rsidR="00130D77" w:rsidRPr="00130D77" w:rsidRDefault="00F75794" w:rsidP="00130D77">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130D77" w:rsidRPr="00130D77">
        <w:rPr>
          <w:rFonts w:ascii="Aptos" w:hAnsi="Aptos" w:cs="Times New Roman"/>
          <w:noProof/>
          <w:kern w:val="0"/>
        </w:rPr>
        <w:t xml:space="preserve">Barker, R., Schofield, M., Link, W., &amp; Sauer, J. (2018). On the reliability of N-mixture models for count data. </w:t>
      </w:r>
      <w:r w:rsidR="00130D77" w:rsidRPr="00130D77">
        <w:rPr>
          <w:rFonts w:ascii="Aptos" w:hAnsi="Aptos" w:cs="Times New Roman"/>
          <w:i/>
          <w:iCs/>
          <w:noProof/>
          <w:kern w:val="0"/>
        </w:rPr>
        <w:t>Biometrics</w:t>
      </w:r>
      <w:r w:rsidR="00130D77" w:rsidRPr="00130D77">
        <w:rPr>
          <w:rFonts w:ascii="Aptos" w:hAnsi="Aptos" w:cs="Times New Roman"/>
          <w:noProof/>
          <w:kern w:val="0"/>
        </w:rPr>
        <w:t xml:space="preserve">, </w:t>
      </w:r>
      <w:r w:rsidR="00130D77" w:rsidRPr="00130D77">
        <w:rPr>
          <w:rFonts w:ascii="Aptos" w:hAnsi="Aptos" w:cs="Times New Roman"/>
          <w:i/>
          <w:iCs/>
          <w:noProof/>
          <w:kern w:val="0"/>
        </w:rPr>
        <w:t>74</w:t>
      </w:r>
      <w:r w:rsidR="00130D77" w:rsidRPr="00130D77">
        <w:rPr>
          <w:rFonts w:ascii="Aptos" w:hAnsi="Aptos" w:cs="Times New Roman"/>
          <w:noProof/>
          <w:kern w:val="0"/>
        </w:rPr>
        <w:t>(1), 369–377. https://doi.org/10.1111/BIOM.12734</w:t>
      </w:r>
    </w:p>
    <w:p w14:paraId="06D1D9D1"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Blaauw, B., &amp; Isaacs, R. (2014). Flower plantings increase wild bee abundance and the pollination services provided to a pollination-dependent crop. </w:t>
      </w:r>
      <w:r w:rsidRPr="00130D77">
        <w:rPr>
          <w:rFonts w:ascii="Aptos" w:hAnsi="Aptos" w:cs="Times New Roman"/>
          <w:i/>
          <w:iCs/>
          <w:noProof/>
          <w:kern w:val="0"/>
        </w:rPr>
        <w:t>Journal of Applied Ecology</w:t>
      </w:r>
      <w:r w:rsidRPr="00130D77">
        <w:rPr>
          <w:rFonts w:ascii="Aptos" w:hAnsi="Aptos" w:cs="Times New Roman"/>
          <w:noProof/>
          <w:kern w:val="0"/>
        </w:rPr>
        <w:t xml:space="preserve">, </w:t>
      </w:r>
      <w:r w:rsidRPr="00130D77">
        <w:rPr>
          <w:rFonts w:ascii="Aptos" w:hAnsi="Aptos" w:cs="Times New Roman"/>
          <w:i/>
          <w:iCs/>
          <w:noProof/>
          <w:kern w:val="0"/>
        </w:rPr>
        <w:t>51</w:t>
      </w:r>
      <w:r w:rsidRPr="00130D77">
        <w:rPr>
          <w:rFonts w:ascii="Aptos" w:hAnsi="Aptos" w:cs="Times New Roman"/>
          <w:noProof/>
          <w:kern w:val="0"/>
        </w:rPr>
        <w:t>(4), 890–898. https://doi.org/10.1111/1365-2664.12257</w:t>
      </w:r>
    </w:p>
    <w:p w14:paraId="3B9DD0F6"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Bolker, B., Brooks, M., Clark, C., Geange, S., Poulsen, J., Stevens, M., &amp; White, J. (2009). Generalized linear mixed models: a practical guide for ecology and evolution. </w:t>
      </w:r>
      <w:r w:rsidRPr="00130D77">
        <w:rPr>
          <w:rFonts w:ascii="Aptos" w:hAnsi="Aptos" w:cs="Times New Roman"/>
          <w:i/>
          <w:iCs/>
          <w:noProof/>
          <w:kern w:val="0"/>
        </w:rPr>
        <w:t>Trends in Ecology and Evolution</w:t>
      </w:r>
      <w:r w:rsidRPr="00130D77">
        <w:rPr>
          <w:rFonts w:ascii="Aptos" w:hAnsi="Aptos" w:cs="Times New Roman"/>
          <w:noProof/>
          <w:kern w:val="0"/>
        </w:rPr>
        <w:t xml:space="preserve">, </w:t>
      </w:r>
      <w:r w:rsidRPr="00130D77">
        <w:rPr>
          <w:rFonts w:ascii="Aptos" w:hAnsi="Aptos" w:cs="Times New Roman"/>
          <w:i/>
          <w:iCs/>
          <w:noProof/>
          <w:kern w:val="0"/>
        </w:rPr>
        <w:t>24</w:t>
      </w:r>
      <w:r w:rsidRPr="00130D77">
        <w:rPr>
          <w:rFonts w:ascii="Aptos" w:hAnsi="Aptos" w:cs="Times New Roman"/>
          <w:noProof/>
          <w:kern w:val="0"/>
        </w:rPr>
        <w:t>(3), 127–135. https://doi.org/10.1016/J.TREE.2008.10.008</w:t>
      </w:r>
    </w:p>
    <w:p w14:paraId="30664363"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Bötsch, Y., Jenni, L., &amp; Kéry, M. (2020). Field evaluation of abundance estimates under binomial and multinomial N-mixture models. </w:t>
      </w:r>
      <w:r w:rsidRPr="00130D77">
        <w:rPr>
          <w:rFonts w:ascii="Aptos" w:hAnsi="Aptos" w:cs="Times New Roman"/>
          <w:i/>
          <w:iCs/>
          <w:noProof/>
          <w:kern w:val="0"/>
        </w:rPr>
        <w:t>Ibis</w:t>
      </w:r>
      <w:r w:rsidRPr="00130D77">
        <w:rPr>
          <w:rFonts w:ascii="Aptos" w:hAnsi="Aptos" w:cs="Times New Roman"/>
          <w:noProof/>
          <w:kern w:val="0"/>
        </w:rPr>
        <w:t xml:space="preserve">, </w:t>
      </w:r>
      <w:r w:rsidRPr="00130D77">
        <w:rPr>
          <w:rFonts w:ascii="Aptos" w:hAnsi="Aptos" w:cs="Times New Roman"/>
          <w:i/>
          <w:iCs/>
          <w:noProof/>
          <w:kern w:val="0"/>
        </w:rPr>
        <w:t>162</w:t>
      </w:r>
      <w:r w:rsidRPr="00130D77">
        <w:rPr>
          <w:rFonts w:ascii="Aptos" w:hAnsi="Aptos" w:cs="Times New Roman"/>
          <w:noProof/>
          <w:kern w:val="0"/>
        </w:rPr>
        <w:t>(3), 902–910. https://doi.org/10.1111/ibi.12802</w:t>
      </w:r>
    </w:p>
    <w:p w14:paraId="5E33F48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130D77">
        <w:rPr>
          <w:rFonts w:ascii="Aptos" w:hAnsi="Aptos" w:cs="Times New Roman"/>
          <w:i/>
          <w:iCs/>
          <w:noProof/>
          <w:kern w:val="0"/>
        </w:rPr>
        <w:t>Apidologie</w:t>
      </w:r>
      <w:r w:rsidRPr="00130D77">
        <w:rPr>
          <w:rFonts w:ascii="Aptos" w:hAnsi="Aptos" w:cs="Times New Roman"/>
          <w:noProof/>
          <w:kern w:val="0"/>
        </w:rPr>
        <w:t xml:space="preserve">, </w:t>
      </w:r>
      <w:r w:rsidRPr="00130D77">
        <w:rPr>
          <w:rFonts w:ascii="Aptos" w:hAnsi="Aptos" w:cs="Times New Roman"/>
          <w:i/>
          <w:iCs/>
          <w:noProof/>
          <w:kern w:val="0"/>
        </w:rPr>
        <w:t>53</w:t>
      </w:r>
      <w:r w:rsidRPr="00130D77">
        <w:rPr>
          <w:rFonts w:ascii="Aptos" w:hAnsi="Aptos" w:cs="Times New Roman"/>
          <w:noProof/>
          <w:kern w:val="0"/>
        </w:rPr>
        <w:t>(1), 10. https://doi.org/10.1007/s13592-022-00919-4</w:t>
      </w:r>
    </w:p>
    <w:p w14:paraId="0A387E11"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130D77">
        <w:rPr>
          <w:rFonts w:ascii="Aptos" w:hAnsi="Aptos" w:cs="Times New Roman"/>
          <w:i/>
          <w:iCs/>
          <w:noProof/>
          <w:kern w:val="0"/>
        </w:rPr>
        <w:t>Urban Ecosystems</w:t>
      </w:r>
      <w:r w:rsidRPr="00130D77">
        <w:rPr>
          <w:rFonts w:ascii="Aptos" w:hAnsi="Aptos" w:cs="Times New Roman"/>
          <w:noProof/>
          <w:kern w:val="0"/>
        </w:rPr>
        <w:t>, 1–18. https://doi.org/10.1007/s11252-024-01516-2</w:t>
      </w:r>
    </w:p>
    <w:p w14:paraId="34490D4C"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130D77">
        <w:rPr>
          <w:rFonts w:ascii="Aptos" w:hAnsi="Aptos" w:cs="Times New Roman"/>
          <w:i/>
          <w:iCs/>
          <w:noProof/>
          <w:kern w:val="0"/>
        </w:rPr>
        <w:t>Forests 2020, Vol. 11, Page 1085</w:t>
      </w:r>
      <w:r w:rsidRPr="00130D77">
        <w:rPr>
          <w:rFonts w:ascii="Aptos" w:hAnsi="Aptos" w:cs="Times New Roman"/>
          <w:noProof/>
          <w:kern w:val="0"/>
        </w:rPr>
        <w:t xml:space="preserve">, </w:t>
      </w:r>
      <w:r w:rsidRPr="00130D77">
        <w:rPr>
          <w:rFonts w:ascii="Aptos" w:hAnsi="Aptos" w:cs="Times New Roman"/>
          <w:i/>
          <w:iCs/>
          <w:noProof/>
          <w:kern w:val="0"/>
        </w:rPr>
        <w:t>11</w:t>
      </w:r>
      <w:r w:rsidRPr="00130D77">
        <w:rPr>
          <w:rFonts w:ascii="Aptos" w:hAnsi="Aptos" w:cs="Times New Roman"/>
          <w:noProof/>
          <w:kern w:val="0"/>
        </w:rPr>
        <w:t>(10), 1085. https://doi.org/10.3390/F11101085</w:t>
      </w:r>
    </w:p>
    <w:p w14:paraId="718FDC2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Duarte, A., Adams, M., &amp; Peterson, J. (2018). Fitting N-mixture models to count data with unmodeled heterogeneity: Bias, diagnostics, and alternative approaches. </w:t>
      </w:r>
      <w:r w:rsidRPr="00130D77">
        <w:rPr>
          <w:rFonts w:ascii="Aptos" w:hAnsi="Aptos" w:cs="Times New Roman"/>
          <w:i/>
          <w:iCs/>
          <w:noProof/>
          <w:kern w:val="0"/>
        </w:rPr>
        <w:t>Ecological Modelling</w:t>
      </w:r>
      <w:r w:rsidRPr="00130D77">
        <w:rPr>
          <w:rFonts w:ascii="Aptos" w:hAnsi="Aptos" w:cs="Times New Roman"/>
          <w:noProof/>
          <w:kern w:val="0"/>
        </w:rPr>
        <w:t xml:space="preserve">, </w:t>
      </w:r>
      <w:r w:rsidRPr="00130D77">
        <w:rPr>
          <w:rFonts w:ascii="Aptos" w:hAnsi="Aptos" w:cs="Times New Roman"/>
          <w:i/>
          <w:iCs/>
          <w:noProof/>
          <w:kern w:val="0"/>
        </w:rPr>
        <w:t>374</w:t>
      </w:r>
      <w:r w:rsidRPr="00130D77">
        <w:rPr>
          <w:rFonts w:ascii="Aptos" w:hAnsi="Aptos" w:cs="Times New Roman"/>
          <w:noProof/>
          <w:kern w:val="0"/>
        </w:rPr>
        <w:t>, 51–59. https://doi.org/10.1016/J.ECOLMODEL.2018.02.007</w:t>
      </w:r>
    </w:p>
    <w:p w14:paraId="36FD78D8"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Fiske, I. J., &amp; Chandler, R. B. (2011). unmarked: An R Package for Fitting Hierarchical Models of Wildlife Occurrence and Abundance. </w:t>
      </w:r>
      <w:r w:rsidRPr="00130D77">
        <w:rPr>
          <w:rFonts w:ascii="Aptos" w:hAnsi="Aptos" w:cs="Times New Roman"/>
          <w:i/>
          <w:iCs/>
          <w:noProof/>
          <w:kern w:val="0"/>
        </w:rPr>
        <w:t>Journal of Statistical Software</w:t>
      </w:r>
      <w:r w:rsidRPr="00130D77">
        <w:rPr>
          <w:rFonts w:ascii="Aptos" w:hAnsi="Aptos" w:cs="Times New Roman"/>
          <w:noProof/>
          <w:kern w:val="0"/>
        </w:rPr>
        <w:t xml:space="preserve">, </w:t>
      </w:r>
      <w:r w:rsidRPr="00130D77">
        <w:rPr>
          <w:rFonts w:ascii="Aptos" w:hAnsi="Aptos" w:cs="Times New Roman"/>
          <w:i/>
          <w:iCs/>
          <w:noProof/>
          <w:kern w:val="0"/>
        </w:rPr>
        <w:t>43</w:t>
      </w:r>
      <w:r w:rsidRPr="00130D77">
        <w:rPr>
          <w:rFonts w:ascii="Aptos" w:hAnsi="Aptos" w:cs="Times New Roman"/>
          <w:noProof/>
          <w:kern w:val="0"/>
        </w:rPr>
        <w:t>(10), 1–23. https://doi.org/10.18637/JSS.V043.I10</w:t>
      </w:r>
    </w:p>
    <w:p w14:paraId="3511C49F"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Fogarty, F., &amp; Fleishman, E. (2021). Bias in estimated breeding-bird abundance from closure-assumption violations. </w:t>
      </w:r>
      <w:r w:rsidRPr="00130D77">
        <w:rPr>
          <w:rFonts w:ascii="Aptos" w:hAnsi="Aptos" w:cs="Times New Roman"/>
          <w:i/>
          <w:iCs/>
          <w:noProof/>
          <w:kern w:val="0"/>
        </w:rPr>
        <w:t>Ecological Indicators</w:t>
      </w:r>
      <w:r w:rsidRPr="00130D77">
        <w:rPr>
          <w:rFonts w:ascii="Aptos" w:hAnsi="Aptos" w:cs="Times New Roman"/>
          <w:noProof/>
          <w:kern w:val="0"/>
        </w:rPr>
        <w:t xml:space="preserve">, </w:t>
      </w:r>
      <w:r w:rsidRPr="00130D77">
        <w:rPr>
          <w:rFonts w:ascii="Aptos" w:hAnsi="Aptos" w:cs="Times New Roman"/>
          <w:i/>
          <w:iCs/>
          <w:noProof/>
          <w:kern w:val="0"/>
        </w:rPr>
        <w:t>131</w:t>
      </w:r>
      <w:r w:rsidRPr="00130D77">
        <w:rPr>
          <w:rFonts w:ascii="Aptos" w:hAnsi="Aptos" w:cs="Times New Roman"/>
          <w:noProof/>
          <w:kern w:val="0"/>
        </w:rPr>
        <w:t>, 108170. https://doi.org/10.1016/J.ECOLIND.2021.108170</w:t>
      </w:r>
    </w:p>
    <w:p w14:paraId="05B0CC8D"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Garshelis, D. (1992). Mark-Recapture Density Estimation for Animals with Large Home Ranges. </w:t>
      </w:r>
      <w:r w:rsidRPr="00130D77">
        <w:rPr>
          <w:rFonts w:ascii="Aptos" w:hAnsi="Aptos" w:cs="Times New Roman"/>
          <w:i/>
          <w:iCs/>
          <w:noProof/>
          <w:kern w:val="0"/>
        </w:rPr>
        <w:t>Wildlife 2001: Populations</w:t>
      </w:r>
      <w:r w:rsidRPr="00130D77">
        <w:rPr>
          <w:rFonts w:ascii="Aptos" w:hAnsi="Aptos" w:cs="Times New Roman"/>
          <w:noProof/>
          <w:kern w:val="0"/>
        </w:rPr>
        <w:t>, 1098–1111. https://doi.org/10.1007/978-94-011-2868-1_84</w:t>
      </w:r>
    </w:p>
    <w:p w14:paraId="6AA3E6F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Gelman, A., Hill, J., &amp; Vehtari, A. (2020). </w:t>
      </w:r>
      <w:r w:rsidRPr="00130D77">
        <w:rPr>
          <w:rFonts w:ascii="Aptos" w:hAnsi="Aptos" w:cs="Times New Roman"/>
          <w:i/>
          <w:iCs/>
          <w:noProof/>
          <w:kern w:val="0"/>
        </w:rPr>
        <w:t>Regression and other stories</w:t>
      </w:r>
      <w:r w:rsidRPr="00130D77">
        <w:rPr>
          <w:rFonts w:ascii="Aptos" w:hAnsi="Aptos" w:cs="Times New Roman"/>
          <w:noProof/>
          <w:kern w:val="0"/>
        </w:rPr>
        <w:t>. Cambridge University Press.</w:t>
      </w:r>
    </w:p>
    <w:p w14:paraId="2CE02583"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Goldstein, B. R., &amp; de Valpine, P. (2022). Comparing N-mixture models and GLMMs for relative abundance estimation in a citizen science dataset. </w:t>
      </w:r>
      <w:r w:rsidRPr="00130D77">
        <w:rPr>
          <w:rFonts w:ascii="Aptos" w:hAnsi="Aptos" w:cs="Times New Roman"/>
          <w:i/>
          <w:iCs/>
          <w:noProof/>
          <w:kern w:val="0"/>
        </w:rPr>
        <w:t>Scientific Reports</w:t>
      </w:r>
      <w:r w:rsidRPr="00130D77">
        <w:rPr>
          <w:rFonts w:ascii="Aptos" w:hAnsi="Aptos" w:cs="Times New Roman"/>
          <w:noProof/>
          <w:kern w:val="0"/>
        </w:rPr>
        <w:t xml:space="preserve">, </w:t>
      </w:r>
      <w:r w:rsidRPr="00130D77">
        <w:rPr>
          <w:rFonts w:ascii="Aptos" w:hAnsi="Aptos" w:cs="Times New Roman"/>
          <w:i/>
          <w:iCs/>
          <w:noProof/>
          <w:kern w:val="0"/>
        </w:rPr>
        <w:t>12</w:t>
      </w:r>
      <w:r w:rsidRPr="00130D77">
        <w:rPr>
          <w:rFonts w:ascii="Aptos" w:hAnsi="Aptos" w:cs="Times New Roman"/>
          <w:noProof/>
          <w:kern w:val="0"/>
        </w:rPr>
        <w:t>(1), 1–12. https://doi.org/10.1038/s41598-022-16368-z</w:t>
      </w:r>
    </w:p>
    <w:p w14:paraId="2E0BEAA2"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Greenleaf, S., Williams, N., Winfree, R., &amp; Kremen, C. (2007). Bee foraging ranges and their relationship to body size. </w:t>
      </w:r>
      <w:r w:rsidRPr="00130D77">
        <w:rPr>
          <w:rFonts w:ascii="Aptos" w:hAnsi="Aptos" w:cs="Times New Roman"/>
          <w:i/>
          <w:iCs/>
          <w:noProof/>
          <w:kern w:val="0"/>
        </w:rPr>
        <w:t>Oecologia</w:t>
      </w:r>
      <w:r w:rsidRPr="00130D77">
        <w:rPr>
          <w:rFonts w:ascii="Aptos" w:hAnsi="Aptos" w:cs="Times New Roman"/>
          <w:noProof/>
          <w:kern w:val="0"/>
        </w:rPr>
        <w:t xml:space="preserve">, </w:t>
      </w:r>
      <w:r w:rsidRPr="00130D77">
        <w:rPr>
          <w:rFonts w:ascii="Aptos" w:hAnsi="Aptos" w:cs="Times New Roman"/>
          <w:i/>
          <w:iCs/>
          <w:noProof/>
          <w:kern w:val="0"/>
        </w:rPr>
        <w:t>153</w:t>
      </w:r>
      <w:r w:rsidRPr="00130D77">
        <w:rPr>
          <w:rFonts w:ascii="Aptos" w:hAnsi="Aptos" w:cs="Times New Roman"/>
          <w:noProof/>
          <w:kern w:val="0"/>
        </w:rPr>
        <w:t>, 589–596. https://doi.org/10.1007/s00442-007-</w:t>
      </w:r>
      <w:r w:rsidRPr="00130D77">
        <w:rPr>
          <w:rFonts w:ascii="Aptos" w:hAnsi="Aptos" w:cs="Times New Roman"/>
          <w:noProof/>
          <w:kern w:val="0"/>
        </w:rPr>
        <w:lastRenderedPageBreak/>
        <w:t>0752-9</w:t>
      </w:r>
    </w:p>
    <w:p w14:paraId="1A350CBD"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Haddad, N., Hudgens, B., Damiani, C., Gross, K., Kuefler, D., &amp; Pollock, K. (2008). Determining optimal population monitoring for rare butterflies. </w:t>
      </w:r>
      <w:r w:rsidRPr="00130D77">
        <w:rPr>
          <w:rFonts w:ascii="Aptos" w:hAnsi="Aptos" w:cs="Times New Roman"/>
          <w:i/>
          <w:iCs/>
          <w:noProof/>
          <w:kern w:val="0"/>
        </w:rPr>
        <w:t>Conservation Biology</w:t>
      </w:r>
      <w:r w:rsidRPr="00130D77">
        <w:rPr>
          <w:rFonts w:ascii="Aptos" w:hAnsi="Aptos" w:cs="Times New Roman"/>
          <w:noProof/>
          <w:kern w:val="0"/>
        </w:rPr>
        <w:t xml:space="preserve">, </w:t>
      </w:r>
      <w:r w:rsidRPr="00130D77">
        <w:rPr>
          <w:rFonts w:ascii="Aptos" w:hAnsi="Aptos" w:cs="Times New Roman"/>
          <w:i/>
          <w:iCs/>
          <w:noProof/>
          <w:kern w:val="0"/>
        </w:rPr>
        <w:t>22</w:t>
      </w:r>
      <w:r w:rsidRPr="00130D77">
        <w:rPr>
          <w:rFonts w:ascii="Aptos" w:hAnsi="Aptos" w:cs="Times New Roman"/>
          <w:noProof/>
          <w:kern w:val="0"/>
        </w:rPr>
        <w:t>(4), 929–940. https://doi.org/10.1111/J.1523-1739.2008.00932.X</w:t>
      </w:r>
    </w:p>
    <w:p w14:paraId="003677DF"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Heer, P., Pellet, J., Sierro, A., &amp; Arlettaz, R. (2013). Evidence-based assessment of butterfly habitat restoration to enhance management practices. </w:t>
      </w:r>
      <w:r w:rsidRPr="00130D77">
        <w:rPr>
          <w:rFonts w:ascii="Aptos" w:hAnsi="Aptos" w:cs="Times New Roman"/>
          <w:i/>
          <w:iCs/>
          <w:noProof/>
          <w:kern w:val="0"/>
        </w:rPr>
        <w:t>Biodiversity and Conservation</w:t>
      </w:r>
      <w:r w:rsidRPr="00130D77">
        <w:rPr>
          <w:rFonts w:ascii="Aptos" w:hAnsi="Aptos" w:cs="Times New Roman"/>
          <w:noProof/>
          <w:kern w:val="0"/>
        </w:rPr>
        <w:t xml:space="preserve">, </w:t>
      </w:r>
      <w:r w:rsidRPr="00130D77">
        <w:rPr>
          <w:rFonts w:ascii="Aptos" w:hAnsi="Aptos" w:cs="Times New Roman"/>
          <w:i/>
          <w:iCs/>
          <w:noProof/>
          <w:kern w:val="0"/>
        </w:rPr>
        <w:t>22</w:t>
      </w:r>
      <w:r w:rsidRPr="00130D77">
        <w:rPr>
          <w:rFonts w:ascii="Aptos" w:hAnsi="Aptos" w:cs="Times New Roman"/>
          <w:noProof/>
          <w:kern w:val="0"/>
        </w:rPr>
        <w:t>(1), 239–252. https://doi.org/10.1007/S10531-012-0417-9</w:t>
      </w:r>
    </w:p>
    <w:p w14:paraId="44A144E2"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Heinrich, B. (1979). Resource heterogeneity and patterns of movement in foraging bumblebees. </w:t>
      </w:r>
      <w:r w:rsidRPr="00130D77">
        <w:rPr>
          <w:rFonts w:ascii="Aptos" w:hAnsi="Aptos" w:cs="Times New Roman"/>
          <w:i/>
          <w:iCs/>
          <w:noProof/>
          <w:kern w:val="0"/>
        </w:rPr>
        <w:t>Oecologia</w:t>
      </w:r>
      <w:r w:rsidRPr="00130D77">
        <w:rPr>
          <w:rFonts w:ascii="Aptos" w:hAnsi="Aptos" w:cs="Times New Roman"/>
          <w:noProof/>
          <w:kern w:val="0"/>
        </w:rPr>
        <w:t xml:space="preserve">, </w:t>
      </w:r>
      <w:r w:rsidRPr="00130D77">
        <w:rPr>
          <w:rFonts w:ascii="Aptos" w:hAnsi="Aptos" w:cs="Times New Roman"/>
          <w:i/>
          <w:iCs/>
          <w:noProof/>
          <w:kern w:val="0"/>
        </w:rPr>
        <w:t>40</w:t>
      </w:r>
      <w:r w:rsidRPr="00130D77">
        <w:rPr>
          <w:rFonts w:ascii="Aptos" w:hAnsi="Aptos" w:cs="Times New Roman"/>
          <w:noProof/>
          <w:kern w:val="0"/>
        </w:rPr>
        <w:t>(3), 235–245. https://doi.org/10.1007/BF00345321/METRICS</w:t>
      </w:r>
    </w:p>
    <w:p w14:paraId="79DC65A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Hocking, D., Crawford, J., Peterman, W., Milanovich, J., &amp; Joseph, M. (2021). Abundance of montane salamanders over an elevational gradient. </w:t>
      </w:r>
      <w:r w:rsidRPr="00130D77">
        <w:rPr>
          <w:rFonts w:ascii="Aptos" w:hAnsi="Aptos" w:cs="Times New Roman"/>
          <w:i/>
          <w:iCs/>
          <w:noProof/>
          <w:kern w:val="0"/>
        </w:rPr>
        <w:t>1378 | Ecology and Evolution</w:t>
      </w:r>
      <w:r w:rsidRPr="00130D77">
        <w:rPr>
          <w:rFonts w:ascii="Aptos" w:hAnsi="Aptos" w:cs="Times New Roman"/>
          <w:noProof/>
          <w:kern w:val="0"/>
        </w:rPr>
        <w:t xml:space="preserve">, </w:t>
      </w:r>
      <w:r w:rsidRPr="00130D77">
        <w:rPr>
          <w:rFonts w:ascii="Aptos" w:hAnsi="Aptos" w:cs="Times New Roman"/>
          <w:i/>
          <w:iCs/>
          <w:noProof/>
          <w:kern w:val="0"/>
        </w:rPr>
        <w:t>11</w:t>
      </w:r>
      <w:r w:rsidRPr="00130D77">
        <w:rPr>
          <w:rFonts w:ascii="Aptos" w:hAnsi="Aptos" w:cs="Times New Roman"/>
          <w:noProof/>
          <w:kern w:val="0"/>
        </w:rPr>
        <w:t>, 1378–1391. https://doi.org/10.1002/ece3.7142</w:t>
      </w:r>
    </w:p>
    <w:p w14:paraId="1734677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Hyjazie, B., &amp; Sargent, R. (2022). Floral resources predict the local bee community: Implications for conservation. </w:t>
      </w:r>
      <w:r w:rsidRPr="00130D77">
        <w:rPr>
          <w:rFonts w:ascii="Aptos" w:hAnsi="Aptos" w:cs="Times New Roman"/>
          <w:i/>
          <w:iCs/>
          <w:noProof/>
          <w:kern w:val="0"/>
        </w:rPr>
        <w:t>Biological Conservation</w:t>
      </w:r>
      <w:r w:rsidRPr="00130D77">
        <w:rPr>
          <w:rFonts w:ascii="Aptos" w:hAnsi="Aptos" w:cs="Times New Roman"/>
          <w:noProof/>
          <w:kern w:val="0"/>
        </w:rPr>
        <w:t xml:space="preserve">, </w:t>
      </w:r>
      <w:r w:rsidRPr="00130D77">
        <w:rPr>
          <w:rFonts w:ascii="Aptos" w:hAnsi="Aptos" w:cs="Times New Roman"/>
          <w:i/>
          <w:iCs/>
          <w:noProof/>
          <w:kern w:val="0"/>
        </w:rPr>
        <w:t>273</w:t>
      </w:r>
      <w:r w:rsidRPr="00130D77">
        <w:rPr>
          <w:rFonts w:ascii="Aptos" w:hAnsi="Aptos" w:cs="Times New Roman"/>
          <w:noProof/>
          <w:kern w:val="0"/>
        </w:rPr>
        <w:t>, 109679. https://doi.org/10.1016/j.biocon.2022.109679</w:t>
      </w:r>
    </w:p>
    <w:p w14:paraId="50726299"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Isaac, N., Cruickshanks, K., Weddle, A., R., M., Brereton, T., Dennis, R., Shuker, D., &amp; Thomas, C. (2011). Distance sampling and the challenge of monitoring butterfly populations. </w:t>
      </w:r>
      <w:r w:rsidRPr="00130D77">
        <w:rPr>
          <w:rFonts w:ascii="Aptos" w:hAnsi="Aptos" w:cs="Times New Roman"/>
          <w:i/>
          <w:iCs/>
          <w:noProof/>
          <w:kern w:val="0"/>
        </w:rPr>
        <w:t>Methods in Ecology and Evolution</w:t>
      </w:r>
      <w:r w:rsidRPr="00130D77">
        <w:rPr>
          <w:rFonts w:ascii="Aptos" w:hAnsi="Aptos" w:cs="Times New Roman"/>
          <w:noProof/>
          <w:kern w:val="0"/>
        </w:rPr>
        <w:t xml:space="preserve">, </w:t>
      </w:r>
      <w:r w:rsidRPr="00130D77">
        <w:rPr>
          <w:rFonts w:ascii="Aptos" w:hAnsi="Aptos" w:cs="Times New Roman"/>
          <w:i/>
          <w:iCs/>
          <w:noProof/>
          <w:kern w:val="0"/>
        </w:rPr>
        <w:t>2</w:t>
      </w:r>
      <w:r w:rsidRPr="00130D77">
        <w:rPr>
          <w:rFonts w:ascii="Aptos" w:hAnsi="Aptos" w:cs="Times New Roman"/>
          <w:noProof/>
          <w:kern w:val="0"/>
        </w:rPr>
        <w:t>(6), 585–594. https://doi.org/10.1111/J.2041-210X.2011.00109.X</w:t>
      </w:r>
    </w:p>
    <w:p w14:paraId="4F3D7906"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130D77">
        <w:rPr>
          <w:rFonts w:ascii="Aptos" w:hAnsi="Aptos" w:cs="Times New Roman"/>
          <w:i/>
          <w:iCs/>
          <w:noProof/>
          <w:kern w:val="0"/>
        </w:rPr>
        <w:t>Ecology</w:t>
      </w:r>
      <w:r w:rsidRPr="00130D77">
        <w:rPr>
          <w:rFonts w:ascii="Aptos" w:hAnsi="Aptos" w:cs="Times New Roman"/>
          <w:noProof/>
          <w:kern w:val="0"/>
        </w:rPr>
        <w:t xml:space="preserve">, </w:t>
      </w:r>
      <w:r w:rsidRPr="00130D77">
        <w:rPr>
          <w:rFonts w:ascii="Aptos" w:hAnsi="Aptos" w:cs="Times New Roman"/>
          <w:i/>
          <w:iCs/>
          <w:noProof/>
          <w:kern w:val="0"/>
        </w:rPr>
        <w:t>103</w:t>
      </w:r>
      <w:r w:rsidRPr="00130D77">
        <w:rPr>
          <w:rFonts w:ascii="Aptos" w:hAnsi="Aptos" w:cs="Times New Roman"/>
          <w:noProof/>
          <w:kern w:val="0"/>
        </w:rPr>
        <w:t>(10), e3769. https://doi.org/10.1002/ECY.3769</w:t>
      </w:r>
    </w:p>
    <w:p w14:paraId="0458B52C"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Kery, M. (2017). </w:t>
      </w:r>
      <w:r w:rsidRPr="00130D77">
        <w:rPr>
          <w:rFonts w:ascii="Aptos" w:hAnsi="Aptos" w:cs="Times New Roman"/>
          <w:i/>
          <w:iCs/>
          <w:noProof/>
          <w:kern w:val="0"/>
        </w:rPr>
        <w:t>Identifiability in N-mixture models: a large-scale screening test with bird data</w:t>
      </w:r>
      <w:r w:rsidRPr="00130D77">
        <w:rPr>
          <w:rFonts w:ascii="Aptos" w:hAnsi="Aptos" w:cs="Times New Roman"/>
          <w:noProof/>
          <w:kern w:val="0"/>
        </w:rPr>
        <w:t>. https://doi.org/10.1002/ecy.2093</w:t>
      </w:r>
    </w:p>
    <w:p w14:paraId="5A2B123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Kery, M., &amp; Royle, J. A. (2010). Hierarchical modelling and estimation of abundance and population trends in metapopulation designs. </w:t>
      </w:r>
      <w:r w:rsidRPr="00130D77">
        <w:rPr>
          <w:rFonts w:ascii="Aptos" w:hAnsi="Aptos" w:cs="Times New Roman"/>
          <w:i/>
          <w:iCs/>
          <w:noProof/>
          <w:kern w:val="0"/>
        </w:rPr>
        <w:t>Journal of Animal Ecology</w:t>
      </w:r>
      <w:r w:rsidRPr="00130D77">
        <w:rPr>
          <w:rFonts w:ascii="Aptos" w:hAnsi="Aptos" w:cs="Times New Roman"/>
          <w:noProof/>
          <w:kern w:val="0"/>
        </w:rPr>
        <w:t xml:space="preserve">, </w:t>
      </w:r>
      <w:r w:rsidRPr="00130D77">
        <w:rPr>
          <w:rFonts w:ascii="Aptos" w:hAnsi="Aptos" w:cs="Times New Roman"/>
          <w:i/>
          <w:iCs/>
          <w:noProof/>
          <w:kern w:val="0"/>
        </w:rPr>
        <w:t>79</w:t>
      </w:r>
      <w:r w:rsidRPr="00130D77">
        <w:rPr>
          <w:rFonts w:ascii="Aptos" w:hAnsi="Aptos" w:cs="Times New Roman"/>
          <w:noProof/>
          <w:kern w:val="0"/>
        </w:rPr>
        <w:t>, 453–461. https://doi.org/10.1111/j.1365-2656.2009.01632.x</w:t>
      </w:r>
    </w:p>
    <w:p w14:paraId="4167329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Kery, M., &amp; Royle, J. A. (2020). </w:t>
      </w:r>
      <w:r w:rsidRPr="00130D77">
        <w:rPr>
          <w:rFonts w:ascii="Aptos" w:hAnsi="Aptos" w:cs="Times New Roman"/>
          <w:i/>
          <w:iCs/>
          <w:noProof/>
          <w:kern w:val="0"/>
        </w:rPr>
        <w:t>Applied hierarchical modeling in ecology: Analysis of distribution, abundance and species richness in R and BUGS: Volume 2: Dynamic and advanced models</w:t>
      </w:r>
      <w:r w:rsidRPr="00130D77">
        <w:rPr>
          <w:rFonts w:ascii="Aptos" w:hAnsi="Aptos" w:cs="Times New Roman"/>
          <w:noProof/>
          <w:kern w:val="0"/>
        </w:rPr>
        <w:t>. Academic Press.</w:t>
      </w:r>
    </w:p>
    <w:p w14:paraId="2F0C4D1B"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Knape, J., Arlt, D., Barraquand, F., Berg, Å., Chevalier, M., Pärt, T., Ruete, A., &amp; Żmihorski, M. (2018). Sensitivity of binomial N-mixture models to overdispersion: The importance of assessing model fit. </w:t>
      </w:r>
      <w:r w:rsidRPr="00130D77">
        <w:rPr>
          <w:rFonts w:ascii="Aptos" w:hAnsi="Aptos" w:cs="Times New Roman"/>
          <w:i/>
          <w:iCs/>
          <w:noProof/>
          <w:kern w:val="0"/>
        </w:rPr>
        <w:t>Methods in Ecology and Evolution</w:t>
      </w:r>
      <w:r w:rsidRPr="00130D77">
        <w:rPr>
          <w:rFonts w:ascii="Aptos" w:hAnsi="Aptos" w:cs="Times New Roman"/>
          <w:noProof/>
          <w:kern w:val="0"/>
        </w:rPr>
        <w:t xml:space="preserve">, </w:t>
      </w:r>
      <w:r w:rsidRPr="00130D77">
        <w:rPr>
          <w:rFonts w:ascii="Aptos" w:hAnsi="Aptos" w:cs="Times New Roman"/>
          <w:i/>
          <w:iCs/>
          <w:noProof/>
          <w:kern w:val="0"/>
        </w:rPr>
        <w:t>9</w:t>
      </w:r>
      <w:r w:rsidRPr="00130D77">
        <w:rPr>
          <w:rFonts w:ascii="Aptos" w:hAnsi="Aptos" w:cs="Times New Roman"/>
          <w:noProof/>
          <w:kern w:val="0"/>
        </w:rPr>
        <w:t>(10), 2102–2114. https://doi.org/10.1111/2041-210X.13062</w:t>
      </w:r>
    </w:p>
    <w:p w14:paraId="05F6C986"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Kral-O’Brien, K., Karasch, B., Hovick, T., Moranz, R., &amp; Harmon, J. (2020). Morphological traits determine detectability bias in North American grassland butterflies. </w:t>
      </w:r>
      <w:r w:rsidRPr="00130D77">
        <w:rPr>
          <w:rFonts w:ascii="Aptos" w:hAnsi="Aptos" w:cs="Times New Roman"/>
          <w:i/>
          <w:iCs/>
          <w:noProof/>
          <w:kern w:val="0"/>
        </w:rPr>
        <w:t>Ecosphere</w:t>
      </w:r>
      <w:r w:rsidRPr="00130D77">
        <w:rPr>
          <w:rFonts w:ascii="Aptos" w:hAnsi="Aptos" w:cs="Times New Roman"/>
          <w:noProof/>
          <w:kern w:val="0"/>
        </w:rPr>
        <w:t xml:space="preserve">, </w:t>
      </w:r>
      <w:r w:rsidRPr="00130D77">
        <w:rPr>
          <w:rFonts w:ascii="Aptos" w:hAnsi="Aptos" w:cs="Times New Roman"/>
          <w:i/>
          <w:iCs/>
          <w:noProof/>
          <w:kern w:val="0"/>
        </w:rPr>
        <w:t>11</w:t>
      </w:r>
      <w:r w:rsidRPr="00130D77">
        <w:rPr>
          <w:rFonts w:ascii="Aptos" w:hAnsi="Aptos" w:cs="Times New Roman"/>
          <w:noProof/>
          <w:kern w:val="0"/>
        </w:rPr>
        <w:t>(12), e03304. https://doi.org/10.1002/ECS2.3304</w:t>
      </w:r>
    </w:p>
    <w:p w14:paraId="679DBC72"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Larsson, M., &amp; Franzén, M. (2008). Estimating the population size of specialised solitary bees. </w:t>
      </w:r>
      <w:r w:rsidRPr="00130D77">
        <w:rPr>
          <w:rFonts w:ascii="Aptos" w:hAnsi="Aptos" w:cs="Times New Roman"/>
          <w:i/>
          <w:iCs/>
          <w:noProof/>
          <w:kern w:val="0"/>
        </w:rPr>
        <w:t>Ecological Entomology</w:t>
      </w:r>
      <w:r w:rsidRPr="00130D77">
        <w:rPr>
          <w:rFonts w:ascii="Aptos" w:hAnsi="Aptos" w:cs="Times New Roman"/>
          <w:noProof/>
          <w:kern w:val="0"/>
        </w:rPr>
        <w:t xml:space="preserve">, </w:t>
      </w:r>
      <w:r w:rsidRPr="00130D77">
        <w:rPr>
          <w:rFonts w:ascii="Aptos" w:hAnsi="Aptos" w:cs="Times New Roman"/>
          <w:i/>
          <w:iCs/>
          <w:noProof/>
          <w:kern w:val="0"/>
        </w:rPr>
        <w:t>33</w:t>
      </w:r>
      <w:r w:rsidRPr="00130D77">
        <w:rPr>
          <w:rFonts w:ascii="Aptos" w:hAnsi="Aptos" w:cs="Times New Roman"/>
          <w:noProof/>
          <w:kern w:val="0"/>
        </w:rPr>
        <w:t>(2), 232–238. https://doi.org/10.1111/J.1365-2311.2007.00956.X</w:t>
      </w:r>
    </w:p>
    <w:p w14:paraId="2953460B"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lastRenderedPageBreak/>
        <w:t xml:space="preserve">Lincoln, F. C. (1930). Calculating waterfowl abundance on the basis of banding returns. </w:t>
      </w:r>
      <w:r w:rsidRPr="00130D77">
        <w:rPr>
          <w:rFonts w:ascii="Aptos" w:hAnsi="Aptos" w:cs="Times New Roman"/>
          <w:i/>
          <w:iCs/>
          <w:noProof/>
          <w:kern w:val="0"/>
        </w:rPr>
        <w:t>US Department of Agriculture</w:t>
      </w:r>
      <w:r w:rsidRPr="00130D77">
        <w:rPr>
          <w:rFonts w:ascii="Aptos" w:hAnsi="Aptos" w:cs="Times New Roman"/>
          <w:noProof/>
          <w:kern w:val="0"/>
        </w:rPr>
        <w:t xml:space="preserve">, </w:t>
      </w:r>
      <w:r w:rsidRPr="00130D77">
        <w:rPr>
          <w:rFonts w:ascii="Aptos" w:hAnsi="Aptos" w:cs="Times New Roman"/>
          <w:i/>
          <w:iCs/>
          <w:noProof/>
          <w:kern w:val="0"/>
        </w:rPr>
        <w:t>No. 118</w:t>
      </w:r>
      <w:r w:rsidRPr="00130D77">
        <w:rPr>
          <w:rFonts w:ascii="Aptos" w:hAnsi="Aptos" w:cs="Times New Roman"/>
          <w:noProof/>
          <w:kern w:val="0"/>
        </w:rPr>
        <w:t>.</w:t>
      </w:r>
    </w:p>
    <w:p w14:paraId="7AB2EBA9"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Link, W. A., Schofield, M. R., Barker, R. J., &amp; Sauer, J. R. (2018). On the robustness of N-mixture models. </w:t>
      </w:r>
      <w:r w:rsidRPr="00130D77">
        <w:rPr>
          <w:rFonts w:ascii="Aptos" w:hAnsi="Aptos" w:cs="Times New Roman"/>
          <w:i/>
          <w:iCs/>
          <w:noProof/>
          <w:kern w:val="0"/>
        </w:rPr>
        <w:t>Ecology</w:t>
      </w:r>
      <w:r w:rsidRPr="00130D77">
        <w:rPr>
          <w:rFonts w:ascii="Aptos" w:hAnsi="Aptos" w:cs="Times New Roman"/>
          <w:noProof/>
          <w:kern w:val="0"/>
        </w:rPr>
        <w:t xml:space="preserve">, </w:t>
      </w:r>
      <w:r w:rsidRPr="00130D77">
        <w:rPr>
          <w:rFonts w:ascii="Aptos" w:hAnsi="Aptos" w:cs="Times New Roman"/>
          <w:i/>
          <w:iCs/>
          <w:noProof/>
          <w:kern w:val="0"/>
        </w:rPr>
        <w:t>99</w:t>
      </w:r>
      <w:r w:rsidRPr="00130D77">
        <w:rPr>
          <w:rFonts w:ascii="Aptos" w:hAnsi="Aptos" w:cs="Times New Roman"/>
          <w:noProof/>
          <w:kern w:val="0"/>
        </w:rPr>
        <w:t>(7), 1547–1551. https://doi.org/10.1002/ecy.2362</w:t>
      </w:r>
    </w:p>
    <w:p w14:paraId="3D07A02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Link, W., Schofield, M., Barker, R., &amp; Sauer, J. (2018). On the robustness of N-mixture models. </w:t>
      </w:r>
      <w:r w:rsidRPr="00130D77">
        <w:rPr>
          <w:rFonts w:ascii="Aptos" w:hAnsi="Aptos" w:cs="Times New Roman"/>
          <w:i/>
          <w:iCs/>
          <w:noProof/>
          <w:kern w:val="0"/>
        </w:rPr>
        <w:t>Ecology</w:t>
      </w:r>
      <w:r w:rsidRPr="00130D77">
        <w:rPr>
          <w:rFonts w:ascii="Aptos" w:hAnsi="Aptos" w:cs="Times New Roman"/>
          <w:noProof/>
          <w:kern w:val="0"/>
        </w:rPr>
        <w:t xml:space="preserve">, </w:t>
      </w:r>
      <w:r w:rsidRPr="00130D77">
        <w:rPr>
          <w:rFonts w:ascii="Aptos" w:hAnsi="Aptos" w:cs="Times New Roman"/>
          <w:i/>
          <w:iCs/>
          <w:noProof/>
          <w:kern w:val="0"/>
        </w:rPr>
        <w:t>99</w:t>
      </w:r>
      <w:r w:rsidRPr="00130D77">
        <w:rPr>
          <w:rFonts w:ascii="Aptos" w:hAnsi="Aptos" w:cs="Times New Roman"/>
          <w:noProof/>
          <w:kern w:val="0"/>
        </w:rPr>
        <w:t>(7), 1547–1551. https://doi.org/10.1002/ECY.2362</w:t>
      </w:r>
    </w:p>
    <w:p w14:paraId="68984924"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Madsen, L., &amp; Royle, J. A. (2023). A review of N-mixture models. </w:t>
      </w:r>
      <w:r w:rsidRPr="00130D77">
        <w:rPr>
          <w:rFonts w:ascii="Aptos" w:hAnsi="Aptos" w:cs="Times New Roman"/>
          <w:i/>
          <w:iCs/>
          <w:noProof/>
          <w:kern w:val="0"/>
        </w:rPr>
        <w:t>Wiley Interdisciplinary Reviews: Computational Statistics</w:t>
      </w:r>
      <w:r w:rsidRPr="00130D77">
        <w:rPr>
          <w:rFonts w:ascii="Aptos" w:hAnsi="Aptos" w:cs="Times New Roman"/>
          <w:noProof/>
          <w:kern w:val="0"/>
        </w:rPr>
        <w:t xml:space="preserve">, </w:t>
      </w:r>
      <w:r w:rsidRPr="00130D77">
        <w:rPr>
          <w:rFonts w:ascii="Aptos" w:hAnsi="Aptos" w:cs="Times New Roman"/>
          <w:i/>
          <w:iCs/>
          <w:noProof/>
          <w:kern w:val="0"/>
        </w:rPr>
        <w:t>15</w:t>
      </w:r>
      <w:r w:rsidRPr="00130D77">
        <w:rPr>
          <w:rFonts w:ascii="Aptos" w:hAnsi="Aptos" w:cs="Times New Roman"/>
          <w:noProof/>
          <w:kern w:val="0"/>
        </w:rPr>
        <w:t>(6), e1625. https://doi.org/10.1002/WICS.1625</w:t>
      </w:r>
    </w:p>
    <w:p w14:paraId="353ADAC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130D77">
        <w:rPr>
          <w:rFonts w:ascii="Aptos" w:hAnsi="Aptos" w:cs="Times New Roman"/>
          <w:i/>
          <w:iCs/>
          <w:noProof/>
          <w:kern w:val="0"/>
        </w:rPr>
        <w:t>Journal of Applied Ecology</w:t>
      </w:r>
      <w:r w:rsidRPr="00130D77">
        <w:rPr>
          <w:rFonts w:ascii="Aptos" w:hAnsi="Aptos" w:cs="Times New Roman"/>
          <w:noProof/>
          <w:kern w:val="0"/>
        </w:rPr>
        <w:t xml:space="preserve">, </w:t>
      </w:r>
      <w:r w:rsidRPr="00130D77">
        <w:rPr>
          <w:rFonts w:ascii="Aptos" w:hAnsi="Aptos" w:cs="Times New Roman"/>
          <w:i/>
          <w:iCs/>
          <w:noProof/>
          <w:kern w:val="0"/>
        </w:rPr>
        <w:t>56</w:t>
      </w:r>
      <w:r w:rsidRPr="00130D77">
        <w:rPr>
          <w:rFonts w:ascii="Aptos" w:hAnsi="Aptos" w:cs="Times New Roman"/>
          <w:noProof/>
          <w:kern w:val="0"/>
        </w:rPr>
        <w:t>(9), 2225–2235. https://doi.org/10.1111/1365-2664.13454</w:t>
      </w:r>
    </w:p>
    <w:p w14:paraId="2DE7989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Markovits, C., Dorian, N., &amp; Crone, E. (2025). Roads are partial barriers to foraging solitary bees in an urban landscape. </w:t>
      </w:r>
      <w:r w:rsidRPr="00130D77">
        <w:rPr>
          <w:rFonts w:ascii="Aptos" w:hAnsi="Aptos" w:cs="Times New Roman"/>
          <w:i/>
          <w:iCs/>
          <w:noProof/>
          <w:kern w:val="0"/>
        </w:rPr>
        <w:t>Oecologia</w:t>
      </w:r>
      <w:r w:rsidRPr="00130D77">
        <w:rPr>
          <w:rFonts w:ascii="Aptos" w:hAnsi="Aptos" w:cs="Times New Roman"/>
          <w:noProof/>
          <w:kern w:val="0"/>
        </w:rPr>
        <w:t xml:space="preserve">, </w:t>
      </w:r>
      <w:r w:rsidRPr="00130D77">
        <w:rPr>
          <w:rFonts w:ascii="Aptos" w:hAnsi="Aptos" w:cs="Times New Roman"/>
          <w:i/>
          <w:iCs/>
          <w:noProof/>
          <w:kern w:val="0"/>
        </w:rPr>
        <w:t>207</w:t>
      </w:r>
      <w:r w:rsidRPr="00130D77">
        <w:rPr>
          <w:rFonts w:ascii="Aptos" w:hAnsi="Aptos" w:cs="Times New Roman"/>
          <w:noProof/>
          <w:kern w:val="0"/>
        </w:rPr>
        <w:t>(1), 1–11. https://doi.org/10.1007/S00442-024-05652-6</w:t>
      </w:r>
    </w:p>
    <w:p w14:paraId="28D6080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Mccravy, K. (2018). A Review of Sampling and Monitoring Methods for Beneficial Arthropods in Agroecosystems. </w:t>
      </w:r>
      <w:r w:rsidRPr="00130D77">
        <w:rPr>
          <w:rFonts w:ascii="Aptos" w:hAnsi="Aptos" w:cs="Times New Roman"/>
          <w:i/>
          <w:iCs/>
          <w:noProof/>
          <w:kern w:val="0"/>
        </w:rPr>
        <w:t>Insects</w:t>
      </w:r>
      <w:r w:rsidRPr="00130D77">
        <w:rPr>
          <w:rFonts w:ascii="Aptos" w:hAnsi="Aptos" w:cs="Times New Roman"/>
          <w:noProof/>
          <w:kern w:val="0"/>
        </w:rPr>
        <w:t xml:space="preserve">, </w:t>
      </w:r>
      <w:r w:rsidRPr="00130D77">
        <w:rPr>
          <w:rFonts w:ascii="Aptos" w:hAnsi="Aptos" w:cs="Times New Roman"/>
          <w:i/>
          <w:iCs/>
          <w:noProof/>
          <w:kern w:val="0"/>
        </w:rPr>
        <w:t>9</w:t>
      </w:r>
      <w:r w:rsidRPr="00130D77">
        <w:rPr>
          <w:rFonts w:ascii="Aptos" w:hAnsi="Aptos" w:cs="Times New Roman"/>
          <w:noProof/>
          <w:kern w:val="0"/>
        </w:rPr>
        <w:t>(4), 170. https://doi.org/10.3390/insects9040170</w:t>
      </w:r>
    </w:p>
    <w:p w14:paraId="35FF3509"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Mccune, F., Normandin, É., Mazerolle, M., &amp; Fournier, V. (2020). Response of wild bee communities to beekeeping, urbanization, and flower availability. </w:t>
      </w:r>
      <w:r w:rsidRPr="00130D77">
        <w:rPr>
          <w:rFonts w:ascii="Aptos" w:hAnsi="Aptos" w:cs="Times New Roman"/>
          <w:i/>
          <w:iCs/>
          <w:noProof/>
          <w:kern w:val="0"/>
        </w:rPr>
        <w:t>Urban Ecosystems</w:t>
      </w:r>
      <w:r w:rsidRPr="00130D77">
        <w:rPr>
          <w:rFonts w:ascii="Aptos" w:hAnsi="Aptos" w:cs="Times New Roman"/>
          <w:noProof/>
          <w:kern w:val="0"/>
        </w:rPr>
        <w:t xml:space="preserve">, </w:t>
      </w:r>
      <w:r w:rsidRPr="00130D77">
        <w:rPr>
          <w:rFonts w:ascii="Aptos" w:hAnsi="Aptos" w:cs="Times New Roman"/>
          <w:i/>
          <w:iCs/>
          <w:noProof/>
          <w:kern w:val="0"/>
        </w:rPr>
        <w:t>23</w:t>
      </w:r>
      <w:r w:rsidRPr="00130D77">
        <w:rPr>
          <w:rFonts w:ascii="Aptos" w:hAnsi="Aptos" w:cs="Times New Roman"/>
          <w:noProof/>
          <w:kern w:val="0"/>
        </w:rPr>
        <w:t>, 39–54. https://doi.org/10.1007/s11252-019-00909-y</w:t>
      </w:r>
    </w:p>
    <w:p w14:paraId="1AA26619"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130D77">
        <w:rPr>
          <w:rFonts w:ascii="Aptos" w:hAnsi="Aptos" w:cs="Times New Roman"/>
          <w:i/>
          <w:iCs/>
          <w:noProof/>
          <w:kern w:val="0"/>
        </w:rPr>
        <w:t>Journal of Applied Entomology</w:t>
      </w:r>
      <w:r w:rsidRPr="00130D77">
        <w:rPr>
          <w:rFonts w:ascii="Aptos" w:hAnsi="Aptos" w:cs="Times New Roman"/>
          <w:noProof/>
          <w:kern w:val="0"/>
        </w:rPr>
        <w:t xml:space="preserve">, </w:t>
      </w:r>
      <w:r w:rsidRPr="00130D77">
        <w:rPr>
          <w:rFonts w:ascii="Aptos" w:hAnsi="Aptos" w:cs="Times New Roman"/>
          <w:i/>
          <w:iCs/>
          <w:noProof/>
          <w:kern w:val="0"/>
        </w:rPr>
        <w:t>143</w:t>
      </w:r>
      <w:r w:rsidRPr="00130D77">
        <w:rPr>
          <w:rFonts w:ascii="Aptos" w:hAnsi="Aptos" w:cs="Times New Roman"/>
          <w:noProof/>
          <w:kern w:val="0"/>
        </w:rPr>
        <w:t>(3), 225–235. https://doi.org/10.1111/JEN.12583</w:t>
      </w:r>
    </w:p>
    <w:p w14:paraId="6333A007"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Mimnagh, N., Parnell, A., &amp; Prado, E. (2023). Bayesian N-Mixture Models Applied to Estimating Insect Abundance. In </w:t>
      </w:r>
      <w:r w:rsidRPr="00130D77">
        <w:rPr>
          <w:rFonts w:ascii="Aptos" w:hAnsi="Aptos" w:cs="Times New Roman"/>
          <w:i/>
          <w:iCs/>
          <w:noProof/>
          <w:kern w:val="0"/>
        </w:rPr>
        <w:t>Modelling Insect Populations in Agricultural Landscapes</w:t>
      </w:r>
      <w:r w:rsidRPr="00130D77">
        <w:rPr>
          <w:rFonts w:ascii="Aptos" w:hAnsi="Aptos" w:cs="Times New Roman"/>
          <w:noProof/>
          <w:kern w:val="0"/>
        </w:rPr>
        <w:t xml:space="preserve"> (pp. 185–210). Springer International Publishing. https://doi.org/10.1007/978-3-031-43098-5_10</w:t>
      </w:r>
    </w:p>
    <w:p w14:paraId="4E8F094E"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Monroe, A., Wann, G., Aldridge, C., &amp; Coates, P. (2019). The importance of simulation assumptions when evaluating detectability in population models. </w:t>
      </w:r>
      <w:r w:rsidRPr="00130D77">
        <w:rPr>
          <w:rFonts w:ascii="Aptos" w:hAnsi="Aptos" w:cs="Times New Roman"/>
          <w:i/>
          <w:iCs/>
          <w:noProof/>
          <w:kern w:val="0"/>
        </w:rPr>
        <w:t>Ecosphere</w:t>
      </w:r>
      <w:r w:rsidRPr="00130D77">
        <w:rPr>
          <w:rFonts w:ascii="Aptos" w:hAnsi="Aptos" w:cs="Times New Roman"/>
          <w:noProof/>
          <w:kern w:val="0"/>
        </w:rPr>
        <w:t xml:space="preserve">, </w:t>
      </w:r>
      <w:r w:rsidRPr="00130D77">
        <w:rPr>
          <w:rFonts w:ascii="Aptos" w:hAnsi="Aptos" w:cs="Times New Roman"/>
          <w:i/>
          <w:iCs/>
          <w:noProof/>
          <w:kern w:val="0"/>
        </w:rPr>
        <w:t>10</w:t>
      </w:r>
      <w:r w:rsidRPr="00130D77">
        <w:rPr>
          <w:rFonts w:ascii="Aptos" w:hAnsi="Aptos" w:cs="Times New Roman"/>
          <w:noProof/>
          <w:kern w:val="0"/>
        </w:rPr>
        <w:t>(7), e02791. https://doi.org/10.1002/ECS2.2791</w:t>
      </w:r>
    </w:p>
    <w:p w14:paraId="6064CA3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Morton, A. C. (1982). The effects of marking and capture on recapture frequencies of butterflies. </w:t>
      </w:r>
      <w:r w:rsidRPr="00130D77">
        <w:rPr>
          <w:rFonts w:ascii="Aptos" w:hAnsi="Aptos" w:cs="Times New Roman"/>
          <w:i/>
          <w:iCs/>
          <w:noProof/>
          <w:kern w:val="0"/>
        </w:rPr>
        <w:t>Oecologia</w:t>
      </w:r>
      <w:r w:rsidRPr="00130D77">
        <w:rPr>
          <w:rFonts w:ascii="Aptos" w:hAnsi="Aptos" w:cs="Times New Roman"/>
          <w:noProof/>
          <w:kern w:val="0"/>
        </w:rPr>
        <w:t xml:space="preserve">, </w:t>
      </w:r>
      <w:r w:rsidRPr="00130D77">
        <w:rPr>
          <w:rFonts w:ascii="Aptos" w:hAnsi="Aptos" w:cs="Times New Roman"/>
          <w:i/>
          <w:iCs/>
          <w:noProof/>
          <w:kern w:val="0"/>
        </w:rPr>
        <w:t>53</w:t>
      </w:r>
      <w:r w:rsidRPr="00130D77">
        <w:rPr>
          <w:rFonts w:ascii="Aptos" w:hAnsi="Aptos" w:cs="Times New Roman"/>
          <w:noProof/>
          <w:kern w:val="0"/>
        </w:rPr>
        <w:t>(1), 105–110. https://doi.org/10.1007/BF00377143</w:t>
      </w:r>
    </w:p>
    <w:p w14:paraId="15AF0B8F"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Nodari, A. M., Bonifacino, M., Eustacchio, E., Bonelli, M., &amp; Falaschi, M. (2025). Comparing sampling methods to monitor population abundance while accounting for imperfect detection: An application of N-mixture models on Orthoptera. </w:t>
      </w:r>
      <w:r w:rsidRPr="00130D77">
        <w:rPr>
          <w:rFonts w:ascii="Aptos" w:hAnsi="Aptos" w:cs="Times New Roman"/>
          <w:i/>
          <w:iCs/>
          <w:noProof/>
          <w:kern w:val="0"/>
        </w:rPr>
        <w:t>Global Ecology and Conservation</w:t>
      </w:r>
      <w:r w:rsidRPr="00130D77">
        <w:rPr>
          <w:rFonts w:ascii="Aptos" w:hAnsi="Aptos" w:cs="Times New Roman"/>
          <w:noProof/>
          <w:kern w:val="0"/>
        </w:rPr>
        <w:t xml:space="preserve">, </w:t>
      </w:r>
      <w:r w:rsidRPr="00130D77">
        <w:rPr>
          <w:rFonts w:ascii="Aptos" w:hAnsi="Aptos" w:cs="Times New Roman"/>
          <w:i/>
          <w:iCs/>
          <w:noProof/>
          <w:kern w:val="0"/>
        </w:rPr>
        <w:t>58</w:t>
      </w:r>
      <w:r w:rsidRPr="00130D77">
        <w:rPr>
          <w:rFonts w:ascii="Aptos" w:hAnsi="Aptos" w:cs="Times New Roman"/>
          <w:noProof/>
          <w:kern w:val="0"/>
        </w:rPr>
        <w:t>, e03435. https://doi.org/10.1016/J.GECCO.2025.E03435</w:t>
      </w:r>
    </w:p>
    <w:p w14:paraId="775B236B"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Nowicki, P., Settele, J., Henry, P., &amp; Woyciechowski, M. (2008). Butterfly Monitoring Methods: The ideal and the Real World. </w:t>
      </w:r>
      <w:r w:rsidRPr="00130D77">
        <w:rPr>
          <w:rFonts w:ascii="Aptos" w:hAnsi="Aptos" w:cs="Times New Roman"/>
          <w:i/>
          <w:iCs/>
          <w:noProof/>
          <w:kern w:val="0"/>
        </w:rPr>
        <w:t>Israel Journal of Ecology &amp; Evolution</w:t>
      </w:r>
      <w:r w:rsidRPr="00130D77">
        <w:rPr>
          <w:rFonts w:ascii="Aptos" w:hAnsi="Aptos" w:cs="Times New Roman"/>
          <w:noProof/>
          <w:kern w:val="0"/>
        </w:rPr>
        <w:t xml:space="preserve">, </w:t>
      </w:r>
      <w:r w:rsidRPr="00130D77">
        <w:rPr>
          <w:rFonts w:ascii="Aptos" w:hAnsi="Aptos" w:cs="Times New Roman"/>
          <w:i/>
          <w:iCs/>
          <w:noProof/>
          <w:kern w:val="0"/>
        </w:rPr>
        <w:t>54</w:t>
      </w:r>
      <w:r w:rsidRPr="00130D77">
        <w:rPr>
          <w:rFonts w:ascii="Aptos" w:hAnsi="Aptos" w:cs="Times New Roman"/>
          <w:noProof/>
          <w:kern w:val="0"/>
        </w:rPr>
        <w:t>(1), 69–88. https://doi.org/10.1560/IJEE.54.1.69</w:t>
      </w:r>
    </w:p>
    <w:p w14:paraId="7E6AC218"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Ogilvie, J., &amp; Thomson, J. (2016). Site fidelity by bees drives pollination facilitation in sequentially blooming plant species. </w:t>
      </w:r>
      <w:r w:rsidRPr="00130D77">
        <w:rPr>
          <w:rFonts w:ascii="Aptos" w:hAnsi="Aptos" w:cs="Times New Roman"/>
          <w:i/>
          <w:iCs/>
          <w:noProof/>
          <w:kern w:val="0"/>
        </w:rPr>
        <w:t>Ecology</w:t>
      </w:r>
      <w:r w:rsidRPr="00130D77">
        <w:rPr>
          <w:rFonts w:ascii="Aptos" w:hAnsi="Aptos" w:cs="Times New Roman"/>
          <w:noProof/>
          <w:kern w:val="0"/>
        </w:rPr>
        <w:t xml:space="preserve">, </w:t>
      </w:r>
      <w:r w:rsidRPr="00130D77">
        <w:rPr>
          <w:rFonts w:ascii="Aptos" w:hAnsi="Aptos" w:cs="Times New Roman"/>
          <w:i/>
          <w:iCs/>
          <w:noProof/>
          <w:kern w:val="0"/>
        </w:rPr>
        <w:t>97</w:t>
      </w:r>
      <w:r w:rsidRPr="00130D77">
        <w:rPr>
          <w:rFonts w:ascii="Aptos" w:hAnsi="Aptos" w:cs="Times New Roman"/>
          <w:noProof/>
          <w:kern w:val="0"/>
        </w:rPr>
        <w:t>(6), 1442–1451. https://doi.org/10.1890/15-0903.1</w:t>
      </w:r>
    </w:p>
    <w:p w14:paraId="60A5073B"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lastRenderedPageBreak/>
        <w:t xml:space="preserve">Portman, Z., Bruninga-Socolar, B., &amp; Cariveau, D. (2020). The State of Bee Monitoring in the United States: A Call to Refocus Away From Bowl Traps and Towards More Effective Methods. </w:t>
      </w:r>
      <w:r w:rsidRPr="00130D77">
        <w:rPr>
          <w:rFonts w:ascii="Aptos" w:hAnsi="Aptos" w:cs="Times New Roman"/>
          <w:i/>
          <w:iCs/>
          <w:noProof/>
          <w:kern w:val="0"/>
        </w:rPr>
        <w:t>Annals of the Entomological Society of America</w:t>
      </w:r>
      <w:r w:rsidRPr="00130D77">
        <w:rPr>
          <w:rFonts w:ascii="Aptos" w:hAnsi="Aptos" w:cs="Times New Roman"/>
          <w:noProof/>
          <w:kern w:val="0"/>
        </w:rPr>
        <w:t xml:space="preserve">, </w:t>
      </w:r>
      <w:r w:rsidRPr="00130D77">
        <w:rPr>
          <w:rFonts w:ascii="Aptos" w:hAnsi="Aptos" w:cs="Times New Roman"/>
          <w:i/>
          <w:iCs/>
          <w:noProof/>
          <w:kern w:val="0"/>
        </w:rPr>
        <w:t>113</w:t>
      </w:r>
      <w:r w:rsidRPr="00130D77">
        <w:rPr>
          <w:rFonts w:ascii="Aptos" w:hAnsi="Aptos" w:cs="Times New Roman"/>
          <w:noProof/>
          <w:kern w:val="0"/>
        </w:rPr>
        <w:t>(5), 337–342. https://doi.org/10.1093/aesa/saaa010</w:t>
      </w:r>
    </w:p>
    <w:p w14:paraId="36134DA8"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Putman, R. J. (1995). Ethical considerations and animal welfare in ecological field studies. </w:t>
      </w:r>
      <w:r w:rsidRPr="00130D77">
        <w:rPr>
          <w:rFonts w:ascii="Aptos" w:hAnsi="Aptos" w:cs="Times New Roman"/>
          <w:i/>
          <w:iCs/>
          <w:noProof/>
          <w:kern w:val="0"/>
        </w:rPr>
        <w:t>Biodiversity and Conservation</w:t>
      </w:r>
      <w:r w:rsidRPr="00130D77">
        <w:rPr>
          <w:rFonts w:ascii="Aptos" w:hAnsi="Aptos" w:cs="Times New Roman"/>
          <w:noProof/>
          <w:kern w:val="0"/>
        </w:rPr>
        <w:t xml:space="preserve">, </w:t>
      </w:r>
      <w:r w:rsidRPr="00130D77">
        <w:rPr>
          <w:rFonts w:ascii="Aptos" w:hAnsi="Aptos" w:cs="Times New Roman"/>
          <w:i/>
          <w:iCs/>
          <w:noProof/>
          <w:kern w:val="0"/>
        </w:rPr>
        <w:t>4</w:t>
      </w:r>
      <w:r w:rsidRPr="00130D77">
        <w:rPr>
          <w:rFonts w:ascii="Aptos" w:hAnsi="Aptos" w:cs="Times New Roman"/>
          <w:noProof/>
          <w:kern w:val="0"/>
        </w:rPr>
        <w:t>(8), 903–915. https://doi.org/10.1007/BF00056197/METRICS</w:t>
      </w:r>
    </w:p>
    <w:p w14:paraId="1D96FD1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R Core Team. (2022). </w:t>
      </w:r>
      <w:r w:rsidRPr="00130D77">
        <w:rPr>
          <w:rFonts w:ascii="Aptos" w:hAnsi="Aptos" w:cs="Times New Roman"/>
          <w:i/>
          <w:iCs/>
          <w:noProof/>
          <w:kern w:val="0"/>
        </w:rPr>
        <w:t>R: A language and environment for statistical computing.</w:t>
      </w:r>
      <w:r w:rsidRPr="00130D77">
        <w:rPr>
          <w:rFonts w:ascii="Aptos" w:hAnsi="Aptos" w:cs="Times New Roman"/>
          <w:noProof/>
          <w:kern w:val="0"/>
        </w:rPr>
        <w:t xml:space="preserve"> R Foundation for Statistical Computing, Vienna, Austria. https://www.r-project.org/</w:t>
      </w:r>
    </w:p>
    <w:p w14:paraId="44788478"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Ricketts, T. H. (2001). The matrix matters: Effective isolation in fragmented landscapes. </w:t>
      </w:r>
      <w:r w:rsidRPr="00130D77">
        <w:rPr>
          <w:rFonts w:ascii="Aptos" w:hAnsi="Aptos" w:cs="Times New Roman"/>
          <w:i/>
          <w:iCs/>
          <w:noProof/>
          <w:kern w:val="0"/>
        </w:rPr>
        <w:t>American Naturalist</w:t>
      </w:r>
      <w:r w:rsidRPr="00130D77">
        <w:rPr>
          <w:rFonts w:ascii="Aptos" w:hAnsi="Aptos" w:cs="Times New Roman"/>
          <w:noProof/>
          <w:kern w:val="0"/>
        </w:rPr>
        <w:t xml:space="preserve">, </w:t>
      </w:r>
      <w:r w:rsidRPr="00130D77">
        <w:rPr>
          <w:rFonts w:ascii="Aptos" w:hAnsi="Aptos" w:cs="Times New Roman"/>
          <w:i/>
          <w:iCs/>
          <w:noProof/>
          <w:kern w:val="0"/>
        </w:rPr>
        <w:t>158</w:t>
      </w:r>
      <w:r w:rsidRPr="00130D77">
        <w:rPr>
          <w:rFonts w:ascii="Aptos" w:hAnsi="Aptos" w:cs="Times New Roman"/>
          <w:noProof/>
          <w:kern w:val="0"/>
        </w:rPr>
        <w:t>(1), 87–99. https://doi.org/10.1086/320863</w:t>
      </w:r>
    </w:p>
    <w:p w14:paraId="5E7EC802"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130D77">
        <w:rPr>
          <w:rFonts w:ascii="Aptos" w:hAnsi="Aptos" w:cs="Times New Roman"/>
          <w:i/>
          <w:iCs/>
          <w:noProof/>
          <w:kern w:val="0"/>
        </w:rPr>
        <w:t>Ecosphere</w:t>
      </w:r>
      <w:r w:rsidRPr="00130D77">
        <w:rPr>
          <w:rFonts w:ascii="Aptos" w:hAnsi="Aptos" w:cs="Times New Roman"/>
          <w:noProof/>
          <w:kern w:val="0"/>
        </w:rPr>
        <w:t xml:space="preserve">, </w:t>
      </w:r>
      <w:r w:rsidRPr="00130D77">
        <w:rPr>
          <w:rFonts w:ascii="Aptos" w:hAnsi="Aptos" w:cs="Times New Roman"/>
          <w:i/>
          <w:iCs/>
          <w:noProof/>
          <w:kern w:val="0"/>
        </w:rPr>
        <w:t>11</w:t>
      </w:r>
      <w:r w:rsidRPr="00130D77">
        <w:rPr>
          <w:rFonts w:ascii="Aptos" w:hAnsi="Aptos" w:cs="Times New Roman"/>
          <w:noProof/>
          <w:kern w:val="0"/>
        </w:rPr>
        <w:t>(4), e03101. https://doi.org/10.1002/ECS2.3101</w:t>
      </w:r>
    </w:p>
    <w:p w14:paraId="40CBDB74"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Royle, J. A. (2004). N-mixture models for estimating population size from spatially replicated counts. </w:t>
      </w:r>
      <w:r w:rsidRPr="00130D77">
        <w:rPr>
          <w:rFonts w:ascii="Aptos" w:hAnsi="Aptos" w:cs="Times New Roman"/>
          <w:i/>
          <w:iCs/>
          <w:noProof/>
          <w:kern w:val="0"/>
        </w:rPr>
        <w:t>Biometrics</w:t>
      </w:r>
      <w:r w:rsidRPr="00130D77">
        <w:rPr>
          <w:rFonts w:ascii="Aptos" w:hAnsi="Aptos" w:cs="Times New Roman"/>
          <w:noProof/>
          <w:kern w:val="0"/>
        </w:rPr>
        <w:t xml:space="preserve">, </w:t>
      </w:r>
      <w:r w:rsidRPr="00130D77">
        <w:rPr>
          <w:rFonts w:ascii="Aptos" w:hAnsi="Aptos" w:cs="Times New Roman"/>
          <w:i/>
          <w:iCs/>
          <w:noProof/>
          <w:kern w:val="0"/>
        </w:rPr>
        <w:t>60</w:t>
      </w:r>
      <w:r w:rsidRPr="00130D77">
        <w:rPr>
          <w:rFonts w:ascii="Aptos" w:hAnsi="Aptos" w:cs="Times New Roman"/>
          <w:noProof/>
          <w:kern w:val="0"/>
        </w:rPr>
        <w:t>(1), 108–115. https://doi.org/https://doi.org/10.1111/j.0006-341X.2004.00142.x</w:t>
      </w:r>
    </w:p>
    <w:p w14:paraId="67AECC1A"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Royle, J. A., Kéry, M., Gautier, R., &amp; Schmid, H. (2007). Hierarchical spatial models of abundance and occurrence from imperfect survey data. </w:t>
      </w:r>
      <w:r w:rsidRPr="00130D77">
        <w:rPr>
          <w:rFonts w:ascii="Aptos" w:hAnsi="Aptos" w:cs="Times New Roman"/>
          <w:i/>
          <w:iCs/>
          <w:noProof/>
          <w:kern w:val="0"/>
        </w:rPr>
        <w:t>Ecological Monographs</w:t>
      </w:r>
      <w:r w:rsidRPr="00130D77">
        <w:rPr>
          <w:rFonts w:ascii="Aptos" w:hAnsi="Aptos" w:cs="Times New Roman"/>
          <w:noProof/>
          <w:kern w:val="0"/>
        </w:rPr>
        <w:t xml:space="preserve">, </w:t>
      </w:r>
      <w:r w:rsidRPr="00130D77">
        <w:rPr>
          <w:rFonts w:ascii="Aptos" w:hAnsi="Aptos" w:cs="Times New Roman"/>
          <w:i/>
          <w:iCs/>
          <w:noProof/>
          <w:kern w:val="0"/>
        </w:rPr>
        <w:t>77</w:t>
      </w:r>
      <w:r w:rsidRPr="00130D77">
        <w:rPr>
          <w:rFonts w:ascii="Aptos" w:hAnsi="Aptos" w:cs="Times New Roman"/>
          <w:noProof/>
          <w:kern w:val="0"/>
        </w:rPr>
        <w:t>(3), 465–481. https://doi.org/10.1890/06-0912.1</w:t>
      </w:r>
    </w:p>
    <w:p w14:paraId="37D8EEEB"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Sánchez-Bayo, F., &amp; Wyckhuys, K. (2019). Worldwide decline of the entomofauna: A review of its drivers. </w:t>
      </w:r>
      <w:r w:rsidRPr="00130D77">
        <w:rPr>
          <w:rFonts w:ascii="Aptos" w:hAnsi="Aptos" w:cs="Times New Roman"/>
          <w:i/>
          <w:iCs/>
          <w:noProof/>
          <w:kern w:val="0"/>
        </w:rPr>
        <w:t>Biological Conservation</w:t>
      </w:r>
      <w:r w:rsidRPr="00130D77">
        <w:rPr>
          <w:rFonts w:ascii="Aptos" w:hAnsi="Aptos" w:cs="Times New Roman"/>
          <w:noProof/>
          <w:kern w:val="0"/>
        </w:rPr>
        <w:t xml:space="preserve">, </w:t>
      </w:r>
      <w:r w:rsidRPr="00130D77">
        <w:rPr>
          <w:rFonts w:ascii="Aptos" w:hAnsi="Aptos" w:cs="Times New Roman"/>
          <w:i/>
          <w:iCs/>
          <w:noProof/>
          <w:kern w:val="0"/>
        </w:rPr>
        <w:t>232</w:t>
      </w:r>
      <w:r w:rsidRPr="00130D77">
        <w:rPr>
          <w:rFonts w:ascii="Aptos" w:hAnsi="Aptos" w:cs="Times New Roman"/>
          <w:noProof/>
          <w:kern w:val="0"/>
        </w:rPr>
        <w:t>(September 2018), 8–27. https://doi.org/10.1016/j.biocon.2019.01.020</w:t>
      </w:r>
    </w:p>
    <w:p w14:paraId="18526F50"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Schowalter, T. D., Noriega, J. A., &amp; Tscharntke, T. (2018). Insect effects on ecosystem services—Introduction. </w:t>
      </w:r>
      <w:r w:rsidRPr="00130D77">
        <w:rPr>
          <w:rFonts w:ascii="Aptos" w:hAnsi="Aptos" w:cs="Times New Roman"/>
          <w:i/>
          <w:iCs/>
          <w:noProof/>
          <w:kern w:val="0"/>
        </w:rPr>
        <w:t>Basic and Applied Ecology</w:t>
      </w:r>
      <w:r w:rsidRPr="00130D77">
        <w:rPr>
          <w:rFonts w:ascii="Aptos" w:hAnsi="Aptos" w:cs="Times New Roman"/>
          <w:noProof/>
          <w:kern w:val="0"/>
        </w:rPr>
        <w:t xml:space="preserve">, </w:t>
      </w:r>
      <w:r w:rsidRPr="00130D77">
        <w:rPr>
          <w:rFonts w:ascii="Aptos" w:hAnsi="Aptos" w:cs="Times New Roman"/>
          <w:i/>
          <w:iCs/>
          <w:noProof/>
          <w:kern w:val="0"/>
        </w:rPr>
        <w:t>26</w:t>
      </w:r>
      <w:r w:rsidRPr="00130D77">
        <w:rPr>
          <w:rFonts w:ascii="Aptos" w:hAnsi="Aptos" w:cs="Times New Roman"/>
          <w:noProof/>
          <w:kern w:val="0"/>
        </w:rPr>
        <w:t>, 1–7. https://doi.org/10.1016/J.BAAE.2017.09.011</w:t>
      </w:r>
    </w:p>
    <w:p w14:paraId="2D84FD8C"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Schultz, C., &amp; Hammond, P. (2003). Using Population Viability Analysis to Develop Recovery Criteria for Endangered Insects: Case Study of the Fender’s Blue Butterfly. </w:t>
      </w:r>
      <w:r w:rsidRPr="00130D77">
        <w:rPr>
          <w:rFonts w:ascii="Aptos" w:hAnsi="Aptos" w:cs="Times New Roman"/>
          <w:i/>
          <w:iCs/>
          <w:noProof/>
          <w:kern w:val="0"/>
        </w:rPr>
        <w:t>Conservation Biology</w:t>
      </w:r>
      <w:r w:rsidRPr="00130D77">
        <w:rPr>
          <w:rFonts w:ascii="Aptos" w:hAnsi="Aptos" w:cs="Times New Roman"/>
          <w:noProof/>
          <w:kern w:val="0"/>
        </w:rPr>
        <w:t xml:space="preserve">, </w:t>
      </w:r>
      <w:r w:rsidRPr="00130D77">
        <w:rPr>
          <w:rFonts w:ascii="Aptos" w:hAnsi="Aptos" w:cs="Times New Roman"/>
          <w:i/>
          <w:iCs/>
          <w:noProof/>
          <w:kern w:val="0"/>
        </w:rPr>
        <w:t>17</w:t>
      </w:r>
      <w:r w:rsidRPr="00130D77">
        <w:rPr>
          <w:rFonts w:ascii="Aptos" w:hAnsi="Aptos" w:cs="Times New Roman"/>
          <w:noProof/>
          <w:kern w:val="0"/>
        </w:rPr>
        <w:t>(5), 1372–1385. https://doi.org/10.1046/J.1523-1739.2003.02141.X</w:t>
      </w:r>
    </w:p>
    <w:p w14:paraId="61FFA126"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Stan Development Team. (2023a). </w:t>
      </w:r>
      <w:r w:rsidRPr="00130D77">
        <w:rPr>
          <w:rFonts w:ascii="Aptos" w:hAnsi="Aptos" w:cs="Times New Roman"/>
          <w:i/>
          <w:iCs/>
          <w:noProof/>
          <w:kern w:val="0"/>
        </w:rPr>
        <w:t>RStan: the R interface to Stan. R package version 2.21.8</w:t>
      </w:r>
      <w:r w:rsidRPr="00130D77">
        <w:rPr>
          <w:rFonts w:ascii="Aptos" w:hAnsi="Aptos" w:cs="Times New Roman"/>
          <w:noProof/>
          <w:kern w:val="0"/>
        </w:rPr>
        <w:t>. https://mc-stan.org/.</w:t>
      </w:r>
    </w:p>
    <w:p w14:paraId="26D61EF9"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Stan Development Team. (2023b). </w:t>
      </w:r>
      <w:r w:rsidRPr="00130D77">
        <w:rPr>
          <w:rFonts w:ascii="Aptos" w:hAnsi="Aptos" w:cs="Times New Roman"/>
          <w:i/>
          <w:iCs/>
          <w:noProof/>
          <w:kern w:val="0"/>
        </w:rPr>
        <w:t>Stan Modeling Language Users Guide and Reference Manual, v2.31.0.</w:t>
      </w:r>
      <w:r w:rsidRPr="00130D77">
        <w:rPr>
          <w:rFonts w:ascii="Aptos" w:hAnsi="Aptos" w:cs="Times New Roman"/>
          <w:noProof/>
          <w:kern w:val="0"/>
        </w:rPr>
        <w:t xml:space="preserve"> https://mc-stan.org</w:t>
      </w:r>
    </w:p>
    <w:p w14:paraId="7F6F0D12"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Taron, D., &amp; Ries, L. (2015). Butterfly monitoring for conservation. In </w:t>
      </w:r>
      <w:r w:rsidRPr="00130D77">
        <w:rPr>
          <w:rFonts w:ascii="Aptos" w:hAnsi="Aptos" w:cs="Times New Roman"/>
          <w:i/>
          <w:iCs/>
          <w:noProof/>
          <w:kern w:val="0"/>
        </w:rPr>
        <w:t>Butterfly conservation in North America: efforts to help save our charismatic microfauna</w:t>
      </w:r>
      <w:r w:rsidRPr="00130D77">
        <w:rPr>
          <w:rFonts w:ascii="Aptos" w:hAnsi="Aptos" w:cs="Times New Roman"/>
          <w:noProof/>
          <w:kern w:val="0"/>
        </w:rPr>
        <w:t xml:space="preserve"> (pp. 35–57). Dordrecht: Springer Netherlands.</w:t>
      </w:r>
    </w:p>
    <w:p w14:paraId="62556AD7"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Ulrich, J., &amp; Sargent, R. (2025). Habitat restorations in an urban landscape rapidly assemble diverse pollinator communities that persist. </w:t>
      </w:r>
      <w:r w:rsidRPr="00130D77">
        <w:rPr>
          <w:rFonts w:ascii="Aptos" w:hAnsi="Aptos" w:cs="Times New Roman"/>
          <w:i/>
          <w:iCs/>
          <w:noProof/>
          <w:kern w:val="0"/>
        </w:rPr>
        <w:t>Ecology Letters</w:t>
      </w:r>
      <w:r w:rsidRPr="00130D77">
        <w:rPr>
          <w:rFonts w:ascii="Aptos" w:hAnsi="Aptos" w:cs="Times New Roman"/>
          <w:noProof/>
          <w:kern w:val="0"/>
        </w:rPr>
        <w:t xml:space="preserve">, </w:t>
      </w:r>
      <w:r w:rsidRPr="00130D77">
        <w:rPr>
          <w:rFonts w:ascii="Aptos" w:hAnsi="Aptos" w:cs="Times New Roman"/>
          <w:i/>
          <w:iCs/>
          <w:noProof/>
          <w:kern w:val="0"/>
        </w:rPr>
        <w:t>28</w:t>
      </w:r>
      <w:r w:rsidRPr="00130D77">
        <w:rPr>
          <w:rFonts w:ascii="Aptos" w:hAnsi="Aptos" w:cs="Times New Roman"/>
          <w:noProof/>
          <w:kern w:val="0"/>
        </w:rPr>
        <w:t>(1), e70037. https://doi.org/https://doi.org/10.1111/ele.70037</w:t>
      </w:r>
    </w:p>
    <w:p w14:paraId="01F0AB54"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Wagner, D., Grames, E., Forister, M., Berenbaum, M., &amp; Stopak, D. (2021). Insect decline in the Anthropocene: Death by a thousand cuts. </w:t>
      </w:r>
      <w:r w:rsidRPr="00130D77">
        <w:rPr>
          <w:rFonts w:ascii="Aptos" w:hAnsi="Aptos" w:cs="Times New Roman"/>
          <w:i/>
          <w:iCs/>
          <w:noProof/>
          <w:kern w:val="0"/>
        </w:rPr>
        <w:t>PNAS</w:t>
      </w:r>
      <w:r w:rsidRPr="00130D77">
        <w:rPr>
          <w:rFonts w:ascii="Aptos" w:hAnsi="Aptos" w:cs="Times New Roman"/>
          <w:noProof/>
          <w:kern w:val="0"/>
        </w:rPr>
        <w:t xml:space="preserve">, </w:t>
      </w:r>
      <w:r w:rsidRPr="00130D77">
        <w:rPr>
          <w:rFonts w:ascii="Aptos" w:hAnsi="Aptos" w:cs="Times New Roman"/>
          <w:i/>
          <w:iCs/>
          <w:noProof/>
          <w:kern w:val="0"/>
        </w:rPr>
        <w:t>118</w:t>
      </w:r>
      <w:r w:rsidRPr="00130D77">
        <w:rPr>
          <w:rFonts w:ascii="Aptos" w:hAnsi="Aptos" w:cs="Times New Roman"/>
          <w:noProof/>
          <w:kern w:val="0"/>
        </w:rPr>
        <w:t xml:space="preserve">(2). </w:t>
      </w:r>
      <w:r w:rsidRPr="00130D77">
        <w:rPr>
          <w:rFonts w:ascii="Aptos" w:hAnsi="Aptos" w:cs="Times New Roman"/>
          <w:noProof/>
          <w:kern w:val="0"/>
        </w:rPr>
        <w:lastRenderedPageBreak/>
        <w:t>https://doi.org/10.1073/PNAS.2023989118</w:t>
      </w:r>
    </w:p>
    <w:p w14:paraId="08E9543D"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Waltz, A., &amp; Covington, W. (2004). Ecological Restoration Treatments Increase Butterfly Richness and Abundance: Mechanisms of Response. </w:t>
      </w:r>
      <w:r w:rsidRPr="00130D77">
        <w:rPr>
          <w:rFonts w:ascii="Aptos" w:hAnsi="Aptos" w:cs="Times New Roman"/>
          <w:i/>
          <w:iCs/>
          <w:noProof/>
          <w:kern w:val="0"/>
        </w:rPr>
        <w:t>Restoration Ecology</w:t>
      </w:r>
      <w:r w:rsidRPr="00130D77">
        <w:rPr>
          <w:rFonts w:ascii="Aptos" w:hAnsi="Aptos" w:cs="Times New Roman"/>
          <w:noProof/>
          <w:kern w:val="0"/>
        </w:rPr>
        <w:t xml:space="preserve">, </w:t>
      </w:r>
      <w:r w:rsidRPr="00130D77">
        <w:rPr>
          <w:rFonts w:ascii="Aptos" w:hAnsi="Aptos" w:cs="Times New Roman"/>
          <w:i/>
          <w:iCs/>
          <w:noProof/>
          <w:kern w:val="0"/>
        </w:rPr>
        <w:t>12</w:t>
      </w:r>
      <w:r w:rsidRPr="00130D77">
        <w:rPr>
          <w:rFonts w:ascii="Aptos" w:hAnsi="Aptos" w:cs="Times New Roman"/>
          <w:noProof/>
          <w:kern w:val="0"/>
        </w:rPr>
        <w:t>(1), 85–96. https://doi.org/10.1111/J.1061-2971.2004.00262.X</w:t>
      </w:r>
    </w:p>
    <w:p w14:paraId="7A516DC5"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130D77">
        <w:rPr>
          <w:rFonts w:ascii="Aptos" w:hAnsi="Aptos" w:cs="Times New Roman"/>
          <w:i/>
          <w:iCs/>
          <w:noProof/>
          <w:kern w:val="0"/>
        </w:rPr>
        <w:t>Biodiversity and Conservation</w:t>
      </w:r>
      <w:r w:rsidRPr="00130D77">
        <w:rPr>
          <w:rFonts w:ascii="Aptos" w:hAnsi="Aptos" w:cs="Times New Roman"/>
          <w:noProof/>
          <w:kern w:val="0"/>
        </w:rPr>
        <w:t xml:space="preserve">, </w:t>
      </w:r>
      <w:r w:rsidRPr="00130D77">
        <w:rPr>
          <w:rFonts w:ascii="Aptos" w:hAnsi="Aptos" w:cs="Times New Roman"/>
          <w:i/>
          <w:iCs/>
          <w:noProof/>
          <w:kern w:val="0"/>
        </w:rPr>
        <w:t>33</w:t>
      </w:r>
      <w:r w:rsidRPr="00130D77">
        <w:rPr>
          <w:rFonts w:ascii="Aptos" w:hAnsi="Aptos" w:cs="Times New Roman"/>
          <w:noProof/>
          <w:kern w:val="0"/>
        </w:rPr>
        <w:t>(6–7), 2011–2036. https://doi.org/10.1007/S10531-024-02837-6</w:t>
      </w:r>
    </w:p>
    <w:p w14:paraId="20ED0596"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Williams, B. K., Nichols, J. D., &amp; Conroy, M. J. (2002). </w:t>
      </w:r>
      <w:r w:rsidRPr="00130D77">
        <w:rPr>
          <w:rFonts w:ascii="Aptos" w:hAnsi="Aptos" w:cs="Times New Roman"/>
          <w:i/>
          <w:iCs/>
          <w:noProof/>
          <w:kern w:val="0"/>
        </w:rPr>
        <w:t>Analysis and management of animal populations</w:t>
      </w:r>
      <w:r w:rsidRPr="00130D77">
        <w:rPr>
          <w:rFonts w:ascii="Aptos" w:hAnsi="Aptos" w:cs="Times New Roman"/>
          <w:noProof/>
          <w:kern w:val="0"/>
        </w:rPr>
        <w:t>. Academic Press.</w:t>
      </w:r>
    </w:p>
    <w:p w14:paraId="3FFC0CC1" w14:textId="77777777" w:rsidR="00130D77" w:rsidRPr="00130D77" w:rsidRDefault="00130D77" w:rsidP="00130D77">
      <w:pPr>
        <w:widowControl w:val="0"/>
        <w:autoSpaceDE w:val="0"/>
        <w:autoSpaceDN w:val="0"/>
        <w:adjustRightInd w:val="0"/>
        <w:spacing w:line="240" w:lineRule="auto"/>
        <w:ind w:left="480" w:hanging="480"/>
        <w:rPr>
          <w:rFonts w:ascii="Aptos" w:hAnsi="Aptos" w:cs="Times New Roman"/>
          <w:noProof/>
          <w:kern w:val="0"/>
        </w:rPr>
      </w:pPr>
      <w:r w:rsidRPr="00130D77">
        <w:rPr>
          <w:rFonts w:ascii="Aptos" w:hAnsi="Aptos" w:cs="Times New Roman"/>
          <w:noProof/>
          <w:kern w:val="0"/>
        </w:rPr>
        <w:t xml:space="preserve">Wolfin, J., Watkins, E., Lane, I., Portman, Z., &amp; Spivak, M. (2023). Floral enhancement of turfgrass lawns benefits wild bees and honey bees (Apis mellifera). </w:t>
      </w:r>
      <w:r w:rsidRPr="00130D77">
        <w:rPr>
          <w:rFonts w:ascii="Aptos" w:hAnsi="Aptos" w:cs="Times New Roman"/>
          <w:i/>
          <w:iCs/>
          <w:noProof/>
          <w:kern w:val="0"/>
        </w:rPr>
        <w:t>Urban Ecosystems</w:t>
      </w:r>
      <w:r w:rsidRPr="00130D77">
        <w:rPr>
          <w:rFonts w:ascii="Aptos" w:hAnsi="Aptos" w:cs="Times New Roman"/>
          <w:noProof/>
          <w:kern w:val="0"/>
        </w:rPr>
        <w:t xml:space="preserve">, </w:t>
      </w:r>
      <w:r w:rsidRPr="00130D77">
        <w:rPr>
          <w:rFonts w:ascii="Aptos" w:hAnsi="Aptos" w:cs="Times New Roman"/>
          <w:i/>
          <w:iCs/>
          <w:noProof/>
          <w:kern w:val="0"/>
        </w:rPr>
        <w:t>26</w:t>
      </w:r>
      <w:r w:rsidRPr="00130D77">
        <w:rPr>
          <w:rFonts w:ascii="Aptos" w:hAnsi="Aptos" w:cs="Times New Roman"/>
          <w:noProof/>
          <w:kern w:val="0"/>
        </w:rPr>
        <w:t>, 361–375. https://doi.org/10.1007/s11252-023-01339-7</w:t>
      </w:r>
    </w:p>
    <w:p w14:paraId="438229F8" w14:textId="77777777" w:rsidR="00130D77" w:rsidRPr="00130D77" w:rsidRDefault="00130D77" w:rsidP="00130D77">
      <w:pPr>
        <w:widowControl w:val="0"/>
        <w:autoSpaceDE w:val="0"/>
        <w:autoSpaceDN w:val="0"/>
        <w:adjustRightInd w:val="0"/>
        <w:spacing w:line="240" w:lineRule="auto"/>
        <w:ind w:left="480" w:hanging="480"/>
        <w:rPr>
          <w:rFonts w:ascii="Aptos" w:hAnsi="Aptos"/>
          <w:noProof/>
        </w:rPr>
      </w:pPr>
      <w:r w:rsidRPr="00130D77">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130D77">
        <w:rPr>
          <w:rFonts w:ascii="Aptos" w:hAnsi="Aptos" w:cs="Times New Roman"/>
          <w:i/>
          <w:iCs/>
          <w:noProof/>
          <w:kern w:val="0"/>
        </w:rPr>
        <w:t>Oecologia</w:t>
      </w:r>
      <w:r w:rsidRPr="00130D77">
        <w:rPr>
          <w:rFonts w:ascii="Aptos" w:hAnsi="Aptos" w:cs="Times New Roman"/>
          <w:noProof/>
          <w:kern w:val="0"/>
        </w:rPr>
        <w:t xml:space="preserve">, </w:t>
      </w:r>
      <w:r w:rsidRPr="00130D77">
        <w:rPr>
          <w:rFonts w:ascii="Aptos" w:hAnsi="Aptos" w:cs="Times New Roman"/>
          <w:i/>
          <w:iCs/>
          <w:noProof/>
          <w:kern w:val="0"/>
        </w:rPr>
        <w:t>134</w:t>
      </w:r>
      <w:r w:rsidRPr="00130D77">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0ABCF87A" w:rsidR="00C778AD" w:rsidRDefault="007A569F" w:rsidP="00B512B6">
      <w:pPr>
        <w:rPr>
          <w:b/>
          <w:bCs/>
          <w:lang w:val="en-CA"/>
        </w:rPr>
      </w:pPr>
      <w:del w:id="814" w:author="Jens Ulrich" w:date="2025-08-15T14:07:00Z">
        <w:r w:rsidDel="002F1377">
          <w:rPr>
            <w:noProof/>
          </w:rPr>
          <w:lastRenderedPageBreak/>
          <w:drawing>
            <wp:inline distT="0" distB="0" distL="0" distR="0" wp14:anchorId="64F334DE" wp14:editId="0FD73529">
              <wp:extent cx="5264150" cy="3710274"/>
              <wp:effectExtent l="0" t="0" r="0" b="5080"/>
              <wp:docPr id="558517573"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573" name="Picture 1" descr="A diagram of a butterfly&#10;&#10;Description automatically generated"/>
                      <pic:cNvPicPr/>
                    </pic:nvPicPr>
                    <pic:blipFill rotWithShape="1">
                      <a:blip r:embed="rId8"/>
                      <a:srcRect l="9936" r="10256"/>
                      <a:stretch/>
                    </pic:blipFill>
                    <pic:spPr bwMode="auto">
                      <a:xfrm>
                        <a:off x="0" y="0"/>
                        <a:ext cx="5266797" cy="3712140"/>
                      </a:xfrm>
                      <a:prstGeom prst="rect">
                        <a:avLst/>
                      </a:prstGeom>
                      <a:ln>
                        <a:noFill/>
                      </a:ln>
                      <a:extLst>
                        <a:ext uri="{53640926-AAD7-44D8-BBD7-CCE9431645EC}">
                          <a14:shadowObscured xmlns:a14="http://schemas.microsoft.com/office/drawing/2010/main"/>
                        </a:ext>
                      </a:extLst>
                    </pic:spPr>
                  </pic:pic>
                </a:graphicData>
              </a:graphic>
            </wp:inline>
          </w:drawing>
        </w:r>
      </w:del>
      <w:ins w:id="815" w:author="Jens Ulrich" w:date="2025-08-15T14:08:00Z">
        <w:r w:rsidR="002F1377">
          <w:rPr>
            <w:noProof/>
          </w:rPr>
          <w:drawing>
            <wp:inline distT="0" distB="0" distL="0" distR="0" wp14:anchorId="0E951FF0" wp14:editId="04673BEE">
              <wp:extent cx="5715000" cy="4033442"/>
              <wp:effectExtent l="0" t="0" r="0" b="5715"/>
              <wp:docPr id="2074201393"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1393" name="Picture 1" descr="A close-up of a diagram&#10;&#10;Description automatically generated"/>
                      <pic:cNvPicPr/>
                    </pic:nvPicPr>
                    <pic:blipFill rotWithShape="1">
                      <a:blip r:embed="rId9"/>
                      <a:srcRect l="10043" r="10256"/>
                      <a:stretch/>
                    </pic:blipFill>
                    <pic:spPr bwMode="auto">
                      <a:xfrm>
                        <a:off x="0" y="0"/>
                        <a:ext cx="5726612" cy="4041637"/>
                      </a:xfrm>
                      <a:prstGeom prst="rect">
                        <a:avLst/>
                      </a:prstGeom>
                      <a:ln>
                        <a:noFill/>
                      </a:ln>
                      <a:extLst>
                        <a:ext uri="{53640926-AAD7-44D8-BBD7-CCE9431645EC}">
                          <a14:shadowObscured xmlns:a14="http://schemas.microsoft.com/office/drawing/2010/main"/>
                        </a:ext>
                      </a:extLst>
                    </pic:spPr>
                  </pic:pic>
                </a:graphicData>
              </a:graphic>
            </wp:inline>
          </w:drawing>
        </w:r>
      </w:ins>
    </w:p>
    <w:p w14:paraId="410792CA" w14:textId="2BCA539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w:t>
      </w:r>
      <w:ins w:id="816" w:author="Jens Ulrich" w:date="2025-08-15T14:02:00Z">
        <w:r w:rsidR="005D2C4E">
          <w:rPr>
            <w:b/>
            <w:bCs/>
            <w:lang w:val="en-CA"/>
          </w:rPr>
          <w:t>s/GLMMs</w:t>
        </w:r>
      </w:ins>
      <w:del w:id="817" w:author="Jens Ulrich" w:date="2025-08-15T14:02:00Z">
        <w:r w:rsidR="00C778AD" w:rsidRPr="0024521B" w:rsidDel="005D2C4E">
          <w:rPr>
            <w:b/>
            <w:bCs/>
            <w:lang w:val="en-CA"/>
          </w:rPr>
          <w:delText>’s</w:delText>
        </w:r>
      </w:del>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value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 that may vary among spatial units, time periods or species</w:t>
      </w:r>
      <w:r w:rsidR="00C778AD">
        <w:rPr>
          <w:lang w:val="en-CA"/>
        </w:rPr>
        <w:t>. GLM</w:t>
      </w:r>
      <w:ins w:id="818" w:author="Jens Christian Ulrich" w:date="2025-09-10T15:18:00Z">
        <w:r w:rsidR="007466C2">
          <w:rPr>
            <w:lang w:val="en-CA"/>
          </w:rPr>
          <w:t>M</w:t>
        </w:r>
      </w:ins>
      <w:del w:id="819" w:author="Sargent, Risa" w:date="2025-09-12T10:31:00Z">
        <w:r w:rsidR="00C778AD" w:rsidDel="00B5111C">
          <w:rPr>
            <w:lang w:val="en-CA"/>
          </w:rPr>
          <w:delText>’</w:delText>
        </w:r>
      </w:del>
      <w:r w:rsidR="00C778AD">
        <w:rPr>
          <w:lang w:val="en-CA"/>
        </w:rPr>
        <w:t xml:space="preserve">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across repeat</w:t>
      </w:r>
      <w:ins w:id="820" w:author="Ulrich, Jens" w:date="2025-06-30T16:25:00Z">
        <w:r w:rsidR="00BD4812">
          <w:rPr>
            <w:lang w:val="en-CA"/>
          </w:rPr>
          <w:t>ed</w:t>
        </w:r>
      </w:ins>
      <w:r w:rsidR="00C778AD">
        <w:rPr>
          <w:lang w:val="en-CA"/>
        </w:rPr>
        <w:t xml:space="preserve">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ins w:id="821" w:author="Jens Ulrich" w:date="2025-08-15T14:13:00Z">
        <w:r w:rsidR="002F1377">
          <w:rPr>
            <w:rFonts w:eastAsiaTheme="minorEastAsia"/>
            <w:lang w:val="en-CA"/>
          </w:rPr>
          <w:t xml:space="preserve"> – represented in Figure 1 by the dashed line</w:t>
        </w:r>
      </w:ins>
      <w:r w:rsidR="007A569F">
        <w:rPr>
          <w:rFonts w:eastAsiaTheme="minorEastAsia"/>
          <w:lang w:val="en-CA"/>
        </w:rPr>
        <w:t>)</w:t>
      </w:r>
      <w:r w:rsidR="00F51152">
        <w:rPr>
          <w:lang w:val="en-CA"/>
        </w:rPr>
        <w:t xml:space="preserve">. </w:t>
      </w:r>
      <w:ins w:id="822" w:author="Jens Ulrich" w:date="2025-08-15T14:14:00Z">
        <w:r w:rsidR="002F1377">
          <w:rPr>
            <w:lang w:val="en-CA"/>
          </w:rPr>
          <w:t xml:space="preserve">Many count surveys with low variation </w:t>
        </w:r>
      </w:ins>
      <w:moveToRangeStart w:id="823" w:author="Jens Ulrich" w:date="2025-08-15T14:15:00Z" w:name="move206159729"/>
      <w:moveTo w:id="824" w:author="Jens Ulrich" w:date="2025-08-15T14:15:00Z">
        <w:r w:rsidR="002F1377">
          <w:rPr>
            <w:lang w:val="en-CA"/>
          </w:rPr>
          <w:t xml:space="preserve">in Habitat 2 is consistent with higher detection rate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moveTo w:id="825" w:author="Jens Ulrich" w:date="2025-08-15T14:15:00Z">
          <w:r w:rsidR="002F1377">
            <w:rPr>
              <w:lang w:val="en-CA"/>
            </w:rPr>
            <w:t>)</w:t>
          </w:r>
          <w:del w:id="826" w:author="Jens Ulrich" w:date="2025-08-15T14:15:00Z">
            <w:r w:rsidR="002F1377" w:rsidDel="002F1377">
              <w:rPr>
                <w:lang w:val="en-CA"/>
              </w:rPr>
              <w:delText xml:space="preserve">. </w:delText>
            </w:r>
          </w:del>
        </w:moveTo>
        <w:moveToRangeEnd w:id="823"/>
        <w:ins w:id="827" w:author="Jens Ulrich" w:date="2025-08-15T14:15:00Z">
          <w:r w:rsidR="002F1377">
            <w:rPr>
              <w:lang w:val="en-CA"/>
            </w:rPr>
            <w:t xml:space="preserve">. </w:t>
          </w:r>
        </w:ins>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ins w:id="828" w:author="Jens Ulrich" w:date="2025-08-15T14:15:00Z">
          <w:r w:rsidR="002F1377">
            <w:rPr>
              <w:lang w:val="en-CA"/>
            </w:rPr>
            <w:t>.</w:t>
          </w:r>
        </w:ins>
        <w:del w:id="829" w:author="Jens Ulrich" w:date="2025-08-15T14:15:00Z">
          <w:r w:rsidR="007A569F" w:rsidDel="002F1377">
            <w:rPr>
              <w:lang w:val="en-CA"/>
            </w:rPr>
            <w:delText>,</w:delText>
          </w:r>
        </w:del>
        <w:r w:rsidR="007A569F">
          <w:rPr>
            <w:lang w:val="en-CA"/>
          </w:rPr>
          <w:t xml:space="preserve"> </w:t>
        </w:r>
        <w:del w:id="830" w:author="Jens Ulrich" w:date="2025-08-15T14:15:00Z">
          <w:r w:rsidR="007A569F" w:rsidDel="002F1377">
            <w:rPr>
              <w:lang w:val="en-CA"/>
            </w:rPr>
            <w:delText xml:space="preserve">while lower variation among counts </w:delText>
          </w:r>
        </w:del>
        <w:moveFromRangeStart w:id="831" w:author="Jens Ulrich" w:date="2025-08-15T14:15:00Z" w:name="move206159729"/>
        <w:moveFrom w:id="832" w:author="Jens Ulrich" w:date="2025-08-15T14:15:00Z">
          <w:r w:rsidR="007A569F" w:rsidDel="002F1377">
            <w:rPr>
              <w:lang w:val="en-CA"/>
            </w:rPr>
            <w:t>in Habitat 2 is consistent with higher detection rate (</w:t>
          </w:r>
          <w:r w:rsidR="006027B3" w:rsidDel="002F1377">
            <w:rPr>
              <w:lang w:val="en-CA"/>
            </w:rPr>
            <w:t xml:space="preserve">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moveFrom w:id="833" w:author="Jens Ulrich" w:date="2025-08-15T14:15:00Z">
            <w:r w:rsidR="006027B3" w:rsidDel="002F1377">
              <w:rPr>
                <w:lang w:val="en-CA"/>
              </w:rPr>
              <w:t>).</w:t>
            </w:r>
            <w:r w:rsidR="00F51152" w:rsidDel="002F1377">
              <w:rPr>
                <w:lang w:val="en-CA"/>
              </w:rPr>
              <w:t xml:space="preserve"> </w:t>
            </w:r>
          </w:moveFrom>
          <w:moveFromRangeEnd w:id="831"/>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ins w:id="834" w:author="Jens Ulrich" w:date="2025-08-15T14:16:00Z">
            <w:r w:rsidR="002F1377">
              <w:rPr>
                <w:lang w:val="en-CA"/>
              </w:rPr>
              <w:t>aim to estimate the number of individuals in a population never detected (</w:t>
            </w:r>
          </w:ins>
          <m:oMath>
            <m:sSub>
              <m:sSubPr>
                <m:ctrlPr>
                  <w:ins w:id="835" w:author="Jens Ulrich" w:date="2025-08-15T14:16:00Z">
                    <w:rPr>
                      <w:rFonts w:ascii="Cambria Math" w:hAnsi="Cambria Math"/>
                      <w:i/>
                      <w:lang w:val="en-CA"/>
                    </w:rPr>
                  </w:ins>
                </m:ctrlPr>
              </m:sSubPr>
              <m:e>
                <m:r>
                  <w:ins w:id="836" w:author="Jens Ulrich" w:date="2025-08-15T14:16:00Z">
                    <w:rPr>
                      <w:rFonts w:ascii="Cambria Math" w:hAnsi="Cambria Math"/>
                      <w:lang w:val="en-CA"/>
                    </w:rPr>
                    <m:t>N</m:t>
                  </w:ins>
                </m:r>
              </m:e>
              <m:sub>
                <m:r>
                  <w:ins w:id="837" w:author="Jens Ulrich" w:date="2025-08-15T14:16:00Z">
                    <w:rPr>
                      <w:rFonts w:ascii="Cambria Math" w:hAnsi="Cambria Math"/>
                      <w:lang w:val="en-CA"/>
                    </w:rPr>
                    <m:t>i</m:t>
                  </w:ins>
                </m:r>
              </m:sub>
            </m:sSub>
            <m:r>
              <w:ins w:id="838" w:author="Jens Ulrich" w:date="2025-08-15T14:16:00Z">
                <w:rPr>
                  <w:rFonts w:ascii="Cambria Math" w:hAnsi="Cambria Math"/>
                  <w:lang w:val="en-CA"/>
                </w:rPr>
                <m:t xml:space="preserve">- </m:t>
              </w:ins>
            </m:r>
            <m:sSub>
              <m:sSubPr>
                <m:ctrlPr>
                  <w:ins w:id="839" w:author="Jens Ulrich" w:date="2025-08-15T14:16:00Z">
                    <w:rPr>
                      <w:rFonts w:ascii="Cambria Math" w:hAnsi="Cambria Math"/>
                      <w:i/>
                      <w:lang w:val="en-CA"/>
                    </w:rPr>
                  </w:ins>
                </m:ctrlPr>
              </m:sSubPr>
              <m:e>
                <m:r>
                  <w:ins w:id="840" w:author="Jens Ulrich" w:date="2025-08-15T14:16:00Z">
                    <w:rPr>
                      <w:rFonts w:ascii="Cambria Math" w:hAnsi="Cambria Math"/>
                      <w:lang w:val="en-CA"/>
                    </w:rPr>
                    <m:t>n</m:t>
                  </w:ins>
                </m:r>
              </m:e>
              <m:sub>
                <m:r>
                  <w:ins w:id="841" w:author="Jens Ulrich" w:date="2025-08-15T14:16:00Z">
                    <w:rPr>
                      <w:rFonts w:ascii="Cambria Math" w:hAnsi="Cambria Math"/>
                      <w:lang w:val="en-CA"/>
                    </w:rPr>
                    <m:t>i</m:t>
                  </w:ins>
                </m:r>
              </m:sub>
            </m:sSub>
          </m:oMath>
          <w:ins w:id="842" w:author="Jens Ulrich" w:date="2025-08-15T14:16:00Z">
            <w:r w:rsidR="002F1377">
              <w:rPr>
                <w:lang w:val="en-CA"/>
              </w:rPr>
              <w:t xml:space="preserve">) by </w:t>
            </w:r>
          </w:ins>
          <w:r w:rsidR="00F51152">
            <w:rPr>
              <w:lang w:val="en-CA"/>
            </w:rPr>
            <w:t>classify</w:t>
          </w:r>
          <w:ins w:id="843" w:author="Jens Ulrich" w:date="2025-08-15T14:16:00Z">
            <w:r w:rsidR="002F1377">
              <w:rPr>
                <w:lang w:val="en-CA"/>
              </w:rPr>
              <w:t>ing</w:t>
            </w:r>
          </w:ins>
          <w:r w:rsidR="00F51152">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w:t>
          </w:r>
          <w:ins w:id="844" w:author="Jens Ulrich" w:date="2025-08-15T14:17:00Z">
            <w:r w:rsidR="002F1377">
              <w:rPr>
                <w:lang w:val="en-CA"/>
              </w:rPr>
              <w:t xml:space="preserve">. </w:t>
            </w:r>
          </w:ins>
          <w:del w:id="845" w:author="Jens Ulrich" w:date="2025-08-15T14:17:00Z">
            <w:r w:rsidR="00F51152" w:rsidDel="002F1377">
              <w:rPr>
                <w:lang w:val="en-CA"/>
              </w:rPr>
              <w:delText xml:space="preserve">, with </w:delText>
            </w:r>
          </w:del>
          <w:ins w:id="846" w:author="Jens Ulrich" w:date="2025-08-15T14:17:00Z">
            <w:r w:rsidR="002F1377">
              <w:rPr>
                <w:lang w:val="en-CA"/>
              </w:rPr>
              <w:t>T</w:t>
            </w:r>
          </w:ins>
          <w:del w:id="847" w:author="Jens Ulrich" w:date="2025-08-15T14:17:00Z">
            <w:r w:rsidR="00F51152" w:rsidDel="002F1377">
              <w:rPr>
                <w:lang w:val="en-CA"/>
              </w:rPr>
              <w:delText>t</w:delText>
            </w:r>
          </w:del>
          <w:r w:rsidR="00F51152">
            <w:rPr>
              <w:lang w:val="en-CA"/>
            </w:rPr>
            <w:t xml:space="preserve">he </w:t>
          </w:r>
          <w:proofErr w:type="gramStart"/>
          <w:r w:rsidR="00F51152">
            <w:rPr>
              <w:lang w:val="en-CA"/>
            </w:rPr>
            <w:t>total</w:t>
          </w:r>
          <w:proofErr w:type="gramEnd"/>
          <w:r w:rsidR="00F51152">
            <w:rPr>
              <w:lang w:val="en-CA"/>
            </w:rPr>
            <w:t xml:space="preserve">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ins w:id="848" w:author="Jens Ulrich" w:date="2025-08-15T14:17:00Z">
            <w:r w:rsidR="002F1377">
              <w:rPr>
                <w:lang w:val="en-CA"/>
              </w:rPr>
              <w:t xml:space="preserve">is </w:t>
            </w:r>
          </w:ins>
          <w:r w:rsidR="00F5113D">
            <w:rPr>
              <w:lang w:val="en-CA"/>
            </w:rPr>
            <w:t xml:space="preserve">dependent on </w:t>
          </w:r>
          <w:r w:rsidR="00F51152">
            <w:rPr>
              <w:lang w:val="en-CA"/>
            </w:rPr>
            <w:t>a</w:t>
          </w:r>
          <w:ins w:id="849" w:author="Jens Ulrich" w:date="2025-08-15T14:17:00Z">
            <w:r w:rsidR="002F1377">
              <w:rPr>
                <w:lang w:val="en-CA"/>
              </w:rPr>
              <w:t xml:space="preserve">n unobserved </w:t>
            </w:r>
          </w:ins>
          <w:del w:id="850" w:author="Jens Ulrich" w:date="2025-08-15T14:17:00Z">
            <w:r w:rsidR="00F51152" w:rsidDel="002F1377">
              <w:rPr>
                <w:lang w:val="en-CA"/>
              </w:rPr>
              <w:delText xml:space="preserve"> </w:delText>
            </w:r>
          </w:del>
          <w:r w:rsidR="00F51152">
            <w:rPr>
              <w:lang w:val="en-CA"/>
            </w:rPr>
            <w:t xml:space="preserve">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w:t>
          </w:r>
          <w:ins w:id="851" w:author="Ulrich, Jens" w:date="2025-06-30T16:25:00Z">
            <w:r w:rsidR="00BD4812">
              <w:rPr>
                <w:lang w:val="en-CA"/>
              </w:rPr>
              <w:t>ed</w:t>
            </w:r>
          </w:ins>
          <w:r w:rsidR="009047C5">
            <w:rPr>
              <w:lang w:val="en-CA"/>
            </w:rPr>
            <w:t xml:space="preserve">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w:t>
          </w:r>
          <w:del w:id="852" w:author="Jens Ulrich" w:date="2025-08-15T14:19:00Z">
            <w:r w:rsidR="00F51152" w:rsidDel="00CE671F">
              <w:rPr>
                <w:lang w:val="en-CA"/>
              </w:rPr>
              <w:delText xml:space="preserve">Encounter </w:delText>
            </w:r>
          </w:del>
          <w:ins w:id="853" w:author="Jens Ulrich" w:date="2025-08-15T14:19:00Z">
            <w:r w:rsidR="00CE671F">
              <w:rPr>
                <w:lang w:val="en-CA"/>
              </w:rPr>
              <w:t xml:space="preserve">Detection </w:t>
            </w:r>
          </w:ins>
          <w:r w:rsidR="00F51152">
            <w:rPr>
              <w:lang w:val="en-CA"/>
            </w:rPr>
            <w:t xml:space="preserve">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w:t>
          </w:r>
          <w:ins w:id="854" w:author="Jens Ulrich" w:date="2025-08-15T14:19:00Z">
            <w:r w:rsidR="00CE671F">
              <w:rPr>
                <w:lang w:val="en-CA"/>
              </w:rPr>
              <w:t xml:space="preserve">Detection </w:t>
            </w:r>
          </w:ins>
          <w:del w:id="855" w:author="Jens Ulrich" w:date="2025-08-15T14:19:00Z">
            <w:r w:rsidR="00F51152" w:rsidDel="00CE671F">
              <w:rPr>
                <w:lang w:val="en-CA"/>
              </w:rPr>
              <w:delText xml:space="preserve">Encounter </w:delText>
            </w:r>
          </w:del>
          <w:r w:rsidR="00F51152">
            <w:rPr>
              <w:lang w:val="en-CA"/>
            </w:rPr>
            <w:t xml:space="preserve">histories that skew towards infrequent </w:t>
          </w:r>
          <w:del w:id="856" w:author="Jens Ulrich" w:date="2025-08-15T14:19:00Z">
            <w:r w:rsidR="00F51152" w:rsidDel="00CE671F">
              <w:rPr>
                <w:lang w:val="en-CA"/>
              </w:rPr>
              <w:delText xml:space="preserve">detection </w:delText>
            </w:r>
          </w:del>
          <w:ins w:id="857" w:author="Jens Ulrich" w:date="2025-08-15T14:19:00Z">
            <w:r w:rsidR="00CE671F">
              <w:rPr>
                <w:lang w:val="en-CA"/>
              </w:rPr>
              <w:t xml:space="preserve">observation </w:t>
            </w:r>
          </w:ins>
          <w:r w:rsidR="00F51152">
            <w:rPr>
              <w:lang w:val="en-CA"/>
            </w:rPr>
            <w:t xml:space="preserve">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w:t>
          </w:r>
          <w:ins w:id="858" w:author="Ulrich, Jens" w:date="2025-06-30T16:25:00Z">
            <w:r w:rsidR="00BD4812">
              <w:rPr>
                <w:lang w:val="en-CA"/>
              </w:rPr>
              <w:t>ed</w:t>
            </w:r>
          </w:ins>
          <w:r w:rsidR="00F75D3B">
            <w:rPr>
              <w:lang w:val="en-CA"/>
            </w:rPr>
            <w:t xml:space="preserve">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0" w:history="1">
            <w:r w:rsidR="00F5113D" w:rsidRPr="0075600C">
              <w:rPr>
                <w:rStyle w:val="Hyperlink"/>
                <w:lang w:val="en-CA"/>
              </w:rPr>
              <w:t>https://BioRender.com</w:t>
            </w:r>
          </w:hyperlink>
          <w:r w:rsidR="00F5113D">
            <w:rPr>
              <w:lang w:val="en-CA"/>
            </w:rPr>
            <w:t xml:space="preserve">. </w:t>
          </w:r>
        </w:moveFrom>
      </w:moveTo>
    </w:p>
    <w:p w14:paraId="5CDF5EC8" w14:textId="44393F9D" w:rsidR="007E37C7" w:rsidRDefault="007E37C7" w:rsidP="000F16E1">
      <w:pPr>
        <w:rPr>
          <w:b/>
          <w:bCs/>
          <w:lang w:val="en-CA"/>
        </w:rPr>
      </w:pPr>
      <w:del w:id="859" w:author="Ulrich Jens Christian" w:date="2025-09-09T11:51:00Z">
        <w:r w:rsidDel="00525B11">
          <w:rPr>
            <w:noProof/>
          </w:rPr>
          <w:lastRenderedPageBreak/>
          <w:drawing>
            <wp:inline distT="0" distB="0" distL="0" distR="0" wp14:anchorId="4D5DA933" wp14:editId="76585AF0">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1"/>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del>
      <w:ins w:id="860" w:author="Ulrich Jens Christian" w:date="2025-09-09T11:51:00Z">
        <w:del w:id="861" w:author="Jens Christian Ulrich" w:date="2025-09-15T15:54:00Z" w16du:dateUtc="2025-09-15T19:54:00Z">
          <w:r w:rsidR="00525B11" w:rsidDel="00130D77">
            <w:rPr>
              <w:noProof/>
            </w:rPr>
            <w:drawing>
              <wp:inline distT="0" distB="0" distL="0" distR="0" wp14:anchorId="17CFDF3D" wp14:editId="32920974">
                <wp:extent cx="5943600" cy="2844800"/>
                <wp:effectExtent l="0" t="0" r="0" b="0"/>
                <wp:docPr id="13520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4439" name=""/>
                        <pic:cNvPicPr/>
                      </pic:nvPicPr>
                      <pic:blipFill rotWithShape="1">
                        <a:blip r:embed="rId12"/>
                        <a:srcRect t="7597" b="7313"/>
                        <a:stretch/>
                      </pic:blipFill>
                      <pic:spPr bwMode="auto">
                        <a:xfrm>
                          <a:off x="0" y="0"/>
                          <a:ext cx="5943600" cy="2844800"/>
                        </a:xfrm>
                        <a:prstGeom prst="rect">
                          <a:avLst/>
                        </a:prstGeom>
                        <a:ln>
                          <a:noFill/>
                        </a:ln>
                        <a:extLst>
                          <a:ext uri="{53640926-AAD7-44D8-BBD7-CCE9431645EC}">
                            <a14:shadowObscured xmlns:a14="http://schemas.microsoft.com/office/drawing/2010/main"/>
                          </a:ext>
                        </a:extLst>
                      </pic:spPr>
                    </pic:pic>
                  </a:graphicData>
                </a:graphic>
              </wp:inline>
            </w:drawing>
          </w:r>
        </w:del>
      </w:ins>
      <w:ins w:id="862" w:author="Jens Christian Ulrich" w:date="2025-09-15T15:54:00Z" w16du:dateUtc="2025-09-15T19:54:00Z">
        <w:r w:rsidR="00130D77">
          <w:rPr>
            <w:noProof/>
          </w:rPr>
          <w:drawing>
            <wp:inline distT="0" distB="0" distL="0" distR="0" wp14:anchorId="634A49B7" wp14:editId="0241295D">
              <wp:extent cx="5873101" cy="2655736"/>
              <wp:effectExtent l="0" t="0" r="0" b="0"/>
              <wp:docPr id="91018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2904" name=""/>
                      <pic:cNvPicPr/>
                    </pic:nvPicPr>
                    <pic:blipFill rotWithShape="1">
                      <a:blip r:embed="rId13"/>
                      <a:srcRect t="9514" b="10097"/>
                      <a:stretch/>
                    </pic:blipFill>
                    <pic:spPr bwMode="auto">
                      <a:xfrm>
                        <a:off x="0" y="0"/>
                        <a:ext cx="5877092" cy="2657541"/>
                      </a:xfrm>
                      <a:prstGeom prst="rect">
                        <a:avLst/>
                      </a:prstGeom>
                      <a:ln>
                        <a:noFill/>
                      </a:ln>
                      <a:extLst>
                        <a:ext uri="{53640926-AAD7-44D8-BBD7-CCE9431645EC}">
                          <a14:shadowObscured xmlns:a14="http://schemas.microsoft.com/office/drawing/2010/main"/>
                        </a:ext>
                      </a:extLst>
                    </pic:spPr>
                  </pic:pic>
                </a:graphicData>
              </a:graphic>
            </wp:inline>
          </w:drawing>
        </w:r>
      </w:ins>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3DCAFCD8" w:rsidR="00B512B6" w:rsidRPr="00A76FB4" w:rsidRDefault="00A10D20" w:rsidP="00B512B6">
      <w:pPr>
        <w:rPr>
          <w:lang w:val="en-CA"/>
        </w:rPr>
      </w:pPr>
      <w:ins w:id="863" w:author="Jens Christian Ulrich" w:date="2025-09-09T15:43:00Z">
        <w:r>
          <w:rPr>
            <w:noProof/>
          </w:rPr>
          <w:lastRenderedPageBreak/>
          <w:drawing>
            <wp:inline distT="0" distB="0" distL="0" distR="0" wp14:anchorId="2F52BCD1" wp14:editId="0DDFABF4">
              <wp:extent cx="6022299" cy="5245100"/>
              <wp:effectExtent l="0" t="0" r="0" b="0"/>
              <wp:docPr id="1690826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6654" name="Picture 1" descr="A screenshot of a computer screen&#10;&#10;Description automatically generated"/>
                      <pic:cNvPicPr/>
                    </pic:nvPicPr>
                    <pic:blipFill rotWithShape="1">
                      <a:blip r:embed="rId14"/>
                      <a:srcRect l="17670" r="17746"/>
                      <a:stretch/>
                    </pic:blipFill>
                    <pic:spPr bwMode="auto">
                      <a:xfrm>
                        <a:off x="0" y="0"/>
                        <a:ext cx="6035545" cy="5256637"/>
                      </a:xfrm>
                      <a:prstGeom prst="rect">
                        <a:avLst/>
                      </a:prstGeom>
                      <a:ln>
                        <a:noFill/>
                      </a:ln>
                      <a:extLst>
                        <a:ext uri="{53640926-AAD7-44D8-BBD7-CCE9431645EC}">
                          <a14:shadowObscured xmlns:a14="http://schemas.microsoft.com/office/drawing/2010/main"/>
                        </a:ext>
                      </a:extLst>
                    </pic:spPr>
                  </pic:pic>
                </a:graphicData>
              </a:graphic>
            </wp:inline>
          </w:drawing>
        </w:r>
      </w:ins>
      <w:ins w:id="864" w:author="Ulrich Jens Christian" w:date="2025-09-09T13:58:00Z">
        <w:del w:id="865" w:author="Jens Christian Ulrich" w:date="2025-09-09T15:43:00Z">
          <w:r w:rsidR="00903C28" w:rsidDel="00A10D20">
            <w:rPr>
              <w:noProof/>
            </w:rPr>
            <w:drawing>
              <wp:inline distT="0" distB="0" distL="0" distR="0" wp14:anchorId="1CC42001" wp14:editId="2B8FAD8C">
                <wp:extent cx="6000750" cy="5095798"/>
                <wp:effectExtent l="0" t="0" r="0" b="0"/>
                <wp:docPr id="742267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751" name="Picture 1" descr="A screenshot of a computer screen&#10;&#10;Description automatically generated"/>
                        <pic:cNvPicPr/>
                      </pic:nvPicPr>
                      <pic:blipFill rotWithShape="1">
                        <a:blip r:embed="rId15"/>
                        <a:srcRect l="16880" r="16880"/>
                        <a:stretch/>
                      </pic:blipFill>
                      <pic:spPr bwMode="auto">
                        <a:xfrm>
                          <a:off x="0" y="0"/>
                          <a:ext cx="6003630" cy="5098243"/>
                        </a:xfrm>
                        <a:prstGeom prst="rect">
                          <a:avLst/>
                        </a:prstGeom>
                        <a:ln>
                          <a:noFill/>
                        </a:ln>
                        <a:extLst>
                          <a:ext uri="{53640926-AAD7-44D8-BBD7-CCE9431645EC}">
                            <a14:shadowObscured xmlns:a14="http://schemas.microsoft.com/office/drawing/2010/main"/>
                          </a:ext>
                        </a:extLst>
                      </pic:spPr>
                    </pic:pic>
                  </a:graphicData>
                </a:graphic>
              </wp:inline>
            </w:drawing>
          </w:r>
        </w:del>
      </w:ins>
      <w:del w:id="866" w:author="Ulrich Jens Christian" w:date="2025-09-09T13:58:00Z">
        <w:r w:rsidR="00E26AEE" w:rsidDel="00903C28">
          <w:rPr>
            <w:noProof/>
          </w:rPr>
          <w:drawing>
            <wp:inline distT="0" distB="0" distL="0" distR="0" wp14:anchorId="69C76045" wp14:editId="2FBEB8F2">
              <wp:extent cx="2660856" cy="2560320"/>
              <wp:effectExtent l="0" t="0" r="6350" b="0"/>
              <wp:docPr id="1872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6"/>
                      <a:srcRect t="13866" r="57585" b="13580"/>
                      <a:stretch/>
                    </pic:blipFill>
                    <pic:spPr bwMode="auto">
                      <a:xfrm>
                        <a:off x="0" y="0"/>
                        <a:ext cx="2660856" cy="2560320"/>
                      </a:xfrm>
                      <a:prstGeom prst="rect">
                        <a:avLst/>
                      </a:prstGeom>
                      <a:ln>
                        <a:noFill/>
                      </a:ln>
                      <a:extLst>
                        <a:ext uri="{53640926-AAD7-44D8-BBD7-CCE9431645EC}">
                          <a14:shadowObscured xmlns:a14="http://schemas.microsoft.com/office/drawing/2010/main"/>
                        </a:ext>
                      </a:extLst>
                    </pic:spPr>
                  </pic:pic>
                </a:graphicData>
              </a:graphic>
            </wp:inline>
          </w:drawing>
        </w:r>
        <w:r w:rsidR="00E26AEE" w:rsidDel="00903C28">
          <w:rPr>
            <w:noProof/>
          </w:rPr>
          <w:drawing>
            <wp:inline distT="0" distB="0" distL="0" distR="0" wp14:anchorId="5251C956" wp14:editId="4F525272">
              <wp:extent cx="3156834" cy="2560320"/>
              <wp:effectExtent l="0" t="0" r="5715" b="0"/>
              <wp:docPr id="7395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6"/>
                      <a:srcRect l="49679" t="13866" b="13580"/>
                      <a:stretch/>
                    </pic:blipFill>
                    <pic:spPr bwMode="auto">
                      <a:xfrm>
                        <a:off x="0" y="0"/>
                        <a:ext cx="3156834" cy="2560320"/>
                      </a:xfrm>
                      <a:prstGeom prst="rect">
                        <a:avLst/>
                      </a:prstGeom>
                      <a:ln>
                        <a:noFill/>
                      </a:ln>
                      <a:extLst>
                        <a:ext uri="{53640926-AAD7-44D8-BBD7-CCE9431645EC}">
                          <a14:shadowObscured xmlns:a14="http://schemas.microsoft.com/office/drawing/2010/main"/>
                        </a:ext>
                      </a:extLst>
                    </pic:spPr>
                  </pic:pic>
                </a:graphicData>
              </a:graphic>
            </wp:inline>
          </w:drawing>
        </w:r>
      </w:del>
    </w:p>
    <w:p w14:paraId="45B6308B" w14:textId="426E2BE4" w:rsidR="00EB4372" w:rsidDel="00A10D20" w:rsidRDefault="00B512B6">
      <w:pPr>
        <w:rPr>
          <w:ins w:id="867" w:author="Ulrich Jens Christian" w:date="2025-09-09T14:09:00Z"/>
          <w:del w:id="868" w:author="Jens Christian Ulrich" w:date="2025-09-09T15:46:00Z"/>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w:t>
      </w:r>
      <w:ins w:id="869" w:author="Jens Christian Ulrich" w:date="2025-09-10T15:29:00Z">
        <w:r w:rsidR="000B559D">
          <w:rPr>
            <w:b/>
            <w:bCs/>
            <w:lang w:val="en-CA"/>
          </w:rPr>
          <w:t>er</w:t>
        </w:r>
      </w:ins>
      <w:r w:rsidR="00E26AEE">
        <w:rPr>
          <w:b/>
          <w:bCs/>
          <w:lang w:val="en-CA"/>
        </w:rPr>
        <w:t xml:space="preserve"> on</w:t>
      </w:r>
      <w:r w:rsidR="008A1F12">
        <w:rPr>
          <w:b/>
          <w:bCs/>
          <w:lang w:val="en-CA"/>
        </w:rPr>
        <w:t xml:space="preserve"> </w:t>
      </w:r>
      <w:r w:rsidR="006428FA">
        <w:rPr>
          <w:b/>
          <w:bCs/>
          <w:lang w:val="en-CA"/>
        </w:rPr>
        <w:t>model</w:t>
      </w:r>
      <w:r w:rsidR="009463F7">
        <w:rPr>
          <w:b/>
          <w:bCs/>
          <w:lang w:val="en-CA"/>
        </w:rPr>
        <w:t xml:space="preserve"> </w:t>
      </w:r>
      <w:r w:rsidR="00E26AEE">
        <w:rPr>
          <w:b/>
          <w:bCs/>
          <w:lang w:val="en-CA"/>
        </w:rPr>
        <w:t>accuracy</w:t>
      </w:r>
      <w:ins w:id="870" w:author="Jens Christian Ulrich" w:date="2025-09-09T15:43:00Z">
        <w:r w:rsidR="00A10D20">
          <w:rPr>
            <w:b/>
            <w:bCs/>
            <w:lang w:val="en-CA"/>
          </w:rPr>
          <w:t xml:space="preserve"> under </w:t>
        </w:r>
      </w:ins>
      <w:ins w:id="871" w:author="Jens Christian Ulrich" w:date="2025-09-09T15:45:00Z">
        <w:r w:rsidR="00A10D20">
          <w:rPr>
            <w:b/>
            <w:bCs/>
            <w:lang w:val="en-CA"/>
          </w:rPr>
          <w:t>changes in</w:t>
        </w:r>
      </w:ins>
      <w:ins w:id="872" w:author="Jens Christian Ulrich" w:date="2025-09-09T15:43:00Z">
        <w:r w:rsidR="00A10D20">
          <w:rPr>
            <w:b/>
            <w:bCs/>
            <w:lang w:val="en-CA"/>
          </w:rPr>
          <w:t xml:space="preserve"> baseline detection rate</w:t>
        </w:r>
      </w:ins>
      <w:r w:rsidR="00E26AEE">
        <w:rPr>
          <w:b/>
          <w:bCs/>
          <w:lang w:val="en-CA"/>
        </w:rPr>
        <w:t>.</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 xml:space="preserve">while simultaneously varying the effect of habitat on detection and </w:t>
      </w:r>
      <w:del w:id="873" w:author="Jens Christian Ulrich" w:date="2025-09-09T15:43:00Z">
        <w:r w:rsidR="00F1441E" w:rsidDel="00A10D20">
          <w:rPr>
            <w:lang w:val="en-CA"/>
          </w:rPr>
          <w:delText xml:space="preserve">either </w:delText>
        </w:r>
      </w:del>
      <w:r w:rsidR="00F1441E">
        <w:rPr>
          <w:lang w:val="en-CA"/>
        </w:rPr>
        <w:t>the baseline detection rate</w:t>
      </w:r>
      <w:ins w:id="874" w:author="Jens Christian Ulrich" w:date="2025-09-09T15:43:00Z">
        <w:r w:rsidR="00A10D20">
          <w:rPr>
            <w:lang w:val="en-CA"/>
          </w:rPr>
          <w:t xml:space="preserve"> (community mean detection intercept - </w:t>
        </w:r>
      </w:ins>
      <m:oMath>
        <m:sSub>
          <m:sSubPr>
            <m:ctrlPr>
              <w:ins w:id="875" w:author="Jens Christian Ulrich" w:date="2025-09-09T15:45:00Z">
                <w:rPr>
                  <w:rFonts w:ascii="Cambria Math" w:eastAsiaTheme="minorEastAsia" w:hAnsi="Cambria Math"/>
                  <w:i/>
                  <w:lang w:val="en-CA"/>
                </w:rPr>
              </w:ins>
            </m:ctrlPr>
          </m:sSubPr>
          <m:e>
            <m:r>
              <w:ins w:id="876" w:author="Jens Christian Ulrich" w:date="2025-09-09T15:45:00Z">
                <w:rPr>
                  <w:rFonts w:ascii="Cambria Math" w:eastAsiaTheme="minorEastAsia" w:hAnsi="Cambria Math"/>
                  <w:lang w:val="en-CA"/>
                </w:rPr>
                <m:t>μ</m:t>
              </w:ins>
            </m:r>
          </m:e>
          <m:sub>
            <m:sSub>
              <m:sSubPr>
                <m:ctrlPr>
                  <w:ins w:id="877" w:author="Jens Christian Ulrich" w:date="2025-09-09T15:45:00Z">
                    <w:rPr>
                      <w:rFonts w:ascii="Cambria Math" w:eastAsiaTheme="minorEastAsia" w:hAnsi="Cambria Math" w:cs="Times New Roman"/>
                      <w:i/>
                      <w:lang w:val="en-CA"/>
                    </w:rPr>
                  </w:ins>
                </m:ctrlPr>
              </m:sSubPr>
              <m:e>
                <m:r>
                  <w:ins w:id="878" w:author="Jens Christian Ulrich" w:date="2025-09-09T15:45:00Z">
                    <w:rPr>
                      <w:rFonts w:ascii="Cambria Math" w:eastAsiaTheme="minorEastAsia" w:hAnsi="Cambria Math" w:cs="Times New Roman"/>
                      <w:lang w:val="en-CA"/>
                    </w:rPr>
                    <m:t>β</m:t>
                  </w:ins>
                </m:r>
              </m:e>
              <m:sub>
                <m:r>
                  <w:ins w:id="879" w:author="Jens Christian Ulrich" w:date="2025-09-09T15:45:00Z">
                    <w:rPr>
                      <w:rFonts w:ascii="Cambria Math" w:eastAsiaTheme="minorEastAsia" w:hAnsi="Cambria Math" w:cs="Times New Roman"/>
                      <w:lang w:val="en-CA"/>
                    </w:rPr>
                    <m:t>1</m:t>
                  </w:ins>
                </m:r>
              </m:sub>
            </m:sSub>
          </m:sub>
        </m:sSub>
      </m:oMath>
      <w:ins w:id="880" w:author="Jens Christian Ulrich" w:date="2025-09-09T15:43:00Z">
        <w:r w:rsidR="00A10D20">
          <w:rPr>
            <w:lang w:val="en-CA"/>
          </w:rPr>
          <w:t>)</w:t>
        </w:r>
      </w:ins>
      <w:ins w:id="881" w:author="Jens Christian Ulrich" w:date="2025-09-09T15:44:00Z">
        <w:r w:rsidR="00A10D20">
          <w:rPr>
            <w:lang w:val="en-CA"/>
          </w:rPr>
          <w:t xml:space="preserve">. </w:t>
        </w:r>
      </w:ins>
      <w:del w:id="882" w:author="Jens Christian Ulrich" w:date="2025-09-09T15:44:00Z">
        <w:r w:rsidR="00F1441E" w:rsidDel="00A10D20">
          <w:rPr>
            <w:lang w:val="en-CA"/>
          </w:rPr>
          <w:delText xml:space="preserve"> (a) or the number of study sites (</w:delText>
        </w:r>
        <w:r w:rsidR="00E26AEE" w:rsidDel="00A10D20">
          <w:rPr>
            <w:lang w:val="en-CA"/>
          </w:rPr>
          <w:delText>b</w:delText>
        </w:r>
        <w:r w:rsidR="00F1441E" w:rsidDel="00A10D20">
          <w:rPr>
            <w:lang w:val="en-CA"/>
          </w:rPr>
          <w:delText xml:space="preserve">). </w:delText>
        </w:r>
      </w:del>
      <w:ins w:id="883" w:author="Jens Christian Ulrich" w:date="2025-09-09T15:48:00Z">
        <w:r w:rsidR="0058015F">
          <w:rPr>
            <w:lang w:val="en-CA"/>
          </w:rPr>
          <w:t>We fit GLM</w:t>
        </w:r>
      </w:ins>
      <w:ins w:id="884" w:author="Jens Christian Ulrich" w:date="2025-09-10T15:18:00Z">
        <w:r w:rsidR="007466C2">
          <w:rPr>
            <w:lang w:val="en-CA"/>
          </w:rPr>
          <w:t>M</w:t>
        </w:r>
      </w:ins>
      <w:ins w:id="885" w:author="Jens Christian Ulrich" w:date="2025-09-09T15:48:00Z">
        <w:r w:rsidR="0058015F">
          <w:rPr>
            <w:lang w:val="en-CA"/>
          </w:rPr>
          <w:t xml:space="preserve">s (a,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w:t>
        </w:r>
        <w:r w:rsidR="0058015F" w:rsidDel="0058015F">
          <w:rPr>
            <w:lang w:val="en-CA"/>
          </w:rPr>
          <w:t xml:space="preserve"> </w:t>
        </w:r>
      </w:ins>
      <w:del w:id="886" w:author="Jens Christian Ulrich" w:date="2025-09-09T15:48:00Z">
        <w:r w:rsidR="00F1441E" w:rsidDel="0058015F">
          <w:rPr>
            <w:lang w:val="en-CA"/>
          </w:rPr>
          <w:delText>We fit GLM</w:delText>
        </w:r>
        <w:r w:rsidR="00E26AEE" w:rsidDel="0058015F">
          <w:rPr>
            <w:lang w:val="en-CA"/>
          </w:rPr>
          <w:delText>s</w:delText>
        </w:r>
        <w:r w:rsidR="00F1441E" w:rsidDel="0058015F">
          <w:rPr>
            <w:lang w:val="en-CA"/>
          </w:rPr>
          <w:delText xml:space="preserve"> </w:delText>
        </w:r>
      </w:del>
      <w:r w:rsidR="00E26AEE">
        <w:rPr>
          <w:lang w:val="en-CA"/>
        </w:rPr>
        <w:t xml:space="preserve">to the data and determined the accuracy </w:t>
      </w:r>
      <w:ins w:id="887" w:author="Jens Christian Ulrich" w:date="2025-09-09T15:44:00Z">
        <w:r w:rsidR="00A10D20">
          <w:rPr>
            <w:lang w:val="en-CA"/>
          </w:rPr>
          <w:t xml:space="preserve">and precision </w:t>
        </w:r>
      </w:ins>
      <w:r w:rsidR="00E26AEE">
        <w:rPr>
          <w:lang w:val="en-CA"/>
        </w:rPr>
        <w:t xml:space="preserve">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w:t>
      </w:r>
      <w:ins w:id="888" w:author="Jens Christian Ulrich" w:date="2025-09-09T15:48:00Z">
        <w:r w:rsidR="0058015F">
          <w:rPr>
            <w:lang w:val="en-CA"/>
          </w:rPr>
          <w:t>.</w:t>
        </w:r>
        <w:r w:rsidR="0058015F" w:rsidRPr="0058015F">
          <w:rPr>
            <w:lang w:val="en-CA"/>
          </w:rPr>
          <w:t xml:space="preserve"> </w:t>
        </w:r>
      </w:ins>
      <w:moveToRangeStart w:id="889" w:author="Jens Christian Ulrich" w:date="2025-09-09T15:48:00Z" w:name="move208325337"/>
      <w:moveTo w:id="890" w:author="Jens Christian Ulrich" w:date="2025-09-09T15:48:00Z">
        <w:r w:rsidR="0058015F">
          <w:rPr>
            <w:lang w:val="en-CA"/>
          </w:rPr>
          <w:t>The mean bias and 90% Bayesian credible intervals are displayed for each simulation scenario</w:t>
        </w:r>
      </w:moveTo>
      <w:ins w:id="891" w:author="Jens Christian Ulrich" w:date="2025-09-09T15:48:00Z">
        <w:r w:rsidR="0058015F">
          <w:rPr>
            <w:lang w:val="en-CA"/>
          </w:rPr>
          <w:t xml:space="preserve"> </w:t>
        </w:r>
      </w:ins>
      <w:moveTo w:id="892" w:author="Jens Christian Ulrich" w:date="2025-09-09T15:48:00Z">
        <w:del w:id="893" w:author="Jens Christian Ulrich" w:date="2025-09-09T15:48:00Z">
          <w:r w:rsidR="0058015F" w:rsidDel="0058015F">
            <w:rPr>
              <w:lang w:val="en-CA"/>
            </w:rPr>
            <w:delText xml:space="preserve">. </w:delText>
          </w:r>
        </w:del>
      </w:moveTo>
      <w:moveToRangeEnd w:id="889"/>
      <w:ins w:id="894" w:author="Jens Christian Ulrich" w:date="2025-09-09T15:44:00Z">
        <w:r w:rsidR="00A10D20">
          <w:rPr>
            <w:lang w:val="en-CA"/>
          </w:rPr>
          <w:t xml:space="preserve">(a, c, </w:t>
        </w:r>
      </w:ins>
      <w:ins w:id="895" w:author="Jens Christian Ulrich" w:date="2025-09-09T15:45:00Z">
        <w:r w:rsidR="00A10D20">
          <w:rPr>
            <w:lang w:val="en-CA"/>
          </w:rPr>
          <w:t xml:space="preserve">and </w:t>
        </w:r>
      </w:ins>
      <w:ins w:id="896" w:author="Jens Christian Ulrich" w:date="2025-09-09T15:44:00Z">
        <w:r w:rsidR="00A10D20">
          <w:rPr>
            <w:lang w:val="en-CA"/>
          </w:rPr>
          <w:t>e)</w:t>
        </w:r>
      </w:ins>
      <w:r w:rsidR="00C5437A">
        <w:rPr>
          <w:lang w:val="en-CA"/>
        </w:rPr>
        <w:t xml:space="preserve">. </w:t>
      </w:r>
      <w:moveFromRangeStart w:id="897" w:author="Jens Christian Ulrich" w:date="2025-09-09T15:48:00Z" w:name="move208325337"/>
      <w:moveFrom w:id="898" w:author="Jens Christian Ulrich" w:date="2025-09-09T15:48:00Z">
        <w:r w:rsidR="00C5437A" w:rsidDel="0058015F">
          <w:rPr>
            <w:lang w:val="en-CA"/>
          </w:rPr>
          <w:t>The mean bias and 90% Bayesian credible intervals are displayed for each simulation</w:t>
        </w:r>
        <w:r w:rsidR="001D1D04" w:rsidDel="0058015F">
          <w:rPr>
            <w:lang w:val="en-CA"/>
          </w:rPr>
          <w:t xml:space="preserve"> </w:t>
        </w:r>
        <w:r w:rsidR="00F1441E" w:rsidDel="0058015F">
          <w:rPr>
            <w:lang w:val="en-CA"/>
          </w:rPr>
          <w:t>scenario</w:t>
        </w:r>
        <w:r w:rsidR="00C5437A" w:rsidDel="0058015F">
          <w:rPr>
            <w:lang w:val="en-CA"/>
          </w:rPr>
          <w:t>.</w:t>
        </w:r>
      </w:moveFrom>
      <w:moveFromRangeEnd w:id="897"/>
      <w:ins w:id="899" w:author="Jens Christian Ulrich" w:date="2025-09-09T15:44:00Z">
        <w:r w:rsidR="00A10D20">
          <w:rPr>
            <w:lang w:val="en-CA"/>
          </w:rPr>
          <w:t>Darker shades of grey indicate hi</w:t>
        </w:r>
      </w:ins>
      <w:ins w:id="900" w:author="Jens Christian Ulrich" w:date="2025-09-09T15:45:00Z">
        <w:r w:rsidR="00A10D20">
          <w:rPr>
            <w:lang w:val="en-CA"/>
          </w:rPr>
          <w:t>gher precision in the parameter estimates (b, d, and f)</w:t>
        </w:r>
      </w:ins>
      <w:ins w:id="901" w:author="Jens Christian Ulrich" w:date="2025-09-09T15:46:00Z">
        <w:r w:rsidR="00A10D20">
          <w:rPr>
            <w:lang w:val="en-CA"/>
          </w:rPr>
          <w:t>.</w:t>
        </w:r>
      </w:ins>
    </w:p>
    <w:p w14:paraId="37F8E608" w14:textId="77777777" w:rsidR="00EB4372" w:rsidRDefault="00EB4372">
      <w:pPr>
        <w:rPr>
          <w:ins w:id="902" w:author="Ulrich Jens Christian" w:date="2025-09-09T14:09:00Z"/>
          <w:lang w:val="en-CA"/>
        </w:rPr>
      </w:pPr>
    </w:p>
    <w:p w14:paraId="0F77D0F2" w14:textId="2412D245" w:rsidR="00EB4372" w:rsidRDefault="00A10D20">
      <w:pPr>
        <w:rPr>
          <w:ins w:id="903" w:author="Ulrich Jens Christian" w:date="2025-09-09T14:09:00Z"/>
          <w:lang w:val="en-CA"/>
        </w:rPr>
      </w:pPr>
      <w:ins w:id="904" w:author="Ulrich Jens Christian" w:date="2025-09-09T15:34:00Z">
        <w:r>
          <w:rPr>
            <w:noProof/>
          </w:rPr>
          <w:lastRenderedPageBreak/>
          <w:drawing>
            <wp:inline distT="0" distB="0" distL="0" distR="0" wp14:anchorId="011969E7" wp14:editId="60413892">
              <wp:extent cx="6140450" cy="5370344"/>
              <wp:effectExtent l="0" t="0" r="0" b="1905"/>
              <wp:docPr id="5861014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1431" name="Picture 1" descr="A screenshot of a computer screen&#10;&#10;Description automatically generated"/>
                      <pic:cNvPicPr/>
                    </pic:nvPicPr>
                    <pic:blipFill rotWithShape="1">
                      <a:blip r:embed="rId17"/>
                      <a:srcRect l="17629" r="18056"/>
                      <a:stretch/>
                    </pic:blipFill>
                    <pic:spPr bwMode="auto">
                      <a:xfrm>
                        <a:off x="0" y="0"/>
                        <a:ext cx="6141595" cy="5371345"/>
                      </a:xfrm>
                      <a:prstGeom prst="rect">
                        <a:avLst/>
                      </a:prstGeom>
                      <a:ln>
                        <a:noFill/>
                      </a:ln>
                      <a:extLst>
                        <a:ext uri="{53640926-AAD7-44D8-BBD7-CCE9431645EC}">
                          <a14:shadowObscured xmlns:a14="http://schemas.microsoft.com/office/drawing/2010/main"/>
                        </a:ext>
                      </a:extLst>
                    </pic:spPr>
                  </pic:pic>
                </a:graphicData>
              </a:graphic>
            </wp:inline>
          </w:drawing>
        </w:r>
      </w:ins>
    </w:p>
    <w:p w14:paraId="4F796E4E" w14:textId="728A809B" w:rsidR="00D9493B" w:rsidDel="00A10D20" w:rsidRDefault="00A10D20">
      <w:pPr>
        <w:rPr>
          <w:del w:id="905" w:author="Jens Christian Ulrich" w:date="2025-09-09T15:46:00Z"/>
          <w:lang w:val="en-CA"/>
        </w:rPr>
      </w:pPr>
      <w:ins w:id="906" w:author="Jens Christian Ulrich" w:date="2025-09-09T15:46:00Z">
        <w:r>
          <w:rPr>
            <w:b/>
            <w:bCs/>
            <w:lang w:val="en-CA"/>
          </w:rPr>
          <w:t xml:space="preserve">Figure </w:t>
        </w:r>
      </w:ins>
      <w:ins w:id="907" w:author="Jens Christian Ulrich" w:date="2025-09-09T16:15:00Z">
        <w:r w:rsidR="000431EC">
          <w:rPr>
            <w:b/>
            <w:bCs/>
            <w:lang w:val="en-CA"/>
          </w:rPr>
          <w:t>4</w:t>
        </w:r>
      </w:ins>
      <w:ins w:id="908" w:author="Jens Christian Ulrich" w:date="2025-09-09T15:46:00Z">
        <w:r>
          <w:rPr>
            <w:b/>
            <w:bCs/>
            <w:lang w:val="en-CA"/>
          </w:rPr>
          <w:t>: Effects of a simulated detection confound</w:t>
        </w:r>
      </w:ins>
      <w:ins w:id="909" w:author="Jens Christian Ulrich" w:date="2025-09-10T15:28:00Z">
        <w:r w:rsidR="000B559D">
          <w:rPr>
            <w:b/>
            <w:bCs/>
            <w:lang w:val="en-CA"/>
          </w:rPr>
          <w:t>er</w:t>
        </w:r>
      </w:ins>
      <w:ins w:id="910" w:author="Jens Christian Ulrich" w:date="2025-09-09T15:46:00Z">
        <w:r>
          <w:rPr>
            <w:b/>
            <w:bCs/>
            <w:lang w:val="en-CA"/>
          </w:rPr>
          <w:t xml:space="preserve"> on </w:t>
        </w:r>
      </w:ins>
      <w:r w:rsidR="006428FA">
        <w:rPr>
          <w:b/>
          <w:bCs/>
          <w:lang w:val="en-CA"/>
        </w:rPr>
        <w:t>model</w:t>
      </w:r>
      <w:ins w:id="911" w:author="Jens Christian Ulrich" w:date="2025-09-09T15:46:00Z">
        <w:r>
          <w:rPr>
            <w:b/>
            <w:bCs/>
            <w:lang w:val="en-CA"/>
          </w:rPr>
          <w:t xml:space="preserve"> accuracy under changes in the number of study sites sampled. </w:t>
        </w:r>
        <w:r>
          <w:rPr>
            <w:lang w:val="en-CA"/>
          </w:rPr>
          <w:t xml:space="preserve">We simulated abundance counts while simultaneously varying the effect of habitat on detection and the number of study </w:t>
        </w:r>
      </w:ins>
      <w:ins w:id="912" w:author="Jens Christian Ulrich" w:date="2025-09-09T15:47:00Z">
        <w:r>
          <w:rPr>
            <w:lang w:val="en-CA"/>
          </w:rPr>
          <w:t xml:space="preserve">sites that were sampled. </w:t>
        </w:r>
      </w:ins>
      <w:ins w:id="913" w:author="Jens Christian Ulrich" w:date="2025-09-09T15:46:00Z">
        <w:r>
          <w:rPr>
            <w:lang w:val="en-CA"/>
          </w:rPr>
          <w:t>We fit GLM</w:t>
        </w:r>
      </w:ins>
      <w:ins w:id="914" w:author="Jens Christian Ulrich" w:date="2025-09-10T15:18:00Z">
        <w:r w:rsidR="007466C2">
          <w:rPr>
            <w:lang w:val="en-CA"/>
          </w:rPr>
          <w:t>M</w:t>
        </w:r>
      </w:ins>
      <w:ins w:id="915" w:author="Jens Christian Ulrich" w:date="2025-09-09T15:46:00Z">
        <w:r>
          <w:rPr>
            <w:lang w:val="en-CA"/>
          </w:rPr>
          <w:t xml:space="preserve">s </w:t>
        </w:r>
      </w:ins>
      <w:ins w:id="916" w:author="Jens Christian Ulrich" w:date="2025-09-09T15:47:00Z">
        <w:r w:rsidR="0058015F">
          <w:rPr>
            <w:lang w:val="en-CA"/>
          </w:rPr>
          <w:t xml:space="preserve">(a,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 </w:t>
        </w:r>
      </w:ins>
      <w:ins w:id="917" w:author="Jens Christian Ulrich" w:date="2025-09-09T15:46:00Z">
        <w:r>
          <w:rPr>
            <w:lang w:val="en-CA"/>
          </w:rPr>
          <w:t>to the data and determined the accuracy and precision of the estimate for the effect of habitat on abundance. Positive bias (red) indicates a tendency to overestimate the effect of the hypothesized abundance driver; a negative bias (blue) indicates a tendency towards underestimation</w:t>
        </w:r>
      </w:ins>
      <w:ins w:id="918" w:author="Jens Christian Ulrich" w:date="2025-09-09T15:49:00Z">
        <w:r w:rsidR="00D363BA">
          <w:rPr>
            <w:lang w:val="en-CA"/>
          </w:rPr>
          <w:t>.</w:t>
        </w:r>
      </w:ins>
      <w:ins w:id="919" w:author="Jens Christian Ulrich" w:date="2025-09-09T15:48:00Z">
        <w:r w:rsidR="00D363BA" w:rsidRPr="00D363BA">
          <w:rPr>
            <w:lang w:val="en-CA"/>
          </w:rPr>
          <w:t xml:space="preserve"> </w:t>
        </w:r>
        <w:r w:rsidR="00D363BA">
          <w:rPr>
            <w:lang w:val="en-CA"/>
          </w:rPr>
          <w:t>The mean bias and 90% Bayesian credible intervals are displayed for each simulation scenario</w:t>
        </w:r>
      </w:ins>
      <w:ins w:id="920" w:author="Jens Christian Ulrich" w:date="2025-09-09T15:46:00Z">
        <w:r>
          <w:rPr>
            <w:lang w:val="en-CA"/>
          </w:rPr>
          <w:t xml:space="preserve"> (a, c, and e). Darker shades of grey indicate higher precision in the parameter estimates (b, d, and f).</w:t>
        </w:r>
      </w:ins>
      <w:ins w:id="921" w:author="Ulrich Jens Christian" w:date="2025-09-09T14:09:00Z">
        <w:del w:id="922" w:author="Jens Christian Ulrich" w:date="2025-09-09T15:46:00Z">
          <w:r w:rsidR="00EB4372" w:rsidDel="00A10D20">
            <w:rPr>
              <w:b/>
              <w:bCs/>
              <w:lang w:val="en-CA"/>
            </w:rPr>
            <w:delText xml:space="preserve">Figure 4: Effects of a simulated detection confound on GLM accuracy. </w:delText>
          </w:r>
          <w:r w:rsidR="00EB4372" w:rsidDel="00A10D20">
            <w:rPr>
              <w:lang w:val="en-CA"/>
            </w:rPr>
            <w:delText>We simulated abundance counts while simultaneously varying the effect of habitat on detection and either the baseline detection rate (a) or the number of study sites (b). We fit GLMs to the data and determined the accuracy of the estimate for the effect of habitat on abundance. Positive bias (red) indicates a tendency to overestimate the effect of the hypothesized abundance driver; a negative bias (blue) indicates a tendency towards underestimation. The mean bias and 90% Bayesian credible intervals are displayed for each simulation scenario.</w:delText>
          </w:r>
        </w:del>
      </w:ins>
      <w:del w:id="923" w:author="Jens Christian Ulrich" w:date="2025-09-09T15:46:00Z">
        <w:r w:rsidR="00D9493B" w:rsidDel="00A10D20">
          <w:rPr>
            <w:lang w:val="en-CA"/>
          </w:rPr>
          <w:br w:type="page"/>
        </w:r>
      </w:del>
    </w:p>
    <w:p w14:paraId="7D108792" w14:textId="77777777" w:rsidR="003A277F" w:rsidRDefault="003A277F" w:rsidP="00742924">
      <w:pPr>
        <w:rPr>
          <w:lang w:val="en-CA"/>
        </w:rPr>
      </w:pPr>
    </w:p>
    <w:p w14:paraId="6E266CDA" w14:textId="25992DD1" w:rsidR="00896B5B" w:rsidRDefault="00C5437A" w:rsidP="00742924">
      <w:pPr>
        <w:rPr>
          <w:b/>
          <w:bCs/>
          <w:lang w:val="en-CA"/>
        </w:rPr>
      </w:pPr>
      <w:r>
        <w:rPr>
          <w:noProof/>
        </w:rPr>
        <w:lastRenderedPageBreak/>
        <w:t xml:space="preserve"> </w:t>
      </w:r>
      <w:r w:rsidR="00DD1907">
        <w:rPr>
          <w:noProof/>
        </w:rPr>
        <w:drawing>
          <wp:inline distT="0" distB="0" distL="0" distR="0" wp14:anchorId="60EA2688" wp14:editId="05CDB45F">
            <wp:extent cx="5795614" cy="3594100"/>
            <wp:effectExtent l="0" t="0" r="0" b="6350"/>
            <wp:docPr id="14326865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6554" name="Picture 1" descr="A screenshot of a graph&#10;&#10;Description automatically generated"/>
                    <pic:cNvPicPr/>
                  </pic:nvPicPr>
                  <pic:blipFill rotWithShape="1">
                    <a:blip r:embed="rId18"/>
                    <a:srcRect l="4594" r="4701"/>
                    <a:stretch/>
                  </pic:blipFill>
                  <pic:spPr bwMode="auto">
                    <a:xfrm>
                      <a:off x="0" y="0"/>
                      <a:ext cx="5801580" cy="3597800"/>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02009F0B" w:rsidR="00953B8E" w:rsidRDefault="003A277F">
      <w:pPr>
        <w:rPr>
          <w:lang w:val="en-CA"/>
        </w:rPr>
      </w:pPr>
      <w:r>
        <w:rPr>
          <w:b/>
          <w:bCs/>
          <w:lang w:val="en-CA"/>
        </w:rPr>
        <w:t xml:space="preserve">Figure </w:t>
      </w:r>
      <w:del w:id="924" w:author="Jens Christian Ulrich" w:date="2025-09-09T16:15:00Z">
        <w:r w:rsidR="006D6F95" w:rsidDel="00F53E4B">
          <w:rPr>
            <w:b/>
            <w:bCs/>
            <w:lang w:val="en-CA"/>
          </w:rPr>
          <w:delText>4</w:delText>
        </w:r>
      </w:del>
      <w:ins w:id="925" w:author="Jens Christian Ulrich" w:date="2025-09-09T16:15:00Z">
        <w:r w:rsidR="00F53E4B">
          <w:rPr>
            <w:b/>
            <w:bCs/>
            <w:lang w:val="en-CA"/>
          </w:rPr>
          <w:t>5</w:t>
        </w:r>
      </w:ins>
      <w:r>
        <w:rPr>
          <w:b/>
          <w:bCs/>
          <w:lang w:val="en-CA"/>
        </w:rPr>
        <w:t xml:space="preserve">: Robustness </w:t>
      </w:r>
      <w:r w:rsidR="006D6F95">
        <w:rPr>
          <w:b/>
          <w:bCs/>
          <w:lang w:val="en-CA"/>
        </w:rPr>
        <w:t xml:space="preserve">of </w:t>
      </w:r>
      <w:proofErr w:type="spellStart"/>
      <w:r w:rsidR="009E050D">
        <w:rPr>
          <w:b/>
          <w:bCs/>
          <w:lang w:val="en-CA"/>
        </w:rPr>
        <w:t>binmix</w:t>
      </w:r>
      <w:proofErr w:type="spellEnd"/>
      <w:r w:rsidR="009E050D">
        <w:rPr>
          <w:b/>
          <w:bCs/>
          <w:lang w:val="en-CA"/>
        </w:rPr>
        <w:t xml:space="preserve"> and </w:t>
      </w:r>
      <w:proofErr w:type="spellStart"/>
      <w:r w:rsidR="009E050D">
        <w:rPr>
          <w:b/>
          <w:bCs/>
          <w:lang w:val="en-CA"/>
        </w:rPr>
        <w:t>multimx</w:t>
      </w:r>
      <w:proofErr w:type="spellEnd"/>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w:t>
      </w:r>
      <w:ins w:id="926" w:author="Jens Christian Ulrich" w:date="2025-09-10T15:32:00Z">
        <w:r w:rsidR="00D00E6D">
          <w:rPr>
            <w:lang w:val="en-CA"/>
          </w:rPr>
          <w:t xml:space="preserve">probability </w:t>
        </w:r>
      </w:ins>
      <w:del w:id="927" w:author="Jens Christian Ulrich" w:date="2025-09-10T15:32:00Z">
        <w:r w:rsidR="00F64206" w:rsidDel="00D00E6D">
          <w:rPr>
            <w:lang w:val="en-CA"/>
          </w:rPr>
          <w:delText xml:space="preserve">odds </w:delText>
        </w:r>
      </w:del>
      <w:r w:rsidR="00F64206">
        <w:rPr>
          <w:lang w:val="en-CA"/>
        </w:rPr>
        <w:t xml:space="preserve">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w:t>
      </w:r>
      <w:ins w:id="928" w:author="Jens Christian Ulrich" w:date="2025-09-10T15:32:00Z">
        <w:r w:rsidR="00D00E6D">
          <w:rPr>
            <w:lang w:val="en-CA"/>
          </w:rPr>
          <w:t>is</w:t>
        </w:r>
      </w:ins>
      <w:del w:id="929" w:author="Jens Christian Ulrich" w:date="2025-09-10T15:32:00Z">
        <w:r w:rsidR="00F64206" w:rsidDel="00D00E6D">
          <w:rPr>
            <w:lang w:val="en-CA"/>
          </w:rPr>
          <w:delText>ese</w:delText>
        </w:r>
      </w:del>
      <w:r w:rsidR="00F64206">
        <w:rPr>
          <w:lang w:val="en-CA"/>
        </w:rPr>
        <w:t xml:space="preserve"> </w:t>
      </w:r>
      <w:ins w:id="930" w:author="Jens Christian Ulrich" w:date="2025-09-10T15:32:00Z">
        <w:r w:rsidR="00D00E6D">
          <w:rPr>
            <w:lang w:val="en-CA"/>
          </w:rPr>
          <w:t xml:space="preserve">probability </w:t>
        </w:r>
      </w:ins>
      <w:del w:id="931" w:author="Jens Christian Ulrich" w:date="2025-09-10T15:32:00Z">
        <w:r w:rsidR="00F64206" w:rsidDel="00D00E6D">
          <w:rPr>
            <w:lang w:val="en-CA"/>
          </w:rPr>
          <w:delText>odds</w:delText>
        </w:r>
        <w:r w:rsidR="003A6AD4" w:rsidDel="00D00E6D">
          <w:rPr>
            <w:lang w:val="en-CA"/>
          </w:rPr>
          <w:delText xml:space="preserve"> </w:delText>
        </w:r>
      </w:del>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w:t>
      </w:r>
      <w:proofErr w:type="spellStart"/>
      <w:r w:rsidR="003A6AD4">
        <w:rPr>
          <w:lang w:val="en-CA"/>
        </w:rPr>
        <w:t>binmix</w:t>
      </w:r>
      <w:proofErr w:type="spellEnd"/>
      <w:r w:rsidR="003A6AD4">
        <w:rPr>
          <w:lang w:val="en-CA"/>
        </w:rPr>
        <w:t xml:space="preserve"> model (a</w:t>
      </w:r>
      <w:r w:rsidR="00F1441E">
        <w:rPr>
          <w:lang w:val="en-CA"/>
        </w:rPr>
        <w:t xml:space="preserve">, </w:t>
      </w:r>
      <w:r w:rsidR="003A6AD4">
        <w:rPr>
          <w:lang w:val="en-CA"/>
        </w:rPr>
        <w:t xml:space="preserve">b) and for a </w:t>
      </w:r>
      <w:proofErr w:type="spellStart"/>
      <w:r w:rsidR="003A6AD4">
        <w:rPr>
          <w:lang w:val="en-CA"/>
        </w:rPr>
        <w:t>multimix</w:t>
      </w:r>
      <w:proofErr w:type="spellEnd"/>
      <w:r w:rsidR="003A6AD4">
        <w:rPr>
          <w:lang w:val="en-CA"/>
        </w:rPr>
        <w:t xml:space="preserve">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B8BD9D3"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abundance GLM</w:t>
      </w:r>
      <w:ins w:id="932" w:author="Jens Christian Ulrich" w:date="2025-09-10T15:18:00Z">
        <w:r w:rsidR="007466C2">
          <w:rPr>
            <w:b/>
            <w:bCs/>
            <w:lang w:val="en-CA"/>
          </w:rPr>
          <w:t>M</w:t>
        </w:r>
      </w:ins>
      <w:r>
        <w:rPr>
          <w:b/>
          <w:bCs/>
          <w:lang w:val="en-CA"/>
        </w:rPr>
        <w:t xml:space="preserve">.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0F05A679" w:rsidR="00EF73EB" w:rsidRPr="006F290C" w:rsidRDefault="00EF73EB" w:rsidP="00EF73EB">
            <w:pPr>
              <w:spacing w:line="276" w:lineRule="auto"/>
              <w:rPr>
                <w:lang w:val="en-CA"/>
              </w:rPr>
            </w:pPr>
            <w:del w:id="933" w:author="Jens Ulrich" w:date="2025-08-19T12:12:00Z">
              <w:r w:rsidDel="00790A26">
                <w:rPr>
                  <w:lang w:val="en-CA"/>
                </w:rPr>
                <w:delText>Variation in</w:delText>
              </w:r>
            </w:del>
            <w:ins w:id="934" w:author="Jens Ulrich" w:date="2025-08-19T12:12:00Z">
              <w:r w:rsidR="00790A26">
                <w:rPr>
                  <w:lang w:val="en-CA"/>
                </w:rPr>
                <w:t>Standard deviation of</w:t>
              </w:r>
            </w:ins>
            <w:r>
              <w:rPr>
                <w:lang w:val="en-CA"/>
              </w:rPr>
              <w:t xml:space="preserve">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81C7E99" w:rsidR="00EF73EB" w:rsidRPr="006F290C" w:rsidRDefault="00790A26" w:rsidP="00122CFB">
            <w:pPr>
              <w:spacing w:line="276" w:lineRule="auto"/>
              <w:rPr>
                <w:lang w:val="en-CA"/>
              </w:rPr>
            </w:pPr>
            <w:ins w:id="935" w:author="Jens Ulrich" w:date="2025-08-19T12:12:00Z">
              <w:r>
                <w:rPr>
                  <w:lang w:val="en-CA"/>
                </w:rPr>
                <w:t>Standard deviation of species-specific intercept effects</w:t>
              </w:r>
            </w:ins>
            <w:del w:id="936" w:author="Jens Ulrich" w:date="2025-08-19T12:12:00Z">
              <w:r w:rsidR="00EF73EB" w:rsidDel="00790A26">
                <w:rPr>
                  <w:lang w:val="en-CA"/>
                </w:rPr>
                <w:delText>Variation in species-specific intercept effects</w:delText>
              </w:r>
            </w:del>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5C09D859" w:rsidR="002D10BC" w:rsidRPr="006F290C" w:rsidRDefault="00790A26" w:rsidP="00122CFB">
            <w:pPr>
              <w:spacing w:line="276" w:lineRule="auto"/>
              <w:rPr>
                <w:lang w:val="en-CA"/>
              </w:rPr>
            </w:pPr>
            <w:ins w:id="937" w:author="Jens Ulrich" w:date="2025-08-19T12:12:00Z">
              <w:r>
                <w:rPr>
                  <w:lang w:val="en-CA"/>
                </w:rPr>
                <w:t>Standard deviation of species-specific intercept effects</w:t>
              </w:r>
            </w:ins>
            <w:del w:id="938" w:author="Jens Ulrich" w:date="2025-08-19T12:12:00Z">
              <w:r w:rsidR="002D10BC" w:rsidDel="00790A26">
                <w:rPr>
                  <w:lang w:val="en-CA"/>
                </w:rPr>
                <w:delText>Variation in species-specific intercept effects</w:delText>
              </w:r>
            </w:del>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2"/>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3"/>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ins w:id="939" w:author="Jens Christian Ulrich" w:date="2025-09-13T13:11:00Z" w16du:dateUtc="2025-09-13T17:11:00Z"/>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4"/>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0E0BFE4E" w14:textId="078EBC4B" w:rsidR="002A10CA" w:rsidRDefault="00B226DE" w:rsidP="00C62D64">
      <w:pPr>
        <w:pStyle w:val="ListParagraph"/>
        <w:numPr>
          <w:ilvl w:val="0"/>
          <w:numId w:val="10"/>
        </w:numPr>
        <w:rPr>
          <w:ins w:id="940" w:author="Jens Christian Ulrich" w:date="2025-09-13T13:11:00Z" w16du:dateUtc="2025-09-13T17:11:00Z"/>
          <w:lang w:val="en-CA"/>
        </w:rPr>
      </w:pPr>
      <w:ins w:id="941" w:author="Jens Christian Ulrich" w:date="2025-09-15T13:20:00Z" w16du:dateUtc="2025-09-15T17:20:00Z">
        <w:r>
          <w:rPr>
            <w:noProof/>
          </w:rPr>
          <w:lastRenderedPageBreak/>
          <w:drawing>
            <wp:inline distT="0" distB="0" distL="0" distR="0" wp14:anchorId="09DA3635" wp14:editId="087871E2">
              <wp:extent cx="4436827" cy="3723764"/>
              <wp:effectExtent l="0" t="0" r="1905" b="0"/>
              <wp:docPr id="228750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0281" name="Picture 1" descr="A screenshot of a computer&#10;&#10;Description automatically generated"/>
                      <pic:cNvPicPr/>
                    </pic:nvPicPr>
                    <pic:blipFill rotWithShape="1">
                      <a:blip r:embed="rId25"/>
                      <a:srcRect l="50851" t="21411" r="1806" b="7950"/>
                      <a:stretch/>
                    </pic:blipFill>
                    <pic:spPr bwMode="auto">
                      <a:xfrm>
                        <a:off x="0" y="0"/>
                        <a:ext cx="4445746" cy="3731249"/>
                      </a:xfrm>
                      <a:prstGeom prst="rect">
                        <a:avLst/>
                      </a:prstGeom>
                      <a:ln>
                        <a:noFill/>
                      </a:ln>
                      <a:extLst>
                        <a:ext uri="{53640926-AAD7-44D8-BBD7-CCE9431645EC}">
                          <a14:shadowObscured xmlns:a14="http://schemas.microsoft.com/office/drawing/2010/main"/>
                        </a:ext>
                      </a:extLst>
                    </pic:spPr>
                  </pic:pic>
                </a:graphicData>
              </a:graphic>
            </wp:inline>
          </w:drawing>
        </w:r>
      </w:ins>
      <w:ins w:id="942" w:author="Jens Christian Ulrich" w:date="2025-09-15T13:10:00Z" w16du:dateUtc="2025-09-15T17:10:00Z">
        <w:r w:rsidR="001A658C">
          <w:rPr>
            <w:noProof/>
          </w:rPr>
          <w:drawing>
            <wp:inline distT="0" distB="0" distL="0" distR="0" wp14:anchorId="18C9010F" wp14:editId="425F9681">
              <wp:extent cx="4471080" cy="3609892"/>
              <wp:effectExtent l="0" t="0" r="5715" b="0"/>
              <wp:docPr id="231368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8546" name="Picture 1" descr="A screenshot of a computer&#10;&#10;Description automatically generated"/>
                      <pic:cNvPicPr/>
                    </pic:nvPicPr>
                    <pic:blipFill rotWithShape="1">
                      <a:blip r:embed="rId26"/>
                      <a:srcRect l="49499" t="21651" r="1780" b="8417"/>
                      <a:stretch/>
                    </pic:blipFill>
                    <pic:spPr bwMode="auto">
                      <a:xfrm>
                        <a:off x="0" y="0"/>
                        <a:ext cx="4483617" cy="3620015"/>
                      </a:xfrm>
                      <a:prstGeom prst="rect">
                        <a:avLst/>
                      </a:prstGeom>
                      <a:ln>
                        <a:noFill/>
                      </a:ln>
                      <a:extLst>
                        <a:ext uri="{53640926-AAD7-44D8-BBD7-CCE9431645EC}">
                          <a14:shadowObscured xmlns:a14="http://schemas.microsoft.com/office/drawing/2010/main"/>
                        </a:ext>
                      </a:extLst>
                    </pic:spPr>
                  </pic:pic>
                </a:graphicData>
              </a:graphic>
            </wp:inline>
          </w:drawing>
        </w:r>
      </w:ins>
    </w:p>
    <w:p w14:paraId="5986C35A" w14:textId="49FEDDCA" w:rsidR="002A10CA" w:rsidRDefault="002A10CA" w:rsidP="00C62D64">
      <w:pPr>
        <w:pStyle w:val="ListParagraph"/>
        <w:numPr>
          <w:ilvl w:val="0"/>
          <w:numId w:val="10"/>
        </w:numPr>
        <w:rPr>
          <w:lang w:val="en-CA"/>
        </w:rPr>
      </w:pPr>
      <w:ins w:id="943" w:author="Jens Christian Ulrich" w:date="2025-09-13T13:11:00Z" w16du:dateUtc="2025-09-13T17:11:00Z">
        <w:r>
          <w:rPr>
            <w:noProof/>
          </w:rPr>
          <w:lastRenderedPageBreak/>
          <w:drawing>
            <wp:inline distT="0" distB="0" distL="0" distR="0" wp14:anchorId="518F6333" wp14:editId="5CD08A0A">
              <wp:extent cx="4476584" cy="3634546"/>
              <wp:effectExtent l="0" t="0" r="635" b="4445"/>
              <wp:docPr id="475476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6154" name="Picture 1" descr="A screenshot of a computer&#10;&#10;Description automatically generated"/>
                      <pic:cNvPicPr/>
                    </pic:nvPicPr>
                    <pic:blipFill rotWithShape="1">
                      <a:blip r:embed="rId27"/>
                      <a:srcRect l="49513" t="20929" r="2206" b="9383"/>
                      <a:stretch/>
                    </pic:blipFill>
                    <pic:spPr bwMode="auto">
                      <a:xfrm>
                        <a:off x="0" y="0"/>
                        <a:ext cx="4491065" cy="3646303"/>
                      </a:xfrm>
                      <a:prstGeom prst="rect">
                        <a:avLst/>
                      </a:prstGeom>
                      <a:ln>
                        <a:noFill/>
                      </a:ln>
                      <a:extLst>
                        <a:ext uri="{53640926-AAD7-44D8-BBD7-CCE9431645EC}">
                          <a14:shadowObscured xmlns:a14="http://schemas.microsoft.com/office/drawing/2010/main"/>
                        </a:ext>
                      </a:extLst>
                    </pic:spPr>
                  </pic:pic>
                </a:graphicData>
              </a:graphic>
            </wp:inline>
          </w:drawing>
        </w:r>
      </w:ins>
    </w:p>
    <w:p w14:paraId="21039E85" w14:textId="48C5AA52"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GL</w:t>
      </w:r>
      <w:ins w:id="944" w:author="Jens Christian Ulrich" w:date="2025-09-10T15:18:00Z">
        <w:r w:rsidR="007466C2">
          <w:rPr>
            <w:b/>
            <w:bCs/>
            <w:lang w:val="en-CA"/>
          </w:rPr>
          <w:t>M</w:t>
        </w:r>
      </w:ins>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and also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more or less as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60EC2241" w14:textId="3BE7AD75" w:rsidR="00414B39" w:rsidRDefault="00C62D64">
      <w:pPr>
        <w:rPr>
          <w:lang w:val="en-CA"/>
        </w:rPr>
      </w:pPr>
      <w:r w:rsidRPr="0078419C">
        <w:rPr>
          <w:lang w:val="en-CA"/>
        </w:rPr>
        <w:lastRenderedPageBreak/>
        <w:t>Kéry, M., &amp; Royle, J. A. (2020). Applied hierarchical modeling in ecology: Analysis of distribution, abundance and species richness in R and BUGS: Volume 2: Dynamic and advanced models. Academic Press.</w:t>
      </w:r>
      <w:r w:rsidR="00414B39">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8"/>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9"/>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30"/>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42A39EA" w14:textId="52C18FC1" w:rsidR="008E414D" w:rsidRPr="008E414D"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w:t>
      </w:r>
      <w:ins w:id="945" w:author="Jens Christian Ulrich" w:date="2025-09-10T15:19:00Z">
        <w:r w:rsidR="007466C2">
          <w:rPr>
            <w:b/>
            <w:bCs/>
            <w:lang w:val="en-CA"/>
          </w:rPr>
          <w:t>M</w:t>
        </w:r>
      </w:ins>
      <w:r w:rsidRPr="008E414D">
        <w:rPr>
          <w:b/>
          <w:bCs/>
          <w:lang w:val="en-CA"/>
        </w:rPr>
        <w:t xml:space="preserve">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r w:rsidR="007E1189">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31"/>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32"/>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33"/>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6598620E" w14:textId="4882B5EB" w:rsidR="00F1492C" w:rsidRDefault="008E414D" w:rsidP="003145FE">
      <w:pPr>
        <w:rPr>
          <w:lang w:val="en-CA"/>
        </w:rPr>
      </w:pPr>
      <w:r w:rsidRPr="008E414D">
        <w:rPr>
          <w:b/>
          <w:bCs/>
          <w:lang w:val="en-CA"/>
        </w:rPr>
        <w:t>Figure S</w:t>
      </w:r>
      <w:r w:rsidR="00C62D64">
        <w:rPr>
          <w:b/>
          <w:bCs/>
          <w:lang w:val="en-CA"/>
        </w:rPr>
        <w:t>6</w:t>
      </w:r>
      <w:r w:rsidRPr="008E414D">
        <w:rPr>
          <w:b/>
          <w:bCs/>
          <w:lang w:val="en-CA"/>
        </w:rPr>
        <w:t>: Pairs plots for the GL</w:t>
      </w:r>
      <w:ins w:id="946" w:author="Jens Christian Ulrich" w:date="2025-09-10T15:19:00Z">
        <w:r w:rsidR="007466C2">
          <w:rPr>
            <w:b/>
            <w:bCs/>
            <w:lang w:val="en-CA"/>
          </w:rPr>
          <w:t>M</w:t>
        </w:r>
      </w:ins>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del w:id="947" w:author="Jens Christian Ulrich" w:date="2025-09-09T16:16:00Z">
        <w:r w:rsidR="00741E0D" w:rsidDel="000431EC">
          <w:rPr>
            <w:lang w:val="en-CA"/>
          </w:rPr>
          <w:br w:type="page"/>
        </w:r>
      </w:del>
      <w:r w:rsidR="00F1492C">
        <w:rPr>
          <w:lang w:val="en-CA"/>
        </w:rPr>
        <w:br w:type="page"/>
      </w:r>
    </w:p>
    <w:p w14:paraId="65DC8D32" w14:textId="0FBB7DA2" w:rsidR="0010483A" w:rsidRDefault="0010483A" w:rsidP="0010483A">
      <w:pPr>
        <w:rPr>
          <w:moveTo w:id="948" w:author="Jens Christian Ulrich" w:date="2025-09-15T15:30:00Z" w16du:dateUtc="2025-09-15T19:30:00Z"/>
          <w:lang w:val="en-CA"/>
        </w:rPr>
      </w:pPr>
      <w:moveToRangeStart w:id="949" w:author="Jens Christian Ulrich" w:date="2025-09-15T15:30:00Z" w:name="move208842651"/>
      <w:moveTo w:id="950" w:author="Jens Christian Ulrich" w:date="2025-09-15T15:30:00Z" w16du:dateUtc="2025-09-15T19:30:00Z">
        <w:del w:id="951" w:author="Jens Christian Ulrich" w:date="2025-09-15T15:56:00Z" w16du:dateUtc="2025-09-15T19:56:00Z">
          <w:r w:rsidDel="00FD6E73">
            <w:rPr>
              <w:noProof/>
            </w:rPr>
            <w:lastRenderedPageBreak/>
            <w:drawing>
              <wp:inline distT="0" distB="0" distL="0" distR="0" wp14:anchorId="79CFE47F" wp14:editId="301610BC">
                <wp:extent cx="5943489" cy="2687540"/>
                <wp:effectExtent l="0" t="0" r="635" b="0"/>
                <wp:docPr id="150116235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6107" name="Picture 1" descr="A screenshot of a graph&#10;&#10;Description automatically generated"/>
                        <pic:cNvPicPr/>
                      </pic:nvPicPr>
                      <pic:blipFill rotWithShape="1">
                        <a:blip r:embed="rId34"/>
                        <a:srcRect t="9990" b="9623"/>
                        <a:stretch/>
                      </pic:blipFill>
                      <pic:spPr bwMode="auto">
                        <a:xfrm>
                          <a:off x="0" y="0"/>
                          <a:ext cx="5943600" cy="2687590"/>
                        </a:xfrm>
                        <a:prstGeom prst="rect">
                          <a:avLst/>
                        </a:prstGeom>
                        <a:ln>
                          <a:noFill/>
                        </a:ln>
                        <a:extLst>
                          <a:ext uri="{53640926-AAD7-44D8-BBD7-CCE9431645EC}">
                            <a14:shadowObscured xmlns:a14="http://schemas.microsoft.com/office/drawing/2010/main"/>
                          </a:ext>
                        </a:extLst>
                      </pic:spPr>
                    </pic:pic>
                  </a:graphicData>
                </a:graphic>
              </wp:inline>
            </w:drawing>
          </w:r>
        </w:del>
      </w:moveTo>
      <w:ins w:id="952" w:author="Jens Christian Ulrich" w:date="2025-09-15T15:56:00Z" w16du:dateUtc="2025-09-15T19:56:00Z">
        <w:r w:rsidR="00FD6E73">
          <w:rPr>
            <w:noProof/>
          </w:rPr>
          <w:drawing>
            <wp:inline distT="0" distB="0" distL="0" distR="0" wp14:anchorId="26CF6CC5" wp14:editId="720C1A29">
              <wp:extent cx="5943177" cy="2854518"/>
              <wp:effectExtent l="0" t="0" r="635" b="3175"/>
              <wp:docPr id="955526452"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26452" name="Picture 1" descr="A graph of different sizes and colors&#10;&#10;Description automatically generated with medium confidence"/>
                      <pic:cNvPicPr/>
                    </pic:nvPicPr>
                    <pic:blipFill rotWithShape="1">
                      <a:blip r:embed="rId35"/>
                      <a:srcRect t="7136" b="7477"/>
                      <a:stretch/>
                    </pic:blipFill>
                    <pic:spPr bwMode="auto">
                      <a:xfrm>
                        <a:off x="0" y="0"/>
                        <a:ext cx="5943600" cy="2854721"/>
                      </a:xfrm>
                      <a:prstGeom prst="rect">
                        <a:avLst/>
                      </a:prstGeom>
                      <a:ln>
                        <a:noFill/>
                      </a:ln>
                      <a:extLst>
                        <a:ext uri="{53640926-AAD7-44D8-BBD7-CCE9431645EC}">
                          <a14:shadowObscured xmlns:a14="http://schemas.microsoft.com/office/drawing/2010/main"/>
                        </a:ext>
                      </a:extLst>
                    </pic:spPr>
                  </pic:pic>
                </a:graphicData>
              </a:graphic>
            </wp:inline>
          </w:drawing>
        </w:r>
      </w:ins>
    </w:p>
    <w:p w14:paraId="32004FF4" w14:textId="4BC219F9" w:rsidR="00F1492C" w:rsidDel="0010483A" w:rsidRDefault="0010483A" w:rsidP="0010483A">
      <w:pPr>
        <w:rPr>
          <w:moveFrom w:id="953" w:author="Jens Christian Ulrich" w:date="2025-09-15T15:30:00Z" w16du:dateUtc="2025-09-15T19:30:00Z"/>
          <w:lang w:val="en-CA"/>
        </w:rPr>
      </w:pPr>
      <w:moveTo w:id="954" w:author="Jens Christian Ulrich" w:date="2025-09-15T15:30:00Z" w16du:dateUtc="2025-09-15T19:30:00Z">
        <w:r>
          <w:rPr>
            <w:b/>
            <w:bCs/>
            <w:lang w:val="en-CA"/>
          </w:rPr>
          <w:t xml:space="preserve">Figure S7: Expected increases in wild bee abundance in restored sites based on field data using GLMM, </w:t>
        </w:r>
        <w:proofErr w:type="spellStart"/>
        <w:r>
          <w:rPr>
            <w:b/>
            <w:bCs/>
            <w:lang w:val="en-CA"/>
          </w:rPr>
          <w:t>binmix</w:t>
        </w:r>
        <w:proofErr w:type="spellEnd"/>
        <w:r>
          <w:rPr>
            <w:b/>
            <w:bCs/>
            <w:lang w:val="en-CA"/>
          </w:rPr>
          <w:t xml:space="preserve">, or </w:t>
        </w:r>
        <w:proofErr w:type="spellStart"/>
        <w:r>
          <w:rPr>
            <w:b/>
            <w:bCs/>
            <w:lang w:val="en-CA"/>
          </w:rPr>
          <w:t>multimix</w:t>
        </w:r>
        <w:proofErr w:type="spellEnd"/>
        <w:r>
          <w:rPr>
            <w:b/>
            <w:bCs/>
            <w:lang w:val="en-CA"/>
          </w:rPr>
          <w:t xml:space="preserve"> models (a); and change in increased expected abundance as bias for the restoration effect estimate increases (b). </w:t>
        </w:r>
        <w:r>
          <w:rPr>
            <w:lang w:val="en-CA"/>
          </w:rPr>
          <w:t xml:space="preserve">We calculated proportional increase in expected abundance (a) by dividing expected abundance for an average species at an average restored site by expected abundance for an average species at an average control site. Expected abundance at control sites was calculated as </w:t>
        </w:r>
        <w:r>
          <w:rPr>
            <w:i/>
            <w:iCs/>
            <w:lang w:val="en-CA"/>
          </w:rPr>
          <w:t>exp</w:t>
        </w:r>
        <w:r>
          <w:rPr>
            <w:lang w:val="en-CA"/>
          </w:rPr>
          <w:t xml:space="preserve">(intercept), while the expected abundance at restored sites was calculated as </w:t>
        </w:r>
        <w:proofErr w:type="gramStart"/>
        <w:r>
          <w:rPr>
            <w:i/>
            <w:iCs/>
            <w:lang w:val="en-CA"/>
          </w:rPr>
          <w:t>exp</w:t>
        </w:r>
        <w:r>
          <w:rPr>
            <w:lang w:val="en-CA"/>
          </w:rPr>
          <w:t>(</w:t>
        </w:r>
        <w:proofErr w:type="gramEnd"/>
        <w:r>
          <w:rPr>
            <w:lang w:val="en-CA"/>
          </w:rPr>
          <w:t xml:space="preserve">intercept + estimated effect of restoration on abundance). The mean and 50% </w:t>
        </w:r>
      </w:moveTo>
      <w:ins w:id="955" w:author="Jens Christian Ulrich" w:date="2025-09-15T15:57:00Z" w16du:dateUtc="2025-09-15T19:57:00Z">
        <w:r w:rsidR="00FD6E73">
          <w:rPr>
            <w:lang w:val="en-CA"/>
          </w:rPr>
          <w:t xml:space="preserve">and 90% </w:t>
        </w:r>
      </w:ins>
      <w:moveTo w:id="956" w:author="Jens Christian Ulrich" w:date="2025-09-15T15:30:00Z" w16du:dateUtc="2025-09-15T19:30:00Z">
        <w:r>
          <w:rPr>
            <w:lang w:val="en-CA"/>
          </w:rPr>
          <w:t xml:space="preserve">Bayesian </w:t>
        </w:r>
        <w:del w:id="957" w:author="Jens Christian Ulrich" w:date="2025-09-15T15:55:00Z" w16du:dateUtc="2025-09-15T19:55:00Z">
          <w:r w:rsidDel="00130D77">
            <w:rPr>
              <w:lang w:val="en-CA"/>
            </w:rPr>
            <w:delText>C</w:delText>
          </w:r>
        </w:del>
      </w:moveTo>
      <w:ins w:id="958" w:author="Jens Christian Ulrich" w:date="2025-09-15T15:55:00Z" w16du:dateUtc="2025-09-15T19:55:00Z">
        <w:r w:rsidR="00130D77">
          <w:rPr>
            <w:lang w:val="en-CA"/>
          </w:rPr>
          <w:t>c</w:t>
        </w:r>
      </w:ins>
      <w:moveTo w:id="959" w:author="Jens Christian Ulrich" w:date="2025-09-15T15:30:00Z" w16du:dateUtc="2025-09-15T19:30:00Z">
        <w:r>
          <w:rPr>
            <w:lang w:val="en-CA"/>
          </w:rPr>
          <w:t xml:space="preserve">redible </w:t>
        </w:r>
      </w:moveTo>
      <w:ins w:id="960" w:author="Jens Christian Ulrich" w:date="2025-09-15T15:55:00Z" w16du:dateUtc="2025-09-15T19:55:00Z">
        <w:r w:rsidR="00130D77">
          <w:rPr>
            <w:lang w:val="en-CA"/>
          </w:rPr>
          <w:t>i</w:t>
        </w:r>
      </w:ins>
      <w:moveTo w:id="961" w:author="Jens Christian Ulrich" w:date="2025-09-15T15:30:00Z" w16du:dateUtc="2025-09-15T19:30:00Z">
        <w:del w:id="962" w:author="Jens Christian Ulrich" w:date="2025-09-15T15:55:00Z" w16du:dateUtc="2025-09-15T19:55:00Z">
          <w:r w:rsidDel="00130D77">
            <w:rPr>
              <w:lang w:val="en-CA"/>
            </w:rPr>
            <w:delText>I</w:delText>
          </w:r>
        </w:del>
        <w:r>
          <w:rPr>
            <w:lang w:val="en-CA"/>
          </w:rPr>
          <w:t xml:space="preserve">ntervals are shown. To demonstrate the effects of estimate bias on biological interpretation of an environmental driver of abundance we show the expected abundance in control and restored sites under different amounts of bias. We used our simulation settings with an abundance intercept of 2, and an effect of habitat restoration of 1. The expected abundance in a control site is </w:t>
        </w:r>
        <w:proofErr w:type="gramStart"/>
        <w:r w:rsidRPr="00F1492C">
          <w:rPr>
            <w:i/>
            <w:iCs/>
            <w:lang w:val="en-CA"/>
          </w:rPr>
          <w:t>exp</w:t>
        </w:r>
        <w:r>
          <w:rPr>
            <w:lang w:val="en-CA"/>
          </w:rPr>
          <w:t>(</w:t>
        </w:r>
        <w:proofErr w:type="gramEnd"/>
        <w:r>
          <w:rPr>
            <w:lang w:val="en-CA"/>
          </w:rPr>
          <w:t xml:space="preserve">2) =~ 7. </w:t>
        </w:r>
        <w:r w:rsidRPr="00F1492C">
          <w:rPr>
            <w:lang w:val="en-CA"/>
          </w:rPr>
          <w:t>When</w:t>
        </w:r>
        <w:r>
          <w:rPr>
            <w:lang w:val="en-CA"/>
          </w:rPr>
          <w:t xml:space="preserve"> bias = 0 (model estimates effect of restoration with high accuracy) the expected abundance in a restored site is </w:t>
        </w:r>
        <w:proofErr w:type="gramStart"/>
        <w:r>
          <w:rPr>
            <w:i/>
            <w:iCs/>
            <w:lang w:val="en-CA"/>
          </w:rPr>
          <w:t>exp</w:t>
        </w:r>
        <w:r>
          <w:rPr>
            <w:lang w:val="en-CA"/>
          </w:rPr>
          <w:t>(</w:t>
        </w:r>
        <w:proofErr w:type="gramEnd"/>
        <w:r>
          <w:rPr>
            <w:lang w:val="en-CA"/>
          </w:rPr>
          <w:t xml:space="preserve">2 + 1) =~ 20. </w:t>
        </w:r>
        <w:r w:rsidRPr="00F1492C">
          <w:rPr>
            <w:lang w:val="en-CA"/>
          </w:rPr>
          <w:t>When</w:t>
        </w:r>
        <w:r>
          <w:rPr>
            <w:lang w:val="en-CA"/>
          </w:rPr>
          <w:t xml:space="preserve"> bias = 0.5 (model overestimates effect of restoration by 0.5) the expected abundance in a restored site is </w:t>
        </w:r>
        <w:proofErr w:type="gramStart"/>
        <w:r>
          <w:rPr>
            <w:i/>
            <w:iCs/>
            <w:lang w:val="en-CA"/>
          </w:rPr>
          <w:t>exp</w:t>
        </w:r>
        <w:r>
          <w:rPr>
            <w:lang w:val="en-CA"/>
          </w:rPr>
          <w:t>(</w:t>
        </w:r>
        <w:proofErr w:type="gramEnd"/>
        <w:r>
          <w:rPr>
            <w:lang w:val="en-CA"/>
          </w:rPr>
          <w:t xml:space="preserve">2 + 1+ 0.5) =~ 33. In this scenario, the biased model would overestimate increases by about 100% (increase of 26 individuals rather than true increase of 13). </w:t>
        </w:r>
        <w:r w:rsidRPr="00F1492C">
          <w:rPr>
            <w:lang w:val="en-CA"/>
          </w:rPr>
          <w:t>When</w:t>
        </w:r>
        <w:r>
          <w:rPr>
            <w:lang w:val="en-CA"/>
          </w:rPr>
          <w:t xml:space="preserve"> bias = 1 (model overestimates effect of restoration by 1) the expected abundance in a restored site is </w:t>
        </w:r>
        <w:proofErr w:type="gramStart"/>
        <w:r>
          <w:rPr>
            <w:i/>
            <w:iCs/>
            <w:lang w:val="en-CA"/>
          </w:rPr>
          <w:t>exp</w:t>
        </w:r>
        <w:r>
          <w:rPr>
            <w:lang w:val="en-CA"/>
          </w:rPr>
          <w:t>(</w:t>
        </w:r>
        <w:proofErr w:type="gramEnd"/>
        <w:r>
          <w:rPr>
            <w:lang w:val="en-CA"/>
          </w:rPr>
          <w:t>2 + 1+ 1) =~ 55.</w:t>
        </w:r>
        <w:r w:rsidRPr="00C979C6">
          <w:rPr>
            <w:lang w:val="en-CA"/>
          </w:rPr>
          <w:t xml:space="preserve"> </w:t>
        </w:r>
        <w:r>
          <w:rPr>
            <w:lang w:val="en-CA"/>
          </w:rPr>
          <w:t>In this scenario, the biased model would overestimate increases by about 270% (increase of 48 individuals rather than true increase of 13).</w:t>
        </w:r>
      </w:moveTo>
      <w:moveFromRangeStart w:id="963" w:author="Jens Christian Ulrich" w:date="2025-09-15T15:30:00Z" w:name="move208842651"/>
      <w:moveToRangeEnd w:id="949"/>
      <w:moveFrom w:id="964" w:author="Jens Christian Ulrich" w:date="2025-09-15T15:30:00Z" w16du:dateUtc="2025-09-15T19:30:00Z">
        <w:r w:rsidR="00F1492C" w:rsidDel="0010483A">
          <w:rPr>
            <w:noProof/>
          </w:rPr>
          <w:drawing>
            <wp:inline distT="0" distB="0" distL="0" distR="0" wp14:anchorId="6432A6C0" wp14:editId="34E0BE50">
              <wp:extent cx="5943489" cy="2687540"/>
              <wp:effectExtent l="0" t="0" r="635" b="0"/>
              <wp:docPr id="96087610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6107" name="Picture 1" descr="A screenshot of a graph&#10;&#10;Description automatically generated"/>
                      <pic:cNvPicPr/>
                    </pic:nvPicPr>
                    <pic:blipFill rotWithShape="1">
                      <a:blip r:embed="rId34"/>
                      <a:srcRect t="9990" b="9623"/>
                      <a:stretch/>
                    </pic:blipFill>
                    <pic:spPr bwMode="auto">
                      <a:xfrm>
                        <a:off x="0" y="0"/>
                        <a:ext cx="5943600" cy="2687590"/>
                      </a:xfrm>
                      <a:prstGeom prst="rect">
                        <a:avLst/>
                      </a:prstGeom>
                      <a:ln>
                        <a:noFill/>
                      </a:ln>
                      <a:extLst>
                        <a:ext uri="{53640926-AAD7-44D8-BBD7-CCE9431645EC}">
                          <a14:shadowObscured xmlns:a14="http://schemas.microsoft.com/office/drawing/2010/main"/>
                        </a:ext>
                      </a:extLst>
                    </pic:spPr>
                  </pic:pic>
                </a:graphicData>
              </a:graphic>
            </wp:inline>
          </w:drawing>
        </w:r>
      </w:moveFrom>
    </w:p>
    <w:p w14:paraId="74FE06A5" w14:textId="1B96D5D0" w:rsidR="00E26AEE" w:rsidDel="000431EC" w:rsidRDefault="00F1492C" w:rsidP="00C62D64">
      <w:pPr>
        <w:rPr>
          <w:del w:id="965" w:author="Jens Christian Ulrich" w:date="2025-09-09T16:16:00Z"/>
          <w:lang w:val="en-CA"/>
        </w:rPr>
      </w:pPr>
      <w:moveFrom w:id="966" w:author="Jens Christian Ulrich" w:date="2025-09-15T15:30:00Z" w16du:dateUtc="2025-09-15T19:30:00Z">
        <w:r w:rsidDel="0010483A">
          <w:rPr>
            <w:b/>
            <w:bCs/>
            <w:lang w:val="en-CA"/>
          </w:rPr>
          <w:t xml:space="preserve">Figure S7: Expected increases in wild bee abundance in restored sites based on field data using GLMM, binmix, or multimix models (a); and change in increased expected abundance as bias for the restoration effect estimate increases (b). </w:t>
        </w:r>
        <w:r w:rsidDel="0010483A">
          <w:rPr>
            <w:lang w:val="en-CA"/>
          </w:rPr>
          <w:t xml:space="preserve">We calculated proportional increase in expected abundance (a) by dividing expected abundance for an average species at an average restored site by </w:t>
        </w:r>
        <w:r w:rsidDel="0010483A">
          <w:rPr>
            <w:lang w:val="en-CA"/>
          </w:rPr>
          <w:t xml:space="preserve">expected abundance for an average species at an average </w:t>
        </w:r>
        <w:r w:rsidDel="0010483A">
          <w:rPr>
            <w:lang w:val="en-CA"/>
          </w:rPr>
          <w:t>control</w:t>
        </w:r>
        <w:r w:rsidDel="0010483A">
          <w:rPr>
            <w:lang w:val="en-CA"/>
          </w:rPr>
          <w:t xml:space="preserve"> site</w:t>
        </w:r>
        <w:r w:rsidDel="0010483A">
          <w:rPr>
            <w:lang w:val="en-CA"/>
          </w:rPr>
          <w:t xml:space="preserve">. Expected abundance at control sites was calculated as </w:t>
        </w:r>
        <w:r w:rsidDel="0010483A">
          <w:rPr>
            <w:i/>
            <w:iCs/>
            <w:lang w:val="en-CA"/>
          </w:rPr>
          <w:t>exp</w:t>
        </w:r>
        <w:r w:rsidDel="0010483A">
          <w:rPr>
            <w:lang w:val="en-CA"/>
          </w:rPr>
          <w:t xml:space="preserve">(intercept), while the expected abundance at restored sites was </w:t>
        </w:r>
        <w:r w:rsidDel="0010483A">
          <w:rPr>
            <w:lang w:val="en-CA"/>
          </w:rPr>
          <w:t xml:space="preserve">calculated as </w:t>
        </w:r>
        <w:r w:rsidDel="0010483A">
          <w:rPr>
            <w:i/>
            <w:iCs/>
            <w:lang w:val="en-CA"/>
          </w:rPr>
          <w:t>exp</w:t>
        </w:r>
        <w:r w:rsidDel="0010483A">
          <w:rPr>
            <w:lang w:val="en-CA"/>
          </w:rPr>
          <w:t>(intercept</w:t>
        </w:r>
        <w:r w:rsidDel="0010483A">
          <w:rPr>
            <w:lang w:val="en-CA"/>
          </w:rPr>
          <w:t xml:space="preserve"> + estimated effect of restoration on abundance</w:t>
        </w:r>
        <w:r w:rsidDel="0010483A">
          <w:rPr>
            <w:lang w:val="en-CA"/>
          </w:rPr>
          <w:t>)</w:t>
        </w:r>
        <w:r w:rsidDel="0010483A">
          <w:rPr>
            <w:lang w:val="en-CA"/>
          </w:rPr>
          <w:t xml:space="preserve">. The mean and 50% Bayesian Credible Intervals are shown. To demonstrate the effects of estimate bias on biological interpretation of an environmental driver of abundance we show the expected abundance in control and restored sites under different amounts of bias. We used our simulation settings with an abundance intercept of 2, and an effect of habitat restoration of 1. The expected abundance in a control site is </w:t>
        </w:r>
        <w:r w:rsidRPr="00F1492C" w:rsidDel="0010483A">
          <w:rPr>
            <w:i/>
            <w:iCs/>
            <w:lang w:val="en-CA"/>
          </w:rPr>
          <w:t>exp</w:t>
        </w:r>
        <w:r w:rsidDel="0010483A">
          <w:rPr>
            <w:lang w:val="en-CA"/>
          </w:rPr>
          <w:t xml:space="preserve">(2) =~ 7. </w:t>
        </w:r>
        <w:r w:rsidRPr="00F1492C" w:rsidDel="0010483A">
          <w:rPr>
            <w:lang w:val="en-CA"/>
          </w:rPr>
          <w:t>When</w:t>
        </w:r>
        <w:r w:rsidDel="0010483A">
          <w:rPr>
            <w:lang w:val="en-CA"/>
          </w:rPr>
          <w:t xml:space="preserve"> bias = 0 (model estimates effect of restoration with high accuracy) the expected abundance in a restored site is </w:t>
        </w:r>
        <w:r w:rsidDel="0010483A">
          <w:rPr>
            <w:i/>
            <w:iCs/>
            <w:lang w:val="en-CA"/>
          </w:rPr>
          <w:t>exp</w:t>
        </w:r>
        <w:r w:rsidDel="0010483A">
          <w:rPr>
            <w:lang w:val="en-CA"/>
          </w:rPr>
          <w:t xml:space="preserve">(2 + 1) =~ 20. </w:t>
        </w:r>
        <w:r w:rsidRPr="00F1492C" w:rsidDel="0010483A">
          <w:rPr>
            <w:lang w:val="en-CA"/>
          </w:rPr>
          <w:t>When</w:t>
        </w:r>
        <w:r w:rsidDel="0010483A">
          <w:rPr>
            <w:lang w:val="en-CA"/>
          </w:rPr>
          <w:t xml:space="preserve"> bias = 0</w:t>
        </w:r>
        <w:r w:rsidDel="0010483A">
          <w:rPr>
            <w:lang w:val="en-CA"/>
          </w:rPr>
          <w:t>.5</w:t>
        </w:r>
        <w:r w:rsidDel="0010483A">
          <w:rPr>
            <w:lang w:val="en-CA"/>
          </w:rPr>
          <w:t xml:space="preserve"> (model </w:t>
        </w:r>
        <w:r w:rsidDel="0010483A">
          <w:rPr>
            <w:lang w:val="en-CA"/>
          </w:rPr>
          <w:t>over</w:t>
        </w:r>
        <w:r w:rsidDel="0010483A">
          <w:rPr>
            <w:lang w:val="en-CA"/>
          </w:rPr>
          <w:t xml:space="preserve">estimates effect of restoration </w:t>
        </w:r>
        <w:r w:rsidDel="0010483A">
          <w:rPr>
            <w:lang w:val="en-CA"/>
          </w:rPr>
          <w:t>by 0.5</w:t>
        </w:r>
        <w:r w:rsidDel="0010483A">
          <w:rPr>
            <w:lang w:val="en-CA"/>
          </w:rPr>
          <w:t xml:space="preserve">) the expected abundance in a restored site is </w:t>
        </w:r>
        <w:r w:rsidDel="0010483A">
          <w:rPr>
            <w:i/>
            <w:iCs/>
            <w:lang w:val="en-CA"/>
          </w:rPr>
          <w:t>exp</w:t>
        </w:r>
        <w:r w:rsidDel="0010483A">
          <w:rPr>
            <w:lang w:val="en-CA"/>
          </w:rPr>
          <w:t>(2 + 1</w:t>
        </w:r>
        <w:r w:rsidDel="0010483A">
          <w:rPr>
            <w:lang w:val="en-CA"/>
          </w:rPr>
          <w:t>+ 0.5</w:t>
        </w:r>
        <w:r w:rsidDel="0010483A">
          <w:rPr>
            <w:lang w:val="en-CA"/>
          </w:rPr>
          <w:t xml:space="preserve">) =~ </w:t>
        </w:r>
        <w:r w:rsidDel="0010483A">
          <w:rPr>
            <w:lang w:val="en-CA"/>
          </w:rPr>
          <w:t>33</w:t>
        </w:r>
        <w:r w:rsidR="00C979C6" w:rsidDel="0010483A">
          <w:rPr>
            <w:lang w:val="en-CA"/>
          </w:rPr>
          <w:t xml:space="preserve">. In this scenario, the biased model would overestimate increases by about 100% (increase of 26 individuals </w:t>
        </w:r>
        <w:r w:rsidR="00C979C6" w:rsidDel="0010483A">
          <w:rPr>
            <w:lang w:val="en-CA"/>
          </w:rPr>
          <w:t xml:space="preserve">rather than true increase of </w:t>
        </w:r>
        <w:r w:rsidR="00C979C6" w:rsidDel="0010483A">
          <w:rPr>
            <w:lang w:val="en-CA"/>
          </w:rPr>
          <w:t>13)</w:t>
        </w:r>
        <w:r w:rsidDel="0010483A">
          <w:rPr>
            <w:lang w:val="en-CA"/>
          </w:rPr>
          <w:t xml:space="preserve">. </w:t>
        </w:r>
        <w:r w:rsidR="00C979C6" w:rsidRPr="00F1492C" w:rsidDel="0010483A">
          <w:rPr>
            <w:lang w:val="en-CA"/>
          </w:rPr>
          <w:t>When</w:t>
        </w:r>
        <w:r w:rsidR="00C979C6" w:rsidDel="0010483A">
          <w:rPr>
            <w:lang w:val="en-CA"/>
          </w:rPr>
          <w:t xml:space="preserve"> bias = </w:t>
        </w:r>
        <w:r w:rsidR="00C979C6" w:rsidDel="0010483A">
          <w:rPr>
            <w:lang w:val="en-CA"/>
          </w:rPr>
          <w:t>1</w:t>
        </w:r>
        <w:r w:rsidR="00C979C6" w:rsidDel="0010483A">
          <w:rPr>
            <w:lang w:val="en-CA"/>
          </w:rPr>
          <w:t xml:space="preserve"> (model overestimates effect of restoration by </w:t>
        </w:r>
        <w:r w:rsidR="00C979C6" w:rsidDel="0010483A">
          <w:rPr>
            <w:lang w:val="en-CA"/>
          </w:rPr>
          <w:t>1</w:t>
        </w:r>
        <w:r w:rsidR="00C979C6" w:rsidDel="0010483A">
          <w:rPr>
            <w:lang w:val="en-CA"/>
          </w:rPr>
          <w:t xml:space="preserve">) the expected abundance in a restored site is </w:t>
        </w:r>
        <w:r w:rsidR="00C979C6" w:rsidDel="0010483A">
          <w:rPr>
            <w:i/>
            <w:iCs/>
            <w:lang w:val="en-CA"/>
          </w:rPr>
          <w:t>exp</w:t>
        </w:r>
        <w:r w:rsidR="00C979C6" w:rsidDel="0010483A">
          <w:rPr>
            <w:lang w:val="en-CA"/>
          </w:rPr>
          <w:t xml:space="preserve">(2 + 1+ </w:t>
        </w:r>
        <w:r w:rsidR="00C979C6" w:rsidDel="0010483A">
          <w:rPr>
            <w:lang w:val="en-CA"/>
          </w:rPr>
          <w:t>1</w:t>
        </w:r>
        <w:r w:rsidR="00C979C6" w:rsidDel="0010483A">
          <w:rPr>
            <w:lang w:val="en-CA"/>
          </w:rPr>
          <w:t xml:space="preserve">) =~ </w:t>
        </w:r>
        <w:r w:rsidR="00C979C6" w:rsidDel="0010483A">
          <w:rPr>
            <w:lang w:val="en-CA"/>
          </w:rPr>
          <w:t>55</w:t>
        </w:r>
        <w:r w:rsidR="00C979C6" w:rsidDel="0010483A">
          <w:rPr>
            <w:lang w:val="en-CA"/>
          </w:rPr>
          <w:t>.</w:t>
        </w:r>
        <w:r w:rsidR="00C979C6" w:rsidRPr="00C979C6" w:rsidDel="0010483A">
          <w:rPr>
            <w:lang w:val="en-CA"/>
          </w:rPr>
          <w:t xml:space="preserve"> </w:t>
        </w:r>
        <w:r w:rsidR="00C979C6" w:rsidDel="0010483A">
          <w:rPr>
            <w:lang w:val="en-CA"/>
          </w:rPr>
          <w:t xml:space="preserve">In this scenario, the biased model would overestimate increases by about </w:t>
        </w:r>
        <w:r w:rsidR="00C979C6" w:rsidDel="0010483A">
          <w:rPr>
            <w:lang w:val="en-CA"/>
          </w:rPr>
          <w:t>27</w:t>
        </w:r>
        <w:r w:rsidR="00C979C6" w:rsidDel="0010483A">
          <w:rPr>
            <w:lang w:val="en-CA"/>
          </w:rPr>
          <w:t xml:space="preserve">0% (increase of </w:t>
        </w:r>
        <w:r w:rsidR="00C979C6" w:rsidDel="0010483A">
          <w:rPr>
            <w:lang w:val="en-CA"/>
          </w:rPr>
          <w:t>48</w:t>
        </w:r>
        <w:r w:rsidR="00C979C6" w:rsidDel="0010483A">
          <w:rPr>
            <w:lang w:val="en-CA"/>
          </w:rPr>
          <w:t xml:space="preserve"> individuals rather than </w:t>
        </w:r>
        <w:r w:rsidR="00C979C6" w:rsidDel="0010483A">
          <w:rPr>
            <w:lang w:val="en-CA"/>
          </w:rPr>
          <w:t xml:space="preserve">true increase of </w:t>
        </w:r>
        <w:r w:rsidR="00C979C6" w:rsidDel="0010483A">
          <w:rPr>
            <w:lang w:val="en-CA"/>
          </w:rPr>
          <w:t>13).</w:t>
        </w:r>
      </w:moveFrom>
      <w:moveFromRangeEnd w:id="963"/>
      <w:del w:id="967" w:author="Jens Christian Ulrich" w:date="2025-09-09T16:16:00Z">
        <w:r w:rsidR="00E26AEE" w:rsidDel="000431EC">
          <w:rPr>
            <w:noProof/>
          </w:rPr>
          <w:drawing>
            <wp:inline distT="0" distB="0" distL="0" distR="0" wp14:anchorId="1735B1C5" wp14:editId="08CA078F">
              <wp:extent cx="5943600" cy="2457450"/>
              <wp:effectExtent l="0" t="0" r="0" b="0"/>
              <wp:docPr id="20520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0080" name=""/>
                      <pic:cNvPicPr/>
                    </pic:nvPicPr>
                    <pic:blipFill rotWithShape="1">
                      <a:blip r:embed="rId36"/>
                      <a:srcRect t="13295" b="13200"/>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del>
    </w:p>
    <w:p w14:paraId="2C633F81" w14:textId="271E7492" w:rsidR="00144208" w:rsidDel="000431EC" w:rsidRDefault="003145FE" w:rsidP="00C62D64">
      <w:pPr>
        <w:rPr>
          <w:del w:id="968" w:author="Jens Christian Ulrich" w:date="2025-09-09T16:16:00Z"/>
          <w:lang w:val="en-CA"/>
        </w:rPr>
      </w:pPr>
      <w:del w:id="969" w:author="Jens Christian Ulrich" w:date="2025-09-09T16:16:00Z">
        <w:r w:rsidDel="000431EC">
          <w:rPr>
            <w:b/>
            <w:bCs/>
            <w:lang w:val="en-CA"/>
          </w:rPr>
          <w:delText xml:space="preserve">Figure </w:delText>
        </w:r>
        <w:r w:rsidR="00027EE0" w:rsidDel="000431EC">
          <w:rPr>
            <w:b/>
            <w:bCs/>
            <w:lang w:val="en-CA"/>
          </w:rPr>
          <w:delText>S7</w:delText>
        </w:r>
        <w:r w:rsidDel="000431EC">
          <w:rPr>
            <w:b/>
            <w:bCs/>
            <w:lang w:val="en-CA"/>
          </w:rPr>
          <w:delText xml:space="preserve">: Effects of a simulated detection confound on GLM precision. </w:delText>
        </w:r>
        <w:r w:rsidDel="000431EC">
          <w:rPr>
            <w:lang w:val="en-CA"/>
          </w:rPr>
          <w:delText>We simulated mark-recapture encounters (and then converted the mark-recapture encounter data to simple counts) while simultaneously varying the effect of habitat on detection and either the baseline detection rate or the number of study sites. We fit a GLM to the count form of the abundance data and then determined the precision  of the estimate for the effect of habitat on abundance when either the baseline detection rate (a) or the number of study sites (b) was varied. The mean bias and 90% Bayesian credible intervals are displayed for each simulation scenario. Larger values for p</w:delText>
        </w:r>
      </w:del>
      <w:ins w:id="970" w:author="Ulrich, Jens" w:date="2025-06-30T15:47:00Z">
        <w:del w:id="971" w:author="Jens Christian Ulrich" w:date="2025-09-09T16:16:00Z">
          <w:r w:rsidR="00DD70B7" w:rsidDel="000431EC">
            <w:rPr>
              <w:lang w:val="en-CA"/>
            </w:rPr>
            <w:delText>High</w:delText>
          </w:r>
        </w:del>
      </w:ins>
      <w:ins w:id="972" w:author="Ulrich, Jens" w:date="2025-06-30T15:48:00Z">
        <w:del w:id="973" w:author="Jens Christian Ulrich" w:date="2025-09-09T16:16:00Z">
          <w:r w:rsidR="00DD70B7" w:rsidDel="000431EC">
            <w:rPr>
              <w:lang w:val="en-CA"/>
            </w:rPr>
            <w:delText xml:space="preserve"> p</w:delText>
          </w:r>
        </w:del>
      </w:ins>
      <w:del w:id="974" w:author="Jens Christian Ulrich" w:date="2025-09-09T16:16:00Z">
        <w:r w:rsidDel="000431EC">
          <w:rPr>
            <w:lang w:val="en-CA"/>
          </w:rPr>
          <w:delText xml:space="preserve">recision </w:delText>
        </w:r>
      </w:del>
      <w:ins w:id="975" w:author="Ulrich, Jens" w:date="2025-06-30T15:47:00Z">
        <w:del w:id="976" w:author="Jens Christian Ulrich" w:date="2025-09-09T16:16:00Z">
          <w:r w:rsidR="00DD70B7" w:rsidDel="000431EC">
            <w:rPr>
              <w:lang w:val="en-CA"/>
            </w:rPr>
            <w:delText xml:space="preserve">(1 / sd(posterior samples)) </w:delText>
          </w:r>
        </w:del>
      </w:ins>
      <w:del w:id="977" w:author="Jens Christian Ulrich" w:date="2025-09-09T16:16:00Z">
        <w:r w:rsidDel="000431EC">
          <w:rPr>
            <w:lang w:val="en-CA"/>
          </w:rPr>
          <w:delText xml:space="preserve">represent </w:delText>
        </w:r>
      </w:del>
      <w:ins w:id="978" w:author="Ulrich, Jens" w:date="2025-06-30T15:48:00Z">
        <w:del w:id="979" w:author="Jens Christian Ulrich" w:date="2025-09-09T16:16:00Z">
          <w:r w:rsidR="00DD70B7" w:rsidDel="000431EC">
            <w:rPr>
              <w:lang w:val="en-CA"/>
            </w:rPr>
            <w:delText xml:space="preserve">reflects </w:delText>
          </w:r>
        </w:del>
      </w:ins>
      <w:del w:id="980" w:author="Jens Christian Ulrich" w:date="2025-09-09T16:16:00Z">
        <w:r w:rsidDel="000431EC">
          <w:rPr>
            <w:lang w:val="en-CA"/>
          </w:rPr>
          <w:delText>a tendency for each model fit to produce a wider Bayesian credible interval (i.e., a tendency to produce an estimate with greater</w:delText>
        </w:r>
      </w:del>
      <w:ins w:id="981" w:author="Ulrich, Jens" w:date="2025-06-30T15:48:00Z">
        <w:del w:id="982" w:author="Jens Christian Ulrich" w:date="2025-09-09T16:16:00Z">
          <w:r w:rsidR="00DD70B7" w:rsidDel="000431EC">
            <w:rPr>
              <w:lang w:val="en-CA"/>
            </w:rPr>
            <w:delText>low model</w:delText>
          </w:r>
        </w:del>
      </w:ins>
      <w:del w:id="983" w:author="Jens Christian Ulrich" w:date="2025-09-09T16:16:00Z">
        <w:r w:rsidDel="000431EC">
          <w:rPr>
            <w:lang w:val="en-CA"/>
          </w:rPr>
          <w:delText xml:space="preserve"> uncertainty). </w:delText>
        </w:r>
        <w:r w:rsidR="00741E0D" w:rsidDel="000431EC">
          <w:rPr>
            <w:lang w:val="en-CA"/>
          </w:rPr>
          <w:br w:type="page"/>
        </w:r>
      </w:del>
    </w:p>
    <w:p w14:paraId="335FC86A" w14:textId="5A5F8626" w:rsidR="00144208" w:rsidDel="000431EC" w:rsidRDefault="00144208" w:rsidP="00C62D64">
      <w:pPr>
        <w:rPr>
          <w:del w:id="984" w:author="Jens Christian Ulrich" w:date="2025-09-09T16:16:00Z"/>
          <w:lang w:val="en-CA"/>
        </w:rPr>
      </w:pPr>
      <w:del w:id="985" w:author="Jens Christian Ulrich" w:date="2025-09-09T16:16:00Z">
        <w:r w:rsidDel="000431EC">
          <w:rPr>
            <w:noProof/>
          </w:rPr>
          <w:drawing>
            <wp:inline distT="0" distB="0" distL="0" distR="0" wp14:anchorId="69EF3F93" wp14:editId="1F2694A5">
              <wp:extent cx="6088426" cy="3784600"/>
              <wp:effectExtent l="0" t="0" r="7620" b="6350"/>
              <wp:docPr id="5062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162" name=""/>
                      <pic:cNvPicPr/>
                    </pic:nvPicPr>
                    <pic:blipFill rotWithShape="1">
                      <a:blip r:embed="rId37"/>
                      <a:srcRect l="4594" r="4914"/>
                      <a:stretch/>
                    </pic:blipFill>
                    <pic:spPr bwMode="auto">
                      <a:xfrm>
                        <a:off x="0" y="0"/>
                        <a:ext cx="6090697" cy="3786012"/>
                      </a:xfrm>
                      <a:prstGeom prst="rect">
                        <a:avLst/>
                      </a:prstGeom>
                      <a:ln>
                        <a:noFill/>
                      </a:ln>
                      <a:extLst>
                        <a:ext uri="{53640926-AAD7-44D8-BBD7-CCE9431645EC}">
                          <a14:shadowObscured xmlns:a14="http://schemas.microsoft.com/office/drawing/2010/main"/>
                        </a:ext>
                      </a:extLst>
                    </pic:spPr>
                  </pic:pic>
                </a:graphicData>
              </a:graphic>
            </wp:inline>
          </w:drawing>
        </w:r>
      </w:del>
    </w:p>
    <w:p w14:paraId="63335B63" w14:textId="69E97B1C" w:rsidR="00DD19A4" w:rsidDel="000431EC" w:rsidRDefault="00741E0D" w:rsidP="00C62D64">
      <w:pPr>
        <w:rPr>
          <w:del w:id="986" w:author="Jens Christian Ulrich" w:date="2025-09-09T16:16:00Z"/>
          <w:lang w:val="en-CA"/>
        </w:rPr>
      </w:pPr>
      <w:del w:id="987" w:author="Jens Christian Ulrich" w:date="2025-09-09T16:16:00Z">
        <w:r w:rsidDel="000431EC">
          <w:rPr>
            <w:b/>
            <w:bCs/>
            <w:lang w:val="en-CA"/>
          </w:rPr>
          <w:delText xml:space="preserve">Figure </w:delText>
        </w:r>
        <w:r w:rsidR="00027EE0" w:rsidDel="000431EC">
          <w:rPr>
            <w:b/>
            <w:bCs/>
            <w:lang w:val="en-CA"/>
          </w:rPr>
          <w:delText>S8</w:delText>
        </w:r>
        <w:r w:rsidDel="000431EC">
          <w:rPr>
            <w:b/>
            <w:bCs/>
            <w:lang w:val="en-CA"/>
          </w:rPr>
          <w:delText>: Effects of a simulated detection confound on binmix and multimix accuracy and precision</w:delText>
        </w:r>
        <w:r w:rsidR="003145FE" w:rsidDel="000431EC">
          <w:rPr>
            <w:b/>
            <w:bCs/>
            <w:lang w:val="en-CA"/>
          </w:rPr>
          <w:delText>, under varying baseline detection rate</w:delText>
        </w:r>
        <w:r w:rsidDel="000431EC">
          <w:rPr>
            <w:b/>
            <w:bCs/>
            <w:lang w:val="en-CA"/>
          </w:rPr>
          <w:delText xml:space="preserve">. </w:delText>
        </w:r>
        <w:r w:rsidDel="000431EC">
          <w:rPr>
            <w:lang w:val="en-CA"/>
          </w:rPr>
          <w:delText xml:space="preserve">We simulated </w:delText>
        </w:r>
        <w:r w:rsidR="003145FE" w:rsidDel="000431EC">
          <w:rPr>
            <w:lang w:val="en-CA"/>
          </w:rPr>
          <w:delText xml:space="preserve">mark-recapture encounters (or converted the mark-recapture encounter data to simple </w:delText>
        </w:r>
        <w:r w:rsidDel="000431EC">
          <w:rPr>
            <w:lang w:val="en-CA"/>
          </w:rPr>
          <w:delText>counts</w:delText>
        </w:r>
        <w:r w:rsidR="003145FE" w:rsidDel="000431EC">
          <w:rPr>
            <w:lang w:val="en-CA"/>
          </w:rPr>
          <w:delText>)</w:delText>
        </w:r>
        <w:r w:rsidDel="000431EC">
          <w:rPr>
            <w:lang w:val="en-CA"/>
          </w:rPr>
          <w:delText xml:space="preserve"> while simultaneously varying the effect of habitat on detection and the baseline detection rate. We fit a</w:delText>
        </w:r>
        <w:r w:rsidR="003145FE" w:rsidDel="000431EC">
          <w:rPr>
            <w:lang w:val="en-CA"/>
          </w:rPr>
          <w:delText xml:space="preserve"> multimix model to the mark-recapture encounters </w:delText>
        </w:r>
        <w:r w:rsidDel="000431EC">
          <w:rPr>
            <w:lang w:val="en-CA"/>
          </w:rPr>
          <w:delText xml:space="preserve">and </w:delText>
        </w:r>
        <w:r w:rsidR="003145FE" w:rsidDel="000431EC">
          <w:rPr>
            <w:lang w:val="en-CA"/>
          </w:rPr>
          <w:delText xml:space="preserve">then </w:delText>
        </w:r>
        <w:r w:rsidDel="000431EC">
          <w:rPr>
            <w:lang w:val="en-CA"/>
          </w:rPr>
          <w:delText xml:space="preserve">determined the accuracy </w:delText>
        </w:r>
        <w:r w:rsidR="003145FE" w:rsidDel="000431EC">
          <w:rPr>
            <w:lang w:val="en-CA"/>
          </w:rPr>
          <w:delText xml:space="preserve">(a) and precision (b) </w:delText>
        </w:r>
        <w:r w:rsidDel="000431EC">
          <w:rPr>
            <w:lang w:val="en-CA"/>
          </w:rPr>
          <w:delText xml:space="preserve">of the estimate for the effect of habitat on abundance. </w:delText>
        </w:r>
        <w:r w:rsidR="003145FE" w:rsidDel="000431EC">
          <w:rPr>
            <w:lang w:val="en-CA"/>
          </w:rPr>
          <w:delText xml:space="preserve">We repeated this by fitting a binmix to the count form of the abundance data and again determined accuracy (c) and precision (d). </w:delText>
        </w:r>
        <w:r w:rsidDel="000431EC">
          <w:rPr>
            <w:lang w:val="en-CA"/>
          </w:rPr>
          <w:delText>Positive bias (red) indicates a tendency to overestimate the effect of the hypothesized abundance driver; a negative bias (blue) indicates a tendency towards underestimation. The mean bias and 90% Bayesian credible intervals are displayed for each simulation scenario.</w:delText>
        </w:r>
        <w:r w:rsidR="003145FE" w:rsidDel="000431EC">
          <w:rPr>
            <w:lang w:val="en-CA"/>
          </w:rPr>
          <w:delText xml:space="preserve"> </w:delText>
        </w:r>
      </w:del>
      <w:ins w:id="988" w:author="Ulrich, Jens" w:date="2025-06-30T15:48:00Z">
        <w:del w:id="989" w:author="Jens Christian Ulrich" w:date="2025-09-09T16:16:00Z">
          <w:r w:rsidR="00770B67" w:rsidDel="000431EC">
            <w:rPr>
              <w:lang w:val="en-CA"/>
            </w:rPr>
            <w:delText xml:space="preserve">High precision (1 / sd(posterior samples)) reflects low model uncertainty. </w:delText>
          </w:r>
        </w:del>
      </w:ins>
      <w:del w:id="990" w:author="Jens Christian Ulrich" w:date="2025-09-09T16:16:00Z">
        <w:r w:rsidR="003145FE" w:rsidDel="000431EC">
          <w:rPr>
            <w:lang w:val="en-CA"/>
          </w:rPr>
          <w:delText xml:space="preserve">Larger values for precision represent a tendency for each model fit to produce a wider Bayesian credible interval (i.e., a tendency to produce an estimate with greater uncertainty). </w:delText>
        </w:r>
        <w:r w:rsidDel="000431EC">
          <w:rPr>
            <w:lang w:val="en-CA"/>
          </w:rPr>
          <w:br w:type="page"/>
        </w:r>
      </w:del>
    </w:p>
    <w:p w14:paraId="5A17C502" w14:textId="60BD668F" w:rsidR="00DD19A4" w:rsidDel="000431EC" w:rsidRDefault="00DD19A4" w:rsidP="00C62D64">
      <w:pPr>
        <w:rPr>
          <w:del w:id="991" w:author="Jens Christian Ulrich" w:date="2025-09-09T16:16:00Z"/>
          <w:lang w:val="en-CA"/>
        </w:rPr>
      </w:pPr>
      <w:del w:id="992" w:author="Jens Christian Ulrich" w:date="2025-09-09T16:16:00Z">
        <w:r w:rsidDel="000431EC">
          <w:rPr>
            <w:noProof/>
          </w:rPr>
          <w:drawing>
            <wp:inline distT="0" distB="0" distL="0" distR="0" wp14:anchorId="51FAC553" wp14:editId="7CC2028C">
              <wp:extent cx="5979927" cy="3708400"/>
              <wp:effectExtent l="0" t="0" r="1905" b="6350"/>
              <wp:docPr id="12159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063" name=""/>
                      <pic:cNvPicPr/>
                    </pic:nvPicPr>
                    <pic:blipFill rotWithShape="1">
                      <a:blip r:embed="rId38"/>
                      <a:srcRect l="4488" r="4807"/>
                      <a:stretch/>
                    </pic:blipFill>
                    <pic:spPr bwMode="auto">
                      <a:xfrm>
                        <a:off x="0" y="0"/>
                        <a:ext cx="5981630" cy="3709456"/>
                      </a:xfrm>
                      <a:prstGeom prst="rect">
                        <a:avLst/>
                      </a:prstGeom>
                      <a:ln>
                        <a:noFill/>
                      </a:ln>
                      <a:extLst>
                        <a:ext uri="{53640926-AAD7-44D8-BBD7-CCE9431645EC}">
                          <a14:shadowObscured xmlns:a14="http://schemas.microsoft.com/office/drawing/2010/main"/>
                        </a:ext>
                      </a:extLst>
                    </pic:spPr>
                  </pic:pic>
                </a:graphicData>
              </a:graphic>
            </wp:inline>
          </w:drawing>
        </w:r>
      </w:del>
    </w:p>
    <w:p w14:paraId="75A9E23F" w14:textId="4E81ED58" w:rsidR="00DD19A4" w:rsidRPr="000653F5" w:rsidRDefault="003145FE" w:rsidP="003145FE">
      <w:pPr>
        <w:rPr>
          <w:lang w:val="en-CA"/>
        </w:rPr>
      </w:pPr>
      <w:del w:id="993" w:author="Jens Christian Ulrich" w:date="2025-09-09T16:16:00Z">
        <w:r w:rsidDel="000431EC">
          <w:rPr>
            <w:b/>
            <w:bCs/>
            <w:lang w:val="en-CA"/>
          </w:rPr>
          <w:delText xml:space="preserve">Figure </w:delText>
        </w:r>
        <w:r w:rsidR="00027EE0" w:rsidDel="000431EC">
          <w:rPr>
            <w:b/>
            <w:bCs/>
            <w:lang w:val="en-CA"/>
          </w:rPr>
          <w:delText>S9</w:delText>
        </w:r>
        <w:r w:rsidDel="000431EC">
          <w:rPr>
            <w:b/>
            <w:bCs/>
            <w:lang w:val="en-CA"/>
          </w:rPr>
          <w:delText xml:space="preserve">: Effects of a simulated detection confound on binmix and multimix accuracy and precision, under varying number of study sites. </w:delText>
        </w:r>
        <w:r w:rsidDel="000431EC">
          <w:rPr>
            <w:lang w:val="en-CA"/>
          </w:rPr>
          <w:delText xml:space="preserve">We simulated mark-recapture encounters (or converted the mark-recapture encounter data to simple counts) while simultaneously varying the effect of habitat on detection and the number of study sites. We fit a multimix model to the mark-recapture encounters and then determined the accuracy (a) and precision (b) of the estimate for the effect of habitat on abundance. We repeated this by fitting a binmix to the count form of the abundance data and again determined accuracy (c) and precision (d). Positive bias (red) indicates a tendency to overestimate the effect of the hypothesized abundance driver; a negative bias (blue) indicates a tendency towards underestimation. The mean bias and 90% Bayesian credible intervals are displayed for each simulation scenario. </w:delText>
        </w:r>
      </w:del>
      <w:ins w:id="994" w:author="Ulrich, Jens" w:date="2025-06-30T15:49:00Z">
        <w:del w:id="995" w:author="Jens Christian Ulrich" w:date="2025-09-09T16:16:00Z">
          <w:r w:rsidR="00770B67" w:rsidDel="000431EC">
            <w:rPr>
              <w:lang w:val="en-CA"/>
            </w:rPr>
            <w:delText xml:space="preserve">High precision (1 / sd(posterior samples)) reflects low model uncertainty. </w:delText>
          </w:r>
        </w:del>
      </w:ins>
      <w:del w:id="996" w:author="Jens Christian Ulrich" w:date="2025-09-09T16:16:00Z">
        <w:r w:rsidDel="000431EC">
          <w:rPr>
            <w:lang w:val="en-CA"/>
          </w:rPr>
          <w:delText>Larger values for precision represent a tendency for each model fit to produce a wider Bayesian credible interval (i.e., a tendency to produce an estimate with greater uncertainty).</w:delText>
        </w:r>
      </w:del>
    </w:p>
    <w:sectPr w:rsidR="00DD19A4" w:rsidRPr="000653F5" w:rsidSect="0050771E">
      <w:footerReference w:type="default" r:id="rId3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97926" w14:textId="77777777" w:rsidR="00A562B4" w:rsidRDefault="00A562B4" w:rsidP="00625570">
      <w:pPr>
        <w:spacing w:after="0" w:line="240" w:lineRule="auto"/>
      </w:pPr>
      <w:r>
        <w:separator/>
      </w:r>
    </w:p>
  </w:endnote>
  <w:endnote w:type="continuationSeparator" w:id="0">
    <w:p w14:paraId="551631E5" w14:textId="77777777" w:rsidR="00A562B4" w:rsidRDefault="00A562B4"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8BD72" w14:textId="77777777" w:rsidR="00A562B4" w:rsidRDefault="00A562B4" w:rsidP="00625570">
      <w:pPr>
        <w:spacing w:after="0" w:line="240" w:lineRule="auto"/>
      </w:pPr>
      <w:r>
        <w:separator/>
      </w:r>
    </w:p>
  </w:footnote>
  <w:footnote w:type="continuationSeparator" w:id="0">
    <w:p w14:paraId="173B4AF7" w14:textId="77777777" w:rsidR="00A562B4" w:rsidRDefault="00A562B4"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Christian Ulrich">
    <w15:presenceInfo w15:providerId="AD" w15:userId="S::ujens@uottawa.ca::29ec536a-043d-4441-af8b-e67dc48e3d86"/>
  </w15:person>
  <w15:person w15:author="Risa Sargent">
    <w15:presenceInfo w15:providerId="AD" w15:userId="S::risa.sargent@ubc.ca::ad00f8f8-0bac-400d-aecf-85974dd0e203"/>
  </w15:person>
  <w15:person w15:author="Jens Ulrich">
    <w15:presenceInfo w15:providerId="Windows Live" w15:userId="ed00cbf3adf55316"/>
  </w15:person>
  <w15:person w15:author="Ulrich, Jens">
    <w15:presenceInfo w15:providerId="AD" w15:userId="S::jens.johnson@ubc.ca::1d972ffb-7a27-4f01-82ee-6bfead15c41b"/>
  </w15:person>
  <w15:person w15:author="Ulrich Jens Christian">
    <w15:presenceInfo w15:providerId="AD" w15:userId="S::ujens@uottawa.ca::29ec536a-043d-4441-af8b-e67dc48e3d86"/>
  </w15:person>
  <w15:person w15:author="Sargent, Risa">
    <w15:presenceInfo w15:providerId="AD" w15:userId="S::risa.sargent@ubc.ca::ad00f8f8-0bac-400d-aecf-85974dd0e203"/>
  </w15:person>
  <w15:person w15:author="Jens Ulrich [2]">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0530F"/>
    <w:rsid w:val="0001198C"/>
    <w:rsid w:val="0001365E"/>
    <w:rsid w:val="000145EF"/>
    <w:rsid w:val="000167FC"/>
    <w:rsid w:val="00020649"/>
    <w:rsid w:val="00025C1A"/>
    <w:rsid w:val="00027EE0"/>
    <w:rsid w:val="000310AD"/>
    <w:rsid w:val="0003292E"/>
    <w:rsid w:val="00033253"/>
    <w:rsid w:val="00036A8C"/>
    <w:rsid w:val="0004132B"/>
    <w:rsid w:val="000431EC"/>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3DE1"/>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871"/>
    <w:rsid w:val="000A7B19"/>
    <w:rsid w:val="000B028D"/>
    <w:rsid w:val="000B2CFF"/>
    <w:rsid w:val="000B32FD"/>
    <w:rsid w:val="000B559D"/>
    <w:rsid w:val="000B5691"/>
    <w:rsid w:val="000C1812"/>
    <w:rsid w:val="000C3903"/>
    <w:rsid w:val="000C4AB8"/>
    <w:rsid w:val="000C5B26"/>
    <w:rsid w:val="000C7A4E"/>
    <w:rsid w:val="000D0274"/>
    <w:rsid w:val="000D1918"/>
    <w:rsid w:val="000D4992"/>
    <w:rsid w:val="000D7E55"/>
    <w:rsid w:val="000E0E06"/>
    <w:rsid w:val="000E0E7F"/>
    <w:rsid w:val="000E123C"/>
    <w:rsid w:val="000E28BF"/>
    <w:rsid w:val="000E2F2C"/>
    <w:rsid w:val="000E36AC"/>
    <w:rsid w:val="000E487B"/>
    <w:rsid w:val="000E4E67"/>
    <w:rsid w:val="000E606A"/>
    <w:rsid w:val="000E7758"/>
    <w:rsid w:val="000E7D7B"/>
    <w:rsid w:val="000F0A14"/>
    <w:rsid w:val="000F16E1"/>
    <w:rsid w:val="000F4CA3"/>
    <w:rsid w:val="000F575C"/>
    <w:rsid w:val="000F5801"/>
    <w:rsid w:val="0010483A"/>
    <w:rsid w:val="0010610C"/>
    <w:rsid w:val="00107E74"/>
    <w:rsid w:val="001124B9"/>
    <w:rsid w:val="00115EA6"/>
    <w:rsid w:val="00117A1B"/>
    <w:rsid w:val="00120999"/>
    <w:rsid w:val="00120E75"/>
    <w:rsid w:val="00122CFB"/>
    <w:rsid w:val="00123956"/>
    <w:rsid w:val="00130418"/>
    <w:rsid w:val="00130D77"/>
    <w:rsid w:val="00132FF3"/>
    <w:rsid w:val="00133AA8"/>
    <w:rsid w:val="001345FD"/>
    <w:rsid w:val="001371CD"/>
    <w:rsid w:val="00142439"/>
    <w:rsid w:val="00142BD5"/>
    <w:rsid w:val="00144208"/>
    <w:rsid w:val="00145AD5"/>
    <w:rsid w:val="00147AC8"/>
    <w:rsid w:val="0015135D"/>
    <w:rsid w:val="0015281C"/>
    <w:rsid w:val="0015559F"/>
    <w:rsid w:val="001559FC"/>
    <w:rsid w:val="00157A88"/>
    <w:rsid w:val="001606EB"/>
    <w:rsid w:val="00162913"/>
    <w:rsid w:val="00163E2E"/>
    <w:rsid w:val="0016493D"/>
    <w:rsid w:val="00170624"/>
    <w:rsid w:val="00173316"/>
    <w:rsid w:val="0017490F"/>
    <w:rsid w:val="0017507F"/>
    <w:rsid w:val="0017526E"/>
    <w:rsid w:val="00175E62"/>
    <w:rsid w:val="001764A5"/>
    <w:rsid w:val="001846B2"/>
    <w:rsid w:val="00186F50"/>
    <w:rsid w:val="001A091E"/>
    <w:rsid w:val="001A3FB2"/>
    <w:rsid w:val="001A574F"/>
    <w:rsid w:val="001A658C"/>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278C"/>
    <w:rsid w:val="001F3B48"/>
    <w:rsid w:val="001F3D8C"/>
    <w:rsid w:val="001F4525"/>
    <w:rsid w:val="001F7A59"/>
    <w:rsid w:val="00200F23"/>
    <w:rsid w:val="00210E0C"/>
    <w:rsid w:val="00215B37"/>
    <w:rsid w:val="00217481"/>
    <w:rsid w:val="00220039"/>
    <w:rsid w:val="0022008C"/>
    <w:rsid w:val="00221A04"/>
    <w:rsid w:val="00223254"/>
    <w:rsid w:val="00224972"/>
    <w:rsid w:val="00224C83"/>
    <w:rsid w:val="00225408"/>
    <w:rsid w:val="00226C9F"/>
    <w:rsid w:val="00226E41"/>
    <w:rsid w:val="00226EB8"/>
    <w:rsid w:val="00231DF0"/>
    <w:rsid w:val="002323F1"/>
    <w:rsid w:val="0023273A"/>
    <w:rsid w:val="0023298B"/>
    <w:rsid w:val="00234D33"/>
    <w:rsid w:val="00234F10"/>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0DBA"/>
    <w:rsid w:val="002A10CA"/>
    <w:rsid w:val="002A484C"/>
    <w:rsid w:val="002A58C8"/>
    <w:rsid w:val="002B08B6"/>
    <w:rsid w:val="002B1345"/>
    <w:rsid w:val="002B4396"/>
    <w:rsid w:val="002C043A"/>
    <w:rsid w:val="002C1B77"/>
    <w:rsid w:val="002C563E"/>
    <w:rsid w:val="002D10BC"/>
    <w:rsid w:val="002D26F3"/>
    <w:rsid w:val="002D3441"/>
    <w:rsid w:val="002D46EE"/>
    <w:rsid w:val="002D52CB"/>
    <w:rsid w:val="002D54E9"/>
    <w:rsid w:val="002E18EA"/>
    <w:rsid w:val="002E1F79"/>
    <w:rsid w:val="002E436D"/>
    <w:rsid w:val="002E442C"/>
    <w:rsid w:val="002E490B"/>
    <w:rsid w:val="002E5712"/>
    <w:rsid w:val="002E5BD8"/>
    <w:rsid w:val="002F0837"/>
    <w:rsid w:val="002F1377"/>
    <w:rsid w:val="002F3E80"/>
    <w:rsid w:val="002F5BEA"/>
    <w:rsid w:val="002F6E84"/>
    <w:rsid w:val="002F7939"/>
    <w:rsid w:val="002F7FD1"/>
    <w:rsid w:val="003015F8"/>
    <w:rsid w:val="003057A7"/>
    <w:rsid w:val="00305862"/>
    <w:rsid w:val="003065A4"/>
    <w:rsid w:val="0030787E"/>
    <w:rsid w:val="00310FF5"/>
    <w:rsid w:val="003145FE"/>
    <w:rsid w:val="00316CCE"/>
    <w:rsid w:val="003171AB"/>
    <w:rsid w:val="0032114E"/>
    <w:rsid w:val="00321EE8"/>
    <w:rsid w:val="00325556"/>
    <w:rsid w:val="003260B9"/>
    <w:rsid w:val="0032714D"/>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7A4"/>
    <w:rsid w:val="003A6AD4"/>
    <w:rsid w:val="003A7866"/>
    <w:rsid w:val="003B2ADA"/>
    <w:rsid w:val="003B3BD1"/>
    <w:rsid w:val="003B5584"/>
    <w:rsid w:val="003B648D"/>
    <w:rsid w:val="003B6500"/>
    <w:rsid w:val="003B6EE5"/>
    <w:rsid w:val="003B731A"/>
    <w:rsid w:val="003C0CE2"/>
    <w:rsid w:val="003C10D7"/>
    <w:rsid w:val="003C4D2B"/>
    <w:rsid w:val="003C4F80"/>
    <w:rsid w:val="003D077E"/>
    <w:rsid w:val="003D0C3A"/>
    <w:rsid w:val="003D22C6"/>
    <w:rsid w:val="003D3872"/>
    <w:rsid w:val="003E4E9C"/>
    <w:rsid w:val="003E57ED"/>
    <w:rsid w:val="003E77CC"/>
    <w:rsid w:val="003E7C74"/>
    <w:rsid w:val="003F0535"/>
    <w:rsid w:val="003F1672"/>
    <w:rsid w:val="003F2617"/>
    <w:rsid w:val="00401AAF"/>
    <w:rsid w:val="00404948"/>
    <w:rsid w:val="0040561D"/>
    <w:rsid w:val="00412BFC"/>
    <w:rsid w:val="00413B14"/>
    <w:rsid w:val="004142EE"/>
    <w:rsid w:val="00414B39"/>
    <w:rsid w:val="00415071"/>
    <w:rsid w:val="00420013"/>
    <w:rsid w:val="004215F7"/>
    <w:rsid w:val="004258B1"/>
    <w:rsid w:val="00427370"/>
    <w:rsid w:val="00433FDA"/>
    <w:rsid w:val="004340E6"/>
    <w:rsid w:val="00434F63"/>
    <w:rsid w:val="004372E3"/>
    <w:rsid w:val="00437C2E"/>
    <w:rsid w:val="004416A5"/>
    <w:rsid w:val="004426BC"/>
    <w:rsid w:val="004430D9"/>
    <w:rsid w:val="00445F4B"/>
    <w:rsid w:val="00450CEE"/>
    <w:rsid w:val="0045140F"/>
    <w:rsid w:val="00455F7F"/>
    <w:rsid w:val="00462E4A"/>
    <w:rsid w:val="004648B0"/>
    <w:rsid w:val="00464CC9"/>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1CAB"/>
    <w:rsid w:val="00495E45"/>
    <w:rsid w:val="004A03AB"/>
    <w:rsid w:val="004A0437"/>
    <w:rsid w:val="004A0AB4"/>
    <w:rsid w:val="004A4E2F"/>
    <w:rsid w:val="004A79EE"/>
    <w:rsid w:val="004A79EF"/>
    <w:rsid w:val="004A7CD1"/>
    <w:rsid w:val="004B22B5"/>
    <w:rsid w:val="004B283D"/>
    <w:rsid w:val="004B3DE1"/>
    <w:rsid w:val="004B5DB4"/>
    <w:rsid w:val="004B6201"/>
    <w:rsid w:val="004B63ED"/>
    <w:rsid w:val="004B72C9"/>
    <w:rsid w:val="004C2E50"/>
    <w:rsid w:val="004C4F15"/>
    <w:rsid w:val="004C5BB9"/>
    <w:rsid w:val="004D2C63"/>
    <w:rsid w:val="004D47E3"/>
    <w:rsid w:val="004E5940"/>
    <w:rsid w:val="004E5FB5"/>
    <w:rsid w:val="004E6067"/>
    <w:rsid w:val="004E6F3C"/>
    <w:rsid w:val="004E72BB"/>
    <w:rsid w:val="004F0218"/>
    <w:rsid w:val="004F31A5"/>
    <w:rsid w:val="004F44AF"/>
    <w:rsid w:val="004F6712"/>
    <w:rsid w:val="004F7FBB"/>
    <w:rsid w:val="00500D2A"/>
    <w:rsid w:val="00501F65"/>
    <w:rsid w:val="00504CC9"/>
    <w:rsid w:val="0050771E"/>
    <w:rsid w:val="00507D3B"/>
    <w:rsid w:val="00507F23"/>
    <w:rsid w:val="00507FCA"/>
    <w:rsid w:val="005105FA"/>
    <w:rsid w:val="005106E3"/>
    <w:rsid w:val="00512C8F"/>
    <w:rsid w:val="00513F21"/>
    <w:rsid w:val="005158F5"/>
    <w:rsid w:val="00521609"/>
    <w:rsid w:val="005241D0"/>
    <w:rsid w:val="00525B11"/>
    <w:rsid w:val="00527977"/>
    <w:rsid w:val="00534F73"/>
    <w:rsid w:val="005368D3"/>
    <w:rsid w:val="005369C5"/>
    <w:rsid w:val="00540122"/>
    <w:rsid w:val="00541A1D"/>
    <w:rsid w:val="00544EB6"/>
    <w:rsid w:val="00547340"/>
    <w:rsid w:val="00553CBA"/>
    <w:rsid w:val="00555842"/>
    <w:rsid w:val="00560A7D"/>
    <w:rsid w:val="00562F17"/>
    <w:rsid w:val="00564430"/>
    <w:rsid w:val="00565CF7"/>
    <w:rsid w:val="00570871"/>
    <w:rsid w:val="00570AFD"/>
    <w:rsid w:val="005710A9"/>
    <w:rsid w:val="00572383"/>
    <w:rsid w:val="00572CE8"/>
    <w:rsid w:val="00575538"/>
    <w:rsid w:val="0058015F"/>
    <w:rsid w:val="005802B7"/>
    <w:rsid w:val="00584657"/>
    <w:rsid w:val="00585AE4"/>
    <w:rsid w:val="005878AE"/>
    <w:rsid w:val="00592385"/>
    <w:rsid w:val="00596D97"/>
    <w:rsid w:val="005A1542"/>
    <w:rsid w:val="005A3E43"/>
    <w:rsid w:val="005A6DF3"/>
    <w:rsid w:val="005B1442"/>
    <w:rsid w:val="005B183B"/>
    <w:rsid w:val="005B43B5"/>
    <w:rsid w:val="005C09CD"/>
    <w:rsid w:val="005C5750"/>
    <w:rsid w:val="005D1A9C"/>
    <w:rsid w:val="005D2C4E"/>
    <w:rsid w:val="005D5533"/>
    <w:rsid w:val="005E1A17"/>
    <w:rsid w:val="005E1F29"/>
    <w:rsid w:val="005E29F4"/>
    <w:rsid w:val="005E3E53"/>
    <w:rsid w:val="005F2F9C"/>
    <w:rsid w:val="005F31C3"/>
    <w:rsid w:val="005F3225"/>
    <w:rsid w:val="005F406B"/>
    <w:rsid w:val="005F4F36"/>
    <w:rsid w:val="005F58C7"/>
    <w:rsid w:val="005F74EF"/>
    <w:rsid w:val="005F77AD"/>
    <w:rsid w:val="006027B3"/>
    <w:rsid w:val="0060326F"/>
    <w:rsid w:val="00604DE8"/>
    <w:rsid w:val="006051C9"/>
    <w:rsid w:val="0060527B"/>
    <w:rsid w:val="00605322"/>
    <w:rsid w:val="00610060"/>
    <w:rsid w:val="00611BF7"/>
    <w:rsid w:val="00613CAD"/>
    <w:rsid w:val="00620CDE"/>
    <w:rsid w:val="006211B6"/>
    <w:rsid w:val="00621436"/>
    <w:rsid w:val="0062230E"/>
    <w:rsid w:val="00625570"/>
    <w:rsid w:val="0062636E"/>
    <w:rsid w:val="00626AE9"/>
    <w:rsid w:val="00627788"/>
    <w:rsid w:val="00630144"/>
    <w:rsid w:val="006316C5"/>
    <w:rsid w:val="00631CB8"/>
    <w:rsid w:val="00635C81"/>
    <w:rsid w:val="006362CE"/>
    <w:rsid w:val="00636356"/>
    <w:rsid w:val="00636C86"/>
    <w:rsid w:val="00636FCB"/>
    <w:rsid w:val="00640157"/>
    <w:rsid w:val="006418B5"/>
    <w:rsid w:val="006428FA"/>
    <w:rsid w:val="00647EC5"/>
    <w:rsid w:val="0065017C"/>
    <w:rsid w:val="00650192"/>
    <w:rsid w:val="006510B9"/>
    <w:rsid w:val="00654D4B"/>
    <w:rsid w:val="0065516F"/>
    <w:rsid w:val="00662E4D"/>
    <w:rsid w:val="0066306A"/>
    <w:rsid w:val="006632F7"/>
    <w:rsid w:val="00665A80"/>
    <w:rsid w:val="00665BEA"/>
    <w:rsid w:val="00665DB9"/>
    <w:rsid w:val="00666E3D"/>
    <w:rsid w:val="0067158F"/>
    <w:rsid w:val="00671CC2"/>
    <w:rsid w:val="00671D6B"/>
    <w:rsid w:val="0067261D"/>
    <w:rsid w:val="00673AE0"/>
    <w:rsid w:val="006741F0"/>
    <w:rsid w:val="00674500"/>
    <w:rsid w:val="00676C2E"/>
    <w:rsid w:val="0068185E"/>
    <w:rsid w:val="006824C5"/>
    <w:rsid w:val="00685B0A"/>
    <w:rsid w:val="00690360"/>
    <w:rsid w:val="00690DE7"/>
    <w:rsid w:val="00691AED"/>
    <w:rsid w:val="00692CA1"/>
    <w:rsid w:val="006939E3"/>
    <w:rsid w:val="00694B70"/>
    <w:rsid w:val="0069716B"/>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0C40"/>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52EF"/>
    <w:rsid w:val="007464C2"/>
    <w:rsid w:val="007466C2"/>
    <w:rsid w:val="007471AC"/>
    <w:rsid w:val="007505E7"/>
    <w:rsid w:val="00750620"/>
    <w:rsid w:val="00750E1F"/>
    <w:rsid w:val="00751169"/>
    <w:rsid w:val="00751A62"/>
    <w:rsid w:val="007523E2"/>
    <w:rsid w:val="007526ED"/>
    <w:rsid w:val="00752B5B"/>
    <w:rsid w:val="0075441E"/>
    <w:rsid w:val="00754B92"/>
    <w:rsid w:val="0076221E"/>
    <w:rsid w:val="0076282B"/>
    <w:rsid w:val="007643A0"/>
    <w:rsid w:val="00766580"/>
    <w:rsid w:val="00767108"/>
    <w:rsid w:val="00770B67"/>
    <w:rsid w:val="007735A1"/>
    <w:rsid w:val="007742BB"/>
    <w:rsid w:val="00774DB4"/>
    <w:rsid w:val="00775E73"/>
    <w:rsid w:val="007768ED"/>
    <w:rsid w:val="00781D2B"/>
    <w:rsid w:val="00781EB2"/>
    <w:rsid w:val="0078419C"/>
    <w:rsid w:val="00784B65"/>
    <w:rsid w:val="00784BA8"/>
    <w:rsid w:val="00790A26"/>
    <w:rsid w:val="00791B7F"/>
    <w:rsid w:val="00792EFF"/>
    <w:rsid w:val="0079376A"/>
    <w:rsid w:val="00794C6E"/>
    <w:rsid w:val="007A0239"/>
    <w:rsid w:val="007A22CF"/>
    <w:rsid w:val="007A23D3"/>
    <w:rsid w:val="007A2ABA"/>
    <w:rsid w:val="007A355A"/>
    <w:rsid w:val="007A49EF"/>
    <w:rsid w:val="007A4BD1"/>
    <w:rsid w:val="007A569F"/>
    <w:rsid w:val="007A6ECA"/>
    <w:rsid w:val="007B0A94"/>
    <w:rsid w:val="007B303C"/>
    <w:rsid w:val="007B31D8"/>
    <w:rsid w:val="007B3924"/>
    <w:rsid w:val="007B5330"/>
    <w:rsid w:val="007B5BD0"/>
    <w:rsid w:val="007B7F8A"/>
    <w:rsid w:val="007C0BA4"/>
    <w:rsid w:val="007C1D49"/>
    <w:rsid w:val="007C4201"/>
    <w:rsid w:val="007C4B58"/>
    <w:rsid w:val="007C5953"/>
    <w:rsid w:val="007D20E5"/>
    <w:rsid w:val="007D22C8"/>
    <w:rsid w:val="007D2ED4"/>
    <w:rsid w:val="007D4B60"/>
    <w:rsid w:val="007D4C2B"/>
    <w:rsid w:val="007D5D4C"/>
    <w:rsid w:val="007D674C"/>
    <w:rsid w:val="007E1189"/>
    <w:rsid w:val="007E37C7"/>
    <w:rsid w:val="007E58AE"/>
    <w:rsid w:val="007E7CC3"/>
    <w:rsid w:val="007F06A9"/>
    <w:rsid w:val="007F396D"/>
    <w:rsid w:val="007F3E23"/>
    <w:rsid w:val="007F4AB9"/>
    <w:rsid w:val="00801731"/>
    <w:rsid w:val="00803A93"/>
    <w:rsid w:val="00804766"/>
    <w:rsid w:val="008069AD"/>
    <w:rsid w:val="00807B86"/>
    <w:rsid w:val="0081124C"/>
    <w:rsid w:val="008142CB"/>
    <w:rsid w:val="0082270D"/>
    <w:rsid w:val="00824BE9"/>
    <w:rsid w:val="00827591"/>
    <w:rsid w:val="00831362"/>
    <w:rsid w:val="008319A1"/>
    <w:rsid w:val="0083464E"/>
    <w:rsid w:val="00837F0F"/>
    <w:rsid w:val="00840FBE"/>
    <w:rsid w:val="00843831"/>
    <w:rsid w:val="00843958"/>
    <w:rsid w:val="00844649"/>
    <w:rsid w:val="00845B02"/>
    <w:rsid w:val="00846B1D"/>
    <w:rsid w:val="00846FA7"/>
    <w:rsid w:val="0085183A"/>
    <w:rsid w:val="00854B16"/>
    <w:rsid w:val="00854BDA"/>
    <w:rsid w:val="00855292"/>
    <w:rsid w:val="00857206"/>
    <w:rsid w:val="00857669"/>
    <w:rsid w:val="00857DFA"/>
    <w:rsid w:val="00864FF4"/>
    <w:rsid w:val="00870BAD"/>
    <w:rsid w:val="008768BD"/>
    <w:rsid w:val="00876DD5"/>
    <w:rsid w:val="00881198"/>
    <w:rsid w:val="00885AE0"/>
    <w:rsid w:val="00886EBE"/>
    <w:rsid w:val="00886FFF"/>
    <w:rsid w:val="00887C3E"/>
    <w:rsid w:val="00887EF6"/>
    <w:rsid w:val="00890C44"/>
    <w:rsid w:val="008921CB"/>
    <w:rsid w:val="0089436F"/>
    <w:rsid w:val="0089663F"/>
    <w:rsid w:val="00896B5B"/>
    <w:rsid w:val="008A01E5"/>
    <w:rsid w:val="008A04CB"/>
    <w:rsid w:val="008A1F12"/>
    <w:rsid w:val="008A3429"/>
    <w:rsid w:val="008A4AE3"/>
    <w:rsid w:val="008B6BF9"/>
    <w:rsid w:val="008B77F1"/>
    <w:rsid w:val="008C4499"/>
    <w:rsid w:val="008C6D8C"/>
    <w:rsid w:val="008C754C"/>
    <w:rsid w:val="008C7B95"/>
    <w:rsid w:val="008C7DC4"/>
    <w:rsid w:val="008D15F0"/>
    <w:rsid w:val="008D2A5C"/>
    <w:rsid w:val="008D31CE"/>
    <w:rsid w:val="008D69E9"/>
    <w:rsid w:val="008E3C0E"/>
    <w:rsid w:val="008E414D"/>
    <w:rsid w:val="008F0A3F"/>
    <w:rsid w:val="008F47B0"/>
    <w:rsid w:val="008F4821"/>
    <w:rsid w:val="008F517B"/>
    <w:rsid w:val="009009D3"/>
    <w:rsid w:val="00900FCB"/>
    <w:rsid w:val="00902729"/>
    <w:rsid w:val="009029A2"/>
    <w:rsid w:val="00903C28"/>
    <w:rsid w:val="009047C5"/>
    <w:rsid w:val="0091188F"/>
    <w:rsid w:val="00911B9C"/>
    <w:rsid w:val="00912100"/>
    <w:rsid w:val="009148A7"/>
    <w:rsid w:val="00915E88"/>
    <w:rsid w:val="00917E29"/>
    <w:rsid w:val="00922033"/>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187B"/>
    <w:rsid w:val="0096384D"/>
    <w:rsid w:val="009728CF"/>
    <w:rsid w:val="009733F6"/>
    <w:rsid w:val="009762B0"/>
    <w:rsid w:val="00976DDA"/>
    <w:rsid w:val="00981DC2"/>
    <w:rsid w:val="00982180"/>
    <w:rsid w:val="00982276"/>
    <w:rsid w:val="00985F89"/>
    <w:rsid w:val="009860A2"/>
    <w:rsid w:val="009874C4"/>
    <w:rsid w:val="00987958"/>
    <w:rsid w:val="009A0632"/>
    <w:rsid w:val="009A50F5"/>
    <w:rsid w:val="009A7307"/>
    <w:rsid w:val="009B6A66"/>
    <w:rsid w:val="009B6E07"/>
    <w:rsid w:val="009C27D5"/>
    <w:rsid w:val="009C467E"/>
    <w:rsid w:val="009C5815"/>
    <w:rsid w:val="009C6DDC"/>
    <w:rsid w:val="009C7B07"/>
    <w:rsid w:val="009D0352"/>
    <w:rsid w:val="009D15E8"/>
    <w:rsid w:val="009D15F7"/>
    <w:rsid w:val="009D7701"/>
    <w:rsid w:val="009E050D"/>
    <w:rsid w:val="009E1070"/>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0D20"/>
    <w:rsid w:val="00A10E88"/>
    <w:rsid w:val="00A149D8"/>
    <w:rsid w:val="00A14F95"/>
    <w:rsid w:val="00A15564"/>
    <w:rsid w:val="00A15D7A"/>
    <w:rsid w:val="00A16908"/>
    <w:rsid w:val="00A169CF"/>
    <w:rsid w:val="00A20840"/>
    <w:rsid w:val="00A20EC5"/>
    <w:rsid w:val="00A212A8"/>
    <w:rsid w:val="00A22111"/>
    <w:rsid w:val="00A22361"/>
    <w:rsid w:val="00A23D49"/>
    <w:rsid w:val="00A24C47"/>
    <w:rsid w:val="00A26DB0"/>
    <w:rsid w:val="00A3171E"/>
    <w:rsid w:val="00A3241C"/>
    <w:rsid w:val="00A330D1"/>
    <w:rsid w:val="00A35284"/>
    <w:rsid w:val="00A355EB"/>
    <w:rsid w:val="00A3622D"/>
    <w:rsid w:val="00A432E4"/>
    <w:rsid w:val="00A4489A"/>
    <w:rsid w:val="00A4650B"/>
    <w:rsid w:val="00A50B0A"/>
    <w:rsid w:val="00A511FD"/>
    <w:rsid w:val="00A51A47"/>
    <w:rsid w:val="00A544A1"/>
    <w:rsid w:val="00A55315"/>
    <w:rsid w:val="00A562B4"/>
    <w:rsid w:val="00A57069"/>
    <w:rsid w:val="00A61642"/>
    <w:rsid w:val="00A6188A"/>
    <w:rsid w:val="00A61C2B"/>
    <w:rsid w:val="00A61E63"/>
    <w:rsid w:val="00A62CBA"/>
    <w:rsid w:val="00A62EC2"/>
    <w:rsid w:val="00A64303"/>
    <w:rsid w:val="00A74DAA"/>
    <w:rsid w:val="00A7561C"/>
    <w:rsid w:val="00A76D9F"/>
    <w:rsid w:val="00A76FB4"/>
    <w:rsid w:val="00A76FDE"/>
    <w:rsid w:val="00A80916"/>
    <w:rsid w:val="00A80FEE"/>
    <w:rsid w:val="00A85025"/>
    <w:rsid w:val="00A910B0"/>
    <w:rsid w:val="00A944E9"/>
    <w:rsid w:val="00A96103"/>
    <w:rsid w:val="00A96686"/>
    <w:rsid w:val="00A979F4"/>
    <w:rsid w:val="00AA0AC3"/>
    <w:rsid w:val="00AA29BC"/>
    <w:rsid w:val="00AA6216"/>
    <w:rsid w:val="00AB4AA4"/>
    <w:rsid w:val="00AC0AD0"/>
    <w:rsid w:val="00AC1753"/>
    <w:rsid w:val="00AC3875"/>
    <w:rsid w:val="00AC4FC7"/>
    <w:rsid w:val="00AC580E"/>
    <w:rsid w:val="00AD43F8"/>
    <w:rsid w:val="00AD4847"/>
    <w:rsid w:val="00AD55AE"/>
    <w:rsid w:val="00AE0706"/>
    <w:rsid w:val="00AE2AAD"/>
    <w:rsid w:val="00AE30B4"/>
    <w:rsid w:val="00AE4664"/>
    <w:rsid w:val="00AF035C"/>
    <w:rsid w:val="00AF2A16"/>
    <w:rsid w:val="00AF374A"/>
    <w:rsid w:val="00AF58A6"/>
    <w:rsid w:val="00B010B7"/>
    <w:rsid w:val="00B01CE3"/>
    <w:rsid w:val="00B02EC2"/>
    <w:rsid w:val="00B05A68"/>
    <w:rsid w:val="00B1273F"/>
    <w:rsid w:val="00B13340"/>
    <w:rsid w:val="00B13F47"/>
    <w:rsid w:val="00B1498C"/>
    <w:rsid w:val="00B14C1A"/>
    <w:rsid w:val="00B15106"/>
    <w:rsid w:val="00B17310"/>
    <w:rsid w:val="00B20045"/>
    <w:rsid w:val="00B20743"/>
    <w:rsid w:val="00B20B5B"/>
    <w:rsid w:val="00B221CB"/>
    <w:rsid w:val="00B226DE"/>
    <w:rsid w:val="00B229EC"/>
    <w:rsid w:val="00B30427"/>
    <w:rsid w:val="00B307BE"/>
    <w:rsid w:val="00B30FA7"/>
    <w:rsid w:val="00B320DD"/>
    <w:rsid w:val="00B3215B"/>
    <w:rsid w:val="00B32486"/>
    <w:rsid w:val="00B32FC6"/>
    <w:rsid w:val="00B33B5F"/>
    <w:rsid w:val="00B33FC4"/>
    <w:rsid w:val="00B3475B"/>
    <w:rsid w:val="00B372FD"/>
    <w:rsid w:val="00B41B1E"/>
    <w:rsid w:val="00B427B6"/>
    <w:rsid w:val="00B42DEE"/>
    <w:rsid w:val="00B43DF1"/>
    <w:rsid w:val="00B4500E"/>
    <w:rsid w:val="00B451C6"/>
    <w:rsid w:val="00B452D1"/>
    <w:rsid w:val="00B45E02"/>
    <w:rsid w:val="00B466A8"/>
    <w:rsid w:val="00B4676A"/>
    <w:rsid w:val="00B47E01"/>
    <w:rsid w:val="00B47E68"/>
    <w:rsid w:val="00B5111C"/>
    <w:rsid w:val="00B512B6"/>
    <w:rsid w:val="00B531BB"/>
    <w:rsid w:val="00B53C04"/>
    <w:rsid w:val="00B54D39"/>
    <w:rsid w:val="00B605E4"/>
    <w:rsid w:val="00B6106E"/>
    <w:rsid w:val="00B63137"/>
    <w:rsid w:val="00B6487C"/>
    <w:rsid w:val="00B65C27"/>
    <w:rsid w:val="00B716C3"/>
    <w:rsid w:val="00B759A3"/>
    <w:rsid w:val="00B774A2"/>
    <w:rsid w:val="00B77D8E"/>
    <w:rsid w:val="00B8022E"/>
    <w:rsid w:val="00B82529"/>
    <w:rsid w:val="00B8316B"/>
    <w:rsid w:val="00B9052B"/>
    <w:rsid w:val="00B91187"/>
    <w:rsid w:val="00B917FE"/>
    <w:rsid w:val="00B91F9A"/>
    <w:rsid w:val="00B930C8"/>
    <w:rsid w:val="00B943FE"/>
    <w:rsid w:val="00B94DCB"/>
    <w:rsid w:val="00B97A2C"/>
    <w:rsid w:val="00B97F30"/>
    <w:rsid w:val="00BA096B"/>
    <w:rsid w:val="00BA38EB"/>
    <w:rsid w:val="00BA6E4D"/>
    <w:rsid w:val="00BB41FB"/>
    <w:rsid w:val="00BB6ED6"/>
    <w:rsid w:val="00BB7709"/>
    <w:rsid w:val="00BC4FBE"/>
    <w:rsid w:val="00BC6A88"/>
    <w:rsid w:val="00BD017F"/>
    <w:rsid w:val="00BD1D22"/>
    <w:rsid w:val="00BD2722"/>
    <w:rsid w:val="00BD4812"/>
    <w:rsid w:val="00BD4EF1"/>
    <w:rsid w:val="00BD7D2F"/>
    <w:rsid w:val="00BE083F"/>
    <w:rsid w:val="00BE2A11"/>
    <w:rsid w:val="00BE4A8E"/>
    <w:rsid w:val="00BE58EE"/>
    <w:rsid w:val="00BE5A95"/>
    <w:rsid w:val="00BE6416"/>
    <w:rsid w:val="00BF068A"/>
    <w:rsid w:val="00BF1DB1"/>
    <w:rsid w:val="00BF5B80"/>
    <w:rsid w:val="00BF5D56"/>
    <w:rsid w:val="00BF7474"/>
    <w:rsid w:val="00C01C8D"/>
    <w:rsid w:val="00C02C31"/>
    <w:rsid w:val="00C045C1"/>
    <w:rsid w:val="00C04A47"/>
    <w:rsid w:val="00C06FD8"/>
    <w:rsid w:val="00C071B6"/>
    <w:rsid w:val="00C10490"/>
    <w:rsid w:val="00C10825"/>
    <w:rsid w:val="00C10CB2"/>
    <w:rsid w:val="00C10D86"/>
    <w:rsid w:val="00C139ED"/>
    <w:rsid w:val="00C175FB"/>
    <w:rsid w:val="00C17CDD"/>
    <w:rsid w:val="00C2422B"/>
    <w:rsid w:val="00C25F39"/>
    <w:rsid w:val="00C37A6C"/>
    <w:rsid w:val="00C434DE"/>
    <w:rsid w:val="00C44C36"/>
    <w:rsid w:val="00C508B4"/>
    <w:rsid w:val="00C52BC8"/>
    <w:rsid w:val="00C5437A"/>
    <w:rsid w:val="00C54EB5"/>
    <w:rsid w:val="00C55257"/>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0625"/>
    <w:rsid w:val="00C81BAC"/>
    <w:rsid w:val="00C81DB0"/>
    <w:rsid w:val="00C82E27"/>
    <w:rsid w:val="00C9001F"/>
    <w:rsid w:val="00C92C75"/>
    <w:rsid w:val="00C95246"/>
    <w:rsid w:val="00C96C71"/>
    <w:rsid w:val="00C979C6"/>
    <w:rsid w:val="00CA6A20"/>
    <w:rsid w:val="00CA7A41"/>
    <w:rsid w:val="00CB3C06"/>
    <w:rsid w:val="00CB5843"/>
    <w:rsid w:val="00CC1132"/>
    <w:rsid w:val="00CC4D80"/>
    <w:rsid w:val="00CC564E"/>
    <w:rsid w:val="00CD0949"/>
    <w:rsid w:val="00CD15B7"/>
    <w:rsid w:val="00CD1A5A"/>
    <w:rsid w:val="00CD1DEF"/>
    <w:rsid w:val="00CD1F12"/>
    <w:rsid w:val="00CD207B"/>
    <w:rsid w:val="00CD2E5A"/>
    <w:rsid w:val="00CD2ED7"/>
    <w:rsid w:val="00CD3692"/>
    <w:rsid w:val="00CD661E"/>
    <w:rsid w:val="00CE0B53"/>
    <w:rsid w:val="00CE37A5"/>
    <w:rsid w:val="00CE38EC"/>
    <w:rsid w:val="00CE4559"/>
    <w:rsid w:val="00CE466B"/>
    <w:rsid w:val="00CE554A"/>
    <w:rsid w:val="00CE56D5"/>
    <w:rsid w:val="00CE649E"/>
    <w:rsid w:val="00CE6583"/>
    <w:rsid w:val="00CE671F"/>
    <w:rsid w:val="00CE7043"/>
    <w:rsid w:val="00CE769B"/>
    <w:rsid w:val="00CF107D"/>
    <w:rsid w:val="00CF59A9"/>
    <w:rsid w:val="00CF767B"/>
    <w:rsid w:val="00D00E6D"/>
    <w:rsid w:val="00D0162F"/>
    <w:rsid w:val="00D01A63"/>
    <w:rsid w:val="00D05C72"/>
    <w:rsid w:val="00D06AEE"/>
    <w:rsid w:val="00D07A92"/>
    <w:rsid w:val="00D1123E"/>
    <w:rsid w:val="00D12B5E"/>
    <w:rsid w:val="00D14028"/>
    <w:rsid w:val="00D16318"/>
    <w:rsid w:val="00D17430"/>
    <w:rsid w:val="00D176F0"/>
    <w:rsid w:val="00D17C57"/>
    <w:rsid w:val="00D22F0E"/>
    <w:rsid w:val="00D23CC3"/>
    <w:rsid w:val="00D2424E"/>
    <w:rsid w:val="00D329BA"/>
    <w:rsid w:val="00D32FEB"/>
    <w:rsid w:val="00D33BCB"/>
    <w:rsid w:val="00D33DAF"/>
    <w:rsid w:val="00D363BA"/>
    <w:rsid w:val="00D470FF"/>
    <w:rsid w:val="00D504C7"/>
    <w:rsid w:val="00D50519"/>
    <w:rsid w:val="00D51321"/>
    <w:rsid w:val="00D52019"/>
    <w:rsid w:val="00D525D0"/>
    <w:rsid w:val="00D5397D"/>
    <w:rsid w:val="00D53E22"/>
    <w:rsid w:val="00D54C63"/>
    <w:rsid w:val="00D54DFE"/>
    <w:rsid w:val="00D57358"/>
    <w:rsid w:val="00D5749C"/>
    <w:rsid w:val="00D608EE"/>
    <w:rsid w:val="00D60A60"/>
    <w:rsid w:val="00D617D0"/>
    <w:rsid w:val="00D6726E"/>
    <w:rsid w:val="00D7089D"/>
    <w:rsid w:val="00D70B28"/>
    <w:rsid w:val="00D71B30"/>
    <w:rsid w:val="00D74154"/>
    <w:rsid w:val="00D75D3A"/>
    <w:rsid w:val="00D76832"/>
    <w:rsid w:val="00D7698D"/>
    <w:rsid w:val="00D76998"/>
    <w:rsid w:val="00D803E8"/>
    <w:rsid w:val="00D82908"/>
    <w:rsid w:val="00D8323A"/>
    <w:rsid w:val="00D8480E"/>
    <w:rsid w:val="00D84AB9"/>
    <w:rsid w:val="00D84B75"/>
    <w:rsid w:val="00D90493"/>
    <w:rsid w:val="00D9234A"/>
    <w:rsid w:val="00D93D9C"/>
    <w:rsid w:val="00D9493B"/>
    <w:rsid w:val="00D94CD1"/>
    <w:rsid w:val="00D95316"/>
    <w:rsid w:val="00D959D3"/>
    <w:rsid w:val="00D959E7"/>
    <w:rsid w:val="00D96E43"/>
    <w:rsid w:val="00DA046D"/>
    <w:rsid w:val="00DA12F4"/>
    <w:rsid w:val="00DA5212"/>
    <w:rsid w:val="00DA5FC7"/>
    <w:rsid w:val="00DA6307"/>
    <w:rsid w:val="00DB3F6B"/>
    <w:rsid w:val="00DB696B"/>
    <w:rsid w:val="00DC1FC4"/>
    <w:rsid w:val="00DC4948"/>
    <w:rsid w:val="00DC55F9"/>
    <w:rsid w:val="00DC5FDD"/>
    <w:rsid w:val="00DC70C7"/>
    <w:rsid w:val="00DD1907"/>
    <w:rsid w:val="00DD19A4"/>
    <w:rsid w:val="00DD2B73"/>
    <w:rsid w:val="00DD4B0D"/>
    <w:rsid w:val="00DD70B7"/>
    <w:rsid w:val="00DD7700"/>
    <w:rsid w:val="00DD7A6E"/>
    <w:rsid w:val="00DD7DDD"/>
    <w:rsid w:val="00DD7E13"/>
    <w:rsid w:val="00DE1603"/>
    <w:rsid w:val="00DE22CE"/>
    <w:rsid w:val="00DE2702"/>
    <w:rsid w:val="00DE32E1"/>
    <w:rsid w:val="00DF056A"/>
    <w:rsid w:val="00DF13D4"/>
    <w:rsid w:val="00DF3690"/>
    <w:rsid w:val="00DF3AA7"/>
    <w:rsid w:val="00DF4C04"/>
    <w:rsid w:val="00DF6BE7"/>
    <w:rsid w:val="00E0324C"/>
    <w:rsid w:val="00E05A7D"/>
    <w:rsid w:val="00E070E0"/>
    <w:rsid w:val="00E105DC"/>
    <w:rsid w:val="00E106FF"/>
    <w:rsid w:val="00E10900"/>
    <w:rsid w:val="00E13988"/>
    <w:rsid w:val="00E17D29"/>
    <w:rsid w:val="00E22D94"/>
    <w:rsid w:val="00E254A5"/>
    <w:rsid w:val="00E26AEE"/>
    <w:rsid w:val="00E27515"/>
    <w:rsid w:val="00E306B0"/>
    <w:rsid w:val="00E3264F"/>
    <w:rsid w:val="00E32BD0"/>
    <w:rsid w:val="00E331CB"/>
    <w:rsid w:val="00E336BD"/>
    <w:rsid w:val="00E3505D"/>
    <w:rsid w:val="00E375C6"/>
    <w:rsid w:val="00E37768"/>
    <w:rsid w:val="00E4120C"/>
    <w:rsid w:val="00E43781"/>
    <w:rsid w:val="00E43AE5"/>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809"/>
    <w:rsid w:val="00E83945"/>
    <w:rsid w:val="00E84C37"/>
    <w:rsid w:val="00E84CC1"/>
    <w:rsid w:val="00E857CD"/>
    <w:rsid w:val="00E87912"/>
    <w:rsid w:val="00E91760"/>
    <w:rsid w:val="00E9379D"/>
    <w:rsid w:val="00E94379"/>
    <w:rsid w:val="00E9563B"/>
    <w:rsid w:val="00E97454"/>
    <w:rsid w:val="00EA1A17"/>
    <w:rsid w:val="00EA4537"/>
    <w:rsid w:val="00EA555B"/>
    <w:rsid w:val="00EA5E01"/>
    <w:rsid w:val="00EA6935"/>
    <w:rsid w:val="00EA731F"/>
    <w:rsid w:val="00EB0575"/>
    <w:rsid w:val="00EB089A"/>
    <w:rsid w:val="00EB194D"/>
    <w:rsid w:val="00EB4372"/>
    <w:rsid w:val="00EB7992"/>
    <w:rsid w:val="00EC043F"/>
    <w:rsid w:val="00EC0CB7"/>
    <w:rsid w:val="00EC23FF"/>
    <w:rsid w:val="00ED5BFC"/>
    <w:rsid w:val="00EE14E4"/>
    <w:rsid w:val="00EE319C"/>
    <w:rsid w:val="00EE3774"/>
    <w:rsid w:val="00EE3ED7"/>
    <w:rsid w:val="00EE45E7"/>
    <w:rsid w:val="00EE5BA8"/>
    <w:rsid w:val="00EE5E78"/>
    <w:rsid w:val="00EE78FB"/>
    <w:rsid w:val="00EE7A70"/>
    <w:rsid w:val="00EF0538"/>
    <w:rsid w:val="00EF13F8"/>
    <w:rsid w:val="00EF16A8"/>
    <w:rsid w:val="00EF44B1"/>
    <w:rsid w:val="00EF4F1C"/>
    <w:rsid w:val="00EF57B8"/>
    <w:rsid w:val="00EF6948"/>
    <w:rsid w:val="00EF6AE2"/>
    <w:rsid w:val="00EF73EB"/>
    <w:rsid w:val="00F003DB"/>
    <w:rsid w:val="00F0226B"/>
    <w:rsid w:val="00F03880"/>
    <w:rsid w:val="00F06328"/>
    <w:rsid w:val="00F10AB7"/>
    <w:rsid w:val="00F1441E"/>
    <w:rsid w:val="00F1492C"/>
    <w:rsid w:val="00F15295"/>
    <w:rsid w:val="00F20080"/>
    <w:rsid w:val="00F20D29"/>
    <w:rsid w:val="00F22019"/>
    <w:rsid w:val="00F24476"/>
    <w:rsid w:val="00F24F51"/>
    <w:rsid w:val="00F26296"/>
    <w:rsid w:val="00F26FD0"/>
    <w:rsid w:val="00F27116"/>
    <w:rsid w:val="00F279AA"/>
    <w:rsid w:val="00F31897"/>
    <w:rsid w:val="00F4166E"/>
    <w:rsid w:val="00F41CFD"/>
    <w:rsid w:val="00F42FF0"/>
    <w:rsid w:val="00F46D1C"/>
    <w:rsid w:val="00F50386"/>
    <w:rsid w:val="00F5113D"/>
    <w:rsid w:val="00F51152"/>
    <w:rsid w:val="00F52316"/>
    <w:rsid w:val="00F53E4B"/>
    <w:rsid w:val="00F63352"/>
    <w:rsid w:val="00F63837"/>
    <w:rsid w:val="00F64206"/>
    <w:rsid w:val="00F643EE"/>
    <w:rsid w:val="00F6479C"/>
    <w:rsid w:val="00F6556D"/>
    <w:rsid w:val="00F661D0"/>
    <w:rsid w:val="00F75270"/>
    <w:rsid w:val="00F75794"/>
    <w:rsid w:val="00F75D3B"/>
    <w:rsid w:val="00F761B9"/>
    <w:rsid w:val="00F77580"/>
    <w:rsid w:val="00F84015"/>
    <w:rsid w:val="00F849D8"/>
    <w:rsid w:val="00F8644B"/>
    <w:rsid w:val="00F86857"/>
    <w:rsid w:val="00F91280"/>
    <w:rsid w:val="00F91D9E"/>
    <w:rsid w:val="00F92D5A"/>
    <w:rsid w:val="00F92F1C"/>
    <w:rsid w:val="00F93086"/>
    <w:rsid w:val="00F97080"/>
    <w:rsid w:val="00F97156"/>
    <w:rsid w:val="00FA0B2E"/>
    <w:rsid w:val="00FA54F9"/>
    <w:rsid w:val="00FB4BA3"/>
    <w:rsid w:val="00FB64D8"/>
    <w:rsid w:val="00FC0952"/>
    <w:rsid w:val="00FC1161"/>
    <w:rsid w:val="00FC1279"/>
    <w:rsid w:val="00FC2ED5"/>
    <w:rsid w:val="00FC3679"/>
    <w:rsid w:val="00FC3BCB"/>
    <w:rsid w:val="00FC621A"/>
    <w:rsid w:val="00FC7B9F"/>
    <w:rsid w:val="00FD009F"/>
    <w:rsid w:val="00FD231B"/>
    <w:rsid w:val="00FD238B"/>
    <w:rsid w:val="00FD2C61"/>
    <w:rsid w:val="00FD6E73"/>
    <w:rsid w:val="00FD762D"/>
    <w:rsid w:val="00FD7BEA"/>
    <w:rsid w:val="00FD7DB6"/>
    <w:rsid w:val="00FD7E10"/>
    <w:rsid w:val="00FE0693"/>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BioRender.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3110</TotalTime>
  <Pages>52</Pages>
  <Words>47972</Words>
  <Characters>273443</Characters>
  <Application>Microsoft Office Word</Application>
  <DocSecurity>0</DocSecurity>
  <Lines>2278</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Christian Ulrich</cp:lastModifiedBy>
  <cp:revision>43</cp:revision>
  <dcterms:created xsi:type="dcterms:W3CDTF">2025-09-11T20:41:00Z</dcterms:created>
  <dcterms:modified xsi:type="dcterms:W3CDTF">2025-09-15T20:10:00Z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