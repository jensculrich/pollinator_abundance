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E1998" w14:textId="6058D425" w:rsidR="00C14AFF" w:rsidRPr="000A57CF" w:rsidRDefault="00C14AFF" w:rsidP="007231B2">
      <w:pPr>
        <w:rPr>
          <w:b/>
          <w:bCs/>
          <w:highlight w:val="yellow"/>
        </w:rPr>
      </w:pPr>
      <w:r w:rsidRPr="000A57CF">
        <w:rPr>
          <w:b/>
          <w:bCs/>
          <w:highlight w:val="yellow"/>
        </w:rPr>
        <w:t>To do list:</w:t>
      </w:r>
    </w:p>
    <w:p w14:paraId="7D37FA47" w14:textId="2135DA1F" w:rsidR="00F65780" w:rsidRDefault="00F65780" w:rsidP="003744E0">
      <w:pPr>
        <w:pStyle w:val="ListParagraph"/>
        <w:numPr>
          <w:ilvl w:val="0"/>
          <w:numId w:val="1"/>
        </w:numPr>
        <w:rPr>
          <w:highlight w:val="yellow"/>
        </w:rPr>
      </w:pPr>
      <w:r w:rsidRPr="000A57CF">
        <w:rPr>
          <w:highlight w:val="yellow"/>
        </w:rPr>
        <w:t xml:space="preserve">Place code and data on </w:t>
      </w:r>
      <w:proofErr w:type="spellStart"/>
      <w:r w:rsidRPr="000A57CF">
        <w:rPr>
          <w:highlight w:val="yellow"/>
        </w:rPr>
        <w:t>FigShare</w:t>
      </w:r>
      <w:proofErr w:type="spellEnd"/>
      <w:r w:rsidRPr="000A57CF">
        <w:rPr>
          <w:highlight w:val="yellow"/>
        </w:rPr>
        <w:t xml:space="preserve"> so the code can be run by someone else. </w:t>
      </w:r>
    </w:p>
    <w:p w14:paraId="549DF97E" w14:textId="7BE47665" w:rsidR="000A57CF" w:rsidRPr="000A57CF" w:rsidRDefault="000A57CF" w:rsidP="003744E0">
      <w:pPr>
        <w:pStyle w:val="ListParagraph"/>
        <w:numPr>
          <w:ilvl w:val="0"/>
          <w:numId w:val="1"/>
        </w:numPr>
        <w:rPr>
          <w:highlight w:val="yellow"/>
        </w:rPr>
      </w:pPr>
      <w:r>
        <w:rPr>
          <w:highlight w:val="yellow"/>
        </w:rPr>
        <w:t>Recheck line numbers in the response. They’ve shifted during the revision edits.</w:t>
      </w:r>
    </w:p>
    <w:p w14:paraId="3FB7DB35" w14:textId="1FAD291A" w:rsidR="00C14AFF" w:rsidRDefault="00C14AFF" w:rsidP="007231B2">
      <w:r>
        <w:t>General response:</w:t>
      </w:r>
    </w:p>
    <w:p w14:paraId="424FEE3F" w14:textId="0E31AAF3" w:rsidR="007231B2" w:rsidRDefault="008130E1" w:rsidP="007231B2">
      <w:r>
        <w:t xml:space="preserve">We thank the </w:t>
      </w:r>
      <w:r w:rsidR="00CA1AA8">
        <w:t xml:space="preserve">Associate Editor </w:t>
      </w:r>
      <w:r>
        <w:t xml:space="preserve">and reviewers for their insightful and helpful comments. Incorporating these suggestions has improved the strength and clarity of this work. We have responded to all reviewer comments below. </w:t>
      </w:r>
      <w:r w:rsidR="007231B2">
        <w:t xml:space="preserve">Reviewer comments are </w:t>
      </w:r>
      <w:r>
        <w:t xml:space="preserve">written </w:t>
      </w:r>
      <w:r w:rsidR="007231B2">
        <w:t xml:space="preserve">in bolded black font. </w:t>
      </w:r>
      <w:r>
        <w:t>Our r</w:t>
      </w:r>
      <w:r w:rsidR="007231B2">
        <w:t xml:space="preserve">esponses are written in plain text </w:t>
      </w:r>
      <w:r>
        <w:t>font.</w:t>
      </w:r>
    </w:p>
    <w:p w14:paraId="620392B6" w14:textId="2E27A775" w:rsidR="007231B2" w:rsidRPr="007231B2" w:rsidRDefault="007231B2" w:rsidP="007231B2">
      <w:pPr>
        <w:rPr>
          <w:b/>
          <w:bCs/>
        </w:rPr>
      </w:pPr>
      <w:r w:rsidRPr="007231B2">
        <w:rPr>
          <w:b/>
          <w:bCs/>
        </w:rPr>
        <w:t>Associate Editor</w:t>
      </w:r>
    </w:p>
    <w:p w14:paraId="3E203246" w14:textId="77777777" w:rsidR="007231B2" w:rsidRPr="007231B2" w:rsidRDefault="007231B2" w:rsidP="007231B2">
      <w:pPr>
        <w:rPr>
          <w:b/>
          <w:bCs/>
        </w:rPr>
      </w:pPr>
      <w:r w:rsidRPr="007231B2">
        <w:rPr>
          <w:b/>
          <w:bCs/>
        </w:rPr>
        <w:t>Associate Editor Comments for Authors:</w:t>
      </w:r>
    </w:p>
    <w:p w14:paraId="4362491A" w14:textId="1FDBE1D3" w:rsidR="007231B2" w:rsidRPr="007231B2" w:rsidRDefault="007231B2" w:rsidP="007231B2">
      <w:pPr>
        <w:rPr>
          <w:b/>
          <w:bCs/>
        </w:rPr>
      </w:pPr>
      <w:r w:rsidRPr="007231B2">
        <w:rPr>
          <w:b/>
          <w:bCs/>
        </w:rPr>
        <w:t>The manuscript is timely, motivated, and helpful. It received two revisions; reviewers highlighted the definition and usage of the term “precision” and requested that certain aspects of the method descriptions be specified and that the meanings of certain parameter values be clarified to make the manuscript clearer for the readership. They also claimed for more context information on the N mixture models in the literature.</w:t>
      </w:r>
    </w:p>
    <w:p w14:paraId="45568251" w14:textId="2278812E" w:rsidR="007231B2" w:rsidRPr="007231B2" w:rsidRDefault="007231B2" w:rsidP="007231B2">
      <w:pPr>
        <w:rPr>
          <w:b/>
          <w:bCs/>
        </w:rPr>
      </w:pPr>
      <w:r w:rsidRPr="007231B2">
        <w:rPr>
          <w:b/>
          <w:bCs/>
        </w:rPr>
        <w:t>REFEREES'COMMENTS TO AUTHORS</w:t>
      </w:r>
    </w:p>
    <w:p w14:paraId="75208310" w14:textId="57DC0E84" w:rsidR="007231B2" w:rsidRPr="007231B2" w:rsidRDefault="007231B2" w:rsidP="007231B2">
      <w:pPr>
        <w:rPr>
          <w:b/>
          <w:bCs/>
        </w:rPr>
      </w:pPr>
      <w:r w:rsidRPr="007231B2">
        <w:rPr>
          <w:b/>
          <w:bCs/>
        </w:rPr>
        <w:t>Reviewer: 1</w:t>
      </w:r>
    </w:p>
    <w:p w14:paraId="7B50F212" w14:textId="77777777" w:rsidR="007231B2" w:rsidRPr="007231B2" w:rsidRDefault="007231B2" w:rsidP="007231B2">
      <w:pPr>
        <w:rPr>
          <w:b/>
          <w:bCs/>
        </w:rPr>
      </w:pPr>
      <w:r w:rsidRPr="007231B2">
        <w:rPr>
          <w:b/>
          <w:bCs/>
        </w:rPr>
        <w:t>CONFIDENTIAL COMMENTS TO AUTHORS</w:t>
      </w:r>
    </w:p>
    <w:p w14:paraId="690DA4EC" w14:textId="7CAB0CDB" w:rsidR="007231B2" w:rsidRPr="007231B2" w:rsidRDefault="007231B2" w:rsidP="007231B2">
      <w:pPr>
        <w:rPr>
          <w:b/>
          <w:bCs/>
        </w:rPr>
      </w:pPr>
      <w:r w:rsidRPr="007231B2">
        <w:rPr>
          <w:b/>
          <w:bCs/>
        </w:rPr>
        <w:t>General comment:</w:t>
      </w:r>
    </w:p>
    <w:p w14:paraId="4B7CD8E9" w14:textId="77777777" w:rsidR="007231B2" w:rsidRPr="007231B2" w:rsidRDefault="007231B2" w:rsidP="007231B2">
      <w:pPr>
        <w:rPr>
          <w:b/>
          <w:bCs/>
        </w:rPr>
      </w:pPr>
      <w:r w:rsidRPr="007231B2">
        <w:rPr>
          <w:b/>
          <w:bCs/>
        </w:rPr>
        <w:t>The authors present a very interesting and needed study on the confounding effects of detectability on the estimation of abundance drivers on wild bees. The paper is generally well-written and methods and results are robust. I think that the manuscript is worth to be published, but requires some changes and specifications. I have some major suggestions and a bunch of specific suggestions listed here below.</w:t>
      </w:r>
    </w:p>
    <w:p w14:paraId="2BBE8AD5" w14:textId="77777777" w:rsidR="007231B2" w:rsidRPr="007231B2" w:rsidRDefault="007231B2" w:rsidP="007231B2">
      <w:pPr>
        <w:rPr>
          <w:b/>
          <w:bCs/>
        </w:rPr>
      </w:pPr>
      <w:r w:rsidRPr="007231B2">
        <w:rPr>
          <w:b/>
          <w:bCs/>
        </w:rPr>
        <w:t>Precision: the authors define precision as “Larger values of precision represent models with greater uncertainty” which sounds a bit awkward to me. Given that in statistics “precision” is defined as the reciprocal of variance, I suggest the authors to re-define precision to better stick to statistical definition. I think the task should be pretty straightforward, as precision can be calculated directly on posterior values as 1/var(posterior values).</w:t>
      </w:r>
    </w:p>
    <w:p w14:paraId="47E0D190" w14:textId="14AAAB7C" w:rsidR="007231B2" w:rsidRPr="00550F47" w:rsidRDefault="00CA1AA8" w:rsidP="007231B2">
      <w:r>
        <w:t xml:space="preserve">Thank you for this important feedback. </w:t>
      </w:r>
      <w:r w:rsidR="00550F47">
        <w:t>We have redefined precision as 1/</w:t>
      </w:r>
      <w:proofErr w:type="spellStart"/>
      <w:r w:rsidR="007D328D">
        <w:t>sd</w:t>
      </w:r>
      <w:proofErr w:type="spellEnd"/>
      <w:r w:rsidR="00550F47">
        <w:t xml:space="preserve">(posterior values). We have provided updated figures and results summaries according to the revised definition. </w:t>
      </w:r>
    </w:p>
    <w:p w14:paraId="16D46665" w14:textId="77777777" w:rsidR="007231B2" w:rsidRPr="007231B2" w:rsidRDefault="007231B2" w:rsidP="007231B2">
      <w:pPr>
        <w:rPr>
          <w:b/>
          <w:bCs/>
        </w:rPr>
      </w:pPr>
      <w:r w:rsidRPr="007231B2">
        <w:rPr>
          <w:b/>
          <w:bCs/>
        </w:rPr>
        <w:t xml:space="preserve">Model scripts: It would be very nice to have model scripts for both real-word case and simulations available on some repository (e.g. </w:t>
      </w:r>
      <w:proofErr w:type="spellStart"/>
      <w:r w:rsidRPr="007231B2">
        <w:rPr>
          <w:b/>
          <w:bCs/>
        </w:rPr>
        <w:t>Figshare</w:t>
      </w:r>
      <w:proofErr w:type="spellEnd"/>
      <w:r w:rsidRPr="007231B2">
        <w:rPr>
          <w:b/>
          <w:bCs/>
        </w:rPr>
        <w:t>, Dryad). It would make the results reproducible and increase the usability of this kind of models by other scientists.</w:t>
      </w:r>
    </w:p>
    <w:p w14:paraId="6C36F518" w14:textId="15034DB7" w:rsidR="007231B2" w:rsidRPr="00550F47" w:rsidRDefault="00550F47" w:rsidP="007231B2">
      <w:r>
        <w:t xml:space="preserve">We have now placed all of the data, simulation code, and model/model running scripts in a </w:t>
      </w:r>
      <w:proofErr w:type="spellStart"/>
      <w:r>
        <w:t>Figshare</w:t>
      </w:r>
      <w:proofErr w:type="spellEnd"/>
      <w:r>
        <w:t xml:space="preserve"> repository</w:t>
      </w:r>
      <w:r w:rsidR="00AF5345">
        <w:t xml:space="preserve"> (</w:t>
      </w:r>
      <w:hyperlink r:id="rId5" w:history="1">
        <w:r w:rsidR="00AF5345" w:rsidRPr="00B9539A">
          <w:rPr>
            <w:rStyle w:val="Hyperlink"/>
          </w:rPr>
          <w:t>https://figshare.com/account/home#/projects/264136</w:t>
        </w:r>
      </w:hyperlink>
      <w:r w:rsidR="00AF5345">
        <w:t xml:space="preserve"> )</w:t>
      </w:r>
      <w:r w:rsidR="007D328D">
        <w:t xml:space="preserve">, in addition to the </w:t>
      </w:r>
      <w:r w:rsidR="007D328D">
        <w:lastRenderedPageBreak/>
        <w:t xml:space="preserve">linked </w:t>
      </w:r>
      <w:proofErr w:type="spellStart"/>
      <w:r w:rsidR="007D328D">
        <w:t>github</w:t>
      </w:r>
      <w:proofErr w:type="spellEnd"/>
      <w:r w:rsidR="007D328D">
        <w:t xml:space="preserve"> repository</w:t>
      </w:r>
      <w:r w:rsidR="00AF5345">
        <w:t xml:space="preserve"> (</w:t>
      </w:r>
      <w:hyperlink r:id="rId6" w:history="1">
        <w:r w:rsidR="00AF5345" w:rsidRPr="00B9539A">
          <w:rPr>
            <w:rStyle w:val="Hyperlink"/>
          </w:rPr>
          <w:t>https://github.com/jensculrich/pollinator_abundance</w:t>
        </w:r>
      </w:hyperlink>
      <w:r w:rsidR="00AF5345">
        <w:t xml:space="preserve">) </w:t>
      </w:r>
      <w:r w:rsidR="007D328D">
        <w:t xml:space="preserve">that </w:t>
      </w:r>
      <w:r w:rsidR="006A36F2">
        <w:t>readers can use</w:t>
      </w:r>
      <w:r w:rsidR="007D328D">
        <w:t xml:space="preserve"> to reproduce all analyses</w:t>
      </w:r>
      <w:r w:rsidR="00252F98">
        <w:t xml:space="preserve"> (or </w:t>
      </w:r>
      <w:r w:rsidR="006A36F2">
        <w:t xml:space="preserve">to </w:t>
      </w:r>
      <w:r w:rsidR="00252F98">
        <w:t xml:space="preserve">adapt the </w:t>
      </w:r>
      <w:r w:rsidR="006A36F2">
        <w:t xml:space="preserve">provided </w:t>
      </w:r>
      <w:r w:rsidR="00252F98">
        <w:t>code for use in new scenarios)</w:t>
      </w:r>
      <w:r>
        <w:t>.</w:t>
      </w:r>
    </w:p>
    <w:p w14:paraId="37007BD5" w14:textId="2BC007F1" w:rsidR="007231B2" w:rsidRPr="007231B2" w:rsidRDefault="007231B2" w:rsidP="007231B2">
      <w:pPr>
        <w:rPr>
          <w:b/>
          <w:bCs/>
        </w:rPr>
      </w:pPr>
      <w:r w:rsidRPr="007231B2">
        <w:rPr>
          <w:b/>
          <w:bCs/>
        </w:rPr>
        <w:t>Specific comments:</w:t>
      </w:r>
    </w:p>
    <w:p w14:paraId="289B79D7" w14:textId="77777777" w:rsidR="007231B2" w:rsidRPr="007231B2" w:rsidRDefault="007231B2" w:rsidP="007231B2">
      <w:pPr>
        <w:rPr>
          <w:b/>
          <w:bCs/>
        </w:rPr>
      </w:pPr>
      <w:r w:rsidRPr="007231B2">
        <w:rPr>
          <w:b/>
          <w:bCs/>
        </w:rPr>
        <w:t>Line 53: I think that “we found” should be avoided in the introduction, even if the author list is the same.</w:t>
      </w:r>
    </w:p>
    <w:p w14:paraId="6F9DF050" w14:textId="067F5AAD" w:rsidR="007231B2" w:rsidRPr="008130E1" w:rsidRDefault="008130E1" w:rsidP="007231B2">
      <w:r>
        <w:t>Thank you, we have revised this sentence.</w:t>
      </w:r>
    </w:p>
    <w:p w14:paraId="19192AA5" w14:textId="77777777" w:rsidR="007231B2" w:rsidRPr="007231B2" w:rsidRDefault="007231B2" w:rsidP="007231B2">
      <w:pPr>
        <w:rPr>
          <w:b/>
          <w:bCs/>
        </w:rPr>
      </w:pPr>
      <w:r w:rsidRPr="007231B2">
        <w:rPr>
          <w:b/>
          <w:bCs/>
        </w:rPr>
        <w:t>L73: “directly estimate predictors of abundance” not sure whether the authors meant the effects of potential predictors?</w:t>
      </w:r>
    </w:p>
    <w:p w14:paraId="7585BFE6" w14:textId="40A16796" w:rsidR="007231B2" w:rsidRPr="008130E1" w:rsidRDefault="008130E1" w:rsidP="007231B2">
      <w:r>
        <w:t>We have changed to “potential predictors” in this sentence.</w:t>
      </w:r>
    </w:p>
    <w:p w14:paraId="271FD118" w14:textId="77777777" w:rsidR="007231B2" w:rsidRPr="007231B2" w:rsidRDefault="007231B2" w:rsidP="007231B2">
      <w:pPr>
        <w:rPr>
          <w:b/>
          <w:bCs/>
        </w:rPr>
      </w:pPr>
      <w:r w:rsidRPr="007231B2">
        <w:rPr>
          <w:b/>
          <w:bCs/>
        </w:rPr>
        <w:t xml:space="preserve">L88: for another recent application of N-mixture on insects, see </w:t>
      </w:r>
      <w:proofErr w:type="spellStart"/>
      <w:r w:rsidRPr="007231B2">
        <w:rPr>
          <w:b/>
          <w:bCs/>
        </w:rPr>
        <w:t>Nodari</w:t>
      </w:r>
      <w:proofErr w:type="spellEnd"/>
      <w:r w:rsidRPr="007231B2">
        <w:rPr>
          <w:b/>
          <w:bCs/>
        </w:rPr>
        <w:t xml:space="preserve"> et al. 2025, Comparing sampling methods to monitor population abundance while accounting for imperfect detection: An application of N-mixture models on Orthoptera. Global Ecology and Conservationhttps://doi.org/10.1016/j.gecco.2025.e03435</w:t>
      </w:r>
    </w:p>
    <w:p w14:paraId="0AA546FC" w14:textId="4401728F" w:rsidR="007231B2" w:rsidRPr="008130E1" w:rsidRDefault="008130E1" w:rsidP="007231B2">
      <w:r>
        <w:t>Thank you for pointing out this new study. We have added this example with citation.</w:t>
      </w:r>
    </w:p>
    <w:p w14:paraId="01A0ED0B" w14:textId="77777777" w:rsidR="007231B2" w:rsidRPr="007231B2" w:rsidRDefault="007231B2" w:rsidP="007231B2">
      <w:pPr>
        <w:rPr>
          <w:b/>
          <w:bCs/>
        </w:rPr>
      </w:pPr>
      <w:r w:rsidRPr="007231B2">
        <w:rPr>
          <w:b/>
          <w:bCs/>
        </w:rPr>
        <w:t xml:space="preserve">L134: “with simulation” sounds a bit too repetitive. I would delete this one and list what the authors did with simulations, like: </w:t>
      </w:r>
      <w:proofErr w:type="spellStart"/>
      <w:r w:rsidRPr="007231B2">
        <w:rPr>
          <w:b/>
          <w:bCs/>
        </w:rPr>
        <w:t>i</w:t>
      </w:r>
      <w:proofErr w:type="spellEnd"/>
      <w:r w:rsidRPr="007231B2">
        <w:rPr>
          <w:b/>
          <w:bCs/>
        </w:rPr>
        <w:t>) we investigated…; ii) we tested how….</w:t>
      </w:r>
    </w:p>
    <w:p w14:paraId="15B27B04" w14:textId="3501A49D" w:rsidR="007231B2" w:rsidRPr="00BB5862" w:rsidRDefault="00BB5862" w:rsidP="007231B2">
      <w:r>
        <w:t>We have now removed the repetition here.</w:t>
      </w:r>
    </w:p>
    <w:p w14:paraId="7B260EE2" w14:textId="77777777" w:rsidR="007231B2" w:rsidRPr="007231B2" w:rsidRDefault="007231B2" w:rsidP="007231B2">
      <w:pPr>
        <w:rPr>
          <w:b/>
          <w:bCs/>
        </w:rPr>
      </w:pPr>
      <w:r w:rsidRPr="007231B2">
        <w:rPr>
          <w:b/>
          <w:bCs/>
        </w:rPr>
        <w:t>L143: what is intended with bi-weekly? Two times a week or once every two weeks?</w:t>
      </w:r>
    </w:p>
    <w:p w14:paraId="7E15F5E9" w14:textId="5145BE15" w:rsidR="007231B2" w:rsidRPr="00145D9B" w:rsidRDefault="00145D9B" w:rsidP="007231B2">
      <w:r>
        <w:t>Once every two weeks. For clarity, we have revised to “</w:t>
      </w:r>
      <w:r>
        <w:rPr>
          <w:lang w:val="en-CA"/>
        </w:rPr>
        <w:t>In control parks, turfgrass was mowed approximately once every two weeks.”</w:t>
      </w:r>
    </w:p>
    <w:p w14:paraId="2B87F357" w14:textId="77777777" w:rsidR="007231B2" w:rsidRPr="007231B2" w:rsidRDefault="007231B2" w:rsidP="007231B2">
      <w:pPr>
        <w:rPr>
          <w:b/>
          <w:bCs/>
        </w:rPr>
      </w:pPr>
      <w:r w:rsidRPr="007231B2">
        <w:rPr>
          <w:b/>
          <w:bCs/>
        </w:rPr>
        <w:t>L148: I would add some measures (e.g. ~50 cm).</w:t>
      </w:r>
    </w:p>
    <w:p w14:paraId="198F28A6" w14:textId="47C6F329" w:rsidR="007231B2" w:rsidRPr="00570558" w:rsidRDefault="00CA1AA8" w:rsidP="007231B2">
      <w:r>
        <w:t xml:space="preserve">We have now added </w:t>
      </w:r>
      <w:r w:rsidR="00570558">
        <w:rPr>
          <w:lang w:val="en-CA"/>
        </w:rPr>
        <w:t>(~50-75 cm).</w:t>
      </w:r>
    </w:p>
    <w:p w14:paraId="24172C31" w14:textId="77777777" w:rsidR="007231B2" w:rsidRPr="007231B2" w:rsidRDefault="007231B2" w:rsidP="007231B2">
      <w:pPr>
        <w:rPr>
          <w:b/>
          <w:bCs/>
        </w:rPr>
      </w:pPr>
      <w:r w:rsidRPr="007231B2">
        <w:rPr>
          <w:b/>
          <w:bCs/>
        </w:rPr>
        <w:t xml:space="preserve">L157-158: This seems to be a bit contradictory with the previous sentence, where you mention </w:t>
      </w:r>
      <w:proofErr w:type="spellStart"/>
      <w:r w:rsidRPr="007231B2">
        <w:rPr>
          <w:b/>
          <w:bCs/>
        </w:rPr>
        <w:t>Megachile</w:t>
      </w:r>
      <w:proofErr w:type="spellEnd"/>
      <w:r w:rsidRPr="007231B2">
        <w:rPr>
          <w:b/>
          <w:bCs/>
        </w:rPr>
        <w:t xml:space="preserve"> spp.</w:t>
      </w:r>
    </w:p>
    <w:p w14:paraId="28071D02" w14:textId="3DC03178" w:rsidR="007231B2" w:rsidRPr="00E05469" w:rsidRDefault="00E05469" w:rsidP="007231B2">
      <w:proofErr w:type="spellStart"/>
      <w:r>
        <w:t>Megachile</w:t>
      </w:r>
      <w:proofErr w:type="spellEnd"/>
      <w:r>
        <w:t xml:space="preserve"> spp. </w:t>
      </w:r>
      <w:r w:rsidR="006A36F2">
        <w:t>(</w:t>
      </w:r>
      <w:r w:rsidR="00A216B1">
        <w:t>not including</w:t>
      </w:r>
      <w:r w:rsidR="00CA1AA8">
        <w:t xml:space="preserve"> the</w:t>
      </w:r>
      <w:r w:rsidR="00A216B1">
        <w:t xml:space="preserve"> common, non-native species </w:t>
      </w:r>
      <w:proofErr w:type="spellStart"/>
      <w:r w:rsidR="00A216B1">
        <w:t>Megachile</w:t>
      </w:r>
      <w:proofErr w:type="spellEnd"/>
      <w:r w:rsidR="00A216B1">
        <w:t xml:space="preserve"> </w:t>
      </w:r>
      <w:proofErr w:type="spellStart"/>
      <w:r w:rsidR="00A216B1">
        <w:t>rotundata</w:t>
      </w:r>
      <w:proofErr w:type="spellEnd"/>
      <w:r w:rsidR="006A36F2">
        <w:t xml:space="preserve">) </w:t>
      </w:r>
      <w:r>
        <w:t xml:space="preserve">were counted and modelled as a single </w:t>
      </w:r>
      <w:r w:rsidR="00671059">
        <w:t>taxonomic unit</w:t>
      </w:r>
      <w:r>
        <w:t xml:space="preserve">. </w:t>
      </w:r>
      <w:r w:rsidR="00B22D3F">
        <w:t xml:space="preserve">We could not identify them to species level in the field but we could identify them </w:t>
      </w:r>
      <w:r w:rsidR="00671059">
        <w:t xml:space="preserve">to genus and easily sort out the non-native </w:t>
      </w:r>
      <w:proofErr w:type="spellStart"/>
      <w:r w:rsidR="00671059">
        <w:t>Megachile</w:t>
      </w:r>
      <w:proofErr w:type="spellEnd"/>
      <w:r w:rsidR="00671059">
        <w:t xml:space="preserve"> </w:t>
      </w:r>
      <w:proofErr w:type="spellStart"/>
      <w:r w:rsidR="00671059">
        <w:t>rotundata</w:t>
      </w:r>
      <w:proofErr w:type="spellEnd"/>
      <w:r w:rsidR="00671059">
        <w:t>. This gave us a morphospecies that we could model</w:t>
      </w:r>
      <w:r w:rsidR="00B22D3F">
        <w:t xml:space="preserve">. </w:t>
      </w:r>
      <w:r w:rsidR="00671059">
        <w:t xml:space="preserve">Ideally, we would have been able to distinguish </w:t>
      </w:r>
      <w:proofErr w:type="spellStart"/>
      <w:r w:rsidR="00671059">
        <w:t>Megachile</w:t>
      </w:r>
      <w:proofErr w:type="spellEnd"/>
      <w:r w:rsidR="00671059">
        <w:t xml:space="preserve"> species at a finer level, as there could be heterogeneity among the species in this species group. However, we still wanted to include these </w:t>
      </w:r>
      <w:proofErr w:type="spellStart"/>
      <w:r w:rsidR="00671059">
        <w:t>Megachile</w:t>
      </w:r>
      <w:proofErr w:type="spellEnd"/>
      <w:r w:rsidR="00671059">
        <w:t xml:space="preserve"> to increase the taxonomic coverage of the wild bees that we looked at. </w:t>
      </w:r>
      <w:r w:rsidR="00B22D3F">
        <w:t>We revised the sentence as “</w:t>
      </w:r>
      <w:r w:rsidR="00B22D3F">
        <w:rPr>
          <w:lang w:val="en-CA"/>
        </w:rPr>
        <w:t xml:space="preserve">We chose these </w:t>
      </w:r>
      <w:bookmarkStart w:id="0" w:name="_Hlk202193002"/>
      <w:r w:rsidR="00B22D3F">
        <w:rPr>
          <w:lang w:val="en-CA"/>
        </w:rPr>
        <w:t xml:space="preserve">species / species groups </w:t>
      </w:r>
      <w:bookmarkEnd w:id="0"/>
      <w:r w:rsidR="00B22D3F">
        <w:rPr>
          <w:lang w:val="en-CA"/>
        </w:rPr>
        <w:t>because we could easily identify them in the field.”</w:t>
      </w:r>
      <w:r w:rsidR="00A216B1">
        <w:rPr>
          <w:lang w:val="en-CA"/>
        </w:rPr>
        <w:t xml:space="preserve"> </w:t>
      </w:r>
      <w:ins w:id="1" w:author="Risa Sargent" w:date="2025-09-11T13:15:00Z">
        <w:r w:rsidR="008E29CD">
          <w:rPr>
            <w:lang w:val="en-CA"/>
          </w:rPr>
          <w:t>(</w:t>
        </w:r>
        <w:proofErr w:type="spellStart"/>
        <w:r w:rsidR="008E29CD">
          <w:rPr>
            <w:lang w:val="en-CA"/>
          </w:rPr>
          <w:t>Lxxx</w:t>
        </w:r>
        <w:proofErr w:type="spellEnd"/>
        <w:r w:rsidR="008E29CD">
          <w:rPr>
            <w:lang w:val="en-CA"/>
          </w:rPr>
          <w:t>)</w:t>
        </w:r>
      </w:ins>
      <w:r w:rsidR="00671059">
        <w:rPr>
          <w:lang w:val="en-CA"/>
        </w:rPr>
        <w:t>.</w:t>
      </w:r>
      <w:ins w:id="2" w:author="Risa Sargent" w:date="2025-09-11T13:15:00Z">
        <w:r w:rsidR="008E29CD">
          <w:rPr>
            <w:lang w:val="en-CA"/>
          </w:rPr>
          <w:t xml:space="preserve"> </w:t>
        </w:r>
      </w:ins>
      <w:r w:rsidR="007C68F8">
        <w:rPr>
          <w:lang w:val="en-CA"/>
        </w:rPr>
        <w:t>We also added the caveat “</w:t>
      </w:r>
      <w:r w:rsidR="007C68F8">
        <w:t xml:space="preserve">There could be heterogeneity in abundance and detection among the species included in our native </w:t>
      </w:r>
      <w:proofErr w:type="spellStart"/>
      <w:r w:rsidR="007C68F8" w:rsidRPr="008D1F2A">
        <w:rPr>
          <w:i/>
          <w:iCs/>
        </w:rPr>
        <w:t>Megachile</w:t>
      </w:r>
      <w:proofErr w:type="spellEnd"/>
      <w:r w:rsidR="007C68F8" w:rsidRPr="008D1F2A">
        <w:rPr>
          <w:i/>
          <w:iCs/>
        </w:rPr>
        <w:t xml:space="preserve"> spp.</w:t>
      </w:r>
      <w:r w:rsidR="007C68F8">
        <w:t xml:space="preserve"> </w:t>
      </w:r>
      <w:r w:rsidR="007C68F8">
        <w:t xml:space="preserve">species </w:t>
      </w:r>
      <w:r w:rsidR="007C68F8">
        <w:t>group that our approach d</w:t>
      </w:r>
      <w:r w:rsidR="007C68F8">
        <w:t>oes</w:t>
      </w:r>
      <w:r w:rsidR="007C68F8">
        <w:t xml:space="preserve"> not account for</w:t>
      </w:r>
      <w:r w:rsidR="007C68F8">
        <w:t>”. (L176)</w:t>
      </w:r>
    </w:p>
    <w:p w14:paraId="33F09AF6" w14:textId="77777777" w:rsidR="007231B2" w:rsidRPr="007231B2" w:rsidRDefault="007231B2" w:rsidP="007231B2">
      <w:pPr>
        <w:rPr>
          <w:b/>
          <w:bCs/>
        </w:rPr>
      </w:pPr>
      <w:r w:rsidRPr="007231B2">
        <w:rPr>
          <w:b/>
          <w:bCs/>
        </w:rPr>
        <w:t>L162 and elsewhere: repeat or repeated surveys?</w:t>
      </w:r>
    </w:p>
    <w:p w14:paraId="3075A2EA" w14:textId="5DE29170" w:rsidR="007231B2" w:rsidRPr="00B22D3F" w:rsidRDefault="00B22D3F" w:rsidP="007231B2">
      <w:r>
        <w:lastRenderedPageBreak/>
        <w:t>We have changed “repeat” to “repeated” here and throughout the entire text for consistency.</w:t>
      </w:r>
    </w:p>
    <w:p w14:paraId="2BF7B2CA" w14:textId="77777777" w:rsidR="007231B2" w:rsidRPr="007231B2" w:rsidRDefault="007231B2" w:rsidP="007231B2">
      <w:pPr>
        <w:rPr>
          <w:b/>
          <w:bCs/>
        </w:rPr>
      </w:pPr>
      <w:r w:rsidRPr="007231B2">
        <w:rPr>
          <w:b/>
          <w:bCs/>
        </w:rPr>
        <w:t>L174-175: I think the authors should be a bit more specific here. I guess that insects were placed in a tube/box first and then the container on the ice? Please also explain why.</w:t>
      </w:r>
    </w:p>
    <w:p w14:paraId="1051C269" w14:textId="789F8617" w:rsidR="00AD0429" w:rsidRPr="00F61900" w:rsidRDefault="00F61900" w:rsidP="007231B2">
      <w:r>
        <w:t xml:space="preserve">We have added more detail to the text to clarify our methods and the reasons behind them. We placed the bees in individual tubes first and then into the icebox. Chilling the </w:t>
      </w:r>
      <w:r w:rsidR="00AD0429">
        <w:t>insects</w:t>
      </w:r>
      <w:r>
        <w:t xml:space="preserve"> on ice</w:t>
      </w:r>
      <w:r w:rsidR="00AD0429">
        <w:t xml:space="preserve"> during the sampling period</w:t>
      </w:r>
      <w:r>
        <w:t xml:space="preserve"> </w:t>
      </w:r>
      <w:r w:rsidR="00AD0429">
        <w:t xml:space="preserve">is a common method in insect field studies. Temporarily chilling insects slows </w:t>
      </w:r>
      <w:r w:rsidR="008E29CD">
        <w:t xml:space="preserve">their </w:t>
      </w:r>
      <w:r w:rsidR="00AD0429">
        <w:t>movement and activity, which allowed us to identify and mark individuals at the end of the sampling period without causing further distress. We now communicate this in the methods (L172-175).</w:t>
      </w:r>
    </w:p>
    <w:p w14:paraId="124FA09B" w14:textId="77777777" w:rsidR="007231B2" w:rsidRPr="007231B2" w:rsidRDefault="007231B2" w:rsidP="007231B2">
      <w:pPr>
        <w:rPr>
          <w:b/>
          <w:bCs/>
        </w:rPr>
      </w:pPr>
      <w:r w:rsidRPr="007231B2">
        <w:rPr>
          <w:b/>
          <w:bCs/>
        </w:rPr>
        <w:t>L198: The restoration effect looks like it is a random slope, isn’t it?</w:t>
      </w:r>
    </w:p>
    <w:p w14:paraId="13D11AFA" w14:textId="4F9E2E44" w:rsidR="007231B2" w:rsidRPr="007A7897" w:rsidRDefault="007A7897" w:rsidP="007231B2">
      <w:r>
        <w:t>Yes</w:t>
      </w:r>
      <w:r w:rsidR="0047793D">
        <w:t xml:space="preserve">. We </w:t>
      </w:r>
      <w:r w:rsidR="00A216B1">
        <w:t>have tried</w:t>
      </w:r>
      <w:r w:rsidR="0047793D">
        <w:t xml:space="preserve"> to make this </w:t>
      </w:r>
      <w:r w:rsidR="0052662D">
        <w:t>clearer</w:t>
      </w:r>
      <w:r w:rsidR="0047793D">
        <w:t xml:space="preserve"> by adding the word “slope”: “a </w:t>
      </w:r>
      <w:r w:rsidR="0047793D" w:rsidRPr="005E3E53">
        <w:rPr>
          <w:rFonts w:eastAsiaTheme="minorEastAsia"/>
          <w:lang w:val="en-CA"/>
        </w:rPr>
        <w:t>species-specific random</w:t>
      </w:r>
      <w:r w:rsidR="0047793D">
        <w:rPr>
          <w:rFonts w:eastAsiaTheme="minorEastAsia"/>
          <w:lang w:val="en-CA"/>
        </w:rPr>
        <w:t xml:space="preserve"> </w:t>
      </w:r>
      <w:r w:rsidR="0047793D" w:rsidRPr="0047793D">
        <w:rPr>
          <w:rFonts w:eastAsiaTheme="minorEastAsia"/>
          <w:i/>
          <w:iCs/>
          <w:lang w:val="en-CA"/>
        </w:rPr>
        <w:t>slope</w:t>
      </w:r>
      <w:r w:rsidR="0047793D" w:rsidRPr="005E3E53">
        <w:rPr>
          <w:rFonts w:eastAsiaTheme="minorEastAsia"/>
          <w:lang w:val="en-CA"/>
        </w:rPr>
        <w:t xml:space="preserve"> effect of restoration</w:t>
      </w:r>
      <w:r w:rsidR="0047793D">
        <w:rPr>
          <w:rFonts w:eastAsiaTheme="minorEastAsia"/>
          <w:lang w:val="en-CA"/>
        </w:rPr>
        <w:t>”</w:t>
      </w:r>
      <w:ins w:id="3" w:author="Risa Sargent" w:date="2025-09-11T13:15:00Z">
        <w:r w:rsidR="008E29CD">
          <w:rPr>
            <w:rFonts w:eastAsiaTheme="minorEastAsia"/>
            <w:lang w:val="en-CA"/>
          </w:rPr>
          <w:t xml:space="preserve"> (</w:t>
        </w:r>
        <w:proofErr w:type="spellStart"/>
        <w:r w:rsidR="008E29CD">
          <w:rPr>
            <w:rFonts w:eastAsiaTheme="minorEastAsia"/>
            <w:lang w:val="en-CA"/>
          </w:rPr>
          <w:t>Lxxx</w:t>
        </w:r>
        <w:proofErr w:type="spellEnd"/>
        <w:r w:rsidR="008E29CD">
          <w:rPr>
            <w:rFonts w:eastAsiaTheme="minorEastAsia"/>
            <w:lang w:val="en-CA"/>
          </w:rPr>
          <w:t>)</w:t>
        </w:r>
      </w:ins>
      <w:del w:id="4" w:author="Risa Sargent" w:date="2025-09-11T13:15:00Z">
        <w:r w:rsidR="0047793D" w:rsidDel="008E29CD">
          <w:rPr>
            <w:rFonts w:eastAsiaTheme="minorEastAsia"/>
            <w:lang w:val="en-CA"/>
          </w:rPr>
          <w:delText>.</w:delText>
        </w:r>
      </w:del>
    </w:p>
    <w:p w14:paraId="580492EE" w14:textId="77777777" w:rsidR="007231B2" w:rsidRPr="007231B2" w:rsidRDefault="007231B2" w:rsidP="007231B2">
      <w:pPr>
        <w:rPr>
          <w:b/>
          <w:bCs/>
        </w:rPr>
      </w:pPr>
      <w:r w:rsidRPr="007231B2">
        <w:rPr>
          <w:b/>
          <w:bCs/>
        </w:rPr>
        <w:t>L200-201: What do you mean by “estimated from the data”? Some kind of prior should be set in any case for mu and sigma.</w:t>
      </w:r>
    </w:p>
    <w:p w14:paraId="42859172" w14:textId="60319F00" w:rsidR="007231B2" w:rsidRPr="00351CA8" w:rsidRDefault="00351CA8" w:rsidP="00351CA8">
      <w:pPr>
        <w:spacing w:line="276" w:lineRule="auto"/>
        <w:rPr>
          <w:rFonts w:cs="Times New Roman"/>
          <w:lang w:val="en-CA"/>
        </w:rPr>
      </w:pPr>
      <w:r>
        <w:t>We</w:t>
      </w:r>
      <w:r w:rsidR="0047793D">
        <w:t xml:space="preserve"> have re</w:t>
      </w:r>
      <w:r>
        <w:t>vised</w:t>
      </w:r>
      <w:r w:rsidR="0047793D">
        <w:t xml:space="preserve"> this sentence </w:t>
      </w:r>
      <w:r w:rsidR="00821DCD">
        <w:t>to read</w:t>
      </w:r>
      <w:r w:rsidR="0047793D">
        <w:t>: “</w:t>
      </w:r>
      <w:bookmarkStart w:id="5" w:name="_Hlk203492383"/>
      <w:r>
        <w:rPr>
          <w:rFonts w:eastAsiaTheme="minorEastAsia"/>
          <w:lang w:val="en-CA"/>
        </w:rPr>
        <w:t>We assumed that species-specific r</w:t>
      </w:r>
      <w:r w:rsidRPr="00B05A68">
        <w:rPr>
          <w:rFonts w:eastAsiaTheme="minorEastAsia"/>
          <w:lang w:val="en-CA"/>
        </w:rPr>
        <w:t>andom</w:t>
      </w:r>
      <w:r>
        <w:rPr>
          <w:rFonts w:eastAsiaTheme="minorEastAsia"/>
          <w:lang w:val="en-CA"/>
        </w:rPr>
        <w:t xml:space="preserve"> intercepts and</w:t>
      </w:r>
      <w:r w:rsidRPr="00B05A68">
        <w:rPr>
          <w:rFonts w:eastAsiaTheme="minorEastAsia"/>
          <w:lang w:val="en-CA"/>
        </w:rPr>
        <w:t xml:space="preserve"> effects </w:t>
      </w:r>
      <w:r>
        <w:rPr>
          <w:rFonts w:eastAsiaTheme="minorEastAsia"/>
          <w:lang w:val="en-CA"/>
        </w:rPr>
        <w:t xml:space="preserve">of restoration </w:t>
      </w:r>
      <w:r w:rsidRPr="00B05A68">
        <w:rPr>
          <w:rFonts w:eastAsiaTheme="minorEastAsia"/>
          <w:lang w:val="en-CA"/>
        </w:rPr>
        <w:t>wer</w:t>
      </w:r>
      <w:r>
        <w:rPr>
          <w:rFonts w:eastAsiaTheme="minorEastAsia"/>
          <w:lang w:val="en-CA"/>
        </w:rPr>
        <w:t xml:space="preserve">e normally distributed,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r>
          <w:rPr>
            <w:rFonts w:ascii="Cambria Math" w:eastAsiaTheme="minorEastAsia" w:hAnsi="Cambria Math"/>
            <w:lang w:val="en-CA"/>
          </w:rPr>
          <m:t>)</m:t>
        </m:r>
      </m:oMath>
      <w:r>
        <w:rPr>
          <w:rFonts w:eastAsiaTheme="minorEastAsia"/>
          <w:lang w:val="en-CA"/>
        </w:rPr>
        <w:t xml:space="preserve"> and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where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 xml:space="preserve"> and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 xml:space="preserve"> represent the mean abundance intercept and the mean effect of restoration on pollinator abundance across all species</w:t>
      </w:r>
      <w:bookmarkEnd w:id="5"/>
      <w:r>
        <w:rPr>
          <w:rFonts w:eastAsiaTheme="minorEastAsia"/>
          <w:lang w:val="en-CA"/>
        </w:rPr>
        <w:t>”</w:t>
      </w:r>
      <w:r w:rsidR="0047793D">
        <w:rPr>
          <w:rFonts w:eastAsiaTheme="minorEastAsia"/>
          <w:lang w:val="en-CA"/>
        </w:rPr>
        <w:t>.</w:t>
      </w:r>
      <w:r w:rsidR="005548AA">
        <w:rPr>
          <w:rFonts w:eastAsiaTheme="minorEastAsia"/>
          <w:lang w:val="en-CA"/>
        </w:rPr>
        <w:t xml:space="preserve"> </w:t>
      </w:r>
      <w:ins w:id="6" w:author="Risa Sargent" w:date="2025-09-11T13:15:00Z">
        <w:r w:rsidR="00821DCD">
          <w:rPr>
            <w:rFonts w:eastAsiaTheme="minorEastAsia"/>
            <w:lang w:val="en-CA"/>
          </w:rPr>
          <w:t>(</w:t>
        </w:r>
        <w:proofErr w:type="spellStart"/>
        <w:r w:rsidR="00821DCD">
          <w:rPr>
            <w:rFonts w:eastAsiaTheme="minorEastAsia"/>
            <w:lang w:val="en-CA"/>
          </w:rPr>
          <w:t>Lxxx</w:t>
        </w:r>
        <w:proofErr w:type="spellEnd"/>
        <w:r w:rsidR="00821DCD">
          <w:rPr>
            <w:rFonts w:eastAsiaTheme="minorEastAsia"/>
            <w:lang w:val="en-CA"/>
          </w:rPr>
          <w:t xml:space="preserve">) </w:t>
        </w:r>
      </w:ins>
      <w:r w:rsidR="005548AA">
        <w:rPr>
          <w:rFonts w:eastAsiaTheme="minorEastAsia"/>
          <w:lang w:val="en-CA"/>
        </w:rPr>
        <w:t xml:space="preserve">To be consistent, we also </w:t>
      </w:r>
      <w:r>
        <w:rPr>
          <w:rFonts w:eastAsiaTheme="minorEastAsia"/>
          <w:lang w:val="en-CA"/>
        </w:rPr>
        <w:t>revised</w:t>
      </w:r>
      <w:r w:rsidR="005548AA">
        <w:rPr>
          <w:rFonts w:eastAsiaTheme="minorEastAsia"/>
          <w:lang w:val="en-CA"/>
        </w:rPr>
        <w:t xml:space="preserve"> the sentence on </w:t>
      </w:r>
      <w:commentRangeStart w:id="7"/>
      <w:r w:rsidR="005548AA">
        <w:rPr>
          <w:rFonts w:eastAsiaTheme="minorEastAsia"/>
          <w:lang w:val="en-CA"/>
        </w:rPr>
        <w:t xml:space="preserve">L216 </w:t>
      </w:r>
      <w:commentRangeEnd w:id="7"/>
      <w:r w:rsidR="00821DCD">
        <w:rPr>
          <w:rStyle w:val="CommentReference"/>
        </w:rPr>
        <w:commentReference w:id="7"/>
      </w:r>
      <w:r w:rsidR="005548AA">
        <w:rPr>
          <w:rFonts w:eastAsiaTheme="minorEastAsia"/>
          <w:lang w:val="en-CA"/>
        </w:rPr>
        <w:t>which describes the species</w:t>
      </w:r>
      <w:r>
        <w:rPr>
          <w:rFonts w:eastAsiaTheme="minorEastAsia"/>
          <w:lang w:val="en-CA"/>
        </w:rPr>
        <w:t>-</w:t>
      </w:r>
      <w:r w:rsidR="005548AA">
        <w:rPr>
          <w:rFonts w:eastAsiaTheme="minorEastAsia"/>
          <w:lang w:val="en-CA"/>
        </w:rPr>
        <w:t>specific random</w:t>
      </w:r>
      <w:r w:rsidR="00A216B1">
        <w:rPr>
          <w:rFonts w:eastAsiaTheme="minorEastAsia"/>
          <w:lang w:val="en-CA"/>
        </w:rPr>
        <w:t xml:space="preserve"> intercepts and random</w:t>
      </w:r>
      <w:r w:rsidR="005548AA">
        <w:rPr>
          <w:rFonts w:eastAsiaTheme="minorEastAsia"/>
          <w:lang w:val="en-CA"/>
        </w:rPr>
        <w:t xml:space="preserve"> slope effects of restoration on detection rate.</w:t>
      </w:r>
    </w:p>
    <w:p w14:paraId="1929AC37" w14:textId="77777777" w:rsidR="007231B2" w:rsidRPr="007231B2" w:rsidRDefault="007231B2" w:rsidP="007231B2">
      <w:pPr>
        <w:rPr>
          <w:b/>
          <w:bCs/>
        </w:rPr>
      </w:pPr>
      <w:r w:rsidRPr="007231B2">
        <w:rPr>
          <w:b/>
          <w:bCs/>
        </w:rPr>
        <w:t>L218-219: And what about year? Is this a random or fixed effect?</w:t>
      </w:r>
    </w:p>
    <w:p w14:paraId="6EC07FBC" w14:textId="2A971F94" w:rsidR="007231B2" w:rsidRPr="0047793D" w:rsidRDefault="009C5000" w:rsidP="007231B2">
      <w:r>
        <w:t xml:space="preserve">We have added </w:t>
      </w:r>
      <w:r w:rsidR="0047793D">
        <w:t>“fixed” effect of year in this sentence. We treated year as a fixed effect primarily because we only have two years of data.</w:t>
      </w:r>
    </w:p>
    <w:p w14:paraId="69F1539E" w14:textId="77777777" w:rsidR="007231B2" w:rsidRPr="007231B2" w:rsidRDefault="007231B2" w:rsidP="007231B2">
      <w:pPr>
        <w:rPr>
          <w:b/>
          <w:bCs/>
        </w:rPr>
      </w:pPr>
      <w:r w:rsidRPr="007231B2">
        <w:rPr>
          <w:b/>
          <w:bCs/>
        </w:rPr>
        <w:t>L223: why 1:3?</w:t>
      </w:r>
    </w:p>
    <w:p w14:paraId="6A21CC35" w14:textId="251D63DE" w:rsidR="007231B2" w:rsidRPr="005548AA" w:rsidRDefault="005548AA" w:rsidP="007231B2">
      <w:r>
        <w:t xml:space="preserve">For our </w:t>
      </w:r>
      <w:r w:rsidR="002479EE">
        <w:t>field study</w:t>
      </w:r>
      <w:r>
        <w:t xml:space="preserve"> we had three survey events</w:t>
      </w:r>
      <w:r w:rsidR="002479EE">
        <w:t>. W</w:t>
      </w:r>
      <w:r>
        <w:t xml:space="preserve">e </w:t>
      </w:r>
      <w:r w:rsidR="002479EE">
        <w:t>constrained our models to estimate abundance as being at least as large as the largest count</w:t>
      </w:r>
      <w:r>
        <w:t xml:space="preserve"> </w:t>
      </w:r>
      <w:r w:rsidR="002479EE">
        <w:t>observed across the three survey events</w:t>
      </w:r>
      <w:r>
        <w:t xml:space="preserve">. To clarify, </w:t>
      </w:r>
      <w:r w:rsidR="002479EE">
        <w:t>we revised this sentence</w:t>
      </w:r>
      <w:r w:rsidR="009C5000">
        <w:t xml:space="preserve"> to read:</w:t>
      </w:r>
      <w:r w:rsidR="002479EE">
        <w:t xml:space="preserve"> “</w:t>
      </w:r>
      <w:bookmarkStart w:id="8" w:name="_Hlk203565972"/>
      <w:r w:rsidR="002479EE">
        <w:rPr>
          <w:rFonts w:eastAsiaTheme="minorEastAsia"/>
          <w:lang w:val="en-CA"/>
        </w:rPr>
        <w:t>Instead,</w:t>
      </w:r>
      <w:r w:rsidR="002479EE" w:rsidRPr="005E3E53">
        <w:rPr>
          <w:rFonts w:eastAsiaTheme="minorEastAsia"/>
          <w:lang w:val="en-CA"/>
        </w:rPr>
        <w:t xml:space="preserve"> </w:t>
      </w:r>
      <w:r w:rsidR="002479EE">
        <w:rPr>
          <w:rFonts w:eastAsiaTheme="minorEastAsia"/>
          <w:lang w:val="en-CA"/>
        </w:rPr>
        <w:t>we calculated</w:t>
      </w:r>
      <w:r w:rsidR="002479EE"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2479EE" w:rsidRPr="005E3E53">
        <w:rPr>
          <w:rFonts w:eastAsiaTheme="minorEastAsia"/>
          <w:lang w:val="en-CA"/>
        </w:rPr>
        <w:t xml:space="preserve">, from a lower bound of </w:t>
      </w:r>
      <w:r w:rsidR="002479EE">
        <w:rPr>
          <w:rFonts w:eastAsiaTheme="minorEastAsia"/>
          <w:lang w:val="en-CA"/>
        </w:rPr>
        <w:t xml:space="preserve">the largest count </w:t>
      </w:r>
      <w:bookmarkStart w:id="9" w:name="_Hlk203492686"/>
      <w:r w:rsidR="002479EE">
        <w:rPr>
          <w:rFonts w:eastAsiaTheme="minorEastAsia"/>
          <w:lang w:val="en-CA"/>
        </w:rPr>
        <w:t xml:space="preserve">observed for a species at a site across all three surveys </w:t>
      </w:r>
      <w:bookmarkEnd w:id="9"/>
      <w:r w:rsidR="002479EE"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bookmarkEnd w:id="8"/>
      <w:r w:rsidR="002479EE">
        <w:rPr>
          <w:rFonts w:eastAsiaTheme="minorEastAsia"/>
          <w:lang w:val="en-CA"/>
        </w:rPr>
        <w:t>".</w:t>
      </w:r>
      <w:r w:rsidR="009C5000">
        <w:rPr>
          <w:rFonts w:eastAsiaTheme="minorEastAsia"/>
          <w:lang w:val="en-CA"/>
        </w:rPr>
        <w:t xml:space="preserve"> </w:t>
      </w:r>
      <w:proofErr w:type="spellStart"/>
      <w:r w:rsidR="009C5000">
        <w:rPr>
          <w:rFonts w:eastAsiaTheme="minorEastAsia"/>
          <w:lang w:val="en-CA"/>
        </w:rPr>
        <w:t>Lxxx</w:t>
      </w:r>
      <w:proofErr w:type="spellEnd"/>
    </w:p>
    <w:p w14:paraId="2DA3F81A" w14:textId="77777777" w:rsidR="007231B2" w:rsidRPr="007231B2" w:rsidRDefault="007231B2" w:rsidP="007231B2">
      <w:pPr>
        <w:rPr>
          <w:b/>
          <w:bCs/>
        </w:rPr>
      </w:pPr>
      <w:r w:rsidRPr="007231B2">
        <w:rPr>
          <w:b/>
          <w:bCs/>
        </w:rPr>
        <w:t>L227-230: This is very interesting, but should be explained more clearly.</w:t>
      </w:r>
    </w:p>
    <w:p w14:paraId="0671D80A" w14:textId="3516394F" w:rsidR="007231B2" w:rsidRPr="009F2C78" w:rsidRDefault="009F2C78" w:rsidP="007231B2">
      <w:r>
        <w:t xml:space="preserve">We’ve </w:t>
      </w:r>
      <w:r w:rsidR="0002632F">
        <w:t>revised</w:t>
      </w:r>
      <w:r>
        <w:t xml:space="preserve"> th</w:t>
      </w:r>
      <w:r w:rsidR="0002632F">
        <w:t xml:space="preserve">is </w:t>
      </w:r>
      <w:r w:rsidR="00E5424C">
        <w:t xml:space="preserve">part </w:t>
      </w:r>
      <w:r w:rsidR="0002632F">
        <w:t>of the</w:t>
      </w:r>
      <w:r>
        <w:t xml:space="preserve"> paragraph to </w:t>
      </w:r>
      <w:r w:rsidR="0002632F">
        <w:t xml:space="preserve">better </w:t>
      </w:r>
      <w:r>
        <w:t>communicate that this is an adapt</w:t>
      </w:r>
      <w:r w:rsidR="00E5424C">
        <w:t>at</w:t>
      </w:r>
      <w:r>
        <w:t xml:space="preserve">ion of a </w:t>
      </w:r>
      <w:r w:rsidR="00E5424C">
        <w:t>implantation of</w:t>
      </w:r>
      <w:r>
        <w:t xml:space="preserve"> these </w:t>
      </w:r>
      <w:proofErr w:type="spellStart"/>
      <w:r>
        <w:t>binmix</w:t>
      </w:r>
      <w:proofErr w:type="spellEnd"/>
      <w:r>
        <w:t xml:space="preserve"> models. BUGS/JAGS users will not have </w:t>
      </w:r>
      <w:r w:rsidR="0002632F">
        <w:t xml:space="preserve">to </w:t>
      </w:r>
      <w:r>
        <w:t xml:space="preserve">use this implementation approach, but it is necessary for Stan as well as popular “unmarked” software </w:t>
      </w:r>
      <w:r>
        <w:rPr>
          <w:rFonts w:eastAsiaTheme="minorEastAsia"/>
          <w:lang w:val="en-CA"/>
        </w:rPr>
        <w:fldChar w:fldCharType="begin" w:fldLock="1"/>
      </w:r>
      <w:r>
        <w:rPr>
          <w:rFonts w:eastAsiaTheme="minorEastAsia"/>
          <w:lang w:val="en-CA"/>
        </w:rPr>
        <w:instrText>ADDIN CSL_CITATION {"citationItems":[{"id":"ITEM-1","itemData":{"DOI":"10.18637/JSS.V043.I10","ISSN":"1548-7660","abstract":"Ecological research uses data collection techniques that are prone to substantial and unique types of measurement error to address scientific questions about species abundance and distribution. These data collection schemes include a number of survey methods in which unmarked individuals are counted, or determined to be present, at spatially- referenced sites. Examples include site occupancy sampling, repeated counts, distance sampling, removal sampling, and double observer sampling. To appropriately analyze these data, hierarchical models have been developed to separately model explanatory variables of both a latent abundance or occurrence process and a conditional detection process. Because these models have a straightforward interpretation paralleling mechanisms under which the data arose, they have recently gained immense popularity. The common hierarchical structure of these models is well-suited for a unified modeling interface. The R package unmarked provides such a unified modeling framework, including tools for data exploration, model fitting, model criticism, post-hoc analysis, and model comparison.","author":[{"dropping-particle":"","family":"Fiske","given":"Ian J.","non-dropping-particle":"","parse-names":false,"suffix":""},{"dropping-particle":"","family":"Chandler","given":"Richard B.","non-dropping-particle":"","parse-names":false,"suffix":""}],"container-title":"Journal of Statistical Software","id":"ITEM-1","issue":"10","issued":{"date-parts":[["2011","8","24"]]},"page":"1-23","publisher":"American Statistical Association","title":"unmarked: An R Package for Fitting Hierarchical Models of Wildlife Occurrence and Abundance","type":"article-journal","volume":"43"},"uris":["http://www.mendeley.com/documents/?uuid=32c6dea3-1b55-3ee6-ab01-f45671ceaeae"]}],"mendeley":{"formattedCitation":"(Fiske &amp; Chandler, 2011)","plainTextFormattedCitation":"(Fiske &amp; Chandler, 2011)"},"properties":{"noteIndex":0},"schema":"https://github.com/citation-style-language/schema/raw/master/csl-citation.json"}</w:instrText>
      </w:r>
      <w:r>
        <w:rPr>
          <w:rFonts w:eastAsiaTheme="minorEastAsia"/>
          <w:lang w:val="en-CA"/>
        </w:rPr>
        <w:fldChar w:fldCharType="separate"/>
      </w:r>
      <w:r w:rsidRPr="00404948">
        <w:rPr>
          <w:rFonts w:eastAsiaTheme="minorEastAsia"/>
          <w:noProof/>
          <w:lang w:val="en-CA"/>
        </w:rPr>
        <w:t>(Fiske &amp; Chandler, 2011)</w:t>
      </w:r>
      <w:r>
        <w:rPr>
          <w:rFonts w:eastAsiaTheme="minorEastAsia"/>
          <w:lang w:val="en-CA"/>
        </w:rPr>
        <w:fldChar w:fldCharType="end"/>
      </w:r>
      <w:r>
        <w:rPr>
          <w:rFonts w:eastAsiaTheme="minorEastAsia"/>
          <w:lang w:val="en-CA"/>
        </w:rPr>
        <w:t>. In contrast to ‘unmarked’ which uses a default K unless the user specifies otherwise, building a custom Stan model forced us to think about the choice of K</w:t>
      </w:r>
      <w:r w:rsidR="0002632F">
        <w:rPr>
          <w:rFonts w:eastAsiaTheme="minorEastAsia"/>
          <w:lang w:val="en-CA"/>
        </w:rPr>
        <w:t>. W</w:t>
      </w:r>
      <w:r>
        <w:rPr>
          <w:rFonts w:eastAsiaTheme="minorEastAsia"/>
          <w:lang w:val="en-CA"/>
        </w:rPr>
        <w:t xml:space="preserve">e tested </w:t>
      </w:r>
      <w:r w:rsidR="0002632F">
        <w:rPr>
          <w:rFonts w:eastAsiaTheme="minorEastAsia"/>
          <w:lang w:val="en-CA"/>
        </w:rPr>
        <w:t>our choice of K to</w:t>
      </w:r>
      <w:r>
        <w:rPr>
          <w:rFonts w:eastAsiaTheme="minorEastAsia"/>
          <w:lang w:val="en-CA"/>
        </w:rPr>
        <w:t xml:space="preserve"> ensure that it was not affecting our</w:t>
      </w:r>
      <w:r>
        <w:t xml:space="preserve"> results. Because the choice has potential to affect results </w:t>
      </w:r>
      <w:r>
        <w:rPr>
          <w:rFonts w:eastAsiaTheme="minorEastAsia"/>
          <w:lang w:val="en-CA"/>
        </w:rPr>
        <w:fldChar w:fldCharType="begin" w:fldLock="1"/>
      </w:r>
      <w:r>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Pr>
          <w:rFonts w:eastAsiaTheme="minorEastAsia"/>
          <w:lang w:val="en-CA"/>
        </w:rPr>
        <w:fldChar w:fldCharType="separate"/>
      </w:r>
      <w:r w:rsidRPr="00E91760">
        <w:rPr>
          <w:rFonts w:eastAsiaTheme="minorEastAsia"/>
          <w:noProof/>
          <w:lang w:val="en-CA"/>
        </w:rPr>
        <w:t xml:space="preserve">(Kery </w:t>
      </w:r>
      <w:r w:rsidRPr="00E91760">
        <w:rPr>
          <w:rFonts w:eastAsiaTheme="minorEastAsia"/>
          <w:noProof/>
          <w:lang w:val="en-CA"/>
        </w:rPr>
        <w:lastRenderedPageBreak/>
        <w:t>2017)</w:t>
      </w:r>
      <w:r>
        <w:rPr>
          <w:rFonts w:eastAsiaTheme="minorEastAsia"/>
          <w:lang w:val="en-CA"/>
        </w:rPr>
        <w:fldChar w:fldCharType="end"/>
      </w:r>
      <w:r>
        <w:rPr>
          <w:rFonts w:eastAsiaTheme="minorEastAsia"/>
          <w:lang w:val="en-CA"/>
        </w:rPr>
        <w:t>, we think it is important to emphasize the potential issues here for other researchers that may follow our approach.</w:t>
      </w:r>
      <w:r>
        <w:t xml:space="preserve"> </w:t>
      </w:r>
    </w:p>
    <w:p w14:paraId="58799BE6" w14:textId="77777777" w:rsidR="007231B2" w:rsidRPr="007231B2" w:rsidRDefault="007231B2" w:rsidP="007231B2">
      <w:pPr>
        <w:rPr>
          <w:b/>
          <w:bCs/>
        </w:rPr>
      </w:pPr>
      <w:r w:rsidRPr="007231B2">
        <w:rPr>
          <w:b/>
          <w:bCs/>
        </w:rPr>
        <w:t>L234-235: You mean because it would represent an individual never observed?</w:t>
      </w:r>
    </w:p>
    <w:p w14:paraId="4C5E9D19" w14:textId="4ADC3DC4" w:rsidR="007231B2" w:rsidRPr="002479EE" w:rsidRDefault="002479EE" w:rsidP="007231B2">
      <w:r>
        <w:t>Yes, we’ve revised this sentence to better communicate this: “</w:t>
      </w:r>
      <w:r>
        <w:rPr>
          <w:rFonts w:eastAsiaTheme="minorEastAsia"/>
          <w:lang w:val="en-CA"/>
        </w:rPr>
        <w:t>The eighth possible history, 000, represents unobserved individuals”.</w:t>
      </w:r>
      <w:r w:rsidR="00E5424C">
        <w:rPr>
          <w:rFonts w:eastAsiaTheme="minorEastAsia"/>
          <w:lang w:val="en-CA"/>
        </w:rPr>
        <w:t xml:space="preserve"> </w:t>
      </w:r>
      <w:proofErr w:type="spellStart"/>
      <w:r w:rsidR="00E5424C">
        <w:rPr>
          <w:rFonts w:eastAsiaTheme="minorEastAsia"/>
          <w:lang w:val="en-CA"/>
        </w:rPr>
        <w:t>Lxxx</w:t>
      </w:r>
      <w:proofErr w:type="spellEnd"/>
    </w:p>
    <w:p w14:paraId="64BD9A0D" w14:textId="77777777" w:rsidR="007231B2" w:rsidRDefault="007231B2" w:rsidP="007231B2">
      <w:pPr>
        <w:rPr>
          <w:b/>
          <w:bCs/>
        </w:rPr>
      </w:pPr>
      <w:r w:rsidRPr="007231B2">
        <w:rPr>
          <w:b/>
          <w:bCs/>
        </w:rPr>
        <w:t>L258: “HMC” Acronym not defined.</w:t>
      </w:r>
    </w:p>
    <w:p w14:paraId="58CBD9FC" w14:textId="2B94EAA0" w:rsidR="007231B2" w:rsidRPr="00F849C0" w:rsidRDefault="005B5FD6" w:rsidP="007231B2">
      <w:r>
        <w:t>For simplicity, we r</w:t>
      </w:r>
      <w:r w:rsidRPr="005B5FD6">
        <w:t>evised this to</w:t>
      </w:r>
      <w:r w:rsidR="00A230C3">
        <w:t xml:space="preserve"> read:</w:t>
      </w:r>
      <w:r w:rsidRPr="005B5FD6">
        <w:t xml:space="preserve"> “running our model for a length of 4000 iterations,”</w:t>
      </w:r>
      <w:r>
        <w:t>.</w:t>
      </w:r>
      <w:r w:rsidR="00A230C3">
        <w:t xml:space="preserve"> </w:t>
      </w:r>
      <w:proofErr w:type="spellStart"/>
      <w:r w:rsidR="00A230C3">
        <w:t>Lxxx</w:t>
      </w:r>
      <w:proofErr w:type="spellEnd"/>
    </w:p>
    <w:p w14:paraId="1F767CA7" w14:textId="77777777" w:rsidR="007231B2" w:rsidRPr="007231B2" w:rsidRDefault="007231B2" w:rsidP="007231B2">
      <w:pPr>
        <w:rPr>
          <w:b/>
          <w:bCs/>
        </w:rPr>
      </w:pPr>
      <w:r w:rsidRPr="007231B2">
        <w:rPr>
          <w:b/>
          <w:bCs/>
        </w:rPr>
        <w:t xml:space="preserve">L289-290: This seems a bit counterintuitive, since usually it is expected that a parameter called “precision” has </w:t>
      </w:r>
      <w:proofErr w:type="spellStart"/>
      <w:r w:rsidRPr="007231B2">
        <w:rPr>
          <w:b/>
          <w:bCs/>
        </w:rPr>
        <w:t>lowed</w:t>
      </w:r>
      <w:proofErr w:type="spellEnd"/>
      <w:r w:rsidRPr="007231B2">
        <w:rPr>
          <w:b/>
          <w:bCs/>
        </w:rPr>
        <w:t xml:space="preserve"> uncertainty at greater values.</w:t>
      </w:r>
    </w:p>
    <w:p w14:paraId="1F98DFEC" w14:textId="302EA1AD" w:rsidR="007231B2" w:rsidRPr="00225B30" w:rsidRDefault="00225B30" w:rsidP="007231B2">
      <w:r>
        <w:t xml:space="preserve">We have revised this following your earlier suggestion to </w:t>
      </w:r>
      <w:r w:rsidR="00190059">
        <w:t>read</w:t>
      </w:r>
      <w:r>
        <w:t>: “</w:t>
      </w:r>
      <w:r>
        <w:rPr>
          <w:lang w:val="en-CA"/>
        </w:rPr>
        <w:t xml:space="preserve">We calculated model precision as 1 / </w:t>
      </w:r>
      <w:proofErr w:type="spellStart"/>
      <w:r>
        <w:rPr>
          <w:lang w:val="en-CA"/>
        </w:rPr>
        <w:t>sd</w:t>
      </w:r>
      <w:proofErr w:type="spellEnd"/>
      <w:r>
        <w:rPr>
          <w:lang w:val="en-CA"/>
        </w:rPr>
        <w:t>(posterior samples). Higher precision reflects reduced uncertainty in the posterior samples.”</w:t>
      </w:r>
      <w:r w:rsidR="00190059">
        <w:rPr>
          <w:lang w:val="en-CA"/>
        </w:rPr>
        <w:t xml:space="preserve"> </w:t>
      </w:r>
      <w:proofErr w:type="spellStart"/>
      <w:r w:rsidR="00190059">
        <w:rPr>
          <w:lang w:val="en-CA"/>
        </w:rPr>
        <w:t>Lxxx</w:t>
      </w:r>
      <w:proofErr w:type="spellEnd"/>
    </w:p>
    <w:p w14:paraId="46D31EA0" w14:textId="77777777" w:rsidR="007231B2" w:rsidRPr="007231B2" w:rsidRDefault="007231B2" w:rsidP="007231B2">
      <w:pPr>
        <w:rPr>
          <w:b/>
          <w:bCs/>
        </w:rPr>
      </w:pPr>
      <w:r w:rsidRPr="007231B2">
        <w:rPr>
          <w:b/>
          <w:bCs/>
        </w:rPr>
        <w:t>L302: “varied between” and then listing three values seems a bit odd to me.</w:t>
      </w:r>
    </w:p>
    <w:p w14:paraId="2C4ABB50" w14:textId="7E025473" w:rsidR="007231B2" w:rsidRPr="00225B30" w:rsidRDefault="00225B30" w:rsidP="007231B2">
      <w:r>
        <w:t>Thank you, we changed “varied between” to “varied across” to reflect the range of values.</w:t>
      </w:r>
      <w:r w:rsidR="00336549">
        <w:t xml:space="preserve"> </w:t>
      </w:r>
      <w:proofErr w:type="spellStart"/>
      <w:r w:rsidR="00336549">
        <w:t>Lxxx</w:t>
      </w:r>
      <w:proofErr w:type="spellEnd"/>
    </w:p>
    <w:p w14:paraId="4A00C813" w14:textId="77777777" w:rsidR="007231B2" w:rsidRPr="007231B2" w:rsidRDefault="007231B2" w:rsidP="007231B2">
      <w:pPr>
        <w:rPr>
          <w:b/>
          <w:bCs/>
        </w:rPr>
      </w:pPr>
      <w:r w:rsidRPr="007231B2">
        <w:rPr>
          <w:b/>
          <w:bCs/>
        </w:rPr>
        <w:t>L307: Why 3 here, while for previous analyses it was 2?</w:t>
      </w:r>
    </w:p>
    <w:p w14:paraId="2ADE7913" w14:textId="16AF0835" w:rsidR="007231B2" w:rsidRPr="00047E6E" w:rsidRDefault="00047E6E" w:rsidP="007231B2">
      <w:r>
        <w:t xml:space="preserve">Our aim was to simulate a larger pool of individuals per site, consistent with a scenario where there are some number </w:t>
      </w:r>
      <w:bookmarkStart w:id="10" w:name="_Hlk203567676"/>
      <w:r>
        <w:t>of individuals in the wider landscape surrounding a site that have some probability of entering the site patch on each survey</w:t>
      </w:r>
      <w:bookmarkEnd w:id="10"/>
      <w:r>
        <w:t>.</w:t>
      </w:r>
      <w:r w:rsidR="00225B30">
        <w:t xml:space="preserve"> </w:t>
      </w:r>
      <w:r>
        <w:t xml:space="preserve">We have added our reasoning on </w:t>
      </w:r>
      <w:commentRangeStart w:id="11"/>
      <w:r>
        <w:t>L302</w:t>
      </w:r>
      <w:commentRangeEnd w:id="11"/>
      <w:r w:rsidR="006168B9">
        <w:rPr>
          <w:rStyle w:val="CommentReference"/>
        </w:rPr>
        <w:commentReference w:id="11"/>
      </w:r>
      <w:r>
        <w:t>.</w:t>
      </w:r>
    </w:p>
    <w:p w14:paraId="33D7A6FE" w14:textId="77777777" w:rsidR="007231B2" w:rsidRPr="007231B2" w:rsidRDefault="007231B2" w:rsidP="007231B2">
      <w:pPr>
        <w:rPr>
          <w:b/>
          <w:bCs/>
        </w:rPr>
      </w:pPr>
      <w:r w:rsidRPr="007231B2">
        <w:rPr>
          <w:b/>
          <w:bCs/>
        </w:rPr>
        <w:t>L312-314: I do not understand this sentence and how is it related to Figure 2.</w:t>
      </w:r>
    </w:p>
    <w:p w14:paraId="732E36FC" w14:textId="0DE63BCA" w:rsidR="007231B2" w:rsidRPr="00047E6E" w:rsidRDefault="00283349" w:rsidP="007231B2">
      <w:r>
        <w:t>Our</w:t>
      </w:r>
      <w:r w:rsidR="00047E6E">
        <w:t xml:space="preserve"> inten</w:t>
      </w:r>
      <w:r>
        <w:t>t was</w:t>
      </w:r>
      <w:r w:rsidR="00047E6E">
        <w:t xml:space="preserve"> to communicate that </w:t>
      </w:r>
      <w:r>
        <w:t xml:space="preserve">all of </w:t>
      </w:r>
      <w:r w:rsidR="00047E6E">
        <w:t>the abundance and detection parameter</w:t>
      </w:r>
      <w:r>
        <w:t xml:space="preserve"> estimates</w:t>
      </w:r>
      <w:r w:rsidR="00047E6E">
        <w:t xml:space="preserve"> for our field </w:t>
      </w:r>
      <w:r>
        <w:t>study</w:t>
      </w:r>
      <w:r w:rsidR="00047E6E">
        <w:t xml:space="preserve"> are displayed in Figure 2.</w:t>
      </w:r>
      <w:r>
        <w:t xml:space="preserve"> We’ve </w:t>
      </w:r>
      <w:r w:rsidR="00D509C8">
        <w:t xml:space="preserve">rewritten </w:t>
      </w:r>
      <w:r>
        <w:t xml:space="preserve">these two paragraphs and </w:t>
      </w:r>
      <w:r w:rsidR="00D509C8">
        <w:t xml:space="preserve">now </w:t>
      </w:r>
      <w:r>
        <w:t>start the first sentence of each of these two paragraphs more clearly as: “</w:t>
      </w:r>
      <w:r w:rsidRPr="00283349">
        <w:t xml:space="preserve">Our </w:t>
      </w:r>
      <w:proofErr w:type="spellStart"/>
      <w:r w:rsidRPr="00283349">
        <w:t>binmix</w:t>
      </w:r>
      <w:proofErr w:type="spellEnd"/>
      <w:r w:rsidRPr="00283349">
        <w:t xml:space="preserve"> and </w:t>
      </w:r>
      <w:proofErr w:type="spellStart"/>
      <w:r w:rsidRPr="00283349">
        <w:t>multimix</w:t>
      </w:r>
      <w:proofErr w:type="spellEnd"/>
      <w:r w:rsidRPr="00283349">
        <w:t xml:space="preserve"> models estimated wild bee detection rates in the field (Figure 2).</w:t>
      </w:r>
      <w:r>
        <w:t xml:space="preserve">” and </w:t>
      </w:r>
      <w:r w:rsidR="00443893">
        <w:t>“</w:t>
      </w:r>
      <w:r w:rsidR="00443893" w:rsidRPr="00443893">
        <w:t>All three model types estimated the effect of habitat restoration on wild bee abundance (Figure 2).</w:t>
      </w:r>
      <w:r w:rsidR="00443893">
        <w:t>”</w:t>
      </w:r>
      <w:r w:rsidR="00D509C8">
        <w:t xml:space="preserve"> </w:t>
      </w:r>
      <w:proofErr w:type="spellStart"/>
      <w:r w:rsidR="00D509C8">
        <w:t>Lxxx</w:t>
      </w:r>
      <w:proofErr w:type="spellEnd"/>
      <w:r w:rsidR="00D509C8">
        <w:t>-xxx</w:t>
      </w:r>
    </w:p>
    <w:p w14:paraId="4F006425" w14:textId="77777777" w:rsidR="007231B2" w:rsidRPr="007231B2" w:rsidRDefault="007231B2" w:rsidP="007231B2">
      <w:pPr>
        <w:rPr>
          <w:b/>
          <w:bCs/>
        </w:rPr>
      </w:pPr>
      <w:r w:rsidRPr="007231B2">
        <w:rPr>
          <w:b/>
          <w:bCs/>
        </w:rPr>
        <w:t>L317: Probability of … what?</w:t>
      </w:r>
    </w:p>
    <w:p w14:paraId="5D0ED05B" w14:textId="3A3DD1AD" w:rsidR="007231B2" w:rsidRPr="00443893" w:rsidRDefault="00443893" w:rsidP="007231B2">
      <w:r>
        <w:t>This has been removed as not integral to the main results, but see our revision to your similar comment for L320.</w:t>
      </w:r>
    </w:p>
    <w:p w14:paraId="1C5C2900" w14:textId="77777777" w:rsidR="007231B2" w:rsidRDefault="007231B2" w:rsidP="007231B2">
      <w:pPr>
        <w:rPr>
          <w:b/>
          <w:bCs/>
        </w:rPr>
      </w:pPr>
      <w:r w:rsidRPr="007231B2">
        <w:rPr>
          <w:b/>
          <w:bCs/>
        </w:rPr>
        <w:t>L320: Also here, probability of what? It can be either positive or negative effect of restoration. I guess here you meant that the effect size was 60% smaller, not the probability? Not sure how this should be calculated. (Same at line 322)</w:t>
      </w:r>
    </w:p>
    <w:p w14:paraId="169D94BB" w14:textId="3A7EEA49" w:rsidR="007231B2" w:rsidRPr="0002632F" w:rsidRDefault="0002632F" w:rsidP="007231B2">
      <w:r>
        <w:t xml:space="preserve">Following this comment, and feedback from reviewer 2, we’ve removed this sentence and replaced with biological interpretations of the expected change in wild bee abundance for the GLMM versus the </w:t>
      </w:r>
      <w:proofErr w:type="spellStart"/>
      <w:r>
        <w:t>multimix</w:t>
      </w:r>
      <w:proofErr w:type="spellEnd"/>
      <w:r>
        <w:t>.</w:t>
      </w:r>
    </w:p>
    <w:p w14:paraId="365F9876" w14:textId="77777777" w:rsidR="007231B2" w:rsidRPr="007231B2" w:rsidRDefault="007231B2" w:rsidP="007231B2">
      <w:pPr>
        <w:rPr>
          <w:b/>
          <w:bCs/>
        </w:rPr>
      </w:pPr>
      <w:r w:rsidRPr="007231B2">
        <w:rPr>
          <w:b/>
          <w:bCs/>
        </w:rPr>
        <w:lastRenderedPageBreak/>
        <w:t>L331: As a general suggestion, instead of writing these very articulated sentences, you can just directly estimate the probability of positive or negative effect. Or just say that the XX% BCI overlapped zero.</w:t>
      </w:r>
    </w:p>
    <w:p w14:paraId="0C68A822" w14:textId="6DC4997C" w:rsidR="007231B2" w:rsidRPr="0018336B" w:rsidRDefault="0018336B" w:rsidP="007231B2">
      <w:r w:rsidRPr="0018336B">
        <w:t>Thank you for this suggestion, we have revised accordingly.</w:t>
      </w:r>
      <w:r w:rsidR="008E14FF">
        <w:t xml:space="preserve"> </w:t>
      </w:r>
      <w:proofErr w:type="spellStart"/>
      <w:r w:rsidR="008E14FF">
        <w:t>Lxxx</w:t>
      </w:r>
      <w:proofErr w:type="spellEnd"/>
    </w:p>
    <w:p w14:paraId="2606DBD9" w14:textId="77777777" w:rsidR="007231B2" w:rsidRPr="007231B2" w:rsidRDefault="007231B2" w:rsidP="007231B2">
      <w:pPr>
        <w:rPr>
          <w:b/>
          <w:bCs/>
        </w:rPr>
      </w:pPr>
      <w:r w:rsidRPr="007231B2">
        <w:rPr>
          <w:b/>
          <w:bCs/>
        </w:rPr>
        <w:t>L333-334: This sentence (and partially also the following one) seems to be more appropriate for the methods. I would rephrase to better fit within the results.</w:t>
      </w:r>
    </w:p>
    <w:p w14:paraId="702CCFD9" w14:textId="3999EBAE" w:rsidR="007231B2" w:rsidRPr="004724F3" w:rsidRDefault="004724F3" w:rsidP="007231B2">
      <w:r>
        <w:t>Thank you, we have rephrased here to emphasize our findings rather than the approach.</w:t>
      </w:r>
      <w:r w:rsidR="009A0718">
        <w:t xml:space="preserve"> </w:t>
      </w:r>
      <w:proofErr w:type="spellStart"/>
      <w:r w:rsidR="009A0718">
        <w:t>Lxxx</w:t>
      </w:r>
      <w:proofErr w:type="spellEnd"/>
    </w:p>
    <w:p w14:paraId="022EA4A2" w14:textId="77777777" w:rsidR="007231B2" w:rsidRDefault="007231B2" w:rsidP="007231B2">
      <w:pPr>
        <w:rPr>
          <w:b/>
          <w:bCs/>
        </w:rPr>
      </w:pPr>
      <w:r w:rsidRPr="007231B2">
        <w:rPr>
          <w:b/>
          <w:bCs/>
        </w:rPr>
        <w:t>L362, but generally for all the results: It is a bit tricky to understand the real-life effect of “bias”. Is -0.70 a strong or a small error? I think that the manuscript can increase its value if the authors can find a way to explain how different values of “bias” actually impact statistical inference.</w:t>
      </w:r>
    </w:p>
    <w:p w14:paraId="526E8470" w14:textId="32C5A8EE" w:rsidR="007231B2" w:rsidRPr="00FE4EDD" w:rsidRDefault="00085EFC" w:rsidP="007231B2">
      <w:r>
        <w:t xml:space="preserve">Thank you for this suggestion. To give a more biological understanding of the </w:t>
      </w:r>
      <w:ins w:id="12" w:author="Risa Sargent" w:date="2025-09-11T13:19:00Z">
        <w:r w:rsidR="00766687">
          <w:t xml:space="preserve">effects </w:t>
        </w:r>
      </w:ins>
      <w:r>
        <w:t>of bias we provide an estimate of the expected mean population size versus a biased expected mean population size. For example, in the baseline detection and n sites simulations: abundance for the mean species in unrestored sites is ~7 individuals</w:t>
      </w:r>
      <w:r w:rsidR="002452E5">
        <w:t xml:space="preserve"> (i.e., exp(2) =~ 7)</w:t>
      </w:r>
      <w:r>
        <w:t xml:space="preserve">. The simulated effect of restoration </w:t>
      </w:r>
      <w:r w:rsidR="002452E5">
        <w:t xml:space="preserve">on abundance </w:t>
      </w:r>
      <w:r>
        <w:t>should result in an expected abundance for the mean species in restored sites of ~20 individuals</w:t>
      </w:r>
      <w:r w:rsidR="002452E5">
        <w:t xml:space="preserve"> (i.e., exp(2+1) =~ 20)</w:t>
      </w:r>
      <w:r>
        <w:t xml:space="preserve">. </w:t>
      </w:r>
      <w:bookmarkStart w:id="13" w:name="_Hlk208407358"/>
      <w:r>
        <w:t xml:space="preserve">A bias of 0.5 would result in an expected abundance of 33 individuals (overestimating increases in population size by </w:t>
      </w:r>
      <w:r w:rsidR="001864B5">
        <w:t>~</w:t>
      </w:r>
      <w:r>
        <w:t>1</w:t>
      </w:r>
      <w:r w:rsidR="001864B5">
        <w:t>0</w:t>
      </w:r>
      <w:r>
        <w:t xml:space="preserve">0%), while a bias of 1 would result in an expected abundance of 55 individuals (overestimating increases in population size by </w:t>
      </w:r>
      <w:r w:rsidR="001864B5">
        <w:t>~</w:t>
      </w:r>
      <w:r>
        <w:t>2</w:t>
      </w:r>
      <w:r w:rsidR="001864B5">
        <w:t>7</w:t>
      </w:r>
      <w:r>
        <w:t>0%). This should give readers a more tangible understanding of why even small changes in parameter bias can have strong implications for our understanding of management impacts.</w:t>
      </w:r>
      <w:bookmarkEnd w:id="13"/>
      <w:r w:rsidR="002452E5">
        <w:t xml:space="preserve"> (Discussion </w:t>
      </w:r>
      <w:commentRangeStart w:id="14"/>
      <w:r w:rsidR="002452E5">
        <w:t>L418 – 424</w:t>
      </w:r>
      <w:commentRangeEnd w:id="14"/>
      <w:r w:rsidR="00766687">
        <w:rPr>
          <w:rStyle w:val="CommentReference"/>
        </w:rPr>
        <w:commentReference w:id="14"/>
      </w:r>
      <w:r w:rsidR="002452E5">
        <w:t>).</w:t>
      </w:r>
      <w:r w:rsidR="001864B5">
        <w:t xml:space="preserve"> We added a supplemental figure to help visualize these consequences – Figure S7.</w:t>
      </w:r>
    </w:p>
    <w:p w14:paraId="74DB8F42" w14:textId="77777777" w:rsidR="007231B2" w:rsidRPr="007231B2" w:rsidRDefault="007231B2" w:rsidP="007231B2">
      <w:pPr>
        <w:rPr>
          <w:b/>
          <w:bCs/>
        </w:rPr>
      </w:pPr>
      <w:r w:rsidRPr="007231B2">
        <w:rPr>
          <w:b/>
          <w:bCs/>
        </w:rPr>
        <w:t>L364: Do you mean that there is overall (across all simulations) a probability &lt;0.15 to not detect a positive effect of restoration?</w:t>
      </w:r>
    </w:p>
    <w:p w14:paraId="2613CE44" w14:textId="2E78E42C" w:rsidR="007231B2" w:rsidRPr="00FE4EDD" w:rsidRDefault="00FE4EDD" w:rsidP="007231B2">
      <w:r w:rsidRPr="001524BB">
        <w:t>W</w:t>
      </w:r>
      <w:r w:rsidR="001524BB">
        <w:t xml:space="preserve">e had intended to communicate that the bias </w:t>
      </w:r>
      <w:r w:rsidR="00A225C4">
        <w:t xml:space="preserve">of the </w:t>
      </w:r>
      <w:proofErr w:type="spellStart"/>
      <w:r w:rsidR="00A225C4">
        <w:t>multimix</w:t>
      </w:r>
      <w:proofErr w:type="spellEnd"/>
      <w:r w:rsidR="00A225C4">
        <w:t xml:space="preserve"> model </w:t>
      </w:r>
      <w:r w:rsidR="001524BB">
        <w:t xml:space="preserve">tended to be lower than 0.15. That is, the true effect used for the simulation was a value of 1. Across all of these scenarios, the mean </w:t>
      </w:r>
      <w:proofErr w:type="spellStart"/>
      <w:r w:rsidR="001524BB">
        <w:t>multimix</w:t>
      </w:r>
      <w:proofErr w:type="spellEnd"/>
      <w:r w:rsidR="001524BB">
        <w:t xml:space="preserve"> estimates were between 0.85 and 1.15. This contrasts with </w:t>
      </w:r>
      <w:proofErr w:type="spellStart"/>
      <w:r w:rsidR="00A225C4">
        <w:t>binmix</w:t>
      </w:r>
      <w:proofErr w:type="spellEnd"/>
      <w:r w:rsidR="00A225C4">
        <w:t xml:space="preserve"> model</w:t>
      </w:r>
      <w:r w:rsidR="001524BB">
        <w:t xml:space="preserve"> where the mean estimates ranged as </w:t>
      </w:r>
      <w:r w:rsidR="00A225C4">
        <w:t>far away as 0.7 from the true value</w:t>
      </w:r>
      <w:r w:rsidR="001524BB">
        <w:t xml:space="preserve"> </w:t>
      </w:r>
      <w:r w:rsidR="00A225C4">
        <w:t>of</w:t>
      </w:r>
      <w:r w:rsidR="001524BB">
        <w:t xml:space="preserve"> 1</w:t>
      </w:r>
      <w:r w:rsidR="00A225C4">
        <w:t>. We have revised this sentence to more clearly communicate our meaning.</w:t>
      </w:r>
      <w:ins w:id="15" w:author="Risa Sargent" w:date="2025-09-11T13:21:00Z">
        <w:r w:rsidR="0095609F">
          <w:t xml:space="preserve"> </w:t>
        </w:r>
        <w:proofErr w:type="spellStart"/>
        <w:r w:rsidR="0095609F">
          <w:t>Lxxx</w:t>
        </w:r>
      </w:ins>
      <w:proofErr w:type="spellEnd"/>
    </w:p>
    <w:p w14:paraId="60DCC0C5" w14:textId="77777777" w:rsidR="007231B2" w:rsidRPr="007231B2" w:rsidRDefault="007231B2" w:rsidP="007231B2">
      <w:pPr>
        <w:rPr>
          <w:b/>
          <w:bCs/>
        </w:rPr>
      </w:pPr>
      <w:r w:rsidRPr="007231B2">
        <w:rPr>
          <w:b/>
          <w:bCs/>
        </w:rPr>
        <w:t>L368: I agree, but it seems that precision is a bit overlooked here, with results being relegated to supplementary.</w:t>
      </w:r>
    </w:p>
    <w:p w14:paraId="0FDC3D01" w14:textId="6A7EC750" w:rsidR="007231B2" w:rsidRPr="00FE4EDD" w:rsidRDefault="002452E5" w:rsidP="007231B2">
      <w:r>
        <w:t xml:space="preserve">After adding the precision results to the main figure plots, we’ve added </w:t>
      </w:r>
      <w:ins w:id="16" w:author="Risa Sargent" w:date="2025-09-11T13:21:00Z">
        <w:r w:rsidR="007E54C4">
          <w:t xml:space="preserve">a </w:t>
        </w:r>
      </w:ins>
      <w:r>
        <w:t>description of the results.</w:t>
      </w:r>
      <w:ins w:id="17" w:author="Risa Sargent" w:date="2025-09-11T13:21:00Z">
        <w:r w:rsidR="007E54C4">
          <w:t xml:space="preserve"> </w:t>
        </w:r>
        <w:proofErr w:type="spellStart"/>
        <w:r w:rsidR="007E54C4">
          <w:t>Lxxx</w:t>
        </w:r>
      </w:ins>
      <w:proofErr w:type="spellEnd"/>
    </w:p>
    <w:p w14:paraId="0F1D175F" w14:textId="77777777" w:rsidR="007231B2" w:rsidRPr="007231B2" w:rsidRDefault="007231B2" w:rsidP="007231B2">
      <w:pPr>
        <w:rPr>
          <w:b/>
          <w:bCs/>
        </w:rPr>
      </w:pPr>
      <w:r w:rsidRPr="007231B2">
        <w:rPr>
          <w:b/>
          <w:bCs/>
        </w:rPr>
        <w:t>L376-378: It is credible this is the first work for wild bees, but I guess someone may have already done something similar for other groups? A reference would be nice here.</w:t>
      </w:r>
    </w:p>
    <w:p w14:paraId="6A166057" w14:textId="12615237" w:rsidR="007231B2" w:rsidRPr="009D55CB" w:rsidRDefault="009D55CB" w:rsidP="007231B2">
      <w:del w:id="18" w:author="Risa Sargent" w:date="2025-09-11T13:21:00Z">
        <w:r w:rsidDel="00827E88">
          <w:delText xml:space="preserve">Added </w:delText>
        </w:r>
      </w:del>
      <w:ins w:id="19" w:author="Risa Sargent" w:date="2025-09-11T13:21:00Z">
        <w:r w:rsidR="00827E88">
          <w:t xml:space="preserve">We added </w:t>
        </w:r>
      </w:ins>
      <w:r>
        <w:t>reference to previous studies for other groups: “</w:t>
      </w:r>
      <w:r>
        <w:rPr>
          <w:lang w:val="en-CA"/>
        </w:rPr>
        <w:t xml:space="preserve">Previous studies have shown that habitat quality impacts detection rate for other insects groups or for vertebrates such as birds </w:t>
      </w:r>
      <w:r>
        <w:rPr>
          <w:lang w:val="en-CA"/>
        </w:rPr>
        <w:fldChar w:fldCharType="begin" w:fldLock="1"/>
      </w:r>
      <w:r>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data","type":"article-journal","volume":"56"},"uris":["http://www.mendeley.com/documents/?uuid=eb1f844a-25b8-397a-a28f-443e931e5072"]},{"id":"ITEM-2","itemData":{"DOI":"10.1111/J.0030-1299.2005.13534.X","ISSN":"1600-0706","abstract":"Relationships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 Copyright © OIKOS 2005.","author":[{"dropping-particle":"","family":"Royle","given":"J. A.","non-dropping-particle":"","parse-names":false,"suffix":""},{"dropping-particle":"","family":"Nichols","given":"J.","non-dropping-particle":"","parse-names":false,"suffix":""},{"dropping-particle":"","family":"Kéry","given":"M.","non-dropping-particle":"","parse-names":false,"suffix":""}],"container-title":"Oikos","id":"ITEM-2","issue":"2","issued":{"date-parts":[["2005","8","1"]]},"page":"353-359","publisher":"John Wiley &amp; Sons, Ltd","title":"Modelling occurrence and abundance of species when detection is imperfect","type":"article-journal","volume":"110"},"uris":["http://www.mendeley.com/documents/?uuid=2a2681d1-ec13-3693-939d-6597ffa8012b"]}],"mendeley":{"formattedCitation":"(Manica et al., 2019; Royle et al., 2005)","plainTextFormattedCitation":"(Manica et al., 2019; Royle et al., 2005)","previouslyFormattedCitation":"(Manica et al., 2019; J. Andrew Royle et al., 2005)"},"properties":{"noteIndex":0},"schema":"https://github.com/citation-style-language/schema/raw/master/csl-citation.json"}</w:instrText>
      </w:r>
      <w:r>
        <w:rPr>
          <w:lang w:val="en-CA"/>
        </w:rPr>
        <w:fldChar w:fldCharType="separate"/>
      </w:r>
      <w:r w:rsidRPr="00797A65">
        <w:rPr>
          <w:noProof/>
          <w:lang w:val="en-CA"/>
        </w:rPr>
        <w:t>(Manica et al., 2019; Royle et al., 2005)</w:t>
      </w:r>
      <w:r>
        <w:rPr>
          <w:lang w:val="en-CA"/>
        </w:rPr>
        <w:fldChar w:fldCharType="end"/>
      </w:r>
      <w:r>
        <w:rPr>
          <w:lang w:val="en-CA"/>
        </w:rPr>
        <w:t>.”</w:t>
      </w:r>
      <w:ins w:id="20" w:author="Risa Sargent" w:date="2025-09-11T13:21:00Z">
        <w:r w:rsidR="00827E88">
          <w:rPr>
            <w:lang w:val="en-CA"/>
          </w:rPr>
          <w:t xml:space="preserve"> </w:t>
        </w:r>
        <w:proofErr w:type="spellStart"/>
        <w:r w:rsidR="00827E88">
          <w:rPr>
            <w:lang w:val="en-CA"/>
          </w:rPr>
          <w:t>Lxxx</w:t>
        </w:r>
      </w:ins>
      <w:proofErr w:type="spellEnd"/>
    </w:p>
    <w:p w14:paraId="777AD8B9" w14:textId="77777777" w:rsidR="007231B2" w:rsidRPr="007231B2" w:rsidRDefault="007231B2" w:rsidP="007231B2">
      <w:pPr>
        <w:rPr>
          <w:b/>
          <w:bCs/>
        </w:rPr>
      </w:pPr>
      <w:r w:rsidRPr="007231B2">
        <w:rPr>
          <w:b/>
          <w:bCs/>
        </w:rPr>
        <w:lastRenderedPageBreak/>
        <w:t>L382-385: I would split the sentence before “however”.</w:t>
      </w:r>
    </w:p>
    <w:p w14:paraId="3ED9195C" w14:textId="534E4A20" w:rsidR="007231B2" w:rsidRPr="009D55CB" w:rsidRDefault="009D55CB" w:rsidP="007231B2">
      <w:r>
        <w:t>Revised accordingly.</w:t>
      </w:r>
    </w:p>
    <w:p w14:paraId="29AEA47B" w14:textId="77777777" w:rsidR="007231B2" w:rsidRPr="007231B2" w:rsidRDefault="007231B2" w:rsidP="007231B2">
      <w:pPr>
        <w:rPr>
          <w:b/>
          <w:bCs/>
        </w:rPr>
      </w:pPr>
      <w:r w:rsidRPr="007231B2">
        <w:rPr>
          <w:b/>
          <w:bCs/>
        </w:rPr>
        <w:t xml:space="preserve">Figure 1: For GLM, why is it written “GLM’s”? Additionally, why butterflies and not bees here? For </w:t>
      </w:r>
      <w:proofErr w:type="spellStart"/>
      <w:r w:rsidRPr="007231B2">
        <w:rPr>
          <w:b/>
          <w:bCs/>
        </w:rPr>
        <w:t>Binmix</w:t>
      </w:r>
      <w:proofErr w:type="spellEnd"/>
      <w:r w:rsidRPr="007231B2">
        <w:rPr>
          <w:b/>
          <w:bCs/>
        </w:rPr>
        <w:t xml:space="preserve">, it is not clear what the histograms (and dotted vertical lines) are. I guess they are counts and Ni, but maybe better make it clearer. For </w:t>
      </w:r>
      <w:proofErr w:type="spellStart"/>
      <w:r w:rsidRPr="007231B2">
        <w:rPr>
          <w:b/>
          <w:bCs/>
        </w:rPr>
        <w:t>multmix</w:t>
      </w:r>
      <w:proofErr w:type="spellEnd"/>
      <w:r w:rsidRPr="007231B2">
        <w:rPr>
          <w:b/>
          <w:bCs/>
        </w:rPr>
        <w:t xml:space="preserve">, better specify what is Ni - </w:t>
      </w:r>
      <w:proofErr w:type="spellStart"/>
      <w:r w:rsidRPr="007231B2">
        <w:rPr>
          <w:b/>
          <w:bCs/>
        </w:rPr>
        <w:t>ni</w:t>
      </w:r>
      <w:proofErr w:type="spellEnd"/>
      <w:r w:rsidRPr="007231B2">
        <w:rPr>
          <w:b/>
          <w:bCs/>
        </w:rPr>
        <w:t>.</w:t>
      </w:r>
    </w:p>
    <w:p w14:paraId="2BE8D628" w14:textId="25AB7620" w:rsidR="007231B2" w:rsidRPr="00BE33AD" w:rsidRDefault="009D55CB" w:rsidP="007231B2">
      <w:r w:rsidRPr="00BE33AD">
        <w:t xml:space="preserve">We initially used butterflies for the figure in </w:t>
      </w:r>
      <w:r w:rsidR="002973A3">
        <w:t xml:space="preserve">an </w:t>
      </w:r>
      <w:r w:rsidRPr="00BE33AD">
        <w:t>attempt to generalize the conceptual problem and pitfalls of GLM’s. However, we’ve now replaced the contrasting butterflies with contrasting bee species.</w:t>
      </w:r>
      <w:r w:rsidR="00BE33AD" w:rsidRPr="00BE33AD">
        <w:t xml:space="preserve"> We’ve also clarified the dotted lines, histograms and specification of Ni – </w:t>
      </w:r>
      <w:proofErr w:type="spellStart"/>
      <w:r w:rsidR="00BE33AD" w:rsidRPr="00BE33AD">
        <w:t>ni</w:t>
      </w:r>
      <w:proofErr w:type="spellEnd"/>
      <w:r w:rsidR="00BE33AD" w:rsidRPr="00BE33AD">
        <w:t xml:space="preserve"> in the figure caption.</w:t>
      </w:r>
    </w:p>
    <w:p w14:paraId="1E6C7D59" w14:textId="77777777" w:rsidR="007231B2" w:rsidRPr="007231B2" w:rsidRDefault="007231B2" w:rsidP="007231B2">
      <w:pPr>
        <w:rPr>
          <w:b/>
          <w:bCs/>
        </w:rPr>
      </w:pPr>
      <w:r w:rsidRPr="007231B2">
        <w:rPr>
          <w:b/>
          <w:bCs/>
        </w:rPr>
        <w:t xml:space="preserve">Figure 2: I would add the meaning of each parameter directly in the legend, before or after the letters (alpha, mu, </w:t>
      </w:r>
      <w:proofErr w:type="spellStart"/>
      <w:r w:rsidRPr="007231B2">
        <w:rPr>
          <w:b/>
          <w:bCs/>
        </w:rPr>
        <w:t>etc</w:t>
      </w:r>
      <w:proofErr w:type="spellEnd"/>
      <w:r w:rsidRPr="007231B2">
        <w:rPr>
          <w:b/>
          <w:bCs/>
        </w:rPr>
        <w:t>…).</w:t>
      </w:r>
    </w:p>
    <w:p w14:paraId="43117761" w14:textId="059941E1" w:rsidR="007231B2" w:rsidRPr="00C14AFF" w:rsidRDefault="002973A3" w:rsidP="007231B2">
      <w:r>
        <w:t xml:space="preserve">We added the definition </w:t>
      </w:r>
      <w:r w:rsidR="00D9788E">
        <w:t>of parameters on the subplot titles, which should help readers to now more easily interpret these figures.</w:t>
      </w:r>
    </w:p>
    <w:p w14:paraId="101D98FC" w14:textId="77777777" w:rsidR="007231B2" w:rsidRPr="007231B2" w:rsidRDefault="007231B2" w:rsidP="007231B2">
      <w:pPr>
        <w:rPr>
          <w:b/>
          <w:bCs/>
        </w:rPr>
      </w:pPr>
      <w:r w:rsidRPr="007231B2">
        <w:rPr>
          <w:b/>
          <w:bCs/>
        </w:rPr>
        <w:t>Figure 3: I would explain again here what is “bias” (same for Figure 4).</w:t>
      </w:r>
    </w:p>
    <w:p w14:paraId="5A82BFBB" w14:textId="55583CC7" w:rsidR="007231B2" w:rsidRPr="00C14AFF" w:rsidRDefault="00A225C4" w:rsidP="007231B2">
      <w:r>
        <w:t>To each of these figures, we added “</w:t>
      </w:r>
      <w:r>
        <w:rPr>
          <w:lang w:val="en-CA"/>
        </w:rPr>
        <w:t xml:space="preserve">Positive bias (red) indicates a tendency to overestimate the effect of the hypothesized abundance driver; a negative bias (blue) indicates a tendency towards underestimation.” </w:t>
      </w:r>
    </w:p>
    <w:p w14:paraId="65024E03" w14:textId="77777777" w:rsidR="007231B2" w:rsidRPr="007231B2" w:rsidRDefault="007231B2" w:rsidP="007231B2">
      <w:pPr>
        <w:rPr>
          <w:b/>
          <w:bCs/>
        </w:rPr>
      </w:pPr>
      <w:r w:rsidRPr="007231B2">
        <w:rPr>
          <w:b/>
          <w:bCs/>
        </w:rPr>
        <w:t>Tables S2, S3, S4: Is the second value the standard deviation? It may seems a bizarre question, but being accustomed to using BUGS language, by default the second parameter is the precision.</w:t>
      </w:r>
    </w:p>
    <w:p w14:paraId="2477A434" w14:textId="4561BC91" w:rsidR="007231B2" w:rsidRPr="00C14AFF" w:rsidRDefault="00C14AFF" w:rsidP="007231B2">
      <w:r>
        <w:t xml:space="preserve">Yes, in contrast to the BUGS language, Stan places a prior on the standard deviation, not the precision. </w:t>
      </w:r>
      <w:r w:rsidRPr="00687D21">
        <w:t>We’ve now written “standard deviation of species-specific effects” to avoid confusion for readers who might be more familiar with BUGS.</w:t>
      </w:r>
    </w:p>
    <w:p w14:paraId="1CE333F0" w14:textId="77777777" w:rsidR="007231B2" w:rsidRPr="007231B2" w:rsidRDefault="007231B2" w:rsidP="007231B2">
      <w:pPr>
        <w:rPr>
          <w:b/>
          <w:bCs/>
        </w:rPr>
      </w:pPr>
      <w:r w:rsidRPr="007231B2">
        <w:rPr>
          <w:b/>
          <w:bCs/>
        </w:rPr>
        <w:t>L737-738: I do not see d, e, and f here.</w:t>
      </w:r>
    </w:p>
    <w:p w14:paraId="534C37E2" w14:textId="0E161197" w:rsidR="007231B2" w:rsidRPr="00C14AFF" w:rsidRDefault="00C14AFF" w:rsidP="007231B2">
      <w:r>
        <w:t>We have added panels d, e and f. These figures were accidentally omitted from the initial submission. They showed poor fit for the simpler Poisson model, which prompted us towards adopting negative binomial models for abundance</w:t>
      </w:r>
      <w:r w:rsidR="007E172F">
        <w:t xml:space="preserve"> which do not show evidence of a clear lack of fit (panels a, b and c)</w:t>
      </w:r>
      <w:r>
        <w:t>.</w:t>
      </w:r>
    </w:p>
    <w:p w14:paraId="2E08ADB2" w14:textId="77777777" w:rsidR="007231B2" w:rsidRPr="007231B2" w:rsidRDefault="007231B2" w:rsidP="007231B2">
      <w:pPr>
        <w:rPr>
          <w:b/>
          <w:bCs/>
        </w:rPr>
      </w:pPr>
      <w:r w:rsidRPr="007231B2">
        <w:rPr>
          <w:b/>
          <w:bCs/>
        </w:rPr>
        <w:t>Figure S7: I would merge this to Figure 3 in the main text, to show both accuracy (bias) and precision directly in the main text.</w:t>
      </w:r>
    </w:p>
    <w:p w14:paraId="1DFC6247" w14:textId="7FDF7582" w:rsidR="007231B2" w:rsidRPr="006400FC" w:rsidRDefault="006400FC" w:rsidP="007231B2">
      <w:r>
        <w:t>We revised Figure 3 to include both accuracy and precision, for all three model types, but only for the changes in baseline detection rate. We then made a new Figure 4 that has all of these results but for the changes in number of sites. We then removed the now redundant figures S7, S8, and S9.</w:t>
      </w:r>
    </w:p>
    <w:p w14:paraId="765304BF" w14:textId="77777777" w:rsidR="007231B2" w:rsidRPr="007231B2" w:rsidRDefault="007231B2" w:rsidP="007231B2">
      <w:pPr>
        <w:rPr>
          <w:b/>
          <w:bCs/>
        </w:rPr>
      </w:pPr>
      <w:r w:rsidRPr="007231B2">
        <w:rPr>
          <w:b/>
          <w:bCs/>
        </w:rPr>
        <w:t>Figures S8 and S9: I think that if better packed (e.g. single legend) these can be directly shown in the text as Figure 5, or merged with Figure 4.</w:t>
      </w:r>
    </w:p>
    <w:p w14:paraId="69EA141C" w14:textId="2CEC00FE" w:rsidR="007231B2" w:rsidRPr="006400FC" w:rsidRDefault="006400FC" w:rsidP="007231B2">
      <w:r>
        <w:t>See response to previous comment.</w:t>
      </w:r>
    </w:p>
    <w:p w14:paraId="541278C5" w14:textId="77777777" w:rsidR="007231B2" w:rsidRPr="007231B2" w:rsidRDefault="007231B2" w:rsidP="007231B2">
      <w:pPr>
        <w:rPr>
          <w:b/>
          <w:bCs/>
        </w:rPr>
      </w:pPr>
    </w:p>
    <w:p w14:paraId="63B00E68" w14:textId="77777777" w:rsidR="007231B2" w:rsidRPr="007231B2" w:rsidRDefault="007231B2" w:rsidP="007231B2">
      <w:pPr>
        <w:rPr>
          <w:b/>
          <w:bCs/>
        </w:rPr>
      </w:pPr>
    </w:p>
    <w:p w14:paraId="74259ABF" w14:textId="77777777" w:rsidR="007231B2" w:rsidRPr="007231B2" w:rsidRDefault="007231B2" w:rsidP="007231B2">
      <w:pPr>
        <w:rPr>
          <w:b/>
          <w:bCs/>
        </w:rPr>
      </w:pPr>
      <w:r w:rsidRPr="007231B2">
        <w:rPr>
          <w:b/>
          <w:bCs/>
        </w:rPr>
        <w:t>Reviewer: 2</w:t>
      </w:r>
    </w:p>
    <w:p w14:paraId="61AE91F6" w14:textId="77777777" w:rsidR="007231B2" w:rsidRPr="007231B2" w:rsidRDefault="007231B2" w:rsidP="007231B2">
      <w:pPr>
        <w:rPr>
          <w:b/>
          <w:bCs/>
        </w:rPr>
      </w:pPr>
    </w:p>
    <w:p w14:paraId="01227EE3" w14:textId="77777777" w:rsidR="007231B2" w:rsidRPr="007231B2" w:rsidRDefault="007231B2" w:rsidP="007231B2">
      <w:pPr>
        <w:rPr>
          <w:b/>
          <w:bCs/>
        </w:rPr>
      </w:pPr>
      <w:r w:rsidRPr="007231B2">
        <w:rPr>
          <w:b/>
          <w:bCs/>
        </w:rPr>
        <w:t>CONFIDENTIAL COMMENTS TO AUTHORS</w:t>
      </w:r>
    </w:p>
    <w:p w14:paraId="236A68E3" w14:textId="77777777" w:rsidR="007231B2" w:rsidRPr="007231B2" w:rsidRDefault="007231B2" w:rsidP="007231B2">
      <w:pPr>
        <w:rPr>
          <w:b/>
          <w:bCs/>
        </w:rPr>
      </w:pPr>
      <w:r w:rsidRPr="007231B2">
        <w:rPr>
          <w:b/>
          <w:bCs/>
        </w:rPr>
        <w:t>In this piece, the authors present results from a field survey of wild bees investigating the effects of restoration on bee abundance. They emphasize the methodological aspects of their work, providing guidance on the relative benefits of mark-recapture, N-mixture, and GLMM approaches for estimating the effects of a covariate on abundance.</w:t>
      </w:r>
    </w:p>
    <w:p w14:paraId="44469C90" w14:textId="77777777" w:rsidR="007231B2" w:rsidRPr="007231B2" w:rsidRDefault="007231B2" w:rsidP="007231B2">
      <w:pPr>
        <w:rPr>
          <w:b/>
          <w:bCs/>
        </w:rPr>
      </w:pPr>
    </w:p>
    <w:p w14:paraId="63F12C52" w14:textId="77777777" w:rsidR="007231B2" w:rsidRPr="007231B2" w:rsidRDefault="007231B2" w:rsidP="007231B2">
      <w:pPr>
        <w:rPr>
          <w:b/>
          <w:bCs/>
        </w:rPr>
      </w:pPr>
      <w:r w:rsidRPr="007231B2">
        <w:rPr>
          <w:b/>
          <w:bCs/>
        </w:rPr>
        <w:t>Overall I found this piece to be very well founded. Its contribution is modest but it is strongly motivated and the results are useful. I thought the authors did an exceptional job of presenting the methodological topics clearly and thoughtfully.</w:t>
      </w:r>
    </w:p>
    <w:p w14:paraId="363E2C71" w14:textId="77777777" w:rsidR="007231B2" w:rsidRPr="007231B2" w:rsidRDefault="007231B2" w:rsidP="007231B2">
      <w:pPr>
        <w:rPr>
          <w:b/>
          <w:bCs/>
        </w:rPr>
      </w:pPr>
    </w:p>
    <w:p w14:paraId="0A3BBF0D" w14:textId="77777777" w:rsidR="007231B2" w:rsidRPr="007231B2" w:rsidRDefault="007231B2" w:rsidP="007231B2">
      <w:pPr>
        <w:rPr>
          <w:b/>
          <w:bCs/>
        </w:rPr>
      </w:pPr>
      <w:r w:rsidRPr="007231B2">
        <w:rPr>
          <w:b/>
          <w:bCs/>
        </w:rPr>
        <w:t>I don't have any major issues with any aspect of the paper. I provide some line-by-line comments below. I'll draw the authors' attention especially to (1) the need for better treatment of the existing N-mixture vs. GLMM literature and (2) a few places where the language of the statistics is a bit off.</w:t>
      </w:r>
    </w:p>
    <w:p w14:paraId="31D5C43D" w14:textId="77777777" w:rsidR="007231B2" w:rsidRPr="007231B2" w:rsidRDefault="007231B2" w:rsidP="007231B2">
      <w:pPr>
        <w:rPr>
          <w:b/>
          <w:bCs/>
        </w:rPr>
      </w:pPr>
    </w:p>
    <w:p w14:paraId="63184961" w14:textId="20624BFC" w:rsidR="007231B2" w:rsidRPr="007231B2" w:rsidRDefault="007231B2" w:rsidP="007231B2">
      <w:pPr>
        <w:rPr>
          <w:b/>
          <w:bCs/>
        </w:rPr>
      </w:pPr>
      <w:r w:rsidRPr="007231B2">
        <w:rPr>
          <w:b/>
          <w:bCs/>
        </w:rPr>
        <w:t>Line-by-line comments:</w:t>
      </w:r>
    </w:p>
    <w:p w14:paraId="35C3F677" w14:textId="77777777" w:rsidR="007231B2" w:rsidRPr="007231B2" w:rsidRDefault="007231B2" w:rsidP="007231B2">
      <w:pPr>
        <w:rPr>
          <w:b/>
          <w:bCs/>
        </w:rPr>
      </w:pPr>
      <w:r w:rsidRPr="007231B2">
        <w:rPr>
          <w:b/>
          <w:bCs/>
        </w:rPr>
        <w:t>L65: I suggest moving the text in the paragraph starting on L76 (limitations of mark-recapture) to the end of this paragraph. I'd also be curious to hear how you see this fitting in to sampling for other taxa. Are insects as a group more conducive to mark-recapture, such that the focus on other methods for harder-to-capture taxa like birds and mammals distracts from the usefulness of this approach in the literature? There's some later discussion of other insects (L450) but you could consider broadening.</w:t>
      </w:r>
    </w:p>
    <w:p w14:paraId="23236BA0" w14:textId="408F7D1A" w:rsidR="00EF48F0" w:rsidRDefault="003D246B" w:rsidP="007231B2">
      <w:r>
        <w:t>Thank you, we’ve moved this text up to the end of the other paragraph.</w:t>
      </w:r>
      <w:r w:rsidR="007F325B">
        <w:t xml:space="preserve"> </w:t>
      </w:r>
      <w:r w:rsidR="00EF48F0">
        <w:t>In addition, in the discussi</w:t>
      </w:r>
      <w:r w:rsidR="00B51AAF">
        <w:t xml:space="preserve">on (L488-494), we now debate more broadly how and why insects might be more conducive to mark recapture approaches compared to other groups like birds and mammals, which include more ethical and logistical challenges for the other groups. </w:t>
      </w:r>
    </w:p>
    <w:p w14:paraId="6EB7F395" w14:textId="77777777" w:rsidR="007231B2" w:rsidRPr="007231B2" w:rsidRDefault="007231B2" w:rsidP="007231B2">
      <w:pPr>
        <w:rPr>
          <w:b/>
          <w:bCs/>
        </w:rPr>
      </w:pPr>
      <w:r w:rsidRPr="007231B2">
        <w:rPr>
          <w:b/>
          <w:bCs/>
        </w:rPr>
        <w:t>L105: I can think of a handful of methodological studies investigating how binomial N-mixture models, at least, do or don't misestimate covariate effects under different conditions, outside of Link et al. I suggest expanding this section a bit---I don't think you need to change the framing of the paper, but better treatment of the existing literature is merited here since the core message is methodological. Here are a couple starting points:</w:t>
      </w:r>
    </w:p>
    <w:p w14:paraId="22088AED" w14:textId="77777777" w:rsidR="007231B2" w:rsidRPr="007231B2" w:rsidRDefault="007231B2" w:rsidP="007231B2">
      <w:pPr>
        <w:rPr>
          <w:b/>
          <w:bCs/>
        </w:rPr>
      </w:pPr>
      <w:r w:rsidRPr="007231B2">
        <w:rPr>
          <w:b/>
          <w:bCs/>
        </w:rPr>
        <w:lastRenderedPageBreak/>
        <w:t xml:space="preserve"> - (DOI: 10.1111/2041-210X.13062) "Sensitivity of binomial N-mixture models to overdispersion: The importance of assessing model fit" by Knape et al. Discussion of consequences of general model misspecification (including heterogeneous detection) on estimation performance.</w:t>
      </w:r>
    </w:p>
    <w:p w14:paraId="3CC659E0" w14:textId="77777777" w:rsidR="007231B2" w:rsidRPr="007231B2" w:rsidRDefault="007231B2" w:rsidP="007231B2">
      <w:pPr>
        <w:rPr>
          <w:b/>
          <w:bCs/>
        </w:rPr>
      </w:pPr>
      <w:r w:rsidRPr="007231B2">
        <w:rPr>
          <w:b/>
          <w:bCs/>
        </w:rPr>
        <w:t xml:space="preserve"> - (DOI: 10.1038/s41598-022-16368-z) "Comparing N-mixture models and GLMMs for relative abundance estimation in a citizen science dataset" by Goldstein et al. extensively discusses how violations of the N-mixture model assumptions influence covariate estimates. Their argument---that on the whole GLMMs should recover estimates of relative abundance (i.e. covariate effects)---is quite similar to the conclusions you arrive at in your simulation</w:t>
      </w:r>
    </w:p>
    <w:p w14:paraId="2072AD8F" w14:textId="77777777" w:rsidR="007231B2" w:rsidRPr="007231B2" w:rsidRDefault="007231B2" w:rsidP="007231B2">
      <w:pPr>
        <w:rPr>
          <w:b/>
          <w:bCs/>
        </w:rPr>
      </w:pPr>
      <w:r w:rsidRPr="007231B2">
        <w:rPr>
          <w:b/>
          <w:bCs/>
        </w:rPr>
        <w:t xml:space="preserve"> - (DOI: 10.1002/ecs2.2791) "The importance of simulation assumptions when evaluating detectability in population models" by Monroe et al. discuss how trend estimates in N-mixture models become biased when covariate effects are confounded with changes in detection probability</w:t>
      </w:r>
    </w:p>
    <w:p w14:paraId="6A790FDA" w14:textId="7E2D8AB3" w:rsidR="007231B2" w:rsidRPr="007231B2" w:rsidRDefault="0079392C" w:rsidP="007231B2">
      <w:pPr>
        <w:rPr>
          <w:b/>
          <w:bCs/>
        </w:rPr>
      </w:pPr>
      <w:r>
        <w:t xml:space="preserve">Thank you for linking to the additional resources and discussion. We have added a paragraph here (L104-118) including these references and others to expand the treatment of N mixture models in the </w:t>
      </w:r>
      <w:commentRangeStart w:id="21"/>
      <w:r>
        <w:t>introduction.</w:t>
      </w:r>
      <w:commentRangeEnd w:id="21"/>
      <w:r w:rsidR="00F574E9">
        <w:rPr>
          <w:rStyle w:val="CommentReference"/>
        </w:rPr>
        <w:commentReference w:id="21"/>
      </w:r>
    </w:p>
    <w:p w14:paraId="41621448" w14:textId="77777777" w:rsidR="007231B2" w:rsidRPr="007231B2" w:rsidRDefault="007231B2" w:rsidP="007231B2">
      <w:pPr>
        <w:rPr>
          <w:b/>
          <w:bCs/>
        </w:rPr>
      </w:pPr>
      <w:r w:rsidRPr="007231B2">
        <w:rPr>
          <w:b/>
          <w:bCs/>
        </w:rPr>
        <w:t>L168: Can you speak to the possibility, here or in the discussion, that handled/marked bees are more likely to die after being handled, since mark-driven mortality can bias estimates of abundance from mark-recapture? It's mentioned briefly in the Figure S3 caption but an explicit statement would be helpful in the main text.</w:t>
      </w:r>
    </w:p>
    <w:p w14:paraId="6AB0F22F" w14:textId="74ABE1E7" w:rsidR="007231B2" w:rsidRPr="0087333E" w:rsidRDefault="0003044B" w:rsidP="007231B2">
      <w:r>
        <w:t>We a</w:t>
      </w:r>
      <w:r w:rsidRPr="0087333E">
        <w:t xml:space="preserve">dded </w:t>
      </w:r>
      <w:r w:rsidR="0087333E">
        <w:t>mention of</w:t>
      </w:r>
      <w:r w:rsidR="0087333E" w:rsidRPr="0087333E">
        <w:t xml:space="preserve"> this </w:t>
      </w:r>
      <w:r w:rsidR="0087333E">
        <w:t xml:space="preserve">caveat to this </w:t>
      </w:r>
      <w:r w:rsidR="0087333E" w:rsidRPr="0087333E">
        <w:t>methods paragraph:</w:t>
      </w:r>
      <w:r w:rsidR="0087333E">
        <w:t xml:space="preserve"> “</w:t>
      </w:r>
      <w:r w:rsidR="0087333E">
        <w:rPr>
          <w:lang w:val="en-CA"/>
        </w:rPr>
        <w:t xml:space="preserve">Handling and/or marking insects could increase mortality </w:t>
      </w:r>
      <w:r w:rsidR="0087333E">
        <w:rPr>
          <w:lang w:val="en-CA"/>
        </w:rPr>
        <w:fldChar w:fldCharType="begin" w:fldLock="1"/>
      </w:r>
      <w:r w:rsidR="0087333E">
        <w:rPr>
          <w:lang w:val="en-CA"/>
        </w:rPr>
        <w:instrText>ADDIN CSL_CITATION {"citationItems":[{"id":"ITEM-1","itemData":{"DOI":"10.1016/0006-3207(84)90032-6","ISSN":"0006-3207","abstract":"Capturing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Conservation","id":"ITEM-1","issue":"2","issued":{"date-parts":[["1984","1","1"]]},"page":"139-154","publisher":"Elsevier","title":"The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size","type":"article-journal","volume":"28"},"uris":["http://www.mendeley.com/documents/?uuid=55f17bd3-c408-3788-b122-554bdeb661f3"]}],"mendeley":{"formattedCitation":"(Gall, 1984)","plainTextFormattedCitation":"(Gall, 1984)"},"properties":{"noteIndex":0},"schema":"https://github.com/citation-style-language/schema/raw/master/csl-citation.json"}</w:instrText>
      </w:r>
      <w:r w:rsidR="0087333E">
        <w:rPr>
          <w:lang w:val="en-CA"/>
        </w:rPr>
        <w:fldChar w:fldCharType="separate"/>
      </w:r>
      <w:r w:rsidR="0087333E" w:rsidRPr="008526F4">
        <w:rPr>
          <w:noProof/>
          <w:lang w:val="en-CA"/>
        </w:rPr>
        <w:t>(Gall, 1984)</w:t>
      </w:r>
      <w:r w:rsidR="0087333E">
        <w:rPr>
          <w:lang w:val="en-CA"/>
        </w:rPr>
        <w:fldChar w:fldCharType="end"/>
      </w:r>
      <w:r w:rsidR="0087333E">
        <w:rPr>
          <w:lang w:val="en-CA"/>
        </w:rPr>
        <w:t>, although we observed bees resume their active foraging behaviour within a few minutes of being released.”</w:t>
      </w:r>
      <w:r>
        <w:rPr>
          <w:lang w:val="en-CA"/>
        </w:rPr>
        <w:t xml:space="preserve"> </w:t>
      </w:r>
      <w:proofErr w:type="spellStart"/>
      <w:r>
        <w:rPr>
          <w:lang w:val="en-CA"/>
        </w:rPr>
        <w:t>Lxxx</w:t>
      </w:r>
      <w:proofErr w:type="spellEnd"/>
    </w:p>
    <w:p w14:paraId="2147E1B9" w14:textId="77777777" w:rsidR="007231B2" w:rsidRPr="007231B2" w:rsidRDefault="007231B2" w:rsidP="007231B2">
      <w:pPr>
        <w:rPr>
          <w:b/>
          <w:bCs/>
        </w:rPr>
      </w:pPr>
      <w:r w:rsidRPr="007231B2">
        <w:rPr>
          <w:b/>
          <w:bCs/>
        </w:rPr>
        <w:t>L198: I'd call these GLMMs (generalized linear mixed models) throughout rather than GLMs. GLM = linear regression + non-Gaussian error family (here, negative binomial) and GLMM = GLM + random effects. It's a subtle but useful distinction for the reader.</w:t>
      </w:r>
    </w:p>
    <w:p w14:paraId="5DAB3838" w14:textId="5AC0568A" w:rsidR="007231B2" w:rsidRPr="0087333E" w:rsidRDefault="0087333E" w:rsidP="007231B2">
      <w:r>
        <w:t>In the intro, we’ve revised to first introduce that ecologists frequently use GLMs or GLMMs (L_). Throughout the intro we then use “</w:t>
      </w:r>
      <w:r>
        <w:rPr>
          <w:lang w:val="en-CA"/>
        </w:rPr>
        <w:t xml:space="preserve">GLMs/GLMMs” to refer to these types of models. Then when we moved towards outlining our specific study at the end of the intro, we now state that we apply GLMMs to our data. We now use “GLMM” when referring to the model used in our study. We retained the use of GLM alongside GLMM in the introduction to maintain a general framing of the pros and cons of those approaches compared to the multi-level detection models, as some researchers may still use GLMs especially if they are interested in estimating relative abundance of a single species rather than for a community of species. </w:t>
      </w:r>
      <w:r w:rsidR="003744E0">
        <w:rPr>
          <w:lang w:val="en-CA"/>
        </w:rPr>
        <w:t>Following your later suggestion (L488), In the discussion we have also noted how GLMs versus our GLMMs might have performed differently with respect to a detection confound.</w:t>
      </w:r>
    </w:p>
    <w:p w14:paraId="0C989729" w14:textId="77777777" w:rsidR="007231B2" w:rsidRPr="007231B2" w:rsidRDefault="007231B2" w:rsidP="007231B2">
      <w:pPr>
        <w:rPr>
          <w:b/>
          <w:bCs/>
        </w:rPr>
      </w:pPr>
      <w:r w:rsidRPr="007231B2">
        <w:rPr>
          <w:b/>
          <w:bCs/>
        </w:rPr>
        <w:t>L220: Should be "Likelihood of parameters given the data" here and throughout, and I'd say "is calculated" (or "is approximated") rather than "is estimated"</w:t>
      </w:r>
    </w:p>
    <w:p w14:paraId="54EBB910" w14:textId="1BEB593A" w:rsidR="007231B2" w:rsidRPr="004F2C02" w:rsidRDefault="004F2C02" w:rsidP="007231B2">
      <w:r>
        <w:t>Thank you for this suggestion, we have corrected to “calculated”.</w:t>
      </w:r>
    </w:p>
    <w:p w14:paraId="72278B5A" w14:textId="77777777" w:rsidR="007231B2" w:rsidRPr="007231B2" w:rsidRDefault="007231B2" w:rsidP="007231B2">
      <w:pPr>
        <w:rPr>
          <w:b/>
          <w:bCs/>
        </w:rPr>
      </w:pPr>
      <w:r w:rsidRPr="007231B2">
        <w:rPr>
          <w:b/>
          <w:bCs/>
        </w:rPr>
        <w:lastRenderedPageBreak/>
        <w:t xml:space="preserve">L222: Suggest rephrasing as "we calculated the model likelihood marginalized across a range of </w:t>
      </w:r>
      <w:proofErr w:type="spellStart"/>
      <w:r w:rsidRPr="007231B2">
        <w:rPr>
          <w:b/>
          <w:bCs/>
        </w:rPr>
        <w:t>N_i</w:t>
      </w:r>
      <w:proofErr w:type="spellEnd"/>
      <w:r w:rsidRPr="007231B2">
        <w:rPr>
          <w:b/>
          <w:bCs/>
        </w:rPr>
        <w:t>..."</w:t>
      </w:r>
    </w:p>
    <w:p w14:paraId="7219F527" w14:textId="778CF1C9" w:rsidR="007231B2" w:rsidRPr="004F2C02" w:rsidRDefault="004F2C02" w:rsidP="007231B2">
      <w:r>
        <w:t>Thank you for this suggestion, we have revised this sentence accordingly.</w:t>
      </w:r>
    </w:p>
    <w:p w14:paraId="68DEC3F0" w14:textId="77777777" w:rsidR="007231B2" w:rsidRPr="007231B2" w:rsidRDefault="007231B2" w:rsidP="007231B2">
      <w:pPr>
        <w:rPr>
          <w:b/>
          <w:bCs/>
        </w:rPr>
      </w:pPr>
      <w:r w:rsidRPr="007231B2">
        <w:rPr>
          <w:b/>
          <w:bCs/>
        </w:rPr>
        <w:t>L225: Suggest changing the word "significantly" to "noticeably", or rewrite as "K should be large enough that the contribution to the marginal sum by values above K are effectively zero"</w:t>
      </w:r>
    </w:p>
    <w:p w14:paraId="450FC83F" w14:textId="32505099" w:rsidR="007231B2" w:rsidRPr="004F2C02" w:rsidRDefault="004F2C02" w:rsidP="007231B2">
      <w:r>
        <w:t>We have adopted your suggested sentence phrasing which accurately captures our meaning here.</w:t>
      </w:r>
    </w:p>
    <w:p w14:paraId="0981EE9C" w14:textId="77777777" w:rsidR="007231B2" w:rsidRPr="007231B2" w:rsidRDefault="007231B2" w:rsidP="007231B2">
      <w:pPr>
        <w:rPr>
          <w:b/>
          <w:bCs/>
        </w:rPr>
      </w:pPr>
      <w:r w:rsidRPr="003744E0">
        <w:rPr>
          <w:b/>
          <w:bCs/>
        </w:rPr>
        <w:t>L279: In this paragraph and throughout, suggest replacing "odds" with "probability" here as odds usually means something different (as in "three to one odds" = 75% probability)</w:t>
      </w:r>
    </w:p>
    <w:p w14:paraId="58AB825B" w14:textId="4CE06D43" w:rsidR="007231B2" w:rsidRPr="003744E0" w:rsidRDefault="003744E0" w:rsidP="007231B2">
      <w:r w:rsidRPr="003744E0">
        <w:t xml:space="preserve">We have </w:t>
      </w:r>
      <w:r>
        <w:t>revised</w:t>
      </w:r>
      <w:r w:rsidRPr="003744E0">
        <w:t xml:space="preserve"> </w:t>
      </w:r>
      <w:r>
        <w:t>“</w:t>
      </w:r>
      <w:r w:rsidRPr="003744E0">
        <w:t>odds</w:t>
      </w:r>
      <w:r>
        <w:t>” as “probability” here as well as when discussing the corresponding results.</w:t>
      </w:r>
    </w:p>
    <w:p w14:paraId="46B4B2ED" w14:textId="77777777" w:rsidR="007231B2" w:rsidRDefault="007231B2" w:rsidP="007231B2">
      <w:pPr>
        <w:rPr>
          <w:b/>
          <w:bCs/>
        </w:rPr>
      </w:pPr>
      <w:r w:rsidRPr="007231B2">
        <w:rPr>
          <w:b/>
          <w:bCs/>
        </w:rPr>
        <w:t>L288: I suggest not naming this quantity "precision," which is a specific quantity of a statistical distribution (precision = 1/variance) and is not what you're describing here. Just call this "width of the BCI"</w:t>
      </w:r>
    </w:p>
    <w:p w14:paraId="1D410E15" w14:textId="53E60D97" w:rsidR="007231B2" w:rsidRPr="004F2C02" w:rsidRDefault="004F2C02" w:rsidP="007231B2">
      <w:r>
        <w:t xml:space="preserve">Following Reviewer 1’s suggestion, we have recalculated </w:t>
      </w:r>
      <w:r w:rsidR="001864B5">
        <w:t>as 1/</w:t>
      </w:r>
      <w:proofErr w:type="spellStart"/>
      <w:r w:rsidR="001864B5">
        <w:t>sd</w:t>
      </w:r>
      <w:proofErr w:type="spellEnd"/>
      <w:r w:rsidR="001864B5">
        <w:t>(posterior samples)</w:t>
      </w:r>
      <w:r>
        <w:t>. We have updated the text and figures accordingly.</w:t>
      </w:r>
    </w:p>
    <w:p w14:paraId="63C60941" w14:textId="77777777" w:rsidR="007231B2" w:rsidRPr="007231B2" w:rsidRDefault="007231B2" w:rsidP="007231B2">
      <w:pPr>
        <w:rPr>
          <w:b/>
          <w:bCs/>
        </w:rPr>
      </w:pPr>
      <w:r w:rsidRPr="007231B2">
        <w:rPr>
          <w:b/>
          <w:bCs/>
        </w:rPr>
        <w:t>L315: I wonder about referring to this as the abundance intercept. On the one hand, we know a priori that it's certainly not an estimate absolute abundance since you're not catching every bee, which makes me think you should avoid calling it a measure of abundance. On the other hand, the authors are arguing that existing practice might make this mistake, in which case the name calls attention to that discrepancy, which is a core point of this result. Since in this context, the capture rate is so low it's hard to imagine field ecologists thinking they're catching every bee, I lean towards the former.</w:t>
      </w:r>
    </w:p>
    <w:p w14:paraId="3F5DE359" w14:textId="69BC73C9" w:rsidR="007231B2" w:rsidRPr="00345D53" w:rsidRDefault="00345D53" w:rsidP="007231B2">
      <w:r>
        <w:t xml:space="preserve">We agree with your </w:t>
      </w:r>
      <w:r w:rsidR="00E30B49">
        <w:t xml:space="preserve">points </w:t>
      </w:r>
      <w:r>
        <w:t xml:space="preserve">here. Most researchers would be implementing these approaches with the intent of estimating variation in </w:t>
      </w:r>
      <w:r w:rsidRPr="00345D53">
        <w:rPr>
          <w:i/>
          <w:iCs/>
        </w:rPr>
        <w:t>relative</w:t>
      </w:r>
      <w:r>
        <w:t xml:space="preserve"> abundance, and so it would not necessarily make sense to call this an abundance intercept. We have adjusted our language for the model intercept term throughout. We’ve also restructured this section of the results. We now lead with detailing the estimated detection rates and the estimated effect of habitat category on detection rate. We then follow with a paragraph focusing on estimated effects of habitat on abundance. To keep the paragraph focused on our key result (and on the interest of most researchers) we focus on the abundance effect estimates and do not discuss the intercept estimates.</w:t>
      </w:r>
    </w:p>
    <w:p w14:paraId="0FE793EB" w14:textId="77777777" w:rsidR="007231B2" w:rsidRPr="007231B2" w:rsidRDefault="007231B2" w:rsidP="007231B2">
      <w:pPr>
        <w:rPr>
          <w:b/>
          <w:bCs/>
        </w:rPr>
      </w:pPr>
      <w:r w:rsidRPr="007231B2">
        <w:rPr>
          <w:b/>
          <w:bCs/>
        </w:rPr>
        <w:t xml:space="preserve">L316: I don't understand this sentence: "The </w:t>
      </w:r>
      <w:proofErr w:type="spellStart"/>
      <w:r w:rsidRPr="007231B2">
        <w:rPr>
          <w:b/>
          <w:bCs/>
        </w:rPr>
        <w:t>binmix</w:t>
      </w:r>
      <w:proofErr w:type="spellEnd"/>
      <w:r w:rsidRPr="007231B2">
        <w:rPr>
          <w:b/>
          <w:bCs/>
        </w:rPr>
        <w:t xml:space="preserve"> model estimated a higher intercept with 98.7% probability and the </w:t>
      </w:r>
      <w:proofErr w:type="spellStart"/>
      <w:r w:rsidRPr="007231B2">
        <w:rPr>
          <w:b/>
          <w:bCs/>
        </w:rPr>
        <w:t>multimix</w:t>
      </w:r>
      <w:proofErr w:type="spellEnd"/>
      <w:r w:rsidRPr="007231B2">
        <w:rPr>
          <w:b/>
          <w:bCs/>
        </w:rPr>
        <w:t xml:space="preserve"> model with 99.5% probability". Is this claim based on comparing the posterior distributions? This seems more convoluted than just presenting the three BCIs next to each other.</w:t>
      </w:r>
    </w:p>
    <w:p w14:paraId="422255E5" w14:textId="1A3EE488" w:rsidR="007231B2" w:rsidRPr="00F73A40" w:rsidRDefault="00F73A40" w:rsidP="007231B2">
      <w:r>
        <w:t>For simplicity, we now simply present the three BCI’s side by side, although we have removed the comparison of the intercept terms and keep our focus on the model estimates for the effect of habitat restoration on abundance.</w:t>
      </w:r>
    </w:p>
    <w:p w14:paraId="3A45FC85" w14:textId="77777777" w:rsidR="007231B2" w:rsidRPr="007231B2" w:rsidRDefault="007231B2" w:rsidP="007231B2">
      <w:pPr>
        <w:rPr>
          <w:b/>
          <w:bCs/>
        </w:rPr>
      </w:pPr>
      <w:r w:rsidRPr="007231B2">
        <w:rPr>
          <w:b/>
          <w:bCs/>
        </w:rPr>
        <w:t xml:space="preserve">L325: Provide the probability-scale values for </w:t>
      </w:r>
      <w:proofErr w:type="spellStart"/>
      <w:r w:rsidRPr="007231B2">
        <w:rPr>
          <w:b/>
          <w:bCs/>
        </w:rPr>
        <w:t>binmix</w:t>
      </w:r>
      <w:proofErr w:type="spellEnd"/>
      <w:r w:rsidRPr="007231B2">
        <w:rPr>
          <w:b/>
          <w:bCs/>
        </w:rPr>
        <w:t xml:space="preserve"> as well?</w:t>
      </w:r>
    </w:p>
    <w:p w14:paraId="29F55B5A" w14:textId="32964332" w:rsidR="007231B2" w:rsidRPr="00F73A40" w:rsidRDefault="00F73A40" w:rsidP="007231B2">
      <w:r>
        <w:lastRenderedPageBreak/>
        <w:t xml:space="preserve">We have now added probability scale values for the </w:t>
      </w:r>
      <w:proofErr w:type="spellStart"/>
      <w:r>
        <w:t>binmix</w:t>
      </w:r>
      <w:proofErr w:type="spellEnd"/>
      <w:r>
        <w:t xml:space="preserve"> estimates as well.</w:t>
      </w:r>
    </w:p>
    <w:p w14:paraId="44BE47CA" w14:textId="77777777" w:rsidR="007231B2" w:rsidRPr="007231B2" w:rsidRDefault="007231B2" w:rsidP="007231B2">
      <w:pPr>
        <w:rPr>
          <w:b/>
          <w:bCs/>
        </w:rPr>
      </w:pPr>
      <w:r w:rsidRPr="007231B2">
        <w:rPr>
          <w:b/>
          <w:bCs/>
        </w:rPr>
        <w:t>L379: I think the reasoning here is solid and well supported by the simulation. But in the context of the actual results (Figure 2), what would you say to a practitioner who says that the GLM is giving virtually the correct answer so the extra effort for mark-recapture isn't worth it in this case? How do you know how much bias to expect in practice?</w:t>
      </w:r>
    </w:p>
    <w:p w14:paraId="7FDCF47A" w14:textId="6F5C6C11" w:rsidR="00E91368" w:rsidRDefault="00E91368" w:rsidP="007231B2">
      <w:r>
        <w:t>To help contextualize the impacts of bias, we’ve translated the parameter estimates into biological predictions</w:t>
      </w:r>
      <w:r w:rsidR="00850B75">
        <w:t xml:space="preserve"> (</w:t>
      </w:r>
      <w:commentRangeStart w:id="22"/>
      <w:r w:rsidR="00850B75">
        <w:t>L332-339</w:t>
      </w:r>
      <w:commentRangeEnd w:id="22"/>
      <w:r w:rsidR="00717470">
        <w:rPr>
          <w:rStyle w:val="CommentReference"/>
        </w:rPr>
        <w:commentReference w:id="22"/>
      </w:r>
      <w:r w:rsidR="00850B75">
        <w:t>)</w:t>
      </w:r>
      <w:r>
        <w:t>. Although in our specific situation, the impact on the estimates were small, they could contribute to meaningful differences</w:t>
      </w:r>
      <w:r w:rsidR="00D23AD7">
        <w:t xml:space="preserve"> in</w:t>
      </w:r>
      <w:r>
        <w:t xml:space="preserve"> expected change</w:t>
      </w:r>
      <w:r w:rsidR="00D23AD7">
        <w:t>s</w:t>
      </w:r>
      <w:r>
        <w:t xml:space="preserve"> in the number of individuals that are present: After translating the parameter values from a log scale, </w:t>
      </w:r>
      <w:bookmarkStart w:id="23" w:name="_Hlk208409614"/>
      <w:r>
        <w:t xml:space="preserve">the mean estimates for the </w:t>
      </w:r>
      <w:proofErr w:type="spellStart"/>
      <w:r>
        <w:t>multimix</w:t>
      </w:r>
      <w:proofErr w:type="spellEnd"/>
      <w:r>
        <w:t xml:space="preserve"> model equates to a 2.6 fold increase in the number of individuals that are present  - exp(3.16) individuals in unrestored parks versus exp(3.16+0.91) individuals in restored sites. In contrast, the mean estimate for the GLMM equates to a </w:t>
      </w:r>
      <w:r w:rsidR="001864B5">
        <w:t>3</w:t>
      </w:r>
      <w:r>
        <w:t>.</w:t>
      </w:r>
      <w:r w:rsidR="001864B5">
        <w:t>7</w:t>
      </w:r>
      <w:r>
        <w:t xml:space="preserve"> fold increase in the number of individuals that are present  - exp(0.23) individuals in unrestored parks versus exp(0.23+1.3) individuals in restored sites. This is almost double the expected increase in the number of wild bees that occur for the average species, which is important.</w:t>
      </w:r>
      <w:bookmarkEnd w:id="23"/>
      <w:r>
        <w:t xml:space="preserve"> This biological interpretation should make the results more tangible and impactful. Following reviewer 1’s comments we have also added biological interpretations to the levels of bias found in our simulation study.</w:t>
      </w:r>
      <w:r w:rsidR="001864B5">
        <w:t xml:space="preserve"> We’ve added visualizations of these biological outcomes as a supplemental figure, Figure S7.</w:t>
      </w:r>
    </w:p>
    <w:p w14:paraId="4B4D33D9" w14:textId="77777777" w:rsidR="007231B2" w:rsidRPr="007231B2" w:rsidRDefault="007231B2" w:rsidP="007231B2">
      <w:pPr>
        <w:rPr>
          <w:b/>
          <w:bCs/>
        </w:rPr>
      </w:pPr>
      <w:r w:rsidRPr="007231B2">
        <w:rPr>
          <w:b/>
          <w:bCs/>
        </w:rPr>
        <w:t>L444: Consider briefly adding some of this natural history to the Methods when discussing the mark-recapture surveys</w:t>
      </w:r>
    </w:p>
    <w:p w14:paraId="6BCADEC6" w14:textId="57B3ADEA" w:rsidR="007231B2" w:rsidRPr="00B76460" w:rsidRDefault="00D23AD7" w:rsidP="007231B2">
      <w:r>
        <w:t>We a</w:t>
      </w:r>
      <w:r w:rsidR="00B76460">
        <w:t>dded brief information on lifespan and typical mobility to the methods (</w:t>
      </w:r>
      <w:commentRangeStart w:id="24"/>
      <w:r w:rsidR="00B76460">
        <w:t>L166</w:t>
      </w:r>
      <w:commentRangeEnd w:id="24"/>
      <w:r>
        <w:rPr>
          <w:rStyle w:val="CommentReference"/>
        </w:rPr>
        <w:commentReference w:id="24"/>
      </w:r>
      <w:r w:rsidR="00B76460">
        <w:t>).</w:t>
      </w:r>
    </w:p>
    <w:p w14:paraId="60D1550D" w14:textId="77777777" w:rsidR="007231B2" w:rsidRPr="007231B2" w:rsidRDefault="007231B2" w:rsidP="007231B2">
      <w:pPr>
        <w:rPr>
          <w:b/>
          <w:bCs/>
        </w:rPr>
      </w:pPr>
      <w:r w:rsidRPr="007231B2">
        <w:rPr>
          <w:b/>
          <w:bCs/>
        </w:rPr>
        <w:t xml:space="preserve">L471: Is distance sampling a form of </w:t>
      </w:r>
      <w:proofErr w:type="spellStart"/>
      <w:r w:rsidRPr="007231B2">
        <w:rPr>
          <w:b/>
          <w:bCs/>
        </w:rPr>
        <w:t>multimix</w:t>
      </w:r>
      <w:proofErr w:type="spellEnd"/>
      <w:r w:rsidRPr="007231B2">
        <w:rPr>
          <w:b/>
          <w:bCs/>
        </w:rPr>
        <w:t xml:space="preserve"> modeling or is it something closely related but distinct?</w:t>
      </w:r>
    </w:p>
    <w:p w14:paraId="59B8CF21" w14:textId="20FB8006" w:rsidR="007231B2" w:rsidRPr="00AB69A2" w:rsidRDefault="00AB69A2" w:rsidP="007231B2">
      <w:r>
        <w:t xml:space="preserve">This would be better described as something closely related but distinct. Something like the double observer protocol that we mention, for example, could have the data plugged directly into our </w:t>
      </w:r>
      <w:proofErr w:type="spellStart"/>
      <w:r>
        <w:t>multimix</w:t>
      </w:r>
      <w:proofErr w:type="spellEnd"/>
      <w:r>
        <w:t xml:space="preserve"> model. In contrast, while hierarchical distance sampling methods have a similar form due to the grouping of detection outcomes for individuals into discrete bins, the model approach would need substantial modifications to be applied. We’ve tried to make this more clear by stating that it is a related approach.</w:t>
      </w:r>
      <w:r w:rsidR="004A5763">
        <w:t xml:space="preserve"> </w:t>
      </w:r>
      <w:proofErr w:type="spellStart"/>
      <w:r w:rsidR="004A5763">
        <w:t>Lxxx</w:t>
      </w:r>
      <w:proofErr w:type="spellEnd"/>
    </w:p>
    <w:p w14:paraId="21EF050C" w14:textId="77777777" w:rsidR="007231B2" w:rsidRPr="007231B2" w:rsidRDefault="007231B2" w:rsidP="007231B2">
      <w:pPr>
        <w:rPr>
          <w:b/>
          <w:bCs/>
        </w:rPr>
      </w:pPr>
      <w:r w:rsidRPr="007231B2">
        <w:rPr>
          <w:b/>
          <w:bCs/>
        </w:rPr>
        <w:t xml:space="preserve">L488: One suggestion I might add--and a reason it's important to call these GLMMs and not GLMs--is that the authors could emphasize </w:t>
      </w:r>
      <w:bookmarkStart w:id="25" w:name="_Hlk208410423"/>
      <w:r w:rsidRPr="007231B2">
        <w:rPr>
          <w:b/>
          <w:bCs/>
        </w:rPr>
        <w:t>the use of random effects to deal with nonindependence in data</w:t>
      </w:r>
      <w:bookmarkEnd w:id="25"/>
      <w:r w:rsidRPr="007231B2">
        <w:rPr>
          <w:b/>
          <w:bCs/>
        </w:rPr>
        <w:t>. GLMs that don't properly handle nonindependence will perform even worse.</w:t>
      </w:r>
    </w:p>
    <w:p w14:paraId="69A171F4" w14:textId="061CAE54" w:rsidR="007231B2" w:rsidRPr="007231B2" w:rsidRDefault="009014C8" w:rsidP="007231B2">
      <w:pPr>
        <w:rPr>
          <w:b/>
          <w:bCs/>
        </w:rPr>
      </w:pPr>
      <w:r>
        <w:t>We a</w:t>
      </w:r>
      <w:r w:rsidRPr="003744E0">
        <w:t xml:space="preserve">dded </w:t>
      </w:r>
      <w:r w:rsidR="003744E0" w:rsidRPr="003744E0">
        <w:t>this note to the discussion</w:t>
      </w:r>
      <w:r w:rsidR="003744E0">
        <w:t xml:space="preserve"> (</w:t>
      </w:r>
      <w:commentRangeStart w:id="26"/>
      <w:r w:rsidR="003744E0">
        <w:t>L416-419</w:t>
      </w:r>
      <w:commentRangeEnd w:id="26"/>
      <w:r w:rsidR="00905FE0">
        <w:rPr>
          <w:rStyle w:val="CommentReference"/>
        </w:rPr>
        <w:commentReference w:id="26"/>
      </w:r>
      <w:r w:rsidR="003744E0">
        <w:t>)</w:t>
      </w:r>
      <w:r w:rsidR="003744E0" w:rsidRPr="003744E0">
        <w:t>:</w:t>
      </w:r>
      <w:r w:rsidR="003744E0">
        <w:rPr>
          <w:b/>
          <w:bCs/>
        </w:rPr>
        <w:t xml:space="preserve"> </w:t>
      </w:r>
      <w:r w:rsidR="003744E0">
        <w:rPr>
          <w:lang w:val="en-CA"/>
        </w:rPr>
        <w:t xml:space="preserve">The use of random effects in our GLMMs handled </w:t>
      </w:r>
      <w:r w:rsidR="003744E0">
        <w:t>non</w:t>
      </w:r>
      <w:r w:rsidR="00905FE0">
        <w:t>-</w:t>
      </w:r>
      <w:r w:rsidR="003744E0">
        <w:t>independence of</w:t>
      </w:r>
      <w:r w:rsidR="003744E0">
        <w:rPr>
          <w:lang w:val="en-CA"/>
        </w:rPr>
        <w:t xml:space="preserve"> sites and species in our data. GLMs, which do not account for the </w:t>
      </w:r>
      <w:proofErr w:type="spellStart"/>
      <w:r w:rsidR="003744E0">
        <w:rPr>
          <w:lang w:val="en-CA"/>
        </w:rPr>
        <w:t>pseudoreplication</w:t>
      </w:r>
      <w:proofErr w:type="spellEnd"/>
      <w:r w:rsidR="003744E0">
        <w:rPr>
          <w:lang w:val="en-CA"/>
        </w:rPr>
        <w:t xml:space="preserve"> of data in this type of study design, may perform even worse when there is a detection confound </w:t>
      </w:r>
      <w:r w:rsidR="003744E0">
        <w:rPr>
          <w:lang w:val="en-CA"/>
        </w:rPr>
        <w:fldChar w:fldCharType="begin" w:fldLock="1"/>
      </w:r>
      <w:r w:rsidR="003744E0">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2009)"},"properties":{"noteIndex":0},"schema":"https://github.com/citation-style-language/schema/raw/master/csl-citation.json"}</w:instrText>
      </w:r>
      <w:r w:rsidR="003744E0">
        <w:rPr>
          <w:lang w:val="en-CA"/>
        </w:rPr>
        <w:fldChar w:fldCharType="separate"/>
      </w:r>
      <w:r w:rsidR="003744E0" w:rsidRPr="00AD55AE">
        <w:rPr>
          <w:noProof/>
          <w:lang w:val="en-CA"/>
        </w:rPr>
        <w:t>(Bolker et al., 2009)</w:t>
      </w:r>
      <w:r w:rsidR="003744E0">
        <w:rPr>
          <w:lang w:val="en-CA"/>
        </w:rPr>
        <w:fldChar w:fldCharType="end"/>
      </w:r>
      <w:r w:rsidR="003744E0">
        <w:rPr>
          <w:lang w:val="en-CA"/>
        </w:rPr>
        <w:t>.</w:t>
      </w:r>
    </w:p>
    <w:p w14:paraId="719D7A40" w14:textId="77777777" w:rsidR="007231B2" w:rsidRPr="007231B2" w:rsidRDefault="007231B2" w:rsidP="007231B2">
      <w:pPr>
        <w:rPr>
          <w:b/>
          <w:bCs/>
        </w:rPr>
      </w:pPr>
      <w:r w:rsidRPr="007231B2">
        <w:rPr>
          <w:b/>
          <w:bCs/>
        </w:rPr>
        <w:t>L680: Should this be "confounder"?</w:t>
      </w:r>
    </w:p>
    <w:p w14:paraId="4167D692" w14:textId="5174BA33" w:rsidR="007231B2" w:rsidRPr="003744E0" w:rsidRDefault="003744E0" w:rsidP="007231B2">
      <w:r>
        <w:t>We have corrected this to</w:t>
      </w:r>
      <w:r w:rsidR="006B26AF">
        <w:t xml:space="preserve"> read</w:t>
      </w:r>
      <w:r>
        <w:t xml:space="preserve"> confounder here and also for the new Figure 4.</w:t>
      </w:r>
    </w:p>
    <w:p w14:paraId="479F797A" w14:textId="77777777" w:rsidR="007231B2" w:rsidRPr="007231B2" w:rsidRDefault="007231B2" w:rsidP="007231B2">
      <w:pPr>
        <w:rPr>
          <w:b/>
          <w:bCs/>
        </w:rPr>
      </w:pPr>
      <w:r w:rsidRPr="007231B2">
        <w:rPr>
          <w:b/>
          <w:bCs/>
        </w:rPr>
        <w:lastRenderedPageBreak/>
        <w:t>L736: I think you're missing panels d/e/f in Figure S6?</w:t>
      </w:r>
    </w:p>
    <w:p w14:paraId="4C042060" w14:textId="7FAD8A52" w:rsidR="007231B2" w:rsidRPr="007231B2" w:rsidRDefault="008C1D09" w:rsidP="007231B2">
      <w:pPr>
        <w:rPr>
          <w:b/>
          <w:bCs/>
        </w:rPr>
      </w:pPr>
      <w:r>
        <w:t>We have added panels d, e and f. These figures were accidentally omitted from the initial submission. They showed poor fit for the simpler Poisson model, which prompted us towards adopting negative binomial models for abundance which do not show evidence of a clear lack of fit (panels a, b and c).</w:t>
      </w:r>
    </w:p>
    <w:p w14:paraId="5D3D0035" w14:textId="555AE1A9" w:rsidR="0096384D" w:rsidRPr="007231B2" w:rsidRDefault="007231B2" w:rsidP="007231B2">
      <w:pPr>
        <w:rPr>
          <w:b/>
          <w:bCs/>
        </w:rPr>
      </w:pPr>
      <w:r w:rsidRPr="007231B2">
        <w:rPr>
          <w:b/>
          <w:bCs/>
        </w:rPr>
        <w:t>End of Comments</w:t>
      </w:r>
    </w:p>
    <w:sectPr w:rsidR="0096384D" w:rsidRPr="007231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Risa Sargent" w:date="2025-09-11T13:15:00Z" w:initials="RS">
    <w:p w14:paraId="409DA1BF" w14:textId="3170A66A" w:rsidR="00821DCD" w:rsidRDefault="00821DCD">
      <w:pPr>
        <w:pStyle w:val="CommentText"/>
      </w:pPr>
      <w:r>
        <w:rPr>
          <w:rStyle w:val="CommentReference"/>
        </w:rPr>
        <w:annotationRef/>
      </w:r>
      <w:r>
        <w:t>check</w:t>
      </w:r>
    </w:p>
  </w:comment>
  <w:comment w:id="11" w:author="Risa Sargent" w:date="2025-09-11T13:17:00Z" w:initials="RS">
    <w:p w14:paraId="51984A5F" w14:textId="2A462E8D" w:rsidR="006168B9" w:rsidRDefault="006168B9">
      <w:pPr>
        <w:pStyle w:val="CommentText"/>
      </w:pPr>
      <w:r>
        <w:rPr>
          <w:rStyle w:val="CommentReference"/>
        </w:rPr>
        <w:annotationRef/>
      </w:r>
      <w:r>
        <w:t>check</w:t>
      </w:r>
    </w:p>
  </w:comment>
  <w:comment w:id="14" w:author="Risa Sargent" w:date="2025-09-11T13:20:00Z" w:initials="RS">
    <w:p w14:paraId="47DF909F" w14:textId="423F05C2" w:rsidR="00766687" w:rsidRDefault="00766687">
      <w:pPr>
        <w:pStyle w:val="CommentText"/>
      </w:pPr>
      <w:r>
        <w:rPr>
          <w:rStyle w:val="CommentReference"/>
        </w:rPr>
        <w:annotationRef/>
      </w:r>
      <w:r>
        <w:t>double check</w:t>
      </w:r>
    </w:p>
  </w:comment>
  <w:comment w:id="21" w:author="Jens Christian Ulrich" w:date="2025-09-10T18:15:00Z" w:initials="JU">
    <w:p w14:paraId="5D1DF128" w14:textId="77777777" w:rsidR="00F574E9" w:rsidRDefault="00F574E9" w:rsidP="00F574E9">
      <w:pPr>
        <w:pStyle w:val="CommentText"/>
      </w:pPr>
      <w:r>
        <w:rPr>
          <w:rStyle w:val="CommentReference"/>
        </w:rPr>
        <w:annotationRef/>
      </w:r>
      <w:r>
        <w:rPr>
          <w:lang w:val="en-CA"/>
        </w:rPr>
        <w:t>Could also come back into the discussion too?</w:t>
      </w:r>
    </w:p>
  </w:comment>
  <w:comment w:id="22" w:author="Risa Sargent" w:date="2025-09-11T13:26:00Z" w:initials="RS">
    <w:p w14:paraId="504F5334" w14:textId="566D7321" w:rsidR="00717470" w:rsidRDefault="00717470">
      <w:pPr>
        <w:pStyle w:val="CommentText"/>
      </w:pPr>
      <w:r>
        <w:rPr>
          <w:rStyle w:val="CommentReference"/>
        </w:rPr>
        <w:annotationRef/>
      </w:r>
      <w:r>
        <w:t>check</w:t>
      </w:r>
    </w:p>
  </w:comment>
  <w:comment w:id="24" w:author="Risa Sargent" w:date="2025-09-11T13:26:00Z" w:initials="RS">
    <w:p w14:paraId="05E63DDE" w14:textId="55E37639" w:rsidR="00D23AD7" w:rsidRDefault="00D23AD7">
      <w:pPr>
        <w:pStyle w:val="CommentText"/>
      </w:pPr>
      <w:r>
        <w:rPr>
          <w:rStyle w:val="CommentReference"/>
        </w:rPr>
        <w:annotationRef/>
      </w:r>
      <w:r>
        <w:t>check</w:t>
      </w:r>
    </w:p>
  </w:comment>
  <w:comment w:id="26" w:author="Risa Sargent" w:date="2025-09-11T13:27:00Z" w:initials="RS">
    <w:p w14:paraId="4586B943" w14:textId="163D100A" w:rsidR="00905FE0" w:rsidRDefault="00905FE0">
      <w:pPr>
        <w:pStyle w:val="CommentText"/>
      </w:pPr>
      <w:r>
        <w:rPr>
          <w:rStyle w:val="CommentReference"/>
        </w:rPr>
        <w:annotationRef/>
      </w:r>
      <w:r>
        <w:t>double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09DA1BF" w15:done="0"/>
  <w15:commentEx w15:paraId="51984A5F" w15:done="0"/>
  <w15:commentEx w15:paraId="47DF909F" w15:done="0"/>
  <w15:commentEx w15:paraId="5D1DF128" w15:done="0"/>
  <w15:commentEx w15:paraId="504F5334" w15:done="0"/>
  <w15:commentEx w15:paraId="05E63DDE" w15:done="0"/>
  <w15:commentEx w15:paraId="4586B9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ED30A5A" w16cex:dateUtc="2025-09-11T20:15:00Z"/>
  <w16cex:commentExtensible w16cex:durableId="19BADD19" w16cex:dateUtc="2025-09-11T20:17:00Z"/>
  <w16cex:commentExtensible w16cex:durableId="7B90BF63" w16cex:dateUtc="2025-09-11T20:20:00Z"/>
  <w16cex:commentExtensible w16cex:durableId="5BD373F8" w16cex:dateUtc="2025-09-10T22:15:00Z"/>
  <w16cex:commentExtensible w16cex:durableId="78F9639E" w16cex:dateUtc="2025-09-11T20:26:00Z"/>
  <w16cex:commentExtensible w16cex:durableId="49D9E1B5" w16cex:dateUtc="2025-09-11T20:26:00Z"/>
  <w16cex:commentExtensible w16cex:durableId="11B2347D" w16cex:dateUtc="2025-09-11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9DA1BF" w16cid:durableId="1ED30A5A"/>
  <w16cid:commentId w16cid:paraId="51984A5F" w16cid:durableId="19BADD19"/>
  <w16cid:commentId w16cid:paraId="47DF909F" w16cid:durableId="7B90BF63"/>
  <w16cid:commentId w16cid:paraId="5D1DF128" w16cid:durableId="5BD373F8"/>
  <w16cid:commentId w16cid:paraId="504F5334" w16cid:durableId="78F9639E"/>
  <w16cid:commentId w16cid:paraId="05E63DDE" w16cid:durableId="49D9E1B5"/>
  <w16cid:commentId w16cid:paraId="4586B943" w16cid:durableId="11B234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11FFE"/>
    <w:multiLevelType w:val="hybridMultilevel"/>
    <w:tmpl w:val="3B70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873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isa Sargent">
    <w15:presenceInfo w15:providerId="AD" w15:userId="S::risa.sargent@ubc.ca::ad00f8f8-0bac-400d-aecf-85974dd0e203"/>
  </w15:person>
  <w15:person w15:author="Jens Christian Ulrich">
    <w15:presenceInfo w15:providerId="AD" w15:userId="S::ujens@uottawa.ca::29ec536a-043d-4441-af8b-e67dc48e3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6D"/>
    <w:rsid w:val="0002632F"/>
    <w:rsid w:val="0003044B"/>
    <w:rsid w:val="00047E6E"/>
    <w:rsid w:val="00085EFC"/>
    <w:rsid w:val="000A57CF"/>
    <w:rsid w:val="000D4E23"/>
    <w:rsid w:val="00145AD5"/>
    <w:rsid w:val="00145D9B"/>
    <w:rsid w:val="001524BB"/>
    <w:rsid w:val="0018336B"/>
    <w:rsid w:val="001864B5"/>
    <w:rsid w:val="00190059"/>
    <w:rsid w:val="00225B30"/>
    <w:rsid w:val="002452E5"/>
    <w:rsid w:val="002479EE"/>
    <w:rsid w:val="00252F98"/>
    <w:rsid w:val="00265B4B"/>
    <w:rsid w:val="00283349"/>
    <w:rsid w:val="002973A3"/>
    <w:rsid w:val="002D40E2"/>
    <w:rsid w:val="00336549"/>
    <w:rsid w:val="00345D53"/>
    <w:rsid w:val="00351CA8"/>
    <w:rsid w:val="003651C4"/>
    <w:rsid w:val="003744E0"/>
    <w:rsid w:val="003D246B"/>
    <w:rsid w:val="003D466D"/>
    <w:rsid w:val="003F4C84"/>
    <w:rsid w:val="00443893"/>
    <w:rsid w:val="004724F3"/>
    <w:rsid w:val="0047793D"/>
    <w:rsid w:val="004A1B14"/>
    <w:rsid w:val="004A5763"/>
    <w:rsid w:val="004F2C02"/>
    <w:rsid w:val="004F7C86"/>
    <w:rsid w:val="0052662D"/>
    <w:rsid w:val="00550F47"/>
    <w:rsid w:val="005548AA"/>
    <w:rsid w:val="00570558"/>
    <w:rsid w:val="005B5FD6"/>
    <w:rsid w:val="006168B9"/>
    <w:rsid w:val="006400FC"/>
    <w:rsid w:val="0066051D"/>
    <w:rsid w:val="00671059"/>
    <w:rsid w:val="00687D21"/>
    <w:rsid w:val="006A36F2"/>
    <w:rsid w:val="006B26AF"/>
    <w:rsid w:val="007106E1"/>
    <w:rsid w:val="00717470"/>
    <w:rsid w:val="007231B2"/>
    <w:rsid w:val="00766687"/>
    <w:rsid w:val="0079392C"/>
    <w:rsid w:val="007A7897"/>
    <w:rsid w:val="007C68F8"/>
    <w:rsid w:val="007D328D"/>
    <w:rsid w:val="007E172F"/>
    <w:rsid w:val="007E54C4"/>
    <w:rsid w:val="007F325B"/>
    <w:rsid w:val="008130E1"/>
    <w:rsid w:val="00821DCD"/>
    <w:rsid w:val="00827E88"/>
    <w:rsid w:val="00850B75"/>
    <w:rsid w:val="0087333E"/>
    <w:rsid w:val="008C0DFB"/>
    <w:rsid w:val="008C1D09"/>
    <w:rsid w:val="008E14FF"/>
    <w:rsid w:val="008E29CD"/>
    <w:rsid w:val="009014C8"/>
    <w:rsid w:val="00905FE0"/>
    <w:rsid w:val="0095609F"/>
    <w:rsid w:val="0096384D"/>
    <w:rsid w:val="009A0718"/>
    <w:rsid w:val="009C5000"/>
    <w:rsid w:val="009D55CB"/>
    <w:rsid w:val="009F2C78"/>
    <w:rsid w:val="00A216B1"/>
    <w:rsid w:val="00A225C4"/>
    <w:rsid w:val="00A230C3"/>
    <w:rsid w:val="00A40012"/>
    <w:rsid w:val="00A97CAB"/>
    <w:rsid w:val="00AB69A2"/>
    <w:rsid w:val="00AD0429"/>
    <w:rsid w:val="00AF5345"/>
    <w:rsid w:val="00B22D3F"/>
    <w:rsid w:val="00B4582C"/>
    <w:rsid w:val="00B51AAF"/>
    <w:rsid w:val="00B76460"/>
    <w:rsid w:val="00BB5862"/>
    <w:rsid w:val="00BE33AD"/>
    <w:rsid w:val="00C14AFF"/>
    <w:rsid w:val="00CA1AA8"/>
    <w:rsid w:val="00D23AD7"/>
    <w:rsid w:val="00D44592"/>
    <w:rsid w:val="00D509C8"/>
    <w:rsid w:val="00D9788E"/>
    <w:rsid w:val="00DF0086"/>
    <w:rsid w:val="00E05469"/>
    <w:rsid w:val="00E30B49"/>
    <w:rsid w:val="00E5424C"/>
    <w:rsid w:val="00E55F05"/>
    <w:rsid w:val="00E91368"/>
    <w:rsid w:val="00EE1342"/>
    <w:rsid w:val="00EF48F0"/>
    <w:rsid w:val="00F574E9"/>
    <w:rsid w:val="00F61900"/>
    <w:rsid w:val="00F65780"/>
    <w:rsid w:val="00F73A40"/>
    <w:rsid w:val="00F849C0"/>
    <w:rsid w:val="00FE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E19F"/>
  <w15:docId w15:val="{41F61347-5C19-4E60-9B67-0F257CE1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66D"/>
    <w:rPr>
      <w:rFonts w:eastAsiaTheme="majorEastAsia" w:cstheme="majorBidi"/>
      <w:color w:val="272727" w:themeColor="text1" w:themeTint="D8"/>
    </w:rPr>
  </w:style>
  <w:style w:type="paragraph" w:styleId="Title">
    <w:name w:val="Title"/>
    <w:basedOn w:val="Normal"/>
    <w:next w:val="Normal"/>
    <w:link w:val="TitleChar"/>
    <w:uiPriority w:val="10"/>
    <w:qFormat/>
    <w:rsid w:val="003D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66D"/>
    <w:pPr>
      <w:spacing w:before="160"/>
      <w:jc w:val="center"/>
    </w:pPr>
    <w:rPr>
      <w:i/>
      <w:iCs/>
      <w:color w:val="404040" w:themeColor="text1" w:themeTint="BF"/>
    </w:rPr>
  </w:style>
  <w:style w:type="character" w:customStyle="1" w:styleId="QuoteChar">
    <w:name w:val="Quote Char"/>
    <w:basedOn w:val="DefaultParagraphFont"/>
    <w:link w:val="Quote"/>
    <w:uiPriority w:val="29"/>
    <w:rsid w:val="003D466D"/>
    <w:rPr>
      <w:i/>
      <w:iCs/>
      <w:color w:val="404040" w:themeColor="text1" w:themeTint="BF"/>
    </w:rPr>
  </w:style>
  <w:style w:type="paragraph" w:styleId="ListParagraph">
    <w:name w:val="List Paragraph"/>
    <w:basedOn w:val="Normal"/>
    <w:uiPriority w:val="34"/>
    <w:qFormat/>
    <w:rsid w:val="003D466D"/>
    <w:pPr>
      <w:ind w:left="720"/>
      <w:contextualSpacing/>
    </w:pPr>
  </w:style>
  <w:style w:type="character" w:styleId="IntenseEmphasis">
    <w:name w:val="Intense Emphasis"/>
    <w:basedOn w:val="DefaultParagraphFont"/>
    <w:uiPriority w:val="21"/>
    <w:qFormat/>
    <w:rsid w:val="003D466D"/>
    <w:rPr>
      <w:i/>
      <w:iCs/>
      <w:color w:val="0F4761" w:themeColor="accent1" w:themeShade="BF"/>
    </w:rPr>
  </w:style>
  <w:style w:type="paragraph" w:styleId="IntenseQuote">
    <w:name w:val="Intense Quote"/>
    <w:basedOn w:val="Normal"/>
    <w:next w:val="Normal"/>
    <w:link w:val="IntenseQuoteChar"/>
    <w:uiPriority w:val="30"/>
    <w:qFormat/>
    <w:rsid w:val="003D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66D"/>
    <w:rPr>
      <w:i/>
      <w:iCs/>
      <w:color w:val="0F4761" w:themeColor="accent1" w:themeShade="BF"/>
    </w:rPr>
  </w:style>
  <w:style w:type="character" w:styleId="IntenseReference">
    <w:name w:val="Intense Reference"/>
    <w:basedOn w:val="DefaultParagraphFont"/>
    <w:uiPriority w:val="32"/>
    <w:qFormat/>
    <w:rsid w:val="003D466D"/>
    <w:rPr>
      <w:b/>
      <w:bCs/>
      <w:smallCaps/>
      <w:color w:val="0F4761" w:themeColor="accent1" w:themeShade="BF"/>
      <w:spacing w:val="5"/>
    </w:rPr>
  </w:style>
  <w:style w:type="character" w:styleId="CommentReference">
    <w:name w:val="annotation reference"/>
    <w:basedOn w:val="DefaultParagraphFont"/>
    <w:uiPriority w:val="99"/>
    <w:semiHidden/>
    <w:unhideWhenUsed/>
    <w:rsid w:val="00550F47"/>
    <w:rPr>
      <w:sz w:val="16"/>
      <w:szCs w:val="16"/>
    </w:rPr>
  </w:style>
  <w:style w:type="paragraph" w:styleId="CommentText">
    <w:name w:val="annotation text"/>
    <w:basedOn w:val="Normal"/>
    <w:link w:val="CommentTextChar"/>
    <w:uiPriority w:val="99"/>
    <w:unhideWhenUsed/>
    <w:rsid w:val="00550F47"/>
    <w:pPr>
      <w:spacing w:line="240" w:lineRule="auto"/>
    </w:pPr>
    <w:rPr>
      <w:sz w:val="20"/>
      <w:szCs w:val="20"/>
    </w:rPr>
  </w:style>
  <w:style w:type="character" w:customStyle="1" w:styleId="CommentTextChar">
    <w:name w:val="Comment Text Char"/>
    <w:basedOn w:val="DefaultParagraphFont"/>
    <w:link w:val="CommentText"/>
    <w:uiPriority w:val="99"/>
    <w:rsid w:val="00550F47"/>
    <w:rPr>
      <w:sz w:val="20"/>
      <w:szCs w:val="20"/>
    </w:rPr>
  </w:style>
  <w:style w:type="paragraph" w:styleId="CommentSubject">
    <w:name w:val="annotation subject"/>
    <w:basedOn w:val="CommentText"/>
    <w:next w:val="CommentText"/>
    <w:link w:val="CommentSubjectChar"/>
    <w:uiPriority w:val="99"/>
    <w:semiHidden/>
    <w:unhideWhenUsed/>
    <w:rsid w:val="00550F47"/>
    <w:rPr>
      <w:b/>
      <w:bCs/>
    </w:rPr>
  </w:style>
  <w:style w:type="character" w:customStyle="1" w:styleId="CommentSubjectChar">
    <w:name w:val="Comment Subject Char"/>
    <w:basedOn w:val="CommentTextChar"/>
    <w:link w:val="CommentSubject"/>
    <w:uiPriority w:val="99"/>
    <w:semiHidden/>
    <w:rsid w:val="00550F47"/>
    <w:rPr>
      <w:b/>
      <w:bCs/>
      <w:sz w:val="20"/>
      <w:szCs w:val="20"/>
    </w:rPr>
  </w:style>
  <w:style w:type="paragraph" w:styleId="Revision">
    <w:name w:val="Revision"/>
    <w:hidden/>
    <w:uiPriority w:val="99"/>
    <w:semiHidden/>
    <w:rsid w:val="00CA1AA8"/>
    <w:pPr>
      <w:spacing w:after="0" w:line="240" w:lineRule="auto"/>
    </w:pPr>
  </w:style>
  <w:style w:type="character" w:styleId="Hyperlink">
    <w:name w:val="Hyperlink"/>
    <w:basedOn w:val="DefaultParagraphFont"/>
    <w:uiPriority w:val="99"/>
    <w:unhideWhenUsed/>
    <w:rsid w:val="00AF5345"/>
    <w:rPr>
      <w:color w:val="467886" w:themeColor="hyperlink"/>
      <w:u w:val="single"/>
    </w:rPr>
  </w:style>
  <w:style w:type="character" w:styleId="UnresolvedMention">
    <w:name w:val="Unresolved Mention"/>
    <w:basedOn w:val="DefaultParagraphFont"/>
    <w:uiPriority w:val="99"/>
    <w:semiHidden/>
    <w:unhideWhenUsed/>
    <w:rsid w:val="00AF5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nsculrich/pollinator_abundance" TargetMode="External"/><Relationship Id="rId11" Type="http://schemas.openxmlformats.org/officeDocument/2006/relationships/fontTable" Target="fontTable.xml"/><Relationship Id="rId5" Type="http://schemas.openxmlformats.org/officeDocument/2006/relationships/hyperlink" Target="https://figshare.com/account/home#/projects/264136"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6432</Words>
  <Characters>36667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Christian Ulrich</cp:lastModifiedBy>
  <cp:revision>8</cp:revision>
  <dcterms:created xsi:type="dcterms:W3CDTF">2025-09-11T20:28:00Z</dcterms:created>
  <dcterms:modified xsi:type="dcterms:W3CDTF">2025-09-15T22:48:00Z</dcterms:modified>
</cp:coreProperties>
</file>