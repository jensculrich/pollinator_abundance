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B9B55" w14:textId="5E1BADD8" w:rsidR="00EF6948" w:rsidRPr="001B472C" w:rsidRDefault="00387939" w:rsidP="00BD4EF1">
      <w:pPr>
        <w:spacing w:line="480" w:lineRule="auto"/>
        <w:rPr>
          <w:i/>
          <w:iCs/>
          <w:lang w:val="en-CA"/>
        </w:rPr>
      </w:pPr>
      <w:r w:rsidRPr="001B472C">
        <w:rPr>
          <w:i/>
          <w:iCs/>
          <w:lang w:val="en-CA"/>
        </w:rPr>
        <w:t xml:space="preserve">Estimating </w:t>
      </w:r>
      <w:r w:rsidR="00A74DAA">
        <w:rPr>
          <w:i/>
          <w:iCs/>
          <w:lang w:val="en-CA"/>
        </w:rPr>
        <w:t xml:space="preserve">the ecological drivers </w:t>
      </w:r>
      <w:r w:rsidRPr="001B472C">
        <w:rPr>
          <w:i/>
          <w:iCs/>
          <w:lang w:val="en-CA"/>
        </w:rPr>
        <w:t xml:space="preserve">of insect abundance when detection is </w:t>
      </w:r>
      <w:r w:rsidR="00E306B0" w:rsidRPr="001B472C">
        <w:rPr>
          <w:i/>
          <w:iCs/>
          <w:lang w:val="en-CA"/>
        </w:rPr>
        <w:t>imperfect</w:t>
      </w:r>
      <w:r w:rsidR="00BD4EF1">
        <w:rPr>
          <w:i/>
          <w:iCs/>
          <w:lang w:val="en-CA"/>
        </w:rPr>
        <w:t>.</w:t>
      </w:r>
      <w:r w:rsidR="00D608EE">
        <w:rPr>
          <w:i/>
          <w:iCs/>
          <w:lang w:val="en-CA"/>
        </w:rPr>
        <w:t xml:space="preserve"> </w:t>
      </w:r>
    </w:p>
    <w:p w14:paraId="3F4E567B" w14:textId="6FD34D30" w:rsidR="00EF6948" w:rsidRDefault="00EF6948" w:rsidP="00B9052B">
      <w:pPr>
        <w:spacing w:line="480" w:lineRule="auto"/>
        <w:rPr>
          <w:b/>
          <w:bCs/>
          <w:lang w:val="en-CA"/>
        </w:rPr>
      </w:pPr>
      <w:r>
        <w:rPr>
          <w:b/>
          <w:bCs/>
          <w:lang w:val="en-CA"/>
        </w:rPr>
        <w:t>Abstract</w:t>
      </w:r>
    </w:p>
    <w:p w14:paraId="39C3BE02" w14:textId="64F74D23" w:rsidR="000E2F2C" w:rsidRDefault="00987958" w:rsidP="000E2F2C">
      <w:pPr>
        <w:spacing w:line="480" w:lineRule="auto"/>
        <w:ind w:firstLine="720"/>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studies of insect </w:t>
      </w:r>
      <w:r w:rsidR="00F92D5A">
        <w:rPr>
          <w:lang w:val="en-CA"/>
        </w:rPr>
        <w:t>abundance</w:t>
      </w:r>
      <w:r>
        <w:rPr>
          <w:lang w:val="en-CA"/>
        </w:rPr>
        <w:t>,</w:t>
      </w:r>
      <w:r w:rsidR="00C67C1B">
        <w:rPr>
          <w:lang w:val="en-CA"/>
        </w:rPr>
        <w:t xml:space="preserve"> researchers typically </w:t>
      </w:r>
      <w:r w:rsidR="00A149D8">
        <w:rPr>
          <w:lang w:val="en-CA"/>
        </w:rPr>
        <w:t>estimate effects of hypothesized abundance</w:t>
      </w:r>
      <w:r>
        <w:rPr>
          <w:lang w:val="en-CA"/>
        </w:rPr>
        <w:t xml:space="preserve"> drivers by </w:t>
      </w:r>
      <w:r w:rsidR="00A149D8">
        <w:rPr>
          <w:lang w:val="en-CA"/>
        </w:rPr>
        <w:t xml:space="preserve">applying generalized linear models (GLMs) to </w:t>
      </w:r>
      <w:r w:rsidR="00C67C1B">
        <w:rPr>
          <w:lang w:val="en-CA"/>
        </w:rPr>
        <w:t>count data from field surveys</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sidR="00C70CFD">
        <w:rPr>
          <w:lang w:val="en-CA"/>
        </w:rPr>
        <w:t xml:space="preserve">study </w:t>
      </w:r>
      <w:r w:rsidR="00AA6216">
        <w:rPr>
          <w:lang w:val="en-CA"/>
        </w:rPr>
        <w:t>landscapes</w:t>
      </w:r>
      <w:r w:rsidR="00231DF0">
        <w:rPr>
          <w:lang w:val="en-CA"/>
        </w:rPr>
        <w:t xml:space="preserve"> (‘</w:t>
      </w:r>
      <w:r w:rsidR="00132FF3">
        <w:rPr>
          <w:lang w:val="en-CA"/>
        </w:rPr>
        <w:t xml:space="preserve">imperfect </w:t>
      </w:r>
      <w:r w:rsidR="00231DF0">
        <w:rPr>
          <w:lang w:val="en-CA"/>
        </w:rPr>
        <w:t>detection</w:t>
      </w:r>
      <w:r w:rsidR="00132FF3">
        <w:rPr>
          <w:lang w:val="en-CA"/>
        </w:rPr>
        <w:t>’</w:t>
      </w:r>
      <w:r w:rsidR="00231DF0">
        <w:rPr>
          <w:lang w:val="en-CA"/>
        </w:rPr>
        <w:t>)</w:t>
      </w:r>
      <w:r w:rsidR="00A149D8">
        <w:rPr>
          <w:lang w:val="en-CA"/>
        </w:rPr>
        <w:t xml:space="preserve">, which </w:t>
      </w:r>
      <w:r w:rsidR="00512C8F">
        <w:rPr>
          <w:lang w:val="en-CA"/>
        </w:rPr>
        <w:t>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A16908">
        <w:rPr>
          <w:lang w:val="en-CA"/>
        </w:rPr>
        <w:t>. These approaches</w:t>
      </w:r>
      <w:r w:rsidR="00C71307">
        <w:rPr>
          <w:lang w:val="en-CA"/>
        </w:rPr>
        <w:t xml:space="preserve"> </w:t>
      </w:r>
      <w:r w:rsidR="00B54D39">
        <w:rPr>
          <w:lang w:val="en-CA"/>
        </w:rPr>
        <w:t>includ</w:t>
      </w:r>
      <w:r w:rsidR="00A16908">
        <w:rPr>
          <w:lang w:val="en-CA"/>
        </w:rPr>
        <w:t>e</w:t>
      </w:r>
      <w:r w:rsidR="00B54D39">
        <w:rPr>
          <w:lang w:val="en-CA"/>
        </w:rPr>
        <w:t xml:space="preserve"> the </w:t>
      </w:r>
      <w:r w:rsidR="00C71307">
        <w:rPr>
          <w:lang w:val="en-CA"/>
        </w:rPr>
        <w:t xml:space="preserve">application of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3B6EE5">
        <w:rPr>
          <w:lang w:val="en-CA"/>
        </w:rPr>
        <w:t>to</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A16908">
        <w:rPr>
          <w:lang w:val="en-CA"/>
        </w:rPr>
        <w:t>for repeat</w:t>
      </w:r>
      <w:r w:rsidR="000E2F2C">
        <w:rPr>
          <w:lang w:val="en-CA"/>
        </w:rPr>
        <w:t>ed</w:t>
      </w:r>
      <w:r w:rsidR="00A16908">
        <w:rPr>
          <w:lang w:val="en-CA"/>
        </w:rPr>
        <w:t xml:space="preserve"> count</w:t>
      </w:r>
      <w:r w:rsidR="00231DF0">
        <w:rPr>
          <w:lang w:val="en-CA"/>
        </w:rPr>
        <w:t xml:space="preserve"> data</w:t>
      </w:r>
      <w:r w:rsidR="00A16908">
        <w:rPr>
          <w:lang w:val="en-CA"/>
        </w:rPr>
        <w:t xml:space="preserve">. At the same time, these approaches </w:t>
      </w:r>
      <w:r w:rsidR="00F92D5A">
        <w:rPr>
          <w:lang w:val="en-CA"/>
        </w:rPr>
        <w:t>can be</w:t>
      </w:r>
      <w:r w:rsidR="00EA1A17">
        <w:rPr>
          <w:lang w:val="en-CA"/>
        </w:rPr>
        <w:t xml:space="preserve"> more</w:t>
      </w:r>
      <w:r w:rsidR="00A16908">
        <w:rPr>
          <w:lang w:val="en-CA"/>
        </w:rPr>
        <w:t xml:space="preserve"> </w:t>
      </w:r>
      <w:r w:rsidR="00DD2B73">
        <w:rPr>
          <w:lang w:val="en-CA"/>
        </w:rPr>
        <w:t>difficult</w:t>
      </w:r>
      <w:r w:rsidR="00EA1A17">
        <w:rPr>
          <w:lang w:val="en-CA"/>
        </w:rPr>
        <w:t xml:space="preserve"> to implement</w:t>
      </w:r>
      <w:r w:rsidR="00D7699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EA1A17">
        <w:rPr>
          <w:lang w:val="en-CA"/>
        </w:rPr>
        <w:t xml:space="preserve">when </w:t>
      </w:r>
      <w:r w:rsidR="00A16908">
        <w:rPr>
          <w:lang w:val="en-CA"/>
        </w:rPr>
        <w:t>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67C1B">
        <w:rPr>
          <w:lang w:val="en-CA"/>
        </w:rPr>
        <w:t xml:space="preserve"> </w:t>
      </w:r>
      <w:r w:rsidR="00C75387">
        <w:rPr>
          <w:lang w:val="en-CA"/>
        </w:rPr>
        <w:t xml:space="preserve">are </w:t>
      </w:r>
      <w:r w:rsidR="00D53E22">
        <w:rPr>
          <w:lang w:val="en-CA"/>
        </w:rPr>
        <w:t>needed to</w:t>
      </w:r>
      <w:r w:rsidR="00C75387">
        <w:rPr>
          <w:lang w:val="en-CA"/>
        </w:rPr>
        <w:t xml:space="preserve"> </w:t>
      </w:r>
      <w:r w:rsidR="006C5518">
        <w:rPr>
          <w:lang w:val="en-CA"/>
        </w:rPr>
        <w:t>estimat</w:t>
      </w:r>
      <w:r w:rsidR="00D53E22">
        <w:rPr>
          <w:lang w:val="en-CA"/>
        </w:rPr>
        <w:t xml:space="preserve">e </w:t>
      </w:r>
      <w:r w:rsidR="00AA6216">
        <w:rPr>
          <w:lang w:val="en-CA"/>
        </w:rPr>
        <w:t xml:space="preserve">insect </w:t>
      </w:r>
      <w:r w:rsidR="003015F8">
        <w:rPr>
          <w:lang w:val="en-CA"/>
        </w:rPr>
        <w:t>abundance</w:t>
      </w:r>
      <w:r w:rsidR="00D53E22">
        <w:rPr>
          <w:lang w:val="en-CA"/>
        </w:rPr>
        <w:t xml:space="preserve"> drivers</w:t>
      </w:r>
      <w:r w:rsidR="00854BDA">
        <w:rPr>
          <w:lang w:val="en-CA"/>
        </w:rPr>
        <w:t xml:space="preserve"> with accuracy</w:t>
      </w:r>
      <w:r w:rsidR="009D15F7">
        <w:rPr>
          <w:lang w:val="en-CA"/>
        </w:rPr>
        <w:t>.</w:t>
      </w:r>
      <w:r w:rsidR="00A16908">
        <w:rPr>
          <w:lang w:val="en-CA"/>
        </w:rPr>
        <w:t xml:space="preserve"> In this study</w:t>
      </w:r>
      <w:r w:rsidR="00F92D5A">
        <w:rPr>
          <w:lang w:val="en-CA"/>
        </w:rPr>
        <w:t>,</w:t>
      </w:r>
      <w:r w:rsidR="00A16908">
        <w:rPr>
          <w:lang w:val="en-CA"/>
        </w:rPr>
        <w:t xml:space="preserve"> we collected abundance data </w:t>
      </w:r>
      <w:r w:rsidR="000E2F2C">
        <w:rPr>
          <w:lang w:val="en-CA"/>
        </w:rPr>
        <w:t>for wild bees in</w:t>
      </w:r>
      <w:r w:rsidR="00EA1A17">
        <w:rPr>
          <w:lang w:val="en-CA"/>
        </w:rPr>
        <w:t xml:space="preserve"> a natural experiment designed to compare</w:t>
      </w:r>
      <w:r w:rsidR="000E2F2C">
        <w:rPr>
          <w:lang w:val="en-CA"/>
        </w:rPr>
        <w:t xml:space="preserve"> </w:t>
      </w:r>
      <w:r w:rsidR="00F92D5A">
        <w:rPr>
          <w:lang w:val="en-CA"/>
        </w:rPr>
        <w:t>unrestored urban</w:t>
      </w:r>
      <w:r w:rsidR="000E2F2C">
        <w:rPr>
          <w:lang w:val="en-CA"/>
        </w:rPr>
        <w:t xml:space="preserve"> parks</w:t>
      </w:r>
      <w:r w:rsidR="004258B1">
        <w:rPr>
          <w:lang w:val="en-CA"/>
        </w:rPr>
        <w:t xml:space="preserve"> to restored parks, which had more flowers and taller vegetation. </w:t>
      </w:r>
      <w:r w:rsidR="000E2F2C">
        <w:rPr>
          <w:lang w:val="en-CA"/>
        </w:rPr>
        <w:t xml:space="preserve">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either using the mark-recapture data (</w:t>
      </w:r>
      <w:proofErr w:type="spellStart"/>
      <w:r w:rsidR="000E2F2C">
        <w:rPr>
          <w:lang w:val="en-CA"/>
        </w:rPr>
        <w:t>multimix</w:t>
      </w:r>
      <w:proofErr w:type="spellEnd"/>
      <w:r w:rsidR="000E2F2C">
        <w:rPr>
          <w:lang w:val="en-CA"/>
        </w:rPr>
        <w:t xml:space="preserve"> approach) or ignoring whether individuals were marked and treating the data as counts (</w:t>
      </w:r>
      <w:proofErr w:type="spellStart"/>
      <w:r w:rsidR="000E2F2C">
        <w:rPr>
          <w:lang w:val="en-CA"/>
        </w:rPr>
        <w:t>binmix</w:t>
      </w:r>
      <w:proofErr w:type="spellEnd"/>
      <w:r w:rsidR="000E2F2C">
        <w:rPr>
          <w:lang w:val="en-CA"/>
        </w:rPr>
        <w:t xml:space="preserve">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 xml:space="preserve">that individual bees </w:t>
      </w:r>
      <w:r w:rsidR="00132FF3">
        <w:rPr>
          <w:lang w:val="en-CA"/>
        </w:rPr>
        <w:t>were detected</w:t>
      </w:r>
      <w:r w:rsidR="00C70CFD">
        <w:rPr>
          <w:lang w:val="en-CA"/>
        </w:rPr>
        <w:t xml:space="preserve"> </w:t>
      </w:r>
      <w:r w:rsidR="00A16908">
        <w:rPr>
          <w:lang w:val="en-CA"/>
        </w:rPr>
        <w:t xml:space="preserve">less than </w:t>
      </w:r>
      <w:r w:rsidR="00C70CFD">
        <w:rPr>
          <w:lang w:val="en-CA"/>
        </w:rPr>
        <w:t>~</w:t>
      </w:r>
      <w:r w:rsidR="003015F8">
        <w:rPr>
          <w:lang w:val="en-CA"/>
        </w:rPr>
        <w:t>5%</w:t>
      </w:r>
      <w:r w:rsidR="00A16908">
        <w:rPr>
          <w:lang w:val="en-CA"/>
        </w:rPr>
        <w:t xml:space="preserve"> </w:t>
      </w:r>
      <w:r w:rsidR="00132FF3">
        <w:rPr>
          <w:lang w:val="en-CA"/>
        </w:rPr>
        <w:t>of the time</w:t>
      </w:r>
      <w:r w:rsidR="00A16908">
        <w:rPr>
          <w:lang w:val="en-CA"/>
        </w:rPr>
        <w:t xml:space="preserve">. </w:t>
      </w:r>
      <w:r w:rsidR="00854BDA">
        <w:rPr>
          <w:lang w:val="en-CA"/>
        </w:rPr>
        <w:t xml:space="preserve">Our </w:t>
      </w:r>
      <w:proofErr w:type="spellStart"/>
      <w:r w:rsidR="00854BDA">
        <w:rPr>
          <w:lang w:val="en-CA"/>
        </w:rPr>
        <w:t>multimix</w:t>
      </w:r>
      <w:proofErr w:type="spellEnd"/>
      <w:r w:rsidR="00854BDA">
        <w:rPr>
          <w:lang w:val="en-CA"/>
        </w:rPr>
        <w:t xml:space="preserve"> mark-recapture model suggested</w:t>
      </w:r>
      <w:r w:rsidR="00A16908">
        <w:rPr>
          <w:lang w:val="en-CA"/>
        </w:rPr>
        <w:t xml:space="preserve">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 xml:space="preserve">restored </w:t>
      </w:r>
      <w:r w:rsidR="00F8644B">
        <w:rPr>
          <w:lang w:val="en-CA"/>
        </w:rPr>
        <w:t>habitats</w:t>
      </w:r>
      <w:r w:rsidR="00A3171E">
        <w:rPr>
          <w:lang w:val="en-CA"/>
        </w:rPr>
        <w:t xml:space="preserve">. </w:t>
      </w:r>
      <w:r w:rsidR="00854BDA">
        <w:rPr>
          <w:lang w:val="en-CA"/>
        </w:rPr>
        <w:t xml:space="preserve">A </w:t>
      </w:r>
      <w:r w:rsidR="00930D0E">
        <w:rPr>
          <w:lang w:val="en-CA"/>
        </w:rPr>
        <w:t>GLM</w:t>
      </w:r>
      <w:r w:rsidR="00854BDA">
        <w:rPr>
          <w:lang w:val="en-CA"/>
        </w:rPr>
        <w:t>, which does</w:t>
      </w:r>
      <w:r w:rsidR="00930D0E">
        <w:rPr>
          <w:lang w:val="en-CA"/>
        </w:rPr>
        <w:t xml:space="preserve"> not account for this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5B1442">
        <w:rPr>
          <w:lang w:val="en-CA"/>
        </w:rPr>
        <w:t xml:space="preserve">. Consequently, </w:t>
      </w:r>
      <w:r w:rsidR="000E2F2C">
        <w:rPr>
          <w:lang w:val="en-CA"/>
        </w:rPr>
        <w:t>effect size</w:t>
      </w:r>
      <w:r w:rsidR="0085183A">
        <w:rPr>
          <w:lang w:val="en-CA"/>
        </w:rPr>
        <w:t>s</w:t>
      </w:r>
      <w:r w:rsidR="000E2F2C">
        <w:rPr>
          <w:lang w:val="en-CA"/>
        </w:rPr>
        <w:t xml:space="preserve"> </w:t>
      </w:r>
      <w:r w:rsidR="005B1442">
        <w:rPr>
          <w:lang w:val="en-CA"/>
        </w:rPr>
        <w:t xml:space="preserve">from studies </w:t>
      </w:r>
      <w:r w:rsidR="002E490B">
        <w:rPr>
          <w:lang w:val="en-CA"/>
        </w:rPr>
        <w:t xml:space="preserve">that use </w:t>
      </w:r>
      <w:r w:rsidR="005B1442">
        <w:rPr>
          <w:lang w:val="en-CA"/>
        </w:rPr>
        <w:t xml:space="preserve">conventional GLMs for count data </w:t>
      </w:r>
      <w:r w:rsidR="000E2F2C">
        <w:rPr>
          <w:lang w:val="en-CA"/>
        </w:rPr>
        <w:t>should be interpreted with caution. Using 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were the most robust </w:t>
      </w:r>
      <w:r w:rsidR="000E2F2C">
        <w:rPr>
          <w:lang w:val="en-CA"/>
        </w:rPr>
        <w:lastRenderedPageBreak/>
        <w:t>and precise approach</w:t>
      </w:r>
      <w:r w:rsidR="0065516F">
        <w:rPr>
          <w:lang w:val="en-CA"/>
        </w:rPr>
        <w:t>;</w:t>
      </w:r>
      <w:r w:rsidR="000E2F2C">
        <w:rPr>
          <w:lang w:val="en-CA"/>
        </w:rPr>
        <w:t xml:space="preserve"> however, we also found that increasing</w:t>
      </w:r>
      <w:r w:rsidR="002E490B">
        <w:rPr>
          <w:lang w:val="en-CA"/>
        </w:rPr>
        <w:t xml:space="preserve"> the</w:t>
      </w:r>
      <w:r w:rsidR="000E2F2C">
        <w:rPr>
          <w:lang w:val="en-CA"/>
        </w:rPr>
        <w:t xml:space="preserve"> baseline detection rate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commentRangeStart w:id="0"/>
      <w:r w:rsidR="002E490B">
        <w:rPr>
          <w:lang w:val="en-CA"/>
        </w:rPr>
        <w:t>We recommend that s</w:t>
      </w:r>
      <w:r w:rsidR="000E2F2C">
        <w:rPr>
          <w:lang w:val="en-CA"/>
        </w:rPr>
        <w:t xml:space="preserve">tudies </w:t>
      </w:r>
      <w:r w:rsidR="00930D0E">
        <w:rPr>
          <w:lang w:val="en-CA"/>
        </w:rPr>
        <w:t xml:space="preserve">planning to apply GLMs to count data </w:t>
      </w:r>
      <w:r w:rsidR="002E490B">
        <w:rPr>
          <w:lang w:val="en-CA"/>
        </w:rPr>
        <w:t>prioritize methods that maximize</w:t>
      </w:r>
      <w:r w:rsidR="000E2F2C">
        <w:rPr>
          <w:lang w:val="en-CA"/>
        </w:rPr>
        <w:t xml:space="preserve"> </w:t>
      </w:r>
      <w:r w:rsidR="00596D97">
        <w:rPr>
          <w:lang w:val="en-CA"/>
        </w:rPr>
        <w:t xml:space="preserve">improved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study</w:t>
      </w:r>
      <w:r w:rsidR="000E2F2C">
        <w:rPr>
          <w:lang w:val="en-CA"/>
        </w:rPr>
        <w:t xml:space="preserve"> sites.</w:t>
      </w:r>
      <w:r w:rsidR="003065A4" w:rsidRPr="003065A4">
        <w:rPr>
          <w:lang w:val="en-CA"/>
        </w:rPr>
        <w:t xml:space="preserve"> </w:t>
      </w:r>
      <w:commentRangeEnd w:id="0"/>
      <w:r w:rsidR="0065516F">
        <w:rPr>
          <w:rStyle w:val="CommentReference"/>
        </w:rPr>
        <w:commentReference w:id="0"/>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w:t>
      </w:r>
      <w:commentRangeStart w:id="1"/>
      <w:r w:rsidR="003065A4">
        <w:rPr>
          <w:lang w:val="en-CA"/>
        </w:rPr>
        <w:t xml:space="preserve">the ecological drivers of insect abundance. </w:t>
      </w:r>
      <w:commentRangeEnd w:id="1"/>
      <w:r w:rsidR="00521609">
        <w:rPr>
          <w:rStyle w:val="CommentReference"/>
        </w:rPr>
        <w:commentReference w:id="1"/>
      </w:r>
      <w:r w:rsidR="003065A4">
        <w:rPr>
          <w:lang w:val="en-CA"/>
        </w:rPr>
        <w:t xml:space="preserve"> </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775BE1C3" w:rsidR="00AA6216" w:rsidRDefault="002E5BD8" w:rsidP="00A6188A">
      <w:pPr>
        <w:spacing w:line="480" w:lineRule="auto"/>
        <w:ind w:firstLine="720"/>
        <w:rPr>
          <w:lang w:val="en-CA"/>
        </w:rPr>
      </w:pPr>
      <w:r>
        <w:rPr>
          <w:lang w:val="en-CA"/>
        </w:rPr>
        <w:t xml:space="preserve">Insects provide </w:t>
      </w:r>
      <w:r w:rsidR="00A6188A">
        <w:rPr>
          <w:lang w:val="en-CA"/>
        </w:rPr>
        <w:t>crucial 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CA7A41">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Noriega, and Tscharntke 2018)","plainTextFormattedCitation":"(Schowalter, Noriega, and Tscharntke 2018)","previouslyFormattedCitation":"(Schowalter, Noriega, and Tscharntke 2018)"},"properties":{"noteIndex":0},"schema":"https://github.com/citation-style-language/schema/raw/master/csl-citation.json"}</w:instrText>
      </w:r>
      <w:r w:rsidR="00A6188A">
        <w:rPr>
          <w:lang w:val="en-CA"/>
        </w:rPr>
        <w:fldChar w:fldCharType="separate"/>
      </w:r>
      <w:r w:rsidR="00A6188A" w:rsidRPr="00A6188A">
        <w:rPr>
          <w:noProof/>
          <w:lang w:val="en-CA"/>
        </w:rPr>
        <w:t>(Schowalter, Noriega, and Tscharntke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540122">
        <w:rPr>
          <w:lang w:val="en-CA"/>
        </w:rPr>
        <w:instrText>ADDIN CSL_CITATION {"citationItems":[{"id":"ITEM-1","itemData":{"DOI":"10.1126/science.1127863","ISSN":"00368075","PMID":"16857940","abstract":"Despite widespread concern about declines in pollination services, little is known about the patterns of change in most pollinator assemblages. By studying bee and hoverfly assemblages in Britain and the Netherlands, we found evidence of declines (pre- versus post-1980) in local bee diversity in both countries; however, divergent trends were observed in hoverflies. Depending on the assemblage and location, pollinator declines were most frequent in habitat and flower specialists, in univoltine species, and/or in nonmigrants. In conjunction with this evidence, outcrossing plant species that are reliant on the declining pollinators have themselves declined relative to other plant species. Taken together, these findings strongly suggest a causal connection between local extinctions of functionally linked plant and pollinator species.","author":[{"dropping-particle":"","family":"Biesmeijer","given":"J. C.","non-dropping-particle":"","parse-names":false,"suffix":""},{"dropping-particle":"","family":"Roberts","given":"S. P.M.","non-dropping-particle":"","parse-names":false,"suffix":""},{"dropping-particle":"","family":"Reemer","given":"M.","non-dropping-particle":"","parse-names":false,"suffix":""},{"dropping-particle":"","family":"Ohlemüller","given":"R.","non-dropping-particle":"","parse-names":false,"suffix":""},{"dropping-particle":"","family":"Edwards","given":"M.","non-dropping-particle":"","parse-names":false,"suffix":""},{"dropping-particle":"","family":"Peeters","given":"T.","non-dropping-particle":"","parse-names":false,"suffix":""},{"dropping-particle":"","family":"Schaffers","given":"A. P.","non-dropping-particle":"","parse-names":false,"suffix":""},{"dropping-particle":"","family":"Potts","given":"S. G.","non-dropping-particle":"","parse-names":false,"suffix":""},{"dropping-particle":"","family":"Kleukers","given":"R.","non-dropping-particle":"","parse-names":false,"suffix":""},{"dropping-particle":"","family":"Thomas","given":"C. D.","non-dropping-particle":"","parse-names":false,"suffix":""},{"dropping-particle":"","family":"Settele","given":"J.","non-dropping-particle":"","parse-names":false,"suffix":""},{"dropping-particle":"","family":"Kunin","given":"W. E.","non-dropping-particle":"","parse-names":false,"suffix":""}],"container-title":"Science","id":"ITEM-1","issue":"5785","issued":{"date-parts":[["2006"]]},"page":"351-354","title":"Parallel declines in pollinators and insect-pollinated plants in Britain and the Netherlands","type":"article-journal","volume":"313"},"uris":["http://www.mendeley.com/documents/?uuid=21b1455c-92d7-4a44-802f-82cd32c768ff"]},{"id":"ITEM-2","itemData":{"DOI":"10.1073/pnas.1517685113","ISSN":"10916490","PMID":"26699460","abstract":"Wild bees are highly valuable pollinators. Along with managed honey bees, they provide a critical ecosystem service by ensuring stable pollination to agriculture and wild plant communities. Increasing concern about the welfare of both wild and managed pollinators, however, has prompted recent calls for national evaluation and action. Here, for the first time to our knowledge, we assess the status and trends ofwild bees and their potential impacts on pollination services across the coterminous United States. We use a spatial habitat model, national land-cover data, and carefully quantified expert knowledge to estimate wild bee abundance and associated uncertainty. Between 2008 and 2013, modeled bee abundance declined across 23% of US land area. This decline was generally associated with conversion of natural habitats to row crops. We identify 139 counties where low bee abundances correspond to large areas of pollinator-dependent crops. These areas of mismatch between supply (wild bee abundance) and demand (cultivated area) for pollination comprise 39% of the pollinator-dependent crop area in the United States. Further, we find that the crops most highly dependent on pollinators tend to experience more severe mismatches between declining supply and increasing demand. These trends, should they continue, may increase costs for US farmers and may even destabilize crop production over time. National assessments such as this can help focus both scientific and political efforts to understand and sustain wild bees. As new information becomes available, repeated assessments can update findings, revise priorities, and track progress toward sustainable management of our nation's pollinators.","author":[{"dropping-particle":"","family":"Koh","given":"I.","non-dropping-particle":"","parse-names":false,"suffix":""},{"dropping-particle":"","family":"Lonsdorf","given":"E.","non-dropping-particle":"","parse-names":false,"suffix":""},{"dropping-particle":"","family":"Williams","given":"N.","non-dropping-particle":"","parse-names":false,"suffix":""},{"dropping-particle":"","family":"Brittain","given":"C.","non-dropping-particle":"","parse-names":false,"suffix":""},{"dropping-particle":"","family":"Isaacs","given":"R.","non-dropping-particle":"","parse-names":false,"suffix":""},{"dropping-particle":"","family":"Gibbs","given":"J.","non-dropping-particle":"","parse-names":false,"suffix":""},{"dropping-particle":"","family":"Ricketts","given":"T.","non-dropping-particle":"","parse-names":false,"suffix":""}],"container-title":"PNAS","id":"ITEM-2","issue":"1","issued":{"date-parts":[["2016"]]},"page":"140-145","title":"Modeling the status, trends, and impacts of wild bee abundance in the United States","type":"article-journal","volume":"113"},"uris":["http://www.mendeley.com/documents/?uuid=9d682db5-9279-49e5-bafa-6b2b4e9c43a6"]},{"id":"ITEM-3","itemData":{"DOI":"10.1016/J.BIOCON.2019.01.020","ISSN":"0006-3207","abstract":"Biodiversity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environments.","author":[{"dropping-particle":"","family":"Sánchez-Bayo","given":"Francisco","non-dropping-particle":"","parse-names":false,"suffix":""},{"dropping-particle":"","family":"Wyckhuys","given":"Kris A.G.","non-dropping-particle":"","parse-names":false,"suffix":""}],"container-title":"Biological Conservation","id":"ITEM-3","issued":{"date-parts":[["2019","4","1"]]},"page":"8-27","publisher":"Elsevier","title":"Worldwide decline of the entomofauna: A review of its drivers","type":"article-journal","volume":"232"},"uris":["http://www.mendeley.com/documents/?uuid=898a67a2-dca2-3178-bfc4-d54d0d1ac06b"]}],"mendeley":{"formattedCitation":"(Biesmeijer et al. 2006; Koh et al. 2016; Sánchez-Bayo and Wyckhuys 2019)","plainTextFormattedCitation":"(Biesmeijer et al. 2006; Koh et al. 2016; Sánchez-Bayo and Wyckhuys 2019)","previouslyFormattedCitation":"(Biesmeijer et al. 2006; Koh et al. 2016; Sánchez-Bayo and Wyckhuys 2019)"},"properties":{"noteIndex":0},"schema":"https://github.com/citation-style-language/schema/raw/master/csl-citation.json"}</w:instrText>
      </w:r>
      <w:r w:rsidR="00596D97">
        <w:rPr>
          <w:lang w:val="en-CA"/>
        </w:rPr>
        <w:fldChar w:fldCharType="separate"/>
      </w:r>
      <w:r w:rsidR="00596D97" w:rsidRPr="00596D97">
        <w:rPr>
          <w:noProof/>
          <w:lang w:val="en-CA"/>
        </w:rPr>
        <w:t>(Biesmeijer et al. 2006; Koh et al. 2016; Sánchez-Bayo and Wyckhuys 2019)</w:t>
      </w:r>
      <w:r w:rsidR="00596D97">
        <w:rPr>
          <w:lang w:val="en-CA"/>
        </w:rPr>
        <w:fldChar w:fldCharType="end"/>
      </w:r>
      <w:r>
        <w:rPr>
          <w:lang w:val="en-CA"/>
        </w:rPr>
        <w:t xml:space="preserve">. Evidence-based strategies for mitigating or reversing insect declines require a clear understanding of the environmental pressures that drive </w:t>
      </w:r>
      <w:r w:rsidR="004A79EE">
        <w:rPr>
          <w:lang w:val="en-CA"/>
        </w:rPr>
        <w:t>species</w:t>
      </w:r>
      <w:r>
        <w:rPr>
          <w:lang w:val="en-CA"/>
        </w:rPr>
        <w:t xml:space="preserve">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B17310">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p>
    <w:p w14:paraId="76CB12CD" w14:textId="1246E134" w:rsidR="007F396D" w:rsidRDefault="00A6188A" w:rsidP="000C4AB8">
      <w:pPr>
        <w:spacing w:line="480" w:lineRule="auto"/>
        <w:ind w:firstLine="720"/>
        <w:rPr>
          <w:lang w:val="en-CA"/>
        </w:rPr>
      </w:pPr>
      <w:r>
        <w:rPr>
          <w:lang w:val="en-CA"/>
        </w:rPr>
        <w:t>However</w:t>
      </w:r>
      <w:r w:rsidR="00AA6216">
        <w:rPr>
          <w:lang w:val="en-CA"/>
        </w:rPr>
        <w:t>,</w:t>
      </w:r>
      <w:r w:rsidR="00570871">
        <w:rPr>
          <w:lang w:val="en-CA"/>
        </w:rPr>
        <w:t xml:space="preserve"> </w:t>
      </w:r>
      <w:r w:rsidR="00B41B1E">
        <w:rPr>
          <w:lang w:val="en-CA"/>
        </w:rPr>
        <w:t xml:space="preserve">accurately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8768BD" w:rsidRPr="008768BD">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individual</w:t>
      </w:r>
      <w:r w:rsidR="00513F21">
        <w:rPr>
          <w:lang w:val="en-CA"/>
        </w:rPr>
        <w:t>s</w:t>
      </w:r>
      <w:r w:rsidR="00481C9E">
        <w:rPr>
          <w:lang w:val="en-CA"/>
        </w:rPr>
        <w:t xml:space="preserve"> </w:t>
      </w:r>
      <w:r w:rsidR="00857DFA">
        <w:rPr>
          <w:lang w:val="en-CA"/>
        </w:rPr>
        <w:fldChar w:fldCharType="begin" w:fldLock="1"/>
      </w:r>
      <w:r w:rsidR="00B17310">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540122">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w:t>
      </w:r>
      <w:r w:rsidR="001B7FB0">
        <w:rPr>
          <w:lang w:val="en-CA"/>
        </w:rPr>
        <w:lastRenderedPageBreak/>
        <w:t xml:space="preserve">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researchers </w:t>
      </w:r>
      <w:r w:rsidR="007F396D">
        <w:rPr>
          <w:lang w:val="en-CA"/>
        </w:rPr>
        <w:t>argue</w:t>
      </w:r>
      <w:r w:rsidR="00D33DAF">
        <w:rPr>
          <w:lang w:val="en-CA"/>
        </w:rPr>
        <w:t xml:space="preserve"> that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080D25">
        <w:rPr>
          <w:lang w:val="en-CA"/>
        </w:rPr>
        <w:t xml:space="preserve">can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D33DAF">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1C43EE">
        <w:rPr>
          <w:lang w:val="en-CA"/>
        </w:rPr>
        <w:t>potentia</w:t>
      </w:r>
      <w:r w:rsidR="004B72C9">
        <w:rPr>
          <w:lang w:val="en-CA"/>
        </w:rPr>
        <w:t>l</w:t>
      </w:r>
      <w:r w:rsidR="007F396D">
        <w:rPr>
          <w:lang w:val="en-CA"/>
        </w:rPr>
        <w:t xml:space="preserve"> </w:t>
      </w:r>
      <w:r w:rsidR="00481C9E">
        <w:rPr>
          <w:lang w:val="en-CA"/>
        </w:rPr>
        <w:t xml:space="preserve">effects </w:t>
      </w:r>
      <w:r w:rsidR="000C4AB8">
        <w:rPr>
          <w:lang w:val="en-CA"/>
        </w:rPr>
        <w:t xml:space="preserve">on insect detection </w:t>
      </w:r>
      <w:r w:rsidR="00080D25">
        <w:rPr>
          <w:lang w:val="en-CA"/>
        </w:rPr>
        <w:t xml:space="preserve">could </w:t>
      </w:r>
      <w:r w:rsidR="000C4AB8">
        <w:rPr>
          <w:lang w:val="en-CA"/>
        </w:rPr>
        <w:t xml:space="preserve">confound </w:t>
      </w:r>
      <w:r w:rsidR="00481C9E">
        <w:rPr>
          <w:lang w:val="en-CA"/>
        </w:rPr>
        <w:t>GLM estimates</w:t>
      </w:r>
      <w:r w:rsidR="000C4AB8">
        <w:rPr>
          <w:lang w:val="en-CA"/>
        </w:rPr>
        <w:t xml:space="preserve"> </w:t>
      </w:r>
      <w:r w:rsidR="007F396D" w:rsidRPr="000F0A14">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(Kery and Royle 2020)</w:t>
      </w:r>
      <w:r w:rsidR="007F396D" w:rsidRPr="000F0A14">
        <w:rPr>
          <w:lang w:val="en-CA"/>
        </w:rPr>
        <w:fldChar w:fldCharType="end"/>
      </w:r>
      <w:r w:rsidR="007F396D">
        <w:rPr>
          <w:lang w:val="en-CA"/>
        </w:rPr>
        <w:t>.</w:t>
      </w:r>
    </w:p>
    <w:p w14:paraId="3BEAD433" w14:textId="675F8E31" w:rsidR="00427370"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C04A47">
        <w:rPr>
          <w:lang w:val="en-CA"/>
        </w:rPr>
        <w:t xml:space="preserve"> the</w:t>
      </w:r>
      <w:r w:rsidR="00221A04">
        <w:rPr>
          <w:lang w:val="en-CA"/>
        </w:rPr>
        <w:t xml:space="preserve"> detection</w:t>
      </w:r>
      <w:r w:rsidR="004D47E3">
        <w:rPr>
          <w:lang w:val="en-CA"/>
        </w:rPr>
        <w:t xml:space="preserve"> rate</w:t>
      </w:r>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w:t>
      </w:r>
      <w:r w:rsidR="006051C9">
        <w:rPr>
          <w:lang w:val="en-CA"/>
        </w:rPr>
        <w:t xml:space="preserve"> Essentially, researchers </w:t>
      </w:r>
      <w:r w:rsidR="006051C9" w:rsidRPr="006051C9">
        <w:rPr>
          <w:lang w:val="en-CA"/>
        </w:rPr>
        <w:t xml:space="preserve">capture as many insects within a prescribed location and </w:t>
      </w:r>
      <w:r w:rsidR="00474CA8">
        <w:rPr>
          <w:lang w:val="en-CA"/>
        </w:rPr>
        <w:t xml:space="preserve">time </w:t>
      </w:r>
      <w:r w:rsidR="00474CA8" w:rsidRPr="006051C9">
        <w:rPr>
          <w:lang w:val="en-CA"/>
        </w:rPr>
        <w:t>period</w:t>
      </w:r>
      <w:r w:rsidR="006051C9" w:rsidRPr="006051C9">
        <w:rPr>
          <w:lang w:val="en-CA"/>
        </w:rPr>
        <w:t xml:space="preserve"> as possible</w:t>
      </w:r>
      <w:r w:rsidR="00092CA5">
        <w:rPr>
          <w:lang w:val="en-CA"/>
        </w:rPr>
        <w:t>. Researchers</w:t>
      </w:r>
      <w:r w:rsidR="006051C9" w:rsidRPr="006051C9">
        <w:rPr>
          <w:lang w:val="en-CA"/>
        </w:rPr>
        <w:t xml:space="preserve"> mark </w:t>
      </w:r>
      <w:r w:rsidR="00092CA5">
        <w:rPr>
          <w:lang w:val="en-CA"/>
        </w:rPr>
        <w:t xml:space="preserve">the 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then release them</w:t>
      </w:r>
      <w:r w:rsidR="006051C9" w:rsidRPr="006051C9">
        <w:rPr>
          <w:lang w:val="en-CA"/>
        </w:rPr>
        <w:t>.</w:t>
      </w:r>
      <w:r w:rsidR="00A149D8">
        <w:rPr>
          <w:lang w:val="en-CA"/>
        </w:rPr>
        <w:t xml:space="preserve"> A</w:t>
      </w:r>
      <w:r w:rsidR="00092CA5">
        <w:rPr>
          <w:lang w:val="en-CA"/>
        </w:rPr>
        <w:t>fter</w:t>
      </w:r>
      <w:r w:rsidR="006051C9" w:rsidRPr="006051C9">
        <w:rPr>
          <w:lang w:val="en-CA"/>
        </w:rPr>
        <w:t xml:space="preserve"> a set period </w:t>
      </w:r>
      <w:r w:rsidR="004E6F3C">
        <w:rPr>
          <w:lang w:val="en-CA"/>
        </w:rPr>
        <w:t xml:space="preserve">of </w:t>
      </w:r>
      <w:r w:rsidR="006051C9" w:rsidRPr="006051C9">
        <w:rPr>
          <w:lang w:val="en-CA"/>
        </w:rPr>
        <w:t xml:space="preserve">time, the research team returns, and </w:t>
      </w:r>
      <w:r w:rsidR="004E6F3C">
        <w:rPr>
          <w:lang w:val="en-CA"/>
        </w:rPr>
        <w:t>conducts</w:t>
      </w:r>
      <w:r w:rsidR="006051C9" w:rsidRPr="006051C9">
        <w:rPr>
          <w:lang w:val="en-CA"/>
        </w:rPr>
        <w:t xml:space="preserve"> </w:t>
      </w:r>
      <w:r w:rsidR="0072125D">
        <w:rPr>
          <w:lang w:val="en-CA"/>
        </w:rPr>
        <w:t>a</w:t>
      </w:r>
      <w:r w:rsidR="006051C9" w:rsidRPr="006051C9">
        <w:rPr>
          <w:lang w:val="en-CA"/>
        </w:rPr>
        <w:t xml:space="preserve"> recapture</w:t>
      </w:r>
      <w:r w:rsidR="004E6F3C">
        <w:rPr>
          <w:lang w:val="en-CA"/>
        </w:rPr>
        <w:t xml:space="preserve"> sample</w:t>
      </w:r>
      <w:r w:rsidR="006051C9" w:rsidRPr="006051C9">
        <w:rPr>
          <w:lang w:val="en-CA"/>
        </w:rPr>
        <w:t xml:space="preserve">, capturing as many </w:t>
      </w:r>
      <w:proofErr w:type="gramStart"/>
      <w:r w:rsidR="006051C9" w:rsidRPr="006051C9">
        <w:rPr>
          <w:lang w:val="en-CA"/>
        </w:rPr>
        <w:t>insects</w:t>
      </w:r>
      <w:proofErr w:type="gramEnd"/>
      <w:r w:rsidR="006051C9" w:rsidRPr="006051C9">
        <w:rPr>
          <w:lang w:val="en-CA"/>
        </w:rPr>
        <w:t xml:space="preserve"> again and noting how many </w:t>
      </w:r>
      <w:r w:rsidR="00474CA8">
        <w:rPr>
          <w:lang w:val="en-CA"/>
        </w:rPr>
        <w:t xml:space="preserve">individuals </w:t>
      </w:r>
      <w:r w:rsidR="006051C9" w:rsidRPr="006051C9">
        <w:rPr>
          <w:lang w:val="en-CA"/>
        </w:rPr>
        <w:t>are recapture</w:t>
      </w:r>
      <w:r w:rsidR="004E6F3C">
        <w:rPr>
          <w:lang w:val="en-CA"/>
        </w:rPr>
        <w:t>d</w:t>
      </w:r>
      <w:r w:rsidR="006051C9" w:rsidRPr="006051C9">
        <w:rPr>
          <w:lang w:val="en-CA"/>
        </w:rPr>
        <w:t xml:space="preserve"> relative to newly captured</w:t>
      </w:r>
      <w:r w:rsidR="006051C9">
        <w:rPr>
          <w:lang w:val="en-CA"/>
        </w:rPr>
        <w:t>.</w:t>
      </w:r>
      <w:r w:rsidR="00092CA5">
        <w:rPr>
          <w:lang w:val="en-CA"/>
        </w:rPr>
        <w:t xml:space="preserve"> </w:t>
      </w:r>
      <w:commentRangeStart w:id="2"/>
      <w:commentRangeStart w:id="3"/>
      <w:r w:rsidR="00092CA5">
        <w:rPr>
          <w:lang w:val="en-CA"/>
        </w:rPr>
        <w:t>Researchers can continue to repeat recapture surveys to gather additional information about insect detection rates</w:t>
      </w:r>
      <w:commentRangeEnd w:id="2"/>
      <w:r w:rsidR="009F2648">
        <w:rPr>
          <w:rStyle w:val="CommentReference"/>
        </w:rPr>
        <w:commentReference w:id="2"/>
      </w:r>
      <w:commentRangeEnd w:id="3"/>
      <w:r w:rsidR="00D54C63">
        <w:rPr>
          <w:rStyle w:val="CommentReference"/>
        </w:rPr>
        <w:commentReference w:id="3"/>
      </w:r>
      <w:r w:rsidR="00092CA5">
        <w:rPr>
          <w:lang w:val="en-CA"/>
        </w:rPr>
        <w:t>.</w:t>
      </w:r>
      <w:r>
        <w:rPr>
          <w:lang w:val="en-CA"/>
        </w:rPr>
        <w:t xml:space="preserve"> </w:t>
      </w:r>
      <w:r w:rsidR="00481C9E">
        <w:rPr>
          <w:lang w:val="en-CA"/>
        </w:rPr>
        <w:t>Researchers have used m</w:t>
      </w:r>
      <w:r>
        <w:rPr>
          <w:lang w:val="en-CA"/>
        </w:rPr>
        <w:t xml:space="preserve">ark-recapture methods for decades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D54C63">
        <w:rPr>
          <w:lang w:val="en-CA"/>
        </w:rPr>
        <w:t xml:space="preserve">While mark-recapture approaches were initially developed to estimate abundance, they have also been used to estimate survival rates, movement, and timing of species activity </w:t>
      </w:r>
      <w:r w:rsidR="00D54C63">
        <w:rPr>
          <w:lang w:val="en-CA"/>
        </w:rPr>
        <w:fldChar w:fldCharType="begin" w:fldLock="1"/>
      </w:r>
      <w:r w:rsidR="00CE37A5">
        <w:rPr>
          <w:lang w:val="en-CA"/>
        </w:rPr>
        <w:instrText>ADDIN CSL_CITATION {"citationItems":[{"id":"ITEM-1","itemData":{"DOI":"10.2307/2334149","ISSN":"00063444","abstract":"JSTOR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 Biometrika Trust is collaborating with JSTOR to digitize, preserve and extend access to Biometrika.","author":[{"dropping-particle":"","family":"Cormack","given":"R. M.","non-dropping-particle":"","parse-names":false,"suffix":""}],"container-title":"Biometrika","id":"ITEM-1","issue":"3/4","issued":{"date-parts":[["1964","12"]]},"page":"429","publisher":"JSTOR","title":"Estimates of Survival from the Sighting of Marked Animals","type":"article-journal","volume":"51"},"uris":["http://www.mendeley.com/documents/?uuid=76556d0e-310e-3127-a533-84ccac063d59"]},{"id":"ITEM-2","itemData":{"DOI":"10.1890/07-0443.1","ISSN":"1939-9170","PMID":"18409443","abstract":"Spatially referenced mark-recapture data are becoming increasingly available, but the analysis of such data has remained difficult for a variety of reasons. One of the fundamental problems is that it is difficult to disentangle inherent movement behavior from sampling artifacts. For example, in a typical study design, short distances are sampled more frequently than long distances. Here we present a modeling-based alternative that combines a diffusion-based process model with an observation model to infer the inherent movement behavior of the species from the data. The movement model is based on classifying the landscape into a number of habitat types, and assuming habitat-specific diffusion and mortality parameters, and habitat selection at edges between the habitat types. As the problem is computationally highly intensive, we provide software that implements adaptive Bayesian methods for effective sampling of the posterior distribution. We illustrate the modeling framework by analyzing individual mark-recapture data on the Glanville fritillary butterfly (Melitaea cinxia), and by comparing our results with earlier ones derived from the same data using a purely statistical approach. We use simulated data to perform an analysis of statistical power, examining how accuracy in parameter estimates depends on the amount of data and on the study design. Obtaining precise estimates for movement rates and habitat preferences turns out to be especially challenging, as these parameters can be highly correlated in the posterior density. We show that the parameter estimates can be considerably improved by alternative study designs, such as releasing some of the individuals into the unsuitable matrix, or spending part of the recapture effort in the matrix. © 2008 by the Ecological Society of America.","author":[{"dropping-particle":"","family":"Ovaskainen","given":"Otso","non-dropping-particle":"","parse-names":false,"suffix":""},{"dropping-particle":"","family":"Rekola","given":"Hanna","non-dropping-particle":"","parse-names":false,"suffix":""},{"dropping-particle":"","family":"Meyke","given":"Evgeniy","non-dropping-particle":"","parse-names":false,"suffix":""},{"dropping-particle":"","family":"Arjas","given":"Elja","non-dropping-particle":"","parse-names":false,"suffix":""}],"container-title":"Ecology","id":"ITEM-2","issue":"2","issued":{"date-parts":[["2008","2","1"]]},"page":"542-554","publisher":"John Wiley &amp; Sons, Ltd","title":"BAYESIAN METHODS FOR ANALYZING MOVEMENTS IN HETEROGENEOUS LANDSCAPES FROM MARK–RECAPTURE DATA","type":"article-journal","volume":"89"},"uris":["http://www.mendeley.com/documents/?uuid=a94b8b7f-ad4e-38f7-859c-0e0f76e3e87d"]},{"id":"ITEM-3","itemData":{"DOI":"10.1038/s41598-019-40508-7","ISSN":"2045-2322","PMID":"30846780","abstract":"Arctic and alpine environments present extreme, but different, challenges to survival. We therefore studied the ecological adaptation of the arctic-alpine fritillary Boloria napaea in northern Sweden and compared these results with the eastern Alps. Using mark-release-recapture, we analysed phenology, mobility, activity patterns, change in wing condition and nectar sources. The phenology showed no protandry, but a longer flight period of the females. Wing conditions revealed a linear decay being quicker in males than females. The mean flight distances were higher for males than females (143 vs 92</w:instrText>
      </w:r>
      <w:r w:rsidR="00CE37A5">
        <w:rPr>
          <w:rFonts w:ascii="Arial" w:hAnsi="Arial" w:cs="Arial"/>
          <w:lang w:val="en-CA"/>
        </w:rPr>
        <w:instrText> </w:instrText>
      </w:r>
      <w:r w:rsidR="00CE37A5">
        <w:rPr>
          <w:lang w:val="en-CA"/>
        </w:rPr>
        <w:instrText>m). In general, males were more flight active, while females invested more time in feeding and resting. The shortness of the flight period in the Arctic is apparently a particular adaptation to these harsh conditions, not even allowing protandry, and constraining all individuals to hatch during a short period. These conditions also forced the individuals to concentrate on flight and alimentation. In general, Arctic and Alpine populations of B. napaea show few differences, but the species seems to be even better adapted to the northern environments. Thus, the short temporal separation of these populations seems not to have been sufficient for a divergent adaptation in the southern mountains.","author":[{"dropping-particle":"","family":"Ehl","given":"Stefan","non-dropping-particle":"","parse-names":false,"suffix":""},{"dropping-particle":"","family":"Holzhauer","given":"Stephanie I.J.","non-dropping-particle":"","parse-names":false,"suffix":""},{"dropping-particle":"","family":"Ryrholm","given":"Nils","non-dropping-particle":"","parse-names":false,"suffix":""},{"dropping-particle":"","family":"Schmitt","given":"Thomas","non-dropping-particle":"","parse-names":false,"suffix":""}],"container-title":"Scientific Reports 2019 9:1","id":"ITEM-3","issue":"1","issued":{"date-parts":[["2019","3","7"]]},"page":"1-9","publisher":"Nature Publishing Group","title":"Phenology, mobility and behaviour of the arcto-alpine species Boloria napaea in its arctic habitat","type":"article-journal","volume":"9"},"uris":["http://www.mendeley.com/documents/?uuid=da97b5e7-932d-332b-9d8a-664f8fd8e357"]}],"mendeley":{"formattedCitation":"(Cormack 1964; Ovaskainen et al. 2008; Ehl et al. 2019)","plainTextFormattedCitation":"(Cormack 1964; Ovaskainen et al. 2008; Ehl et al. 2019)","previouslyFormattedCitation":"(Cormack 1964; Ovaskainen et al. 2008; Ehl et al. 2019)"},"properties":{"noteIndex":0},"schema":"https://github.com/citation-style-language/schema/raw/master/csl-citation.json"}</w:instrText>
      </w:r>
      <w:r w:rsidR="00D54C63">
        <w:rPr>
          <w:lang w:val="en-CA"/>
        </w:rPr>
        <w:fldChar w:fldCharType="separate"/>
      </w:r>
      <w:r w:rsidR="00D54C63" w:rsidRPr="00D54C63">
        <w:rPr>
          <w:noProof/>
          <w:lang w:val="en-CA"/>
        </w:rPr>
        <w:t>(Cormack 1964; Ovaskainen et al. 2008; Ehl et al. 2019)</w:t>
      </w:r>
      <w:r w:rsidR="00D54C63">
        <w:rPr>
          <w:lang w:val="en-CA"/>
        </w:rPr>
        <w:fldChar w:fldCharType="end"/>
      </w:r>
      <w:r w:rsidR="00D54C63">
        <w:rPr>
          <w:lang w:val="en-CA"/>
        </w:rPr>
        <w:t xml:space="preserve">. </w:t>
      </w:r>
      <w:r w:rsidR="001559FC">
        <w:rPr>
          <w:lang w:val="en-CA"/>
        </w:rPr>
        <w:t>Building on classic mark-recapture</w:t>
      </w:r>
      <w:r w:rsidR="003773C0">
        <w:rPr>
          <w:lang w:val="en-CA"/>
        </w:rPr>
        <w:t xml:space="preserve"> </w:t>
      </w:r>
      <w:r w:rsidR="00E97454">
        <w:rPr>
          <w:lang w:val="en-CA"/>
        </w:rPr>
        <w:t>approaches</w:t>
      </w:r>
      <w:r w:rsidR="00D54C63">
        <w:rPr>
          <w:lang w:val="en-CA"/>
        </w:rPr>
        <w:t xml:space="preserve"> for estimating abundance</w:t>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xml:space="preserve">, treating site-specific detection histories as the outcome of a stochastic process that is informed by the data </w:t>
      </w:r>
      <w:r w:rsidR="00665DB9">
        <w:rPr>
          <w:lang w:val="en-CA"/>
        </w:rPr>
        <w:lastRenderedPageBreak/>
        <w:t>obtained from all sites</w:t>
      </w:r>
      <w:r w:rsidR="00D54C63">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D54C63">
        <w:rPr>
          <w:lang w:val="en-CA"/>
        </w:rPr>
        <w:t xml:space="preserve"> </w:t>
      </w:r>
      <w:r w:rsidR="00665DB9">
        <w:rPr>
          <w:lang w:val="en-CA"/>
        </w:rPr>
        <w:t>T</w:t>
      </w:r>
      <w:r w:rsidR="00D54C63">
        <w:rPr>
          <w:lang w:val="en-CA"/>
        </w:rPr>
        <w:t xml:space="preserve">his approach also allows researchers to </w:t>
      </w:r>
      <w:r w:rsidR="00665DB9">
        <w:rPr>
          <w:lang w:val="en-CA"/>
        </w:rPr>
        <w:t>estimate</w:t>
      </w:r>
      <w:r w:rsidR="00D54C63">
        <w:rPr>
          <w:lang w:val="en-CA"/>
        </w:rPr>
        <w:t xml:space="preserve"> detection and abundance for sites with low or no recaptures, which is not possible </w:t>
      </w:r>
      <w:r w:rsidR="00CE649E">
        <w:rPr>
          <w:lang w:val="en-CA"/>
        </w:rPr>
        <w:t>using</w:t>
      </w:r>
      <w:r w:rsidR="00D54C63">
        <w:rPr>
          <w:lang w:val="en-CA"/>
        </w:rPr>
        <w:t xml:space="preserve"> classic mark-recapture</w:t>
      </w:r>
      <w:r w:rsidR="00665DB9">
        <w:rPr>
          <w:lang w:val="en-CA"/>
        </w:rPr>
        <w:t xml:space="preserve"> models</w:t>
      </w:r>
      <w:r w:rsidR="00D54C63">
        <w:rPr>
          <w:lang w:val="en-CA"/>
        </w:rPr>
        <w:t xml:space="preserve">. </w:t>
      </w:r>
      <w:commentRangeStart w:id="4"/>
      <w:commentRangeStart w:id="5"/>
      <w:r w:rsidR="00D74154">
        <w:rPr>
          <w:lang w:val="en-CA"/>
        </w:rPr>
        <w:t xml:space="preserve">Compared to classic mark-recapture, </w:t>
      </w:r>
      <w:r w:rsidR="00D54C63">
        <w:rPr>
          <w:lang w:val="en-CA"/>
        </w:rPr>
        <w:t>sharing information about recapture rates across sites</w:t>
      </w:r>
      <w:r w:rsidR="00665DB9">
        <w:rPr>
          <w:lang w:val="en-CA"/>
        </w:rPr>
        <w:t xml:space="preserve"> can</w:t>
      </w:r>
      <w:r w:rsidR="00D54C63">
        <w:rPr>
          <w:lang w:val="en-CA"/>
        </w:rPr>
        <w:t xml:space="preserve"> also </w:t>
      </w:r>
      <w:r w:rsidR="00665DB9">
        <w:rPr>
          <w:lang w:val="en-CA"/>
        </w:rPr>
        <w:t>increase</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commentRangeEnd w:id="4"/>
      <w:r w:rsidR="00CC564E">
        <w:rPr>
          <w:rStyle w:val="CommentReference"/>
        </w:rPr>
        <w:commentReference w:id="4"/>
      </w:r>
      <w:commentRangeEnd w:id="5"/>
      <w:r w:rsidR="00D54C63">
        <w:rPr>
          <w:rStyle w:val="CommentReference"/>
        </w:rPr>
        <w:commentReference w:id="5"/>
      </w:r>
      <w:r w:rsidR="00D54C63">
        <w:rPr>
          <w:lang w:val="en-CA"/>
        </w:rPr>
        <w:t>In addition, this approach allows researchers</w:t>
      </w:r>
      <w:r w:rsidR="004D47E3">
        <w:rPr>
          <w:lang w:val="en-CA"/>
        </w:rPr>
        <w:t xml:space="preserve"> </w:t>
      </w:r>
      <w:r w:rsidR="00D54C63">
        <w:rPr>
          <w:lang w:val="en-CA"/>
        </w:rPr>
        <w:t>to directly estimate</w:t>
      </w:r>
      <w:r w:rsidR="00D74154">
        <w:rPr>
          <w:lang w:val="en-CA"/>
        </w:rPr>
        <w:t xml:space="preserve"> </w:t>
      </w:r>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Further, these models can be extended to estimate detection and abundance for communities of species simultaneously, rather than for single species independently</w:t>
      </w:r>
      <w:r w:rsidR="000C4AB8">
        <w:rPr>
          <w:lang w:val="en-CA"/>
        </w:rPr>
        <w:t xml:space="preserve">. </w:t>
      </w:r>
      <w:proofErr w:type="spellStart"/>
      <w:r w:rsidR="00B41B1E">
        <w:rPr>
          <w:lang w:val="en-CA"/>
        </w:rPr>
        <w:t>Mult</w:t>
      </w:r>
      <w:r w:rsidR="004D47E3">
        <w:rPr>
          <w:lang w:val="en-CA"/>
        </w:rPr>
        <w:t>i</w:t>
      </w:r>
      <w:r w:rsidR="00B41B1E">
        <w:rPr>
          <w:lang w:val="en-CA"/>
        </w:rPr>
        <w:t>mix</w:t>
      </w:r>
      <w:proofErr w:type="spellEnd"/>
      <w:r w:rsidR="00B41B1E">
        <w:rPr>
          <w:lang w:val="en-CA"/>
        </w:rPr>
        <w:t xml:space="preserve"> </w:t>
      </w:r>
      <w:r w:rsidR="00A20EC5">
        <w:rPr>
          <w:lang w:val="en-CA"/>
        </w:rPr>
        <w:t>mark-recapture approaches</w:t>
      </w:r>
      <w:r w:rsidR="00B41B1E">
        <w:rPr>
          <w:lang w:val="en-CA"/>
        </w:rPr>
        <w:t xml:space="preserve"> are increasingly popular for studies of </w:t>
      </w:r>
      <w:r w:rsidR="00D74154">
        <w:rPr>
          <w:lang w:val="en-CA"/>
        </w:rPr>
        <w:t xml:space="preserve">birds and other vertebrates,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w:t>
      </w:r>
      <w:r w:rsidR="00481C9E">
        <w:rPr>
          <w:lang w:val="en-CA"/>
        </w:rPr>
        <w:t xml:space="preserve">studies of </w:t>
      </w:r>
      <w:r w:rsidR="00D74154">
        <w:rPr>
          <w:lang w:val="en-CA"/>
        </w:rPr>
        <w:t>insect</w:t>
      </w:r>
      <w:r w:rsidR="00481C9E">
        <w:rPr>
          <w:lang w:val="en-CA"/>
        </w:rPr>
        <w:t>s</w:t>
      </w:r>
      <w:r w:rsidR="000A4FC1">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4D47E3">
        <w:rPr>
          <w:lang w:val="en-CA"/>
        </w:rPr>
        <w:t xml:space="preserve"> </w:t>
      </w:r>
    </w:p>
    <w:p w14:paraId="6180EDCD" w14:textId="230C2D48" w:rsidR="00C745EA" w:rsidRDefault="00A20EC5" w:rsidP="00C745EA">
      <w:pPr>
        <w:spacing w:line="480" w:lineRule="auto"/>
        <w:ind w:firstLine="720"/>
        <w:rPr>
          <w:lang w:val="en-CA"/>
        </w:rPr>
      </w:pPr>
      <w:commentRangeStart w:id="6"/>
      <w:commentRangeStart w:id="7"/>
      <w:commentRangeStart w:id="8"/>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Pr>
          <w:lang w:val="en-CA"/>
        </w:rPr>
        <w:t xml:space="preserve"> limitations</w:t>
      </w:r>
      <w:r w:rsidR="0072125D">
        <w:rPr>
          <w:lang w:val="en-CA"/>
        </w:rPr>
        <w:t xml:space="preserve"> </w:t>
      </w:r>
      <w:r w:rsidR="0072125D">
        <w:rPr>
          <w:lang w:val="en-CA"/>
        </w:rPr>
        <w:fldChar w:fldCharType="begin" w:fldLock="1"/>
      </w:r>
      <w:r w:rsidR="00D54C63">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72125D">
        <w:rPr>
          <w:lang w:val="en-CA"/>
        </w:rPr>
        <w:fldChar w:fldCharType="separate"/>
      </w:r>
      <w:r w:rsidR="0072125D" w:rsidRPr="0072125D">
        <w:rPr>
          <w:noProof/>
          <w:lang w:val="en-CA"/>
        </w:rPr>
        <w:t>(Taron and Ries 2015)</w:t>
      </w:r>
      <w:r w:rsidR="0072125D">
        <w:rPr>
          <w:lang w:val="en-CA"/>
        </w:rPr>
        <w:fldChar w:fldCharType="end"/>
      </w:r>
      <w:r w:rsidR="004D47E3">
        <w:rPr>
          <w:lang w:val="en-CA"/>
        </w:rPr>
        <w:t xml:space="preserve">. </w:t>
      </w:r>
      <w:commentRangeEnd w:id="6"/>
      <w:r w:rsidR="00521609">
        <w:rPr>
          <w:rStyle w:val="CommentReference"/>
        </w:rPr>
        <w:commentReference w:id="6"/>
      </w:r>
      <w:commentRangeEnd w:id="7"/>
      <w:r w:rsidR="003D22C6">
        <w:rPr>
          <w:rStyle w:val="CommentReference"/>
        </w:rPr>
        <w:commentReference w:id="7"/>
      </w:r>
      <w:commentRangeEnd w:id="8"/>
      <w:r w:rsidR="008A01E5">
        <w:rPr>
          <w:rStyle w:val="CommentReference"/>
        </w:rPr>
        <w:commentReference w:id="8"/>
      </w:r>
      <w:r w:rsidR="004D47E3">
        <w:rPr>
          <w:lang w:val="en-CA"/>
        </w:rPr>
        <w:t xml:space="preserve">In particular, mark-recapture data can be difficult and time consuming to collect </w:t>
      </w:r>
      <w:r w:rsidR="004D47E3">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Additionally, placing marks could damage or harm insects</w:t>
      </w:r>
      <w:r w:rsidR="00226C9F">
        <w:rPr>
          <w:lang w:val="en-CA"/>
        </w:rPr>
        <w:t xml:space="preserve"> </w:t>
      </w:r>
      <w:r w:rsidR="00A432E4">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data </w:t>
      </w:r>
      <w:r w:rsidR="00481C9E">
        <w:rPr>
          <w:lang w:val="en-CA"/>
        </w:rPr>
        <w:t>can require custom-tailored code and large computational resources</w:t>
      </w:r>
      <w:r w:rsidR="00C745EA">
        <w:rPr>
          <w:lang w:val="en-CA"/>
        </w:rPr>
        <w:t xml:space="preserve"> </w:t>
      </w:r>
      <w:r w:rsidR="00C745EA">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C745EA">
        <w:rPr>
          <w:lang w:val="en-CA"/>
        </w:rPr>
        <w:fldChar w:fldCharType="separate"/>
      </w:r>
      <w:r w:rsidR="004142EE" w:rsidRPr="004142EE">
        <w:rPr>
          <w:noProof/>
          <w:lang w:val="en-CA"/>
        </w:rPr>
        <w:t>(Kery and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have clarity about</w:t>
      </w:r>
      <w:r w:rsidR="00A61E63">
        <w:rPr>
          <w:lang w:val="en-CA"/>
        </w:rPr>
        <w:t xml:space="preserve"> when </w:t>
      </w:r>
      <w:r w:rsidR="004B72C9">
        <w:rPr>
          <w:lang w:val="en-CA"/>
        </w:rPr>
        <w:t>using this</w:t>
      </w:r>
      <w:r w:rsidR="00A61E63">
        <w:rPr>
          <w:lang w:val="en-CA"/>
        </w:rPr>
        <w:t xml:space="preserve"> laborious method will be worthwhile. </w:t>
      </w:r>
    </w:p>
    <w:p w14:paraId="73199678" w14:textId="48A00527"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0A4FC1">
        <w:rPr>
          <w:lang w:val="en-CA"/>
        </w:rPr>
        <w:t>provide</w:t>
      </w:r>
      <w:r>
        <w:rPr>
          <w:lang w:val="en-CA"/>
        </w:rPr>
        <w:t xml:space="preserve"> </w:t>
      </w:r>
      <w:r w:rsidR="000A4FC1">
        <w:rPr>
          <w:lang w:val="en-CA"/>
        </w:rPr>
        <w:t xml:space="preserve">a second </w:t>
      </w:r>
      <w:r>
        <w:rPr>
          <w:lang w:val="en-CA"/>
        </w:rPr>
        <w:t xml:space="preserve">alternative </w:t>
      </w:r>
      <w:r w:rsidR="000A4FC1">
        <w:rPr>
          <w:lang w:val="en-CA"/>
        </w:rPr>
        <w:t xml:space="preserve">approach </w:t>
      </w:r>
      <w:r>
        <w:rPr>
          <w:lang w:val="en-CA"/>
        </w:rPr>
        <w:t>that also accounts for imperfect detection.</w:t>
      </w:r>
      <w:r w:rsidR="00E97454">
        <w:rPr>
          <w:lang w:val="en-CA"/>
        </w:rPr>
        <w:t xml:space="preserve"> Like </w:t>
      </w:r>
      <w:proofErr w:type="spellStart"/>
      <w:r w:rsidR="00E97454">
        <w:rPr>
          <w:lang w:val="en-CA"/>
        </w:rPr>
        <w:t>multimix</w:t>
      </w:r>
      <w:proofErr w:type="spellEnd"/>
      <w:r w:rsidR="00E97454">
        <w:rPr>
          <w:lang w:val="en-CA"/>
        </w:rPr>
        <w:t xml:space="preserve"> models for mark-recapture data,</w:t>
      </w:r>
      <w:r>
        <w:rPr>
          <w:lang w:val="en-CA"/>
        </w:rPr>
        <w:t xml:space="preserve"> </w:t>
      </w:r>
      <w:proofErr w:type="spellStart"/>
      <w:r w:rsidR="00E97454">
        <w:rPr>
          <w:lang w:val="en-CA"/>
        </w:rPr>
        <w:t>binmix</w:t>
      </w:r>
      <w:proofErr w:type="spellEnd"/>
      <w:r w:rsidR="00E97454">
        <w:rPr>
          <w:lang w:val="en-CA"/>
        </w:rPr>
        <w:t xml:space="preserve"> models </w:t>
      </w:r>
      <w:r w:rsidR="00FE7C05">
        <w:rPr>
          <w:lang w:val="en-CA"/>
        </w:rPr>
        <w:t xml:space="preserve">tend to be less </w:t>
      </w:r>
      <w:r w:rsidR="00E97454">
        <w:rPr>
          <w:lang w:val="en-CA"/>
        </w:rPr>
        <w:t xml:space="preserve">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 xml:space="preserve">computational resources </w:t>
      </w:r>
      <w:r w:rsidR="00481C9E">
        <w:rPr>
          <w:lang w:val="en-CA"/>
        </w:rPr>
        <w:t>and</w:t>
      </w:r>
      <w:r w:rsidR="00E97454">
        <w:rPr>
          <w:lang w:val="en-CA"/>
        </w:rPr>
        <w:t xml:space="preserve"> </w:t>
      </w:r>
      <w:r w:rsidR="00690360">
        <w:rPr>
          <w:lang w:val="en-CA"/>
        </w:rPr>
        <w:t xml:space="preserve">coding </w:t>
      </w:r>
      <w:r w:rsidR="008E3C0E">
        <w:rPr>
          <w:lang w:val="en-CA"/>
        </w:rPr>
        <w:t>skills</w:t>
      </w:r>
      <w:r w:rsidR="00E97454">
        <w:rPr>
          <w:lang w:val="en-CA"/>
        </w:rPr>
        <w:t xml:space="preserve">. However, </w:t>
      </w:r>
      <w:proofErr w:type="spellStart"/>
      <w:r w:rsidR="00E97454">
        <w:rPr>
          <w:lang w:val="en-CA"/>
        </w:rPr>
        <w:t>b</w:t>
      </w:r>
      <w:r>
        <w:rPr>
          <w:lang w:val="en-CA"/>
        </w:rPr>
        <w:t>inmix</w:t>
      </w:r>
      <w:proofErr w:type="spellEnd"/>
      <w:r>
        <w:rPr>
          <w:lang w:val="en-CA"/>
        </w:rPr>
        <w:t xml:space="preserve">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w:t>
      </w:r>
      <w:proofErr w:type="spellStart"/>
      <w:r w:rsidR="00226C9F">
        <w:rPr>
          <w:lang w:val="en-CA"/>
        </w:rPr>
        <w:t>multimix</w:t>
      </w:r>
      <w:proofErr w:type="spellEnd"/>
      <w:r w:rsidR="00226C9F">
        <w:rPr>
          <w:lang w:val="en-CA"/>
        </w:rPr>
        <w:t xml:space="preserve"> mark-recapture </w:t>
      </w:r>
      <w:r w:rsidR="00690360">
        <w:rPr>
          <w:lang w:val="en-CA"/>
        </w:rPr>
        <w:t xml:space="preserve">models </w:t>
      </w:r>
      <w:r>
        <w:rPr>
          <w:lang w:val="en-CA"/>
        </w:rPr>
        <w:t xml:space="preserve">because they can be applied to the </w:t>
      </w:r>
      <w:r w:rsidR="008E3C0E">
        <w:rPr>
          <w:lang w:val="en-CA"/>
        </w:rPr>
        <w:t xml:space="preserve">same </w:t>
      </w:r>
      <w:r>
        <w:rPr>
          <w:lang w:val="en-CA"/>
        </w:rPr>
        <w:t>count data used for GLMs</w:t>
      </w:r>
      <w:r w:rsidR="00092CA5">
        <w:rPr>
          <w:lang w:val="en-CA"/>
        </w:rPr>
        <w:t xml:space="preserve">, provided that counts are repeated for </w:t>
      </w:r>
      <w:r w:rsidR="00412BFC">
        <w:rPr>
          <w:lang w:val="en-CA"/>
        </w:rPr>
        <w:t xml:space="preserve">at least </w:t>
      </w:r>
      <w:r w:rsidR="00092CA5">
        <w:rPr>
          <w:lang w:val="en-CA"/>
        </w:rPr>
        <w:t xml:space="preserve">some sites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models","type":"article-journal","volume":"15"},"uris":["http://www.mendeley.com/documents/?uuid=b82c9be2-4b83-3843-9c13-9b3877f1a8bb"]}],"mendeley":{"formattedCitation":"(Royle 2004; Madsen and Royle 2023)","manualFormatting":"(Royle 2004; Madsen and Royle 2023)","plainTextFormattedCitation":"(Royle 2004; Madsen and Royle 2023)","previouslyFormattedCitation":"(Royle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(Royle 2004; Madsen and Royle 2023)</w:t>
      </w:r>
      <w:r w:rsidR="00EE319C">
        <w:rPr>
          <w:lang w:val="en-CA"/>
        </w:rPr>
        <w:fldChar w:fldCharType="end"/>
      </w:r>
      <w:r w:rsidR="00690360">
        <w:rPr>
          <w:lang w:val="en-CA"/>
        </w:rPr>
        <w:t xml:space="preserve">. </w:t>
      </w:r>
      <w:r w:rsidR="001C43EE">
        <w:rPr>
          <w:lang w:val="en-CA"/>
        </w:rPr>
        <w:t>T</w:t>
      </w:r>
      <w:r w:rsidR="00B943FE">
        <w:rPr>
          <w:lang w:val="en-CA"/>
        </w:rPr>
        <w:t>his means that</w:t>
      </w:r>
      <w:r w:rsidR="001C43EE">
        <w:rPr>
          <w:lang w:val="en-CA"/>
        </w:rPr>
        <w:t xml:space="preserve"> </w:t>
      </w:r>
      <w:proofErr w:type="spellStart"/>
      <w:r w:rsidR="001C43EE">
        <w:rPr>
          <w:lang w:val="en-CA"/>
        </w:rPr>
        <w:t>binmix</w:t>
      </w:r>
      <w:proofErr w:type="spellEnd"/>
      <w:r w:rsidR="001C43EE">
        <w:rPr>
          <w:lang w:val="en-CA"/>
        </w:rPr>
        <w:t xml:space="preserve"> models might provide </w:t>
      </w:r>
      <w:r w:rsidR="005D1A9C">
        <w:rPr>
          <w:lang w:val="en-CA"/>
        </w:rPr>
        <w:t>unbiased</w:t>
      </w:r>
      <w:r w:rsidR="001C43EE">
        <w:rPr>
          <w:lang w:val="en-CA"/>
        </w:rPr>
        <w:t xml:space="preserve"> estimates of abundance drivers without requiring the laborious effort of marking individual insects. </w:t>
      </w:r>
      <w:proofErr w:type="spellStart"/>
      <w:r>
        <w:rPr>
          <w:lang w:val="en-CA"/>
        </w:rPr>
        <w:t>Binmix</w:t>
      </w:r>
      <w:proofErr w:type="spellEnd"/>
      <w:r>
        <w:rPr>
          <w:lang w:val="en-CA"/>
        </w:rPr>
        <w:t xml:space="preserve"> models </w:t>
      </w:r>
      <w:r w:rsidR="000C4AB8">
        <w:rPr>
          <w:lang w:val="en-CA"/>
        </w:rPr>
        <w:t xml:space="preserve">account for </w:t>
      </w:r>
      <w:r w:rsidR="000C4AB8">
        <w:rPr>
          <w:lang w:val="en-CA"/>
        </w:rPr>
        <w:lastRenderedPageBreak/>
        <w:t>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B17310">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xml:space="preserve">. </w:t>
      </w:r>
      <w:r w:rsidR="00020649">
        <w:rPr>
          <w:lang w:val="en-CA"/>
        </w:rPr>
        <w:t>Recently</w:t>
      </w:r>
      <w:r w:rsidR="009009D3">
        <w:rPr>
          <w:lang w:val="en-CA"/>
        </w:rPr>
        <w:t xml:space="preserve">, </w:t>
      </w:r>
      <w:r w:rsidR="00412BFC">
        <w:rPr>
          <w:lang w:val="en-CA"/>
        </w:rPr>
        <w:t>researchers</w:t>
      </w:r>
      <w:r w:rsidR="00690360">
        <w:rPr>
          <w:lang w:val="en-CA"/>
        </w:rPr>
        <w:t xml:space="preserve"> have</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713B5653" w:rsidR="00AD43F8" w:rsidRDefault="006D752E" w:rsidP="00B97F30">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432E4">
        <w:rPr>
          <w:lang w:val="en-CA"/>
        </w:rPr>
        <w:t xml:space="preserve"> </w:t>
      </w:r>
      <w:r w:rsidR="00A432E4">
        <w:rPr>
          <w:lang w:val="en-CA"/>
        </w:rPr>
        <w:fldChar w:fldCharType="begin" w:fldLock="1"/>
      </w:r>
      <w:r w:rsidR="00B17310">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r w:rsidR="00DA046D">
        <w:rPr>
          <w:lang w:val="en-CA"/>
        </w:rPr>
        <w:t xml:space="preserve">Both </w:t>
      </w:r>
      <w:proofErr w:type="spellStart"/>
      <w:r w:rsidR="004B72C9">
        <w:rPr>
          <w:lang w:val="en-CA"/>
        </w:rPr>
        <w:t>b</w:t>
      </w:r>
      <w:r w:rsidR="00133AA8">
        <w:rPr>
          <w:lang w:val="en-CA"/>
        </w:rPr>
        <w:t>inmix</w:t>
      </w:r>
      <w:proofErr w:type="spellEnd"/>
      <w:r w:rsidR="00133AA8">
        <w:rPr>
          <w:lang w:val="en-CA"/>
        </w:rPr>
        <w:t xml:space="preserve"> </w:t>
      </w:r>
      <w:r w:rsidR="00DA046D">
        <w:rPr>
          <w:lang w:val="en-CA"/>
        </w:rPr>
        <w:t xml:space="preserve">and </w:t>
      </w:r>
      <w:proofErr w:type="spellStart"/>
      <w:r w:rsidR="00DA046D">
        <w:rPr>
          <w:lang w:val="en-CA"/>
        </w:rPr>
        <w:t>multimix</w:t>
      </w:r>
      <w:proofErr w:type="spellEnd"/>
      <w:r w:rsidR="00DA046D">
        <w:rPr>
          <w:lang w:val="en-CA"/>
        </w:rPr>
        <w:t xml:space="preserve">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4B72C9">
        <w:rPr>
          <w:lang w:val="en-CA"/>
        </w:rPr>
        <w:t>s</w:t>
      </w:r>
      <w:r w:rsidR="00F46D1C">
        <w:rPr>
          <w:lang w:val="en-CA"/>
        </w:rPr>
        <w:t xml:space="preserve"> do not change across repeat survey events</w:t>
      </w:r>
      <w:r w:rsidR="004F0218">
        <w:rPr>
          <w:lang w:val="en-CA"/>
        </w:rPr>
        <w:t xml:space="preserve">. </w:t>
      </w:r>
      <w:r w:rsidR="00133AA8">
        <w:rPr>
          <w:lang w:val="en-CA"/>
        </w:rPr>
        <w:t xml:space="preserve">Births and deaths or immigration and emigration from sites </w:t>
      </w:r>
      <w:r w:rsidR="004F0218">
        <w:rPr>
          <w:lang w:val="en-CA"/>
        </w:rPr>
        <w:t xml:space="preserve">within the window of repeated surveys </w:t>
      </w:r>
      <w:r w:rsidR="00133AA8">
        <w:rPr>
          <w:lang w:val="en-CA"/>
        </w:rPr>
        <w:t>violate</w:t>
      </w:r>
      <w:r w:rsidR="0072201B">
        <w:rPr>
          <w:lang w:val="en-CA"/>
        </w:rPr>
        <w:t>s</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72201B">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models","type":"book"},"uris":["http://www.mendeley.com/documents/?uuid=91016cbe-0b9b-497a-b808-658738883c67"]}],"mendeley":{"formattedCitation":"(Link et al. 2018; Kery and Royle 2020)","plainTextFormattedCitation":"(Link et al. 2018; Kery and Royle 2020)","previouslyFormattedCitation":"(Link et al. 2018; Kery and Royle 2020)"},"properties":{"noteIndex":0},"schema":"https://github.com/citation-style-language/schema/raw/master/csl-citation.json"}</w:instrText>
      </w:r>
      <w:r w:rsidR="00B91F9A">
        <w:rPr>
          <w:lang w:val="en-CA"/>
        </w:rPr>
        <w:fldChar w:fldCharType="separate"/>
      </w:r>
      <w:r w:rsidR="004F0218" w:rsidRPr="004F0218">
        <w:rPr>
          <w:noProof/>
          <w:lang w:val="en-CA"/>
        </w:rPr>
        <w:t>(Link et al. 2018; Kery and Royle 2020)</w:t>
      </w:r>
      <w:r w:rsidR="00B91F9A">
        <w:rPr>
          <w:lang w:val="en-CA"/>
        </w:rPr>
        <w:fldChar w:fldCharType="end"/>
      </w:r>
      <w:r w:rsidR="001C43EE" w:rsidRPr="00AD43F8">
        <w:rPr>
          <w:lang w:val="en-CA"/>
        </w:rPr>
        <w:t>.</w:t>
      </w:r>
      <w:r w:rsidR="004F0218">
        <w:rPr>
          <w:lang w:val="en-CA"/>
        </w:rPr>
        <w:t xml:space="preserve"> For many ecological systems,</w:t>
      </w:r>
      <w:r w:rsidR="00001346">
        <w:rPr>
          <w:lang w:val="en-CA"/>
        </w:rPr>
        <w:t xml:space="preserve"> especially those where sites do not have discrete borders that completely prohibit movement,</w:t>
      </w:r>
      <w:r w:rsidR="004F0218">
        <w:rPr>
          <w:lang w:val="en-CA"/>
        </w:rPr>
        <w:t xml:space="preserve"> it is unlikely that population closure assumptions are </w:t>
      </w:r>
      <w:r w:rsidR="00001346">
        <w:rPr>
          <w:lang w:val="en-CA"/>
        </w:rPr>
        <w:t xml:space="preserve">completely </w:t>
      </w:r>
      <w:r w:rsidR="004F0218">
        <w:rPr>
          <w:lang w:val="en-CA"/>
        </w:rPr>
        <w:t xml:space="preserve">maintained. Given potential for closure violations, </w:t>
      </w:r>
      <w:r w:rsidR="0027394A">
        <w:rPr>
          <w:lang w:val="en-CA"/>
        </w:rPr>
        <w:t>rather</w:t>
      </w:r>
      <w:r w:rsidR="0072201B">
        <w:rPr>
          <w:lang w:val="en-CA"/>
        </w:rPr>
        <w:t xml:space="preserve"> than</w:t>
      </w:r>
      <w:r w:rsidR="0027394A">
        <w:rPr>
          <w:lang w:val="en-CA"/>
        </w:rPr>
        <w:t xml:space="preserve"> </w:t>
      </w:r>
      <w:r w:rsidR="0072201B">
        <w:rPr>
          <w:lang w:val="en-CA"/>
        </w:rPr>
        <w:t>considering</w:t>
      </w:r>
      <w:r w:rsidR="0027394A">
        <w:rPr>
          <w:lang w:val="en-CA"/>
        </w:rPr>
        <w:t xml:space="preserve"> estimates of abundance as the number of individuals contained within a sampling area during a sampling window, </w:t>
      </w:r>
      <w:r w:rsidR="004F0218">
        <w:rPr>
          <w:lang w:val="en-CA"/>
        </w:rPr>
        <w:t>some researchers may reinterpret estimates for abundance as estimates of the number of individuals that spend some portion of time within the sampling area during the window of repeated sampling events</w:t>
      </w:r>
      <w:r w:rsidR="00D06AEE">
        <w:rPr>
          <w:lang w:val="en-CA"/>
        </w:rPr>
        <w:t xml:space="preserve">, i.e., </w:t>
      </w:r>
      <w:r w:rsidR="0016493D">
        <w:rPr>
          <w:lang w:val="en-CA"/>
        </w:rPr>
        <w:t>a “superpopulation” consisting of the total number of</w:t>
      </w:r>
      <w:r w:rsidR="00D06AEE">
        <w:rPr>
          <w:lang w:val="en-CA"/>
        </w:rPr>
        <w:t xml:space="preserve"> individuals that have some distributional overlap with the site</w:t>
      </w:r>
      <w:r w:rsidR="0072201B">
        <w:rPr>
          <w:lang w:val="en-CA"/>
        </w:rPr>
        <w:t xml:space="preserve"> </w:t>
      </w:r>
      <w:r w:rsidR="0072201B">
        <w:rPr>
          <w:lang w:val="en-CA"/>
        </w:rPr>
        <w:fldChar w:fldCharType="begin" w:fldLock="1"/>
      </w:r>
      <w:r w:rsidR="00B97F3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72201B">
        <w:rPr>
          <w:lang w:val="en-CA"/>
        </w:rPr>
        <w:fldChar w:fldCharType="separate"/>
      </w:r>
      <w:r w:rsidR="0072201B" w:rsidRPr="0072201B">
        <w:rPr>
          <w:noProof/>
          <w:lang w:val="en-CA"/>
        </w:rPr>
        <w:t>(Kery and Royle 2020)</w:t>
      </w:r>
      <w:r w:rsidR="0072201B">
        <w:rPr>
          <w:lang w:val="en-CA"/>
        </w:rPr>
        <w:fldChar w:fldCharType="end"/>
      </w:r>
      <w:r w:rsidR="0027394A">
        <w:rPr>
          <w:lang w:val="en-CA"/>
        </w:rPr>
        <w:t xml:space="preserve">. However, </w:t>
      </w:r>
      <w:commentRangeStart w:id="9"/>
      <w:r w:rsidR="00D06AEE">
        <w:rPr>
          <w:lang w:val="en-CA"/>
        </w:rPr>
        <w:t>even small</w:t>
      </w:r>
      <w:r w:rsidR="00427370">
        <w:rPr>
          <w:lang w:val="en-CA"/>
        </w:rPr>
        <w:t xml:space="preserve"> </w:t>
      </w:r>
      <w:r w:rsidR="00001346">
        <w:rPr>
          <w:lang w:val="en-CA"/>
        </w:rPr>
        <w:t>variation</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repeated sampling event</w:t>
      </w:r>
      <w:r w:rsidR="0016493D">
        <w:rPr>
          <w:lang w:val="en-CA"/>
        </w:rPr>
        <w:t>s, potentially caused by movement of individuals into or out of sites,</w:t>
      </w:r>
      <w:r w:rsidR="00D06AEE">
        <w:rPr>
          <w:lang w:val="en-CA"/>
        </w:rPr>
        <w:t xml:space="preserve"> can severely bias </w:t>
      </w:r>
      <w:proofErr w:type="spellStart"/>
      <w:r w:rsidR="00427370">
        <w:rPr>
          <w:lang w:val="en-CA"/>
        </w:rPr>
        <w:t>binmix</w:t>
      </w:r>
      <w:proofErr w:type="spellEnd"/>
      <w:r w:rsidR="00427370">
        <w:rPr>
          <w:lang w:val="en-CA"/>
        </w:rPr>
        <w:t xml:space="preserve">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54012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commentRangeEnd w:id="9"/>
      <w:r w:rsidR="000613A7">
        <w:rPr>
          <w:rStyle w:val="CommentReference"/>
        </w:rPr>
        <w:commentReference w:id="9"/>
      </w:r>
      <w:r w:rsidR="0072201B">
        <w:rPr>
          <w:lang w:val="en-CA"/>
        </w:rPr>
        <w:t>Specifically, i</w:t>
      </w:r>
      <w:r w:rsidR="00001346">
        <w:rPr>
          <w:lang w:val="en-CA"/>
        </w:rPr>
        <w:t xml:space="preserve">ncreasing </w:t>
      </w:r>
      <w:r w:rsidR="00B451C6">
        <w:rPr>
          <w:lang w:val="en-CA"/>
        </w:rPr>
        <w:t>variation in</w:t>
      </w:r>
      <w:r w:rsidR="00CE37A5">
        <w:rPr>
          <w:lang w:val="en-CA"/>
        </w:rPr>
        <w:t xml:space="preserve"> </w:t>
      </w:r>
      <w:r w:rsidR="0072201B">
        <w:rPr>
          <w:lang w:val="en-CA"/>
        </w:rPr>
        <w:t xml:space="preserve">the number of individuals </w:t>
      </w:r>
      <w:r w:rsidR="00D90493">
        <w:rPr>
          <w:lang w:val="en-CA"/>
        </w:rPr>
        <w:t>from the superpopulation that are within a sampling unit</w:t>
      </w:r>
      <w:r w:rsidR="00001346">
        <w:rPr>
          <w:lang w:val="en-CA"/>
        </w:rPr>
        <w:t xml:space="preserve"> </w:t>
      </w:r>
      <w:r w:rsidR="00D90493">
        <w:rPr>
          <w:lang w:val="en-CA"/>
        </w:rPr>
        <w:t>across</w:t>
      </w:r>
      <w:r w:rsidR="0027394A">
        <w:rPr>
          <w:lang w:val="en-CA"/>
        </w:rPr>
        <w:t xml:space="preserve"> repeated sampling event</w:t>
      </w:r>
      <w:r w:rsidR="00D90493">
        <w:rPr>
          <w:lang w:val="en-CA"/>
        </w:rPr>
        <w:t>s</w:t>
      </w:r>
      <w:r w:rsidR="00001346">
        <w:rPr>
          <w:lang w:val="en-CA"/>
        </w:rPr>
        <w:t xml:space="preserve"> will</w:t>
      </w:r>
      <w:r w:rsidR="0027394A">
        <w:rPr>
          <w:lang w:val="en-CA"/>
        </w:rPr>
        <w:t xml:space="preserve"> </w:t>
      </w:r>
      <w:r w:rsidR="00B451C6">
        <w:rPr>
          <w:lang w:val="en-CA"/>
        </w:rPr>
        <w:t xml:space="preserve">inflate </w:t>
      </w:r>
      <w:r w:rsidR="00CE37A5">
        <w:rPr>
          <w:lang w:val="en-CA"/>
        </w:rPr>
        <w:t>estimate</w:t>
      </w:r>
      <w:r w:rsidR="00B451C6">
        <w:rPr>
          <w:lang w:val="en-CA"/>
        </w:rPr>
        <w:t>s</w:t>
      </w:r>
      <w:r w:rsidR="00CE37A5">
        <w:rPr>
          <w:lang w:val="en-CA"/>
        </w:rPr>
        <w:t xml:space="preserve"> </w:t>
      </w:r>
      <w:r w:rsidR="00B451C6">
        <w:rPr>
          <w:lang w:val="en-CA"/>
        </w:rPr>
        <w:t xml:space="preserve">of </w:t>
      </w:r>
      <w:r w:rsidR="0027394A">
        <w:rPr>
          <w:lang w:val="en-CA"/>
        </w:rPr>
        <w:t>total abundance</w:t>
      </w:r>
      <w:r w:rsidR="00CE37A5">
        <w:rPr>
          <w:lang w:val="en-CA"/>
        </w:rPr>
        <w:t xml:space="preserve">. </w:t>
      </w:r>
      <w:r w:rsidR="0027394A">
        <w:rPr>
          <w:lang w:val="en-CA"/>
        </w:rPr>
        <w:t>Under</w:t>
      </w:r>
      <w:r w:rsidR="00CE37A5">
        <w:rPr>
          <w:lang w:val="en-CA"/>
        </w:rPr>
        <w:t xml:space="preserve"> this same logic, a </w:t>
      </w:r>
      <w:proofErr w:type="spellStart"/>
      <w:r w:rsidR="00CE37A5">
        <w:rPr>
          <w:lang w:val="en-CA"/>
        </w:rPr>
        <w:t>binmix</w:t>
      </w:r>
      <w:proofErr w:type="spellEnd"/>
      <w:r w:rsidR="00CE37A5">
        <w:rPr>
          <w:lang w:val="en-CA"/>
        </w:rPr>
        <w:t xml:space="preserve"> model </w:t>
      </w:r>
      <w:r w:rsidR="0027394A">
        <w:rPr>
          <w:lang w:val="en-CA"/>
        </w:rPr>
        <w:lastRenderedPageBreak/>
        <w:t>might under</w:t>
      </w:r>
      <w:r w:rsidR="00CE37A5">
        <w:rPr>
          <w:lang w:val="en-CA"/>
        </w:rPr>
        <w:t xml:space="preserve">estimate total abundance </w:t>
      </w:r>
      <w:r w:rsidR="0027394A">
        <w:rPr>
          <w:lang w:val="en-CA"/>
        </w:rPr>
        <w:t>if</w:t>
      </w:r>
      <w:r w:rsidR="00CE37A5">
        <w:rPr>
          <w:lang w:val="en-CA"/>
        </w:rPr>
        <w:t xml:space="preserve"> </w:t>
      </w:r>
      <w:r w:rsidR="0027394A">
        <w:rPr>
          <w:lang w:val="en-CA"/>
        </w:rPr>
        <w:t>the number of individuals available for detection in some sampling plot remains constant, despite turnover in the identity of the individuals that ar</w:t>
      </w:r>
      <w:r w:rsidR="0016493D">
        <w:rPr>
          <w:lang w:val="en-CA"/>
        </w:rPr>
        <w:t xml:space="preserve">e in the sampling area at the time of any given sampling event. </w:t>
      </w:r>
      <w:r w:rsidR="00B97F30">
        <w:rPr>
          <w:lang w:val="en-CA"/>
        </w:rPr>
        <w:t xml:space="preserve">Because of these issues, </w:t>
      </w:r>
      <w:r w:rsidR="00B97F30">
        <w:rPr>
          <w:lang w:val="en-CA"/>
        </w:rPr>
        <w:fldChar w:fldCharType="begin" w:fldLock="1"/>
      </w:r>
      <w:r w:rsidR="00B97F30">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2018)","manualFormatting":"Link et al. (2018)","plainTextFormattedCitation":"(Link et al. 2018)"},"properties":{"noteIndex":0},"schema":"https://github.com/citation-style-language/schema/raw/master/csl-citation.json"}</w:instrText>
      </w:r>
      <w:r w:rsidR="00B97F30">
        <w:rPr>
          <w:lang w:val="en-CA"/>
        </w:rPr>
        <w:fldChar w:fldCharType="separate"/>
      </w:r>
      <w:r w:rsidR="00B97F30" w:rsidRPr="00B97F30">
        <w:rPr>
          <w:noProof/>
          <w:lang w:val="en-CA"/>
        </w:rPr>
        <w:t xml:space="preserve">Link et al. </w:t>
      </w:r>
      <w:r w:rsidR="00B97F30">
        <w:rPr>
          <w:noProof/>
          <w:lang w:val="en-CA"/>
        </w:rPr>
        <w:t>(</w:t>
      </w:r>
      <w:r w:rsidR="00B97F30" w:rsidRPr="00B97F30">
        <w:rPr>
          <w:noProof/>
          <w:lang w:val="en-CA"/>
        </w:rPr>
        <w:t>2018)</w:t>
      </w:r>
      <w:r w:rsidR="00B97F30">
        <w:rPr>
          <w:lang w:val="en-CA"/>
        </w:rPr>
        <w:fldChar w:fldCharType="end"/>
      </w:r>
      <w:r w:rsidR="00B97F30">
        <w:rPr>
          <w:lang w:val="en-CA"/>
        </w:rPr>
        <w:t xml:space="preserve"> </w:t>
      </w:r>
      <w:r w:rsidR="00DA046D">
        <w:rPr>
          <w:lang w:val="en-CA"/>
        </w:rPr>
        <w:t>recommend</w:t>
      </w:r>
      <w:r w:rsidR="00B97F30">
        <w:rPr>
          <w:lang w:val="en-CA"/>
        </w:rPr>
        <w:t xml:space="preserve"> mark-recapture methods </w:t>
      </w:r>
      <w:r w:rsidR="00DA046D">
        <w:rPr>
          <w:lang w:val="en-CA"/>
        </w:rPr>
        <w:t>for</w:t>
      </w:r>
      <w:r w:rsidR="00B97F30">
        <w:rPr>
          <w:lang w:val="en-CA"/>
        </w:rPr>
        <w:t xml:space="preserve"> estimat</w:t>
      </w:r>
      <w:r w:rsidR="00DA046D">
        <w:rPr>
          <w:lang w:val="en-CA"/>
        </w:rPr>
        <w:t>ing</w:t>
      </w:r>
      <w:r w:rsidR="00B97F30">
        <w:rPr>
          <w:lang w:val="en-CA"/>
        </w:rPr>
        <w:t xml:space="preserve"> </w:t>
      </w:r>
      <w:r w:rsidR="0016493D">
        <w:rPr>
          <w:lang w:val="en-CA"/>
        </w:rPr>
        <w:t xml:space="preserve">the size of </w:t>
      </w:r>
      <w:r w:rsidR="00DA046D">
        <w:rPr>
          <w:lang w:val="en-CA"/>
        </w:rPr>
        <w:t>a sampling area’s</w:t>
      </w:r>
      <w:r w:rsidR="0016493D">
        <w:rPr>
          <w:lang w:val="en-CA"/>
        </w:rPr>
        <w:t xml:space="preserve"> superpopulation</w:t>
      </w:r>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Pr>
          <w:lang w:val="en-CA"/>
        </w:rPr>
        <w:t xml:space="preserve"> </w:t>
      </w:r>
      <w:r w:rsidR="00DA046D">
        <w:rPr>
          <w:lang w:val="en-CA"/>
        </w:rPr>
        <w:t>how population closure violations impact the ability</w:t>
      </w:r>
      <w:r>
        <w:rPr>
          <w:lang w:val="en-CA"/>
        </w:rPr>
        <w:t xml:space="preserve"> of </w:t>
      </w:r>
      <w:proofErr w:type="spellStart"/>
      <w:r>
        <w:rPr>
          <w:lang w:val="en-CA"/>
        </w:rPr>
        <w:t>binmix</w:t>
      </w:r>
      <w:proofErr w:type="spellEnd"/>
      <w:r>
        <w:rPr>
          <w:lang w:val="en-CA"/>
        </w:rPr>
        <w:t xml:space="preserve"> </w:t>
      </w:r>
      <w:r w:rsidR="00B97F30">
        <w:rPr>
          <w:lang w:val="en-CA"/>
        </w:rPr>
        <w:t xml:space="preserve">and </w:t>
      </w:r>
      <w:proofErr w:type="spellStart"/>
      <w:r w:rsidR="00B97F30">
        <w:rPr>
          <w:lang w:val="en-CA"/>
        </w:rPr>
        <w:t>multimix</w:t>
      </w:r>
      <w:proofErr w:type="spellEnd"/>
      <w:r w:rsidR="00B97F30">
        <w:rPr>
          <w:lang w:val="en-CA"/>
        </w:rPr>
        <w:t xml:space="preserve"> mark-recapture </w:t>
      </w:r>
      <w:r>
        <w:rPr>
          <w:lang w:val="en-CA"/>
        </w:rPr>
        <w:t xml:space="preserve">models </w:t>
      </w:r>
      <w:r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Pr="00DA046D">
        <w:rPr>
          <w:lang w:val="en-CA"/>
        </w:rPr>
        <w:t xml:space="preserve"> </w:t>
      </w:r>
      <w:r w:rsidR="00412BFC" w:rsidRPr="00DA046D">
        <w:rPr>
          <w:lang w:val="en-CA"/>
        </w:rPr>
        <w:t>environmental covariates that are hypothesized to drive abundance</w:t>
      </w:r>
      <w:r w:rsidR="00DA046D" w:rsidRPr="00DA046D">
        <w:rPr>
          <w:lang w:val="en-CA"/>
        </w:rPr>
        <w:t xml:space="preserve"> patterns</w:t>
      </w:r>
      <w:r w:rsidR="000C4AB8" w:rsidRPr="00DA046D">
        <w:rPr>
          <w:lang w:val="en-CA"/>
        </w:rPr>
        <w:t xml:space="preserve"> </w:t>
      </w:r>
      <w:r w:rsidR="006510B9" w:rsidRPr="00DA046D">
        <w:rPr>
          <w:lang w:val="en-CA"/>
        </w:rPr>
        <w:fldChar w:fldCharType="begin" w:fldLock="1"/>
      </w:r>
      <w:r w:rsidR="00540122" w:rsidRPr="00DA046D">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sidRPr="00DA046D">
        <w:rPr>
          <w:lang w:val="en-CA"/>
        </w:rPr>
        <w:fldChar w:fldCharType="separate"/>
      </w:r>
      <w:r w:rsidR="006510B9" w:rsidRPr="00DA046D">
        <w:rPr>
          <w:noProof/>
          <w:lang w:val="en-CA"/>
        </w:rPr>
        <w:t>(Fogarty and Fleishman 2021)</w:t>
      </w:r>
      <w:r w:rsidR="006510B9" w:rsidRPr="00DA046D">
        <w:rPr>
          <w:lang w:val="en-CA"/>
        </w:rPr>
        <w:fldChar w:fldCharType="end"/>
      </w:r>
      <w:r w:rsidR="00DA046D" w:rsidRPr="00DA046D">
        <w:rPr>
          <w:lang w:val="en-CA"/>
        </w:rPr>
        <w:t>. Clarifying robustness of covariate estimates is critical because estimating abundance covariates rather than total abundance</w:t>
      </w:r>
      <w:r w:rsidR="00837F0F" w:rsidRPr="00DA046D">
        <w:rPr>
          <w:lang w:val="en-CA"/>
        </w:rPr>
        <w:t xml:space="preserve"> is</w:t>
      </w:r>
      <w:r w:rsidR="000C4AB8" w:rsidRPr="00DA046D">
        <w:rPr>
          <w:lang w:val="en-CA"/>
        </w:rPr>
        <w:t xml:space="preserve"> often the </w:t>
      </w:r>
      <w:r w:rsidR="00AC1753" w:rsidRPr="00DA046D">
        <w:rPr>
          <w:lang w:val="en-CA"/>
        </w:rPr>
        <w:t xml:space="preserve">primary </w:t>
      </w:r>
      <w:r w:rsidR="000C4AB8" w:rsidRPr="00DA046D">
        <w:rPr>
          <w:lang w:val="en-CA"/>
        </w:rPr>
        <w:t>goal of insect</w:t>
      </w:r>
      <w:r w:rsidR="000C4AB8">
        <w:rPr>
          <w:lang w:val="en-CA"/>
        </w:rPr>
        <w:t xml:space="preserve"> </w:t>
      </w:r>
      <w:r w:rsidR="00412BFC">
        <w:rPr>
          <w:lang w:val="en-CA"/>
        </w:rPr>
        <w:t xml:space="preserve">ecology </w:t>
      </w:r>
      <w:r w:rsidR="000C4AB8">
        <w:rPr>
          <w:lang w:val="en-CA"/>
        </w:rPr>
        <w:t xml:space="preserve">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27394A">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w:t>
      </w:r>
      <w:proofErr w:type="spellStart"/>
      <w:r w:rsidR="006510B9">
        <w:rPr>
          <w:lang w:val="en-CA"/>
        </w:rPr>
        <w:t>binmix</w:t>
      </w:r>
      <w:proofErr w:type="spellEnd"/>
      <w:r w:rsidR="006510B9">
        <w:rPr>
          <w:lang w:val="en-CA"/>
        </w:rPr>
        <w:t xml:space="preserve"> </w:t>
      </w:r>
      <w:r w:rsidR="0027394A">
        <w:rPr>
          <w:lang w:val="en-CA"/>
        </w:rPr>
        <w:t xml:space="preserve">and </w:t>
      </w:r>
      <w:proofErr w:type="spellStart"/>
      <w:r w:rsidR="0027394A">
        <w:rPr>
          <w:lang w:val="en-CA"/>
        </w:rPr>
        <w:t>multimix</w:t>
      </w:r>
      <w:proofErr w:type="spellEnd"/>
      <w:r w:rsidR="0027394A">
        <w:rPr>
          <w:lang w:val="en-CA"/>
        </w:rPr>
        <w:t xml:space="preserve"> mark-recapture </w:t>
      </w:r>
      <w:r w:rsidR="006510B9">
        <w:rPr>
          <w:lang w:val="en-CA"/>
        </w:rPr>
        <w:t>models</w:t>
      </w:r>
      <w:r w:rsidR="00020649">
        <w:rPr>
          <w:lang w:val="en-CA"/>
        </w:rPr>
        <w:t xml:space="preserve"> in different </w:t>
      </w:r>
      <w:r w:rsidR="00DA046D">
        <w:rPr>
          <w:lang w:val="en-CA"/>
        </w:rPr>
        <w:t xml:space="preserve">study </w:t>
      </w:r>
      <w:r w:rsidR="00020649">
        <w:rPr>
          <w:lang w:val="en-CA"/>
        </w:rPr>
        <w:t>scenarios</w:t>
      </w:r>
      <w:r w:rsidR="00157A88">
        <w:rPr>
          <w:lang w:val="en-CA"/>
        </w:rPr>
        <w:t>.</w:t>
      </w:r>
    </w:p>
    <w:p w14:paraId="2EA97AA6" w14:textId="382672A4" w:rsidR="005D1A9C" w:rsidRDefault="000A4FC1" w:rsidP="00325556">
      <w:pPr>
        <w:spacing w:line="480" w:lineRule="auto"/>
        <w:ind w:firstLine="720"/>
        <w:rPr>
          <w:lang w:val="en-CA"/>
        </w:rPr>
      </w:pPr>
      <w:r>
        <w:rPr>
          <w:lang w:val="en-CA"/>
        </w:rPr>
        <w:t>Generalized linear models</w:t>
      </w:r>
      <w:r w:rsidR="00BF1DB1" w:rsidRPr="00427370">
        <w:rPr>
          <w:lang w:val="en-CA"/>
        </w:rPr>
        <w:t xml:space="preserve">, </w:t>
      </w:r>
      <w:proofErr w:type="spellStart"/>
      <w:r w:rsidR="00BF1DB1" w:rsidRPr="00427370">
        <w:rPr>
          <w:lang w:val="en-CA"/>
        </w:rPr>
        <w:t>binmix</w:t>
      </w:r>
      <w:proofErr w:type="spellEnd"/>
      <w:r w:rsidR="00690360">
        <w:rPr>
          <w:lang w:val="en-CA"/>
        </w:rPr>
        <w:t xml:space="preserve"> models</w:t>
      </w:r>
      <w:r w:rsidR="00BF1DB1" w:rsidRPr="00427370">
        <w:rPr>
          <w:lang w:val="en-CA"/>
        </w:rPr>
        <w:t xml:space="preserve">, and </w:t>
      </w:r>
      <w:proofErr w:type="spellStart"/>
      <w:r w:rsidR="00BF1DB1" w:rsidRPr="00427370">
        <w:rPr>
          <w:lang w:val="en-CA"/>
        </w:rPr>
        <w:t>multimix</w:t>
      </w:r>
      <w:proofErr w:type="spellEnd"/>
      <w:r w:rsidR="00BF1DB1" w:rsidRPr="00427370">
        <w:rPr>
          <w:lang w:val="en-CA"/>
        </w:rPr>
        <w:t xml:space="preserve"> </w:t>
      </w:r>
      <w:r w:rsidR="007A0239">
        <w:rPr>
          <w:lang w:val="en-CA"/>
        </w:rPr>
        <w:t>mark-recapture approaches</w:t>
      </w:r>
      <w:r w:rsidR="00AF035C">
        <w:rPr>
          <w:lang w:val="en-CA"/>
        </w:rPr>
        <w:t xml:space="preserve"> all</w:t>
      </w:r>
      <w:r w:rsidR="00BF1DB1" w:rsidRPr="00427370">
        <w:rPr>
          <w:lang w:val="en-CA"/>
        </w:rPr>
        <w:t xml:space="preserve"> </w:t>
      </w:r>
      <w:r w:rsidR="00E106FF">
        <w:rPr>
          <w:lang w:val="en-CA"/>
        </w:rPr>
        <w:t xml:space="preserve">have trade-offs in terms of </w:t>
      </w:r>
      <w:r w:rsidR="00CB5843">
        <w:rPr>
          <w:lang w:val="en-CA"/>
        </w:rPr>
        <w:t xml:space="preserve">required </w:t>
      </w:r>
      <w:r w:rsidR="00AC1753">
        <w:rPr>
          <w:lang w:val="en-CA"/>
        </w:rPr>
        <w:t>effort</w:t>
      </w:r>
      <w:r w:rsidR="00E106FF">
        <w:rPr>
          <w:lang w:val="en-CA"/>
        </w:rPr>
        <w:t xml:space="preserve"> and performance</w:t>
      </w:r>
      <w:r w:rsidR="00BF1DB1" w:rsidRPr="00427370">
        <w:rPr>
          <w:lang w:val="en-CA"/>
        </w:rPr>
        <w:t xml:space="preserve">. </w:t>
      </w:r>
      <w:r w:rsidR="005D1A9C">
        <w:rPr>
          <w:lang w:val="en-CA"/>
        </w:rPr>
        <w:t>Researchers</w:t>
      </w:r>
      <w:r w:rsidR="00BF1DB1" w:rsidRPr="00427370">
        <w:rPr>
          <w:lang w:val="en-CA"/>
        </w:rPr>
        <w:t xml:space="preserve"> may wish to implement the simplest approach that accurately and precisely estimates </w:t>
      </w:r>
      <w:commentRangeStart w:id="10"/>
      <w:commentRangeStart w:id="11"/>
      <w:r w:rsidR="00BF1DB1" w:rsidRPr="00427370">
        <w:rPr>
          <w:lang w:val="en-CA"/>
        </w:rPr>
        <w:t>drivers of insect abundance</w:t>
      </w:r>
      <w:commentRangeEnd w:id="10"/>
      <w:r w:rsidR="00F0226B">
        <w:rPr>
          <w:rStyle w:val="CommentReference"/>
        </w:rPr>
        <w:commentReference w:id="10"/>
      </w:r>
      <w:commentRangeEnd w:id="11"/>
      <w:r w:rsidR="00A80916">
        <w:rPr>
          <w:rStyle w:val="CommentReference"/>
        </w:rPr>
        <w:commentReference w:id="11"/>
      </w:r>
      <w:r w:rsidR="00BF1DB1" w:rsidRPr="00427370">
        <w:rPr>
          <w:lang w:val="en-CA"/>
        </w:rPr>
        <w:t>.</w:t>
      </w:r>
      <w:r w:rsidR="00BF1DB1">
        <w:rPr>
          <w:lang w:val="en-CA"/>
        </w:rPr>
        <w:t xml:space="preserve"> </w:t>
      </w:r>
      <w:r w:rsidR="007A0239">
        <w:rPr>
          <w:lang w:val="en-CA"/>
        </w:rPr>
        <w:t>Determining the appropriate mode</w:t>
      </w:r>
      <w:r w:rsidR="006510B9">
        <w:rPr>
          <w:lang w:val="en-CA"/>
        </w:rPr>
        <w:t>l</w:t>
      </w:r>
      <w:r w:rsidR="007A0239">
        <w:rPr>
          <w:lang w:val="en-CA"/>
        </w:rPr>
        <w:t>ling approach for the task at hand requires clear knowledge of the ecological and study design conditions that cause</w:t>
      </w:r>
      <w:r w:rsidR="00AF035C">
        <w:rPr>
          <w:lang w:val="en-CA"/>
        </w:rPr>
        <w:t xml:space="preserve"> divergence in</w:t>
      </w:r>
      <w:r w:rsidR="007A0239">
        <w:rPr>
          <w:lang w:val="en-CA"/>
        </w:rPr>
        <w:t xml:space="preserve"> the conclusions </w:t>
      </w:r>
      <w:r w:rsidR="00AF035C">
        <w:rPr>
          <w:lang w:val="en-CA"/>
        </w:rPr>
        <w:t>from</w:t>
      </w:r>
      <w:r w:rsidR="007A0239">
        <w:rPr>
          <w:lang w:val="en-CA"/>
        </w:rPr>
        <w:t xml:space="preserve"> the different methods.</w:t>
      </w:r>
      <w:r w:rsidR="00226C9F">
        <w:rPr>
          <w:lang w:val="en-CA"/>
        </w:rPr>
        <w:t xml:space="preserve"> </w:t>
      </w:r>
      <w:r w:rsidR="00A80916">
        <w:rPr>
          <w:lang w:val="en-CA"/>
        </w:rPr>
        <w:t>In this study</w:t>
      </w:r>
      <w:r w:rsidR="00A76FDE">
        <w:rPr>
          <w:lang w:val="en-CA"/>
        </w:rPr>
        <w:t xml:space="preserve">, </w:t>
      </w:r>
      <w:r w:rsidR="006A561E">
        <w:rPr>
          <w:lang w:val="en-CA"/>
        </w:rPr>
        <w:t xml:space="preserve">we </w:t>
      </w:r>
      <w:r w:rsidR="00E106FF">
        <w:rPr>
          <w:lang w:val="en-CA"/>
        </w:rPr>
        <w:t xml:space="preserve">first </w:t>
      </w:r>
      <w:r w:rsidR="00CB5843">
        <w:rPr>
          <w:lang w:val="en-CA"/>
        </w:rPr>
        <w:t>conducted a field study to</w:t>
      </w:r>
      <w:r w:rsidR="006A561E">
        <w:rPr>
          <w:lang w:val="en-CA"/>
        </w:rPr>
        <w:t xml:space="preserve"> assess the effects of an e</w:t>
      </w:r>
      <w:r w:rsidR="00B307BE">
        <w:rPr>
          <w:lang w:val="en-CA"/>
        </w:rPr>
        <w:t xml:space="preserve">nvironmental covariate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Here, we use “abundance” to mean to the number of individual bees that have some distributional overlap with a sampling area during the temporal window of sampling</w:t>
      </w:r>
      <w:r w:rsidR="00B307BE">
        <w:rPr>
          <w:lang w:val="en-CA"/>
        </w:rPr>
        <w:t xml:space="preserve">. </w:t>
      </w:r>
      <w:r w:rsidR="00A80916">
        <w:rPr>
          <w:lang w:val="en-CA"/>
        </w:rPr>
        <w:t>For the field study, we</w:t>
      </w:r>
      <w:r w:rsidR="00A76FDE">
        <w:rPr>
          <w:lang w:val="en-CA"/>
        </w:rPr>
        <w:t xml:space="preserve"> </w:t>
      </w:r>
      <w:r w:rsidR="00A64303">
        <w:rPr>
          <w:lang w:val="en-CA"/>
        </w:rPr>
        <w:t>used net collection methods to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eight wild bee species </w:t>
      </w:r>
      <w:r w:rsidR="00C37A6C">
        <w:rPr>
          <w:lang w:val="en-CA"/>
        </w:rPr>
        <w:t>in</w:t>
      </w:r>
      <w:r w:rsidR="00A76FDE">
        <w:rPr>
          <w:lang w:val="en-CA"/>
        </w:rPr>
        <w:t xml:space="preserve"> five urban parks with habitat restorations and</w:t>
      </w:r>
      <w:r w:rsidR="00C37A6C">
        <w:rPr>
          <w:lang w:val="en-CA"/>
        </w:rPr>
        <w:t xml:space="preserve"> in</w:t>
      </w:r>
      <w:r w:rsidR="00A76FDE">
        <w:rPr>
          <w:lang w:val="en-CA"/>
        </w:rPr>
        <w:t xml:space="preserve"> five control parks that were not restored</w:t>
      </w:r>
      <w:r w:rsidR="00A80916">
        <w:rPr>
          <w:lang w:val="en-CA"/>
        </w:rPr>
        <w:t xml:space="preserve">. We </w:t>
      </w:r>
      <w:r>
        <w:rPr>
          <w:lang w:val="en-CA"/>
        </w:rPr>
        <w:t>rep</w:t>
      </w:r>
      <w:r w:rsidR="00A80916">
        <w:rPr>
          <w:lang w:val="en-CA"/>
        </w:rPr>
        <w:t>licated the study</w:t>
      </w:r>
      <w:r>
        <w:rPr>
          <w:lang w:val="en-CA"/>
        </w:rPr>
        <w:t xml:space="preserve"> across two sampling years</w:t>
      </w:r>
      <w:r w:rsidR="00A80916">
        <w:rPr>
          <w:lang w:val="en-CA"/>
        </w:rPr>
        <w:t>, with three repeat sampling events conducted per year</w:t>
      </w:r>
      <w:r w:rsidR="00A76FDE">
        <w:rPr>
          <w:lang w:val="en-CA"/>
        </w:rPr>
        <w:t xml:space="preserve">. </w:t>
      </w:r>
      <w:r w:rsidR="00A80916">
        <w:rPr>
          <w:lang w:val="en-CA"/>
        </w:rPr>
        <w:t>In our system, r</w:t>
      </w:r>
      <w:r w:rsidR="00A76FDE">
        <w:rPr>
          <w:lang w:val="en-CA"/>
        </w:rPr>
        <w:t>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resources</w:t>
      </w:r>
      <w:r w:rsidR="006B3C2F">
        <w:rPr>
          <w:lang w:val="en-CA"/>
        </w:rPr>
        <w:t xml:space="preserve">, </w:t>
      </w:r>
      <w:r w:rsidR="006B3C2F">
        <w:rPr>
          <w:lang w:val="en-CA"/>
        </w:rPr>
        <w:lastRenderedPageBreak/>
        <w:t>which we hypothesized would increase bee detection rates</w:t>
      </w:r>
      <w:r w:rsidR="00A76FDE">
        <w:rPr>
          <w:lang w:val="en-CA"/>
        </w:rPr>
        <w:t xml:space="preserve">. </w:t>
      </w:r>
      <w:commentRangeStart w:id="12"/>
      <w:commentRangeStart w:id="13"/>
      <w:r w:rsidR="005D1A9C">
        <w:rPr>
          <w:lang w:val="en-CA"/>
        </w:rPr>
        <w:t>While numerous studies argue that habitats with more flowers or taller vegetation impact bee detection rates</w:t>
      </w:r>
      <w:commentRangeEnd w:id="12"/>
      <w:r w:rsidR="00B716C3">
        <w:rPr>
          <w:rStyle w:val="CommentReference"/>
        </w:rPr>
        <w:commentReference w:id="12"/>
      </w:r>
      <w:commentRangeEnd w:id="13"/>
      <w:r w:rsidR="00A80916">
        <w:rPr>
          <w:rStyle w:val="CommentReference"/>
        </w:rPr>
        <w:commentReference w:id="13"/>
      </w:r>
      <w:r w:rsidR="005D1A9C">
        <w:rPr>
          <w:lang w:val="en-CA"/>
        </w:rPr>
        <w:t xml:space="preserve">,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5D1A9C">
        <w:rPr>
          <w:lang w:val="en-CA"/>
        </w:rPr>
        <w:fldChar w:fldCharType="separate"/>
      </w:r>
      <w:r w:rsidR="005D1A9C" w:rsidRPr="00A64303">
        <w:rPr>
          <w:noProof/>
          <w:lang w:val="en-CA"/>
        </w:rPr>
        <w:t>(Portman, Bruninga-Socolar, and Cariveau 2020)</w:t>
      </w:r>
      <w:r w:rsidR="005D1A9C">
        <w:rPr>
          <w:lang w:val="en-CA"/>
        </w:rPr>
        <w:fldChar w:fldCharType="end"/>
      </w:r>
      <w:r w:rsidR="005D1A9C">
        <w:rPr>
          <w:lang w:val="en-CA"/>
        </w:rPr>
        <w:t>. 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the </w:t>
      </w:r>
      <w:r w:rsidR="00325556">
        <w:rPr>
          <w:lang w:val="en-CA"/>
        </w:rPr>
        <w:t xml:space="preserve">mark-recapture </w:t>
      </w:r>
      <w:r w:rsidR="005D1A9C">
        <w:rPr>
          <w:lang w:val="en-CA"/>
        </w:rPr>
        <w:t xml:space="preserve">data to quantify effects of restoration on bee abundance while simultaneously </w:t>
      </w:r>
      <w:r w:rsidR="00B774A2">
        <w:rPr>
          <w:lang w:val="en-CA"/>
        </w:rPr>
        <w:t>estimating</w:t>
      </w:r>
      <w:r w:rsidR="005D1A9C">
        <w:rPr>
          <w:lang w:val="en-CA"/>
        </w:rPr>
        <w:t xml:space="preserve"> and accounting for </w:t>
      </w:r>
      <w:r w:rsidR="002F0837">
        <w:rPr>
          <w:lang w:val="en-CA"/>
        </w:rPr>
        <w:t>impacts</w:t>
      </w:r>
      <w:r w:rsidR="005D1A9C">
        <w:rPr>
          <w:lang w:val="en-CA"/>
        </w:rPr>
        <w:t xml:space="preserve"> </w:t>
      </w:r>
      <w:r w:rsidR="00B774A2">
        <w:rPr>
          <w:lang w:val="en-CA"/>
        </w:rPr>
        <w:t xml:space="preserve">of restoration </w:t>
      </w:r>
      <w:r w:rsidR="005D1A9C">
        <w:rPr>
          <w:lang w:val="en-CA"/>
        </w:rPr>
        <w:t>on bee detectability.</w:t>
      </w:r>
      <w:r w:rsidR="005158F5">
        <w:rPr>
          <w:lang w:val="en-CA"/>
        </w:rPr>
        <w:t xml:space="preserve"> </w:t>
      </w:r>
      <w:r w:rsidR="00AF035C">
        <w:rPr>
          <w:lang w:val="en-CA"/>
        </w:rPr>
        <w:t>Then, in a second approach</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simple </w:t>
      </w:r>
      <w:r w:rsidR="00690360">
        <w:rPr>
          <w:lang w:val="en-CA"/>
        </w:rPr>
        <w:t xml:space="preserve">repeated </w:t>
      </w:r>
      <w:r w:rsidR="00A76FDE">
        <w:rPr>
          <w:lang w:val="en-CA"/>
        </w:rPr>
        <w:t xml:space="preserve">counts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 </w:t>
      </w:r>
      <w:r w:rsidR="005D1A9C">
        <w:rPr>
          <w:lang w:val="en-CA"/>
        </w:rPr>
        <w:t xml:space="preserve">We compared </w:t>
      </w:r>
      <w:r w:rsidR="00CB5843">
        <w:rPr>
          <w:lang w:val="en-CA"/>
        </w:rPr>
        <w:t xml:space="preserve">results from the </w:t>
      </w:r>
      <w:proofErr w:type="spellStart"/>
      <w:r w:rsidR="00E106FF">
        <w:rPr>
          <w:lang w:val="en-CA"/>
        </w:rPr>
        <w:t>multimix</w:t>
      </w:r>
      <w:proofErr w:type="spellEnd"/>
      <w:r w:rsidR="00E106FF">
        <w:rPr>
          <w:lang w:val="en-CA"/>
        </w:rPr>
        <w:t xml:space="preserve"> model against</w:t>
      </w:r>
      <w:r w:rsidR="005D1A9C">
        <w:rPr>
          <w:lang w:val="en-CA"/>
        </w:rPr>
        <w:t xml:space="preserve"> </w:t>
      </w:r>
      <w:r w:rsidR="00CB5843">
        <w:rPr>
          <w:lang w:val="en-CA"/>
        </w:rPr>
        <w:t xml:space="preserve">a </w:t>
      </w:r>
      <w:r w:rsidR="005D1A9C">
        <w:rPr>
          <w:lang w:val="en-CA"/>
        </w:rPr>
        <w:t>GLM, which do</w:t>
      </w:r>
      <w:r w:rsidR="00CB5843">
        <w:rPr>
          <w:lang w:val="en-CA"/>
        </w:rPr>
        <w:t>es</w:t>
      </w:r>
      <w:r w:rsidR="005D1A9C">
        <w:rPr>
          <w:lang w:val="en-CA"/>
        </w:rPr>
        <w:t xml:space="preserve"> not account for imperfect detection, and against </w:t>
      </w:r>
      <w:r w:rsidR="00CB5843">
        <w:rPr>
          <w:lang w:val="en-CA"/>
        </w:rPr>
        <w:t xml:space="preserve">a </w:t>
      </w:r>
      <w:proofErr w:type="spellStart"/>
      <w:r w:rsidR="005D1A9C">
        <w:rPr>
          <w:lang w:val="en-CA"/>
        </w:rPr>
        <w:t>binmix</w:t>
      </w:r>
      <w:proofErr w:type="spellEnd"/>
      <w:r w:rsidR="005D1A9C">
        <w:rPr>
          <w:lang w:val="en-CA"/>
        </w:rPr>
        <w:t xml:space="preserve"> model, which account</w:t>
      </w:r>
      <w:r w:rsidR="00CB5843">
        <w:rPr>
          <w:lang w:val="en-CA"/>
        </w:rPr>
        <w:t>s</w:t>
      </w:r>
      <w:r w:rsidR="005D1A9C">
        <w:rPr>
          <w:lang w:val="en-CA"/>
        </w:rPr>
        <w:t xml:space="preserve"> for imperfect detection using</w:t>
      </w:r>
      <w:r w:rsidR="00E106FF">
        <w:rPr>
          <w:lang w:val="en-CA"/>
        </w:rPr>
        <w:t xml:space="preserve"> </w:t>
      </w:r>
      <w:r w:rsidR="00CB5843">
        <w:rPr>
          <w:lang w:val="en-CA"/>
        </w:rPr>
        <w:t xml:space="preserve">information about </w:t>
      </w:r>
      <w:r w:rsidR="00E106FF">
        <w:rPr>
          <w:lang w:val="en-CA"/>
        </w:rPr>
        <w:t>count size variation rather than</w:t>
      </w:r>
      <w:r w:rsidR="005D1A9C">
        <w:rPr>
          <w:lang w:val="en-CA"/>
        </w:rPr>
        <w:t xml:space="preserve"> mark</w:t>
      </w:r>
      <w:r w:rsidR="00E106FF">
        <w:rPr>
          <w:lang w:val="en-CA"/>
        </w:rPr>
        <w:t>-recapture detection</w:t>
      </w:r>
      <w:r w:rsidR="005D1A9C">
        <w:rPr>
          <w:lang w:val="en-CA"/>
        </w:rPr>
        <w:t xml:space="preserve"> </w:t>
      </w:r>
      <w:r w:rsidR="002F0837">
        <w:rPr>
          <w:lang w:val="en-CA"/>
        </w:rPr>
        <w:t>histories. Th</w:t>
      </w:r>
      <w:r w:rsidR="00465ED3">
        <w:rPr>
          <w:lang w:val="en-CA"/>
        </w:rPr>
        <w:t>ese</w:t>
      </w:r>
      <w:r w:rsidR="002F0837">
        <w:rPr>
          <w:lang w:val="en-CA"/>
        </w:rPr>
        <w:t xml:space="preserve"> </w:t>
      </w:r>
      <w:r w:rsidR="00E106FF">
        <w:rPr>
          <w:lang w:val="en-CA"/>
        </w:rPr>
        <w:t>comparison</w:t>
      </w:r>
      <w:r w:rsidR="00465ED3">
        <w:rPr>
          <w:lang w:val="en-CA"/>
        </w:rPr>
        <w:t>s</w:t>
      </w:r>
      <w:r w:rsidR="00E106FF">
        <w:rPr>
          <w:lang w:val="en-CA"/>
        </w:rPr>
        <w:t xml:space="preserve"> </w:t>
      </w:r>
      <w:r w:rsidR="002F0837">
        <w:rPr>
          <w:lang w:val="en-CA"/>
        </w:rPr>
        <w:t xml:space="preserve">allowed us to determine </w:t>
      </w:r>
      <w:r w:rsidR="00A03011">
        <w:rPr>
          <w:lang w:val="en-CA"/>
        </w:rPr>
        <w:t xml:space="preserve">whether accounting for imperfect </w:t>
      </w:r>
      <w:r w:rsidR="002F0837">
        <w:rPr>
          <w:lang w:val="en-CA"/>
        </w:rPr>
        <w:t>detection</w:t>
      </w:r>
      <w:r w:rsidR="00CB5843">
        <w:rPr>
          <w:lang w:val="en-CA"/>
        </w:rPr>
        <w:t xml:space="preserve"> </w:t>
      </w:r>
      <w:r w:rsidR="00A03011">
        <w:rPr>
          <w:lang w:val="en-CA"/>
        </w:rPr>
        <w:t>influenced</w:t>
      </w:r>
      <w:r w:rsidR="00465ED3">
        <w:rPr>
          <w:lang w:val="en-CA"/>
        </w:rPr>
        <w:t xml:space="preserve"> </w:t>
      </w:r>
      <w:r w:rsidR="002F0837">
        <w:rPr>
          <w:lang w:val="en-CA"/>
        </w:rPr>
        <w:t>estimate</w:t>
      </w:r>
      <w:r w:rsidR="00CB5843">
        <w:rPr>
          <w:lang w:val="en-CA"/>
        </w:rPr>
        <w:t>s of</w:t>
      </w:r>
      <w:r w:rsidR="002F0837">
        <w:rPr>
          <w:lang w:val="en-CA"/>
        </w:rPr>
        <w:t xml:space="preserve"> a </w:t>
      </w:r>
      <w:r w:rsidR="00465ED3">
        <w:rPr>
          <w:lang w:val="en-CA"/>
        </w:rPr>
        <w:t xml:space="preserve">potential </w:t>
      </w:r>
      <w:r w:rsidR="002F0837">
        <w:rPr>
          <w:lang w:val="en-CA"/>
        </w:rPr>
        <w:t>driver of insect abundance.</w:t>
      </w:r>
    </w:p>
    <w:p w14:paraId="1AB700CA" w14:textId="2F7AC5D9"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Pr>
          <w:lang w:val="en-CA"/>
        </w:rPr>
        <w:t>reduce</w:t>
      </w:r>
      <w:r w:rsidR="00C37A6C">
        <w:rPr>
          <w:lang w:val="en-CA"/>
        </w:rPr>
        <w:t xml:space="preserve"> </w:t>
      </w:r>
      <w:r>
        <w:rPr>
          <w:lang w:val="en-CA"/>
        </w:rPr>
        <w:t xml:space="preserve">or exacerbate </w:t>
      </w:r>
      <w:r w:rsidR="00DF3690">
        <w:rPr>
          <w:lang w:val="en-CA"/>
        </w:rPr>
        <w:t xml:space="preserve">the </w:t>
      </w:r>
      <w:r w:rsidR="00C37A6C">
        <w:rPr>
          <w:lang w:val="en-CA"/>
        </w:rPr>
        <w:t>bias</w:t>
      </w:r>
      <w:r w:rsidR="00065B2F">
        <w:rPr>
          <w:lang w:val="en-CA"/>
        </w:rPr>
        <w:t xml:space="preserve"> </w:t>
      </w:r>
      <w:r w:rsidR="00C37A6C">
        <w:rPr>
          <w:lang w:val="en-CA"/>
        </w:rPr>
        <w:t xml:space="preserve">of </w:t>
      </w:r>
      <w:r w:rsidR="00DF3690">
        <w:rPr>
          <w:lang w:val="en-CA"/>
        </w:rPr>
        <w:t xml:space="preserve">less rigorous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r w:rsidR="003C0CE2">
        <w:rPr>
          <w:lang w:val="en-CA"/>
        </w:rPr>
        <w:t xml:space="preserve">the </w:t>
      </w:r>
      <w:r>
        <w:rPr>
          <w:lang w:val="en-CA"/>
        </w:rPr>
        <w:t xml:space="preserve">mark-recapture </w:t>
      </w:r>
      <w:r w:rsidR="00361AD1">
        <w:rPr>
          <w:lang w:val="en-CA"/>
        </w:rPr>
        <w:t>approach</w:t>
      </w:r>
      <w:r w:rsidR="00065B2F">
        <w:rPr>
          <w:lang w:val="en-CA"/>
        </w:rPr>
        <w:t xml:space="preserve">. </w:t>
      </w:r>
      <w:r w:rsidR="00C37A6C">
        <w:rPr>
          <w:lang w:val="en-CA"/>
        </w:rPr>
        <w:t>In particular</w:t>
      </w:r>
      <w:r w:rsidR="00065B2F">
        <w:rPr>
          <w:lang w:val="en-CA"/>
        </w:rPr>
        <w:t xml:space="preserve">, </w:t>
      </w:r>
      <w:r w:rsidR="00C37A6C">
        <w:rPr>
          <w:lang w:val="en-CA"/>
        </w:rPr>
        <w:t>we examined whether</w:t>
      </w:r>
      <w:r w:rsidR="00C37A6C" w:rsidRPr="00C37A6C">
        <w:rPr>
          <w:lang w:val="en-CA"/>
        </w:rPr>
        <w:t xml:space="preserve"> </w:t>
      </w:r>
      <w:r w:rsidR="00C37A6C">
        <w:rPr>
          <w:lang w:val="en-CA"/>
        </w:rPr>
        <w:t>changes to baseline detection rate and/or site sample size impact</w:t>
      </w:r>
      <w:r w:rsidR="00AF035C">
        <w:rPr>
          <w:lang w:val="en-CA"/>
        </w:rPr>
        <w:t>ed</w:t>
      </w:r>
      <w:r w:rsidR="00C37A6C">
        <w:rPr>
          <w:lang w:val="en-CA"/>
        </w:rPr>
        <w:t xml:space="preserve"> the ability of these models </w:t>
      </w:r>
      <w:r w:rsidR="00C37A6C" w:rsidRPr="00CC1132">
        <w:rPr>
          <w:highlight w:val="yellow"/>
          <w:lang w:val="en-CA"/>
          <w:rPrChange w:id="14" w:author="Kremen, Claire" w:date="2025-02-19T16:48:00Z">
            <w:rPr>
              <w:lang w:val="en-CA"/>
            </w:rPr>
          </w:rPrChange>
        </w:rPr>
        <w:t xml:space="preserve">to </w:t>
      </w:r>
      <w:r w:rsidR="009D0352" w:rsidRPr="00CC1132">
        <w:rPr>
          <w:highlight w:val="yellow"/>
          <w:lang w:val="en-CA"/>
          <w:rPrChange w:id="15" w:author="Kremen, Claire" w:date="2025-02-19T16:48:00Z">
            <w:rPr>
              <w:lang w:val="en-CA"/>
            </w:rPr>
          </w:rPrChange>
        </w:rPr>
        <w:t xml:space="preserve">accurately </w:t>
      </w:r>
      <w:r w:rsidR="00C37A6C" w:rsidRPr="00CC1132">
        <w:rPr>
          <w:highlight w:val="yellow"/>
          <w:lang w:val="en-CA"/>
          <w:rPrChange w:id="16" w:author="Kremen, Claire" w:date="2025-02-19T16:48:00Z">
            <w:rPr>
              <w:lang w:val="en-CA"/>
            </w:rPr>
          </w:rPrChange>
        </w:rPr>
        <w:t>estimate</w:t>
      </w:r>
      <w:r w:rsidR="00C37A6C">
        <w:rPr>
          <w:lang w:val="en-CA"/>
        </w:rPr>
        <w:t xml:space="preserve"> an abundance covariate despite </w:t>
      </w:r>
      <w:r w:rsidR="00DF3690">
        <w:rPr>
          <w:lang w:val="en-CA"/>
        </w:rPr>
        <w:t xml:space="preserve">a </w:t>
      </w:r>
      <w:r w:rsidR="00C37A6C">
        <w:rPr>
          <w:lang w:val="en-CA"/>
        </w:rPr>
        <w:t>confounding effect on 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3C0CE2">
        <w:rPr>
          <w:lang w:val="en-CA"/>
        </w:rPr>
        <w:t>Finally</w:t>
      </w:r>
      <w:r w:rsidR="00A64303">
        <w:rPr>
          <w:lang w:val="en-CA"/>
        </w:rPr>
        <w:t xml:space="preserve">, </w:t>
      </w:r>
      <w:r w:rsidR="00C81BAC">
        <w:rPr>
          <w:lang w:val="en-CA"/>
        </w:rPr>
        <w:t xml:space="preserve">we tested </w:t>
      </w:r>
      <w:r w:rsidR="003C0CE2">
        <w:rPr>
          <w:lang w:val="en-CA"/>
        </w:rPr>
        <w:t xml:space="preserve">the </w:t>
      </w:r>
      <w:r w:rsidR="00C81BAC">
        <w:rPr>
          <w:lang w:val="en-CA"/>
        </w:rPr>
        <w:t xml:space="preserve">robustness of simulated violations of </w:t>
      </w:r>
      <w:r w:rsidR="00D5749C">
        <w:rPr>
          <w:lang w:val="en-CA"/>
        </w:rPr>
        <w:t xml:space="preserve">the </w:t>
      </w:r>
      <w:commentRangeStart w:id="17"/>
      <w:commentRangeStart w:id="18"/>
      <w:r w:rsidR="00C81BAC">
        <w:rPr>
          <w:lang w:val="en-CA"/>
        </w:rPr>
        <w:t>population closure</w:t>
      </w:r>
      <w:r w:rsidR="00D5749C">
        <w:rPr>
          <w:lang w:val="en-CA"/>
        </w:rPr>
        <w:t xml:space="preserve"> assumption</w:t>
      </w:r>
      <w:r w:rsidR="00C81BAC">
        <w:rPr>
          <w:lang w:val="en-CA"/>
        </w:rPr>
        <w:t xml:space="preserve"> </w:t>
      </w:r>
      <w:commentRangeEnd w:id="17"/>
      <w:r w:rsidR="00FC3679">
        <w:rPr>
          <w:rStyle w:val="CommentReference"/>
        </w:rPr>
        <w:commentReference w:id="17"/>
      </w:r>
      <w:commentRangeEnd w:id="18"/>
      <w:r w:rsidR="006B3C2F">
        <w:rPr>
          <w:rStyle w:val="CommentReference"/>
        </w:rPr>
        <w:commentReference w:id="18"/>
      </w:r>
      <w:r w:rsidR="00C81BAC">
        <w:rPr>
          <w:lang w:val="en-CA"/>
        </w:rPr>
        <w:t xml:space="preserve">for </w:t>
      </w:r>
      <w:proofErr w:type="spellStart"/>
      <w:r w:rsidR="00C81BAC">
        <w:rPr>
          <w:lang w:val="en-CA"/>
        </w:rPr>
        <w:t>binmix</w:t>
      </w:r>
      <w:proofErr w:type="spellEnd"/>
      <w:r w:rsidR="00C81BAC">
        <w:rPr>
          <w:lang w:val="en-CA"/>
        </w:rPr>
        <w:t xml:space="preserve"> compared to </w:t>
      </w:r>
      <w:proofErr w:type="spellStart"/>
      <w:r w:rsidR="00C81BAC">
        <w:rPr>
          <w:lang w:val="en-CA"/>
        </w:rPr>
        <w:t>multimix</w:t>
      </w:r>
      <w:proofErr w:type="spellEnd"/>
      <w:r w:rsidR="00C81BAC">
        <w:rPr>
          <w:lang w:val="en-CA"/>
        </w:rPr>
        <w:t xml:space="preserve"> models</w:t>
      </w:r>
      <w:r w:rsidR="00A64303">
        <w:rPr>
          <w:lang w:val="en-CA"/>
        </w:rPr>
        <w:t xml:space="preserve">. </w:t>
      </w:r>
      <w:r w:rsidR="00C81BAC">
        <w:rPr>
          <w:lang w:val="en-CA"/>
        </w:rPr>
        <w:t>To do so, we varied the probability that individual insects immigrate</w:t>
      </w:r>
      <w:r w:rsidR="00AF035C">
        <w:rPr>
          <w:lang w:val="en-CA"/>
        </w:rPr>
        <w:t>d</w:t>
      </w:r>
      <w:r w:rsidR="00C81BAC">
        <w:rPr>
          <w:lang w:val="en-CA"/>
        </w:rPr>
        <w:t>/emigrate</w:t>
      </w:r>
      <w:r w:rsidR="00AF035C">
        <w:rPr>
          <w:lang w:val="en-CA"/>
        </w:rPr>
        <w:t>d</w:t>
      </w:r>
      <w:r w:rsidR="00C81BAC">
        <w:rPr>
          <w:lang w:val="en-CA"/>
        </w:rPr>
        <w:t xml:space="preserve"> from sites between successive surveys, while simultaneously varying whether th</w:t>
      </w:r>
      <w:r w:rsidR="00DF3690">
        <w:rPr>
          <w:lang w:val="en-CA"/>
        </w:rPr>
        <w:t>o</w:t>
      </w:r>
      <w:r w:rsidR="00C81BAC">
        <w:rPr>
          <w:lang w:val="en-CA"/>
        </w:rPr>
        <w:t>se odds were impacted by a site environmental covariate.</w:t>
      </w:r>
      <w:r w:rsidR="009D0352">
        <w:rPr>
          <w:lang w:val="en-CA"/>
        </w:rPr>
        <w:t xml:space="preserve"> </w:t>
      </w:r>
      <w:r w:rsidR="00DF3690">
        <w:rPr>
          <w:lang w:val="en-CA"/>
        </w:rPr>
        <w:t>This</w:t>
      </w:r>
      <w:ins w:id="19" w:author="Kremen, Claire" w:date="2025-02-19T16:48:00Z">
        <w:r w:rsidR="008069AD">
          <w:rPr>
            <w:lang w:val="en-CA"/>
          </w:rPr>
          <w:t xml:space="preserve"> procedure</w:t>
        </w:r>
      </w:ins>
      <w:r w:rsidR="00DF3690">
        <w:rPr>
          <w:lang w:val="en-CA"/>
        </w:rPr>
        <w:t xml:space="preserve"> allowed us to </w:t>
      </w:r>
      <w:ins w:id="20" w:author="Kremen, Claire" w:date="2025-02-19T16:48:00Z">
        <w:r w:rsidR="001B3A73">
          <w:rPr>
            <w:lang w:val="en-CA"/>
          </w:rPr>
          <w:t xml:space="preserve">ask? </w:t>
        </w:r>
      </w:ins>
      <w:r w:rsidR="000A4FC1">
        <w:rPr>
          <w:lang w:val="en-CA"/>
        </w:rPr>
        <w:t>whether an</w:t>
      </w:r>
      <w:r w:rsidR="00592385">
        <w:rPr>
          <w:lang w:val="en-CA"/>
        </w:rPr>
        <w:t xml:space="preserve"> effect of </w:t>
      </w:r>
      <w:r w:rsidR="00DF3690">
        <w:rPr>
          <w:lang w:val="en-CA"/>
        </w:rPr>
        <w:t xml:space="preserve">habitat </w:t>
      </w:r>
      <w:r w:rsidR="00592385">
        <w:rPr>
          <w:lang w:val="en-CA"/>
        </w:rPr>
        <w:t>on</w:t>
      </w:r>
      <w:r w:rsidR="00DF3690">
        <w:rPr>
          <w:lang w:val="en-CA"/>
        </w:rPr>
        <w:t xml:space="preserve"> the tendency for individuals to remain within a sampling plot</w:t>
      </w:r>
      <w:r w:rsidR="00592385">
        <w:rPr>
          <w:lang w:val="en-CA"/>
        </w:rPr>
        <w:t xml:space="preserve"> compromised </w:t>
      </w:r>
      <w:proofErr w:type="spellStart"/>
      <w:r w:rsidR="00592385">
        <w:rPr>
          <w:lang w:val="en-CA"/>
        </w:rPr>
        <w:t>binmix</w:t>
      </w:r>
      <w:proofErr w:type="spellEnd"/>
      <w:r w:rsidR="00592385">
        <w:rPr>
          <w:lang w:val="en-CA"/>
        </w:rPr>
        <w:t xml:space="preserve"> </w:t>
      </w:r>
      <w:r w:rsidR="00592385">
        <w:rPr>
          <w:lang w:val="en-CA"/>
        </w:rPr>
        <w:lastRenderedPageBreak/>
        <w:t>estimates</w:t>
      </w:r>
      <w:r w:rsidR="00DF3690">
        <w:rPr>
          <w:lang w:val="en-CA"/>
        </w:rPr>
        <w:t xml:space="preserve">. In combination, </w:t>
      </w:r>
      <w:r w:rsidR="00E106FF">
        <w:rPr>
          <w:lang w:val="en-CA"/>
        </w:rPr>
        <w:t xml:space="preserve">our field </w:t>
      </w:r>
      <w:commentRangeStart w:id="21"/>
      <w:commentRangeStart w:id="22"/>
      <w:r w:rsidR="00E106FF">
        <w:rPr>
          <w:lang w:val="en-CA"/>
        </w:rPr>
        <w:t>and simulation studies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9D0352">
        <w:rPr>
          <w:lang w:val="en-CA"/>
        </w:rPr>
        <w:t>studies</w:t>
      </w:r>
      <w:r w:rsidR="00337C6D">
        <w:rPr>
          <w:lang w:val="en-CA"/>
        </w:rPr>
        <w:t xml:space="preserve">. </w:t>
      </w:r>
      <w:commentRangeEnd w:id="21"/>
      <w:r w:rsidR="001B3A73">
        <w:rPr>
          <w:rStyle w:val="CommentReference"/>
        </w:rPr>
        <w:commentReference w:id="21"/>
      </w:r>
      <w:commentRangeEnd w:id="22"/>
      <w:r w:rsidR="00B716C3">
        <w:rPr>
          <w:rStyle w:val="CommentReference"/>
        </w:rPr>
        <w:commentReference w:id="22"/>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4B9017F2" w14:textId="4D3BD99B" w:rsidR="002766E7" w:rsidRDefault="00B3215B" w:rsidP="00382736">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w:t>
      </w:r>
      <w:r w:rsidR="00592385">
        <w:rPr>
          <w:lang w:val="en-CA"/>
        </w:rPr>
        <w:t xml:space="preserve">estimate the </w:t>
      </w:r>
      <w:r w:rsidRPr="004B72C9">
        <w:rPr>
          <w:lang w:val="en-CA"/>
        </w:rPr>
        <w:t xml:space="preserve">effect of </w:t>
      </w:r>
      <w:r w:rsidR="000D7E55">
        <w:rPr>
          <w:lang w:val="en-CA"/>
        </w:rPr>
        <w:t>habitat restoration</w:t>
      </w:r>
      <w:r w:rsidR="00B33FC4" w:rsidRPr="004B72C9">
        <w:rPr>
          <w:lang w:val="en-CA"/>
        </w:rPr>
        <w:t xml:space="preserve"> on</w:t>
      </w:r>
      <w:r w:rsidR="00DF3690">
        <w:rPr>
          <w:lang w:val="en-CA"/>
        </w:rPr>
        <w:t xml:space="preserve"> </w:t>
      </w:r>
      <w:r w:rsidR="00B33FC4" w:rsidRPr="004B72C9">
        <w:rPr>
          <w:lang w:val="en-CA"/>
        </w:rPr>
        <w:t xml:space="preserve">the abundance </w:t>
      </w:r>
      <w:r w:rsidR="002766E7">
        <w:rPr>
          <w:lang w:val="en-CA"/>
        </w:rPr>
        <w:t xml:space="preserve">and detectability </w:t>
      </w:r>
      <w:r w:rsidR="00B33FC4" w:rsidRPr="004B72C9">
        <w:rPr>
          <w:lang w:val="en-CA"/>
        </w:rPr>
        <w:t>of wild bees</w:t>
      </w:r>
      <w:r w:rsidR="002766E7">
        <w:rPr>
          <w:lang w:val="en-CA"/>
        </w:rPr>
        <w:t xml:space="preserve"> using three different modelling approaches. </w:t>
      </w:r>
      <w:r w:rsidR="00E331CB">
        <w:rPr>
          <w:lang w:val="en-CA"/>
        </w:rPr>
        <w:t xml:space="preserve">The different models required different forms of abundance data. </w:t>
      </w:r>
      <w:r w:rsidR="002766E7">
        <w:rPr>
          <w:lang w:val="en-CA"/>
        </w:rPr>
        <w:t xml:space="preserve">The </w:t>
      </w:r>
      <w:proofErr w:type="spellStart"/>
      <w:r w:rsidR="002766E7">
        <w:rPr>
          <w:lang w:val="en-CA"/>
        </w:rPr>
        <w:t>multimix</w:t>
      </w:r>
      <w:proofErr w:type="spellEnd"/>
      <w:r w:rsidR="002766E7">
        <w:rPr>
          <w:lang w:val="en-CA"/>
        </w:rPr>
        <w:t xml:space="preserve"> model required mark-recapture </w:t>
      </w:r>
      <w:r w:rsidR="00751A62">
        <w:rPr>
          <w:lang w:val="en-CA"/>
        </w:rPr>
        <w:t>data, i.e., detection histories of individual bees. In contrast, the</w:t>
      </w:r>
      <w:r w:rsidR="00751A62" w:rsidRPr="00751A62">
        <w:rPr>
          <w:lang w:val="en-CA"/>
        </w:rPr>
        <w:t xml:space="preserve"> </w:t>
      </w:r>
      <w:r w:rsidR="00751A62">
        <w:rPr>
          <w:lang w:val="en-CA"/>
        </w:rPr>
        <w:t xml:space="preserve">GLM and </w:t>
      </w:r>
      <w:proofErr w:type="spellStart"/>
      <w:r w:rsidR="00751A62">
        <w:rPr>
          <w:lang w:val="en-CA"/>
        </w:rPr>
        <w:t>binmix</w:t>
      </w:r>
      <w:proofErr w:type="spellEnd"/>
      <w:r w:rsidR="00751A62">
        <w:rPr>
          <w:lang w:val="en-CA"/>
        </w:rPr>
        <w:t xml:space="preserve"> model required count data, i.e., the number of individual bees detected per sampling event. </w:t>
      </w:r>
      <w:r w:rsidR="000D7E55">
        <w:rPr>
          <w:lang w:val="en-CA"/>
        </w:rPr>
        <w:t>W</w:t>
      </w:r>
      <w:r w:rsidR="00382736">
        <w:rPr>
          <w:lang w:val="en-CA"/>
        </w:rPr>
        <w:t xml:space="preserve">e collected mark-recapture </w:t>
      </w:r>
      <w:r w:rsidR="00B774A2">
        <w:rPr>
          <w:lang w:val="en-CA"/>
        </w:rPr>
        <w:t xml:space="preserve">abundance </w:t>
      </w:r>
      <w:r w:rsidR="00382736">
        <w:rPr>
          <w:lang w:val="en-CA"/>
        </w:rPr>
        <w:t xml:space="preserve">data for the </w:t>
      </w:r>
      <w:proofErr w:type="spellStart"/>
      <w:r w:rsidR="00382736">
        <w:rPr>
          <w:lang w:val="en-CA"/>
        </w:rPr>
        <w:t>multimix</w:t>
      </w:r>
      <w:proofErr w:type="spellEnd"/>
      <w:r w:rsidR="00382736">
        <w:rPr>
          <w:lang w:val="en-CA"/>
        </w:rPr>
        <w:t xml:space="preserve"> model.</w:t>
      </w:r>
      <w:r w:rsidR="00751A62">
        <w:rPr>
          <w:lang w:val="en-CA"/>
        </w:rPr>
        <w:t xml:space="preserve"> </w:t>
      </w:r>
      <w:r w:rsidR="00382736">
        <w:rPr>
          <w:lang w:val="en-CA"/>
        </w:rPr>
        <w:t>To fit</w:t>
      </w:r>
      <w:r w:rsidR="00751A62">
        <w:rPr>
          <w:lang w:val="en-CA"/>
        </w:rPr>
        <w:t xml:space="preserve"> the GLM and </w:t>
      </w:r>
      <w:proofErr w:type="spellStart"/>
      <w:r w:rsidR="00751A62">
        <w:rPr>
          <w:lang w:val="en-CA"/>
        </w:rPr>
        <w:t>binmix</w:t>
      </w:r>
      <w:proofErr w:type="spellEnd"/>
      <w:r w:rsidR="00751A62">
        <w:rPr>
          <w:lang w:val="en-CA"/>
        </w:rPr>
        <w:t xml:space="preserve"> model, </w:t>
      </w:r>
      <w:r w:rsidR="00382736">
        <w:rPr>
          <w:lang w:val="en-CA"/>
        </w:rPr>
        <w:t xml:space="preserve">we did not collect new </w:t>
      </w:r>
      <w:r w:rsidR="00B774A2">
        <w:rPr>
          <w:lang w:val="en-CA"/>
        </w:rPr>
        <w:t xml:space="preserve">abundance </w:t>
      </w:r>
      <w:r w:rsidR="00382736">
        <w:rPr>
          <w:lang w:val="en-CA"/>
        </w:rPr>
        <w:t xml:space="preserve">data. </w:t>
      </w:r>
      <w:commentRangeStart w:id="23"/>
      <w:r w:rsidR="00382736">
        <w:rPr>
          <w:lang w:val="en-CA"/>
        </w:rPr>
        <w:t xml:space="preserve">Rather, </w:t>
      </w:r>
      <w:r w:rsidR="00E331CB">
        <w:rPr>
          <w:lang w:val="en-CA"/>
        </w:rPr>
        <w:t>for</w:t>
      </w:r>
      <w:r w:rsidR="00382736">
        <w:rPr>
          <w:lang w:val="en-CA"/>
        </w:rPr>
        <w:t xml:space="preserve"> each </w:t>
      </w:r>
      <w:r w:rsidR="00E331CB">
        <w:rPr>
          <w:lang w:val="en-CA"/>
        </w:rPr>
        <w:t>sampling event</w:t>
      </w:r>
      <w:r w:rsidR="00382736">
        <w:rPr>
          <w:lang w:val="en-CA"/>
        </w:rPr>
        <w:t xml:space="preserve"> we summed the number of</w:t>
      </w:r>
      <w:r w:rsidR="00751A62">
        <w:rPr>
          <w:lang w:val="en-CA"/>
        </w:rPr>
        <w:t xml:space="preserve"> marked and newly detected bees</w:t>
      </w:r>
      <w:r w:rsidR="00382736">
        <w:rPr>
          <w:lang w:val="en-CA"/>
        </w:rPr>
        <w:t xml:space="preserve"> to yield </w:t>
      </w:r>
      <w:r w:rsidR="00E331CB">
        <w:rPr>
          <w:lang w:val="en-CA"/>
        </w:rPr>
        <w:t xml:space="preserve">a simple </w:t>
      </w:r>
      <w:r w:rsidR="00382736">
        <w:rPr>
          <w:lang w:val="en-CA"/>
        </w:rPr>
        <w:t xml:space="preserve">count of </w:t>
      </w:r>
      <w:r w:rsidR="00E331CB">
        <w:rPr>
          <w:lang w:val="en-CA"/>
        </w:rPr>
        <w:t>the number of</w:t>
      </w:r>
      <w:r w:rsidR="00465ED3">
        <w:rPr>
          <w:lang w:val="en-CA"/>
        </w:rPr>
        <w:t xml:space="preserve"> individual</w:t>
      </w:r>
      <w:r w:rsidR="00E331CB">
        <w:rPr>
          <w:lang w:val="en-CA"/>
        </w:rPr>
        <w:t xml:space="preserve"> </w:t>
      </w:r>
      <w:r w:rsidR="00382736">
        <w:rPr>
          <w:lang w:val="en-CA"/>
        </w:rPr>
        <w:t>bees detected</w:t>
      </w:r>
      <w:r w:rsidR="00465ED3">
        <w:rPr>
          <w:lang w:val="en-CA"/>
        </w:rPr>
        <w:t xml:space="preserve"> per sampling event</w:t>
      </w:r>
      <w:r w:rsidR="00751A62">
        <w:rPr>
          <w:lang w:val="en-CA"/>
        </w:rPr>
        <w:t xml:space="preserve">. </w:t>
      </w:r>
      <w:commentRangeEnd w:id="23"/>
      <w:r w:rsidR="00B716C3">
        <w:rPr>
          <w:rStyle w:val="CommentReference"/>
        </w:rPr>
        <w:commentReference w:id="23"/>
      </w:r>
      <w:r w:rsidR="00382736">
        <w:rPr>
          <w:lang w:val="en-CA"/>
        </w:rPr>
        <w:t xml:space="preserve">This </w:t>
      </w:r>
      <w:r w:rsidR="00465ED3">
        <w:rPr>
          <w:lang w:val="en-CA"/>
        </w:rPr>
        <w:t>strategy</w:t>
      </w:r>
      <w:r w:rsidR="00382736">
        <w:rPr>
          <w:lang w:val="en-CA"/>
        </w:rPr>
        <w:t xml:space="preserve"> allowed us to examine a single abundance dataset </w:t>
      </w:r>
      <w:r w:rsidR="00465ED3">
        <w:rPr>
          <w:lang w:val="en-CA"/>
        </w:rPr>
        <w:t>with</w:t>
      </w:r>
      <w:r w:rsidR="00382736">
        <w:rPr>
          <w:lang w:val="en-CA"/>
        </w:rPr>
        <w:t xml:space="preserve"> all three models. </w:t>
      </w:r>
    </w:p>
    <w:p w14:paraId="22506949" w14:textId="0659E512" w:rsidR="00B33FC4" w:rsidRDefault="00B33FC4" w:rsidP="00B33FC4">
      <w:pPr>
        <w:spacing w:line="480" w:lineRule="auto"/>
        <w:ind w:firstLine="720"/>
        <w:rPr>
          <w:lang w:val="en-CA"/>
        </w:rPr>
      </w:pPr>
      <w:r>
        <w:rPr>
          <w:lang w:val="en-CA"/>
        </w:rPr>
        <w:t xml:space="preserve">We </w:t>
      </w:r>
      <w:r w:rsidR="00382736">
        <w:rPr>
          <w:lang w:val="en-CA"/>
        </w:rPr>
        <w:t xml:space="preserve">collected the abundance data from </w:t>
      </w:r>
      <w:r>
        <w:rPr>
          <w:lang w:val="en-CA"/>
        </w:rPr>
        <w:t>a sample of 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(Table S1)</w:t>
      </w:r>
      <w:r>
        <w:rPr>
          <w:lang w:val="en-CA"/>
        </w:rPr>
        <w:t xml:space="preserve">. </w:t>
      </w:r>
      <w:r w:rsidR="00382736">
        <w:rPr>
          <w:lang w:val="en-CA"/>
        </w:rPr>
        <w:t>As a comparison, w</w:t>
      </w:r>
      <w:r>
        <w:rPr>
          <w:lang w:val="en-CA"/>
        </w:rPr>
        <w:t xml:space="preserve">e </w:t>
      </w:r>
      <w:r w:rsidR="00382736">
        <w:rPr>
          <w:lang w:val="en-CA"/>
        </w:rPr>
        <w:t>also collected data from</w:t>
      </w:r>
      <w:r>
        <w:rPr>
          <w:lang w:val="en-CA"/>
        </w:rPr>
        <w:t xml:space="preserve"> five similar urban parks that </w:t>
      </w:r>
      <w:r w:rsidR="00FC3BCB">
        <w:rPr>
          <w:lang w:val="en-CA"/>
        </w:rPr>
        <w:t>had not</w:t>
      </w:r>
      <w:r>
        <w:rPr>
          <w:lang w:val="en-CA"/>
        </w:rPr>
        <w:t xml:space="preserve"> receive</w:t>
      </w:r>
      <w:r w:rsidR="00FC3BCB">
        <w:rPr>
          <w:lang w:val="en-CA"/>
        </w:rPr>
        <w:t>d</w:t>
      </w:r>
      <w:r>
        <w:rPr>
          <w:lang w:val="en-CA"/>
        </w:rPr>
        <w:t xml:space="preserve"> </w:t>
      </w:r>
      <w:r w:rsidR="00FC3BCB">
        <w:rPr>
          <w:lang w:val="en-CA"/>
        </w:rPr>
        <w:t>the</w:t>
      </w:r>
      <w:r>
        <w:rPr>
          <w:lang w:val="en-CA"/>
        </w:rPr>
        <w:t xml:space="preserve"> habitat restoration (hereafter, “control” parks)</w:t>
      </w:r>
      <w:r w:rsidR="0068185E">
        <w:rPr>
          <w:lang w:val="en-CA"/>
        </w:rPr>
        <w:t xml:space="preserve"> (Table S1)</w:t>
      </w:r>
      <w:r>
        <w:rPr>
          <w:lang w:val="en-CA"/>
        </w:rPr>
        <w:t xml:space="preserve">. </w:t>
      </w:r>
      <w:r w:rsidR="00592385">
        <w:rPr>
          <w:lang w:val="en-CA"/>
        </w:rPr>
        <w:t xml:space="preserve">In restored parks, conventional turfgrass vegetation was left </w:t>
      </w:r>
      <w:proofErr w:type="spellStart"/>
      <w:r w:rsidR="00592385">
        <w:rPr>
          <w:lang w:val="en-CA"/>
        </w:rPr>
        <w:t>unmowed</w:t>
      </w:r>
      <w:proofErr w:type="spellEnd"/>
      <w:r w:rsidR="00592385">
        <w:rPr>
          <w:lang w:val="en-CA"/>
        </w:rPr>
        <w:t xml:space="preserve"> during April – September season compared to mowed bi-weekly in control parks. Restored parks were also seeded with flowers that provide food resources for wild bees. In a separate study we compared the plant communities in control and restored parks. </w:t>
      </w:r>
      <w:r w:rsidR="00B82529">
        <w:rPr>
          <w:lang w:val="en-CA"/>
        </w:rPr>
        <w:t>W</w:t>
      </w:r>
      <w:r w:rsidR="000D7E55">
        <w:rPr>
          <w:lang w:val="en-CA"/>
        </w:rPr>
        <w:t>e found that r</w:t>
      </w:r>
      <w:r w:rsidR="00592385">
        <w:rPr>
          <w:lang w:val="en-CA"/>
        </w:rPr>
        <w:t xml:space="preserve">estoration </w:t>
      </w:r>
      <w:r w:rsidR="00E9563B">
        <w:rPr>
          <w:lang w:val="en-CA"/>
        </w:rPr>
        <w:t>was</w:t>
      </w:r>
      <w:r>
        <w:rPr>
          <w:lang w:val="en-CA"/>
        </w:rPr>
        <w:t xml:space="preserve"> </w:t>
      </w:r>
      <w:r w:rsidR="00E9563B">
        <w:rPr>
          <w:lang w:val="en-CA"/>
        </w:rPr>
        <w:t>strongly associated with</w:t>
      </w:r>
      <w:r>
        <w:rPr>
          <w:lang w:val="en-CA"/>
        </w:rPr>
        <w:t xml:space="preserve"> increased flower species richness and marginally </w:t>
      </w:r>
      <w:r w:rsidR="00E9563B">
        <w:rPr>
          <w:lang w:val="en-CA"/>
        </w:rPr>
        <w:t>associated with increased</w:t>
      </w:r>
      <w:r>
        <w:rPr>
          <w:lang w:val="en-CA"/>
        </w:rPr>
        <w:t xml:space="preserve"> flower species abundance</w:t>
      </w:r>
      <w:r w:rsidR="003E7C74">
        <w:rPr>
          <w:lang w:val="en-CA"/>
        </w:rPr>
        <w:t xml:space="preserve"> </w:t>
      </w:r>
      <w:r w:rsidR="003E7C74">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3E7C74">
        <w:rPr>
          <w:lang w:val="en-CA"/>
        </w:rPr>
        <w:fldChar w:fldCharType="separate"/>
      </w:r>
      <w:r w:rsidR="0017490F" w:rsidRPr="0017490F">
        <w:rPr>
          <w:noProof/>
          <w:lang w:val="en-CA"/>
        </w:rPr>
        <w:t>(Ulrich and Sargent 2025)</w:t>
      </w:r>
      <w:r w:rsidR="003E7C74">
        <w:rPr>
          <w:lang w:val="en-CA"/>
        </w:rPr>
        <w:fldChar w:fldCharType="end"/>
      </w:r>
      <w:r>
        <w:rPr>
          <w:lang w:val="en-CA"/>
        </w:rPr>
        <w:t xml:space="preserve">. Although we did not measure </w:t>
      </w:r>
      <w:r>
        <w:rPr>
          <w:lang w:val="en-CA"/>
        </w:rPr>
        <w:lastRenderedPageBreak/>
        <w:t>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repeated our survey efforts again in</w:t>
      </w:r>
      <w:r w:rsidR="00B82529">
        <w:rPr>
          <w:lang w:val="en-CA"/>
        </w:rPr>
        <w:t xml:space="preserve"> 2023. </w:t>
      </w:r>
    </w:p>
    <w:p w14:paraId="267D5A67" w14:textId="79E27932"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r w:rsidR="00224972">
        <w:rPr>
          <w:i/>
          <w:iCs/>
          <w:lang w:val="en-CA"/>
        </w:rPr>
        <w:t xml:space="preserve">Megachile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xml:space="preserve">. </w:t>
      </w:r>
      <w:del w:id="24" w:author="Kremen, Claire" w:date="2025-02-19T16:52:00Z">
        <w:r w:rsidR="00142439" w:rsidDel="00DD7DDD">
          <w:rPr>
            <w:lang w:val="en-CA"/>
          </w:rPr>
          <w:delText>This</w:delText>
        </w:r>
        <w:r w:rsidR="000C5B26" w:rsidDel="00DD7DDD">
          <w:rPr>
            <w:lang w:val="en-CA"/>
          </w:rPr>
          <w:delText xml:space="preserve"> </w:delText>
        </w:r>
      </w:del>
      <w:commentRangeStart w:id="25"/>
      <w:ins w:id="26" w:author="Kremen, Claire" w:date="2025-02-19T16:52:00Z">
        <w:r w:rsidR="00DD7DDD">
          <w:rPr>
            <w:lang w:val="en-CA"/>
          </w:rPr>
          <w:t xml:space="preserve">The ability to identify the species </w:t>
        </w:r>
      </w:ins>
      <w:r w:rsidR="000C5B26">
        <w:rPr>
          <w:lang w:val="en-CA"/>
        </w:rPr>
        <w:t>allow</w:t>
      </w:r>
      <w:r w:rsidR="00142439">
        <w:rPr>
          <w:lang w:val="en-CA"/>
        </w:rPr>
        <w:t>ed</w:t>
      </w:r>
      <w:r w:rsidR="000C5B26">
        <w:rPr>
          <w:lang w:val="en-CA"/>
        </w:rPr>
        <w:t xml:space="preserve"> us </w:t>
      </w:r>
      <w:r w:rsidR="00224972">
        <w:rPr>
          <w:lang w:val="en-CA"/>
        </w:rPr>
        <w:t xml:space="preserve">to avoid lethal sampling which would cause violations of </w:t>
      </w:r>
      <w:commentRangeStart w:id="27"/>
      <w:r w:rsidR="00224972">
        <w:rPr>
          <w:lang w:val="en-CA"/>
        </w:rPr>
        <w:t>population closure assumptions</w:t>
      </w:r>
      <w:commentRangeEnd w:id="27"/>
      <w:r w:rsidR="00FC3679">
        <w:rPr>
          <w:rStyle w:val="CommentReference"/>
        </w:rPr>
        <w:commentReference w:id="27"/>
      </w:r>
      <w:r w:rsidR="00A80FEE">
        <w:rPr>
          <w:lang w:val="en-CA"/>
        </w:rPr>
        <w:t xml:space="preserve"> while also </w:t>
      </w:r>
      <w:r w:rsidR="007735A1">
        <w:rPr>
          <w:lang w:val="en-CA"/>
        </w:rPr>
        <w:t>potentially harming</w:t>
      </w:r>
      <w:r w:rsidR="00A80FEE">
        <w:rPr>
          <w:lang w:val="en-CA"/>
        </w:rPr>
        <w:t xml:space="preserve"> </w:t>
      </w:r>
      <w:r w:rsidR="00E331CB">
        <w:rPr>
          <w:lang w:val="en-CA"/>
        </w:rPr>
        <w:t xml:space="preserve">local </w:t>
      </w:r>
      <w:r w:rsidR="00A80FEE">
        <w:rPr>
          <w:lang w:val="en-CA"/>
        </w:rPr>
        <w:t>bee populations</w:t>
      </w:r>
      <w:commentRangeEnd w:id="25"/>
      <w:r w:rsidR="00223254">
        <w:rPr>
          <w:rStyle w:val="CommentReference"/>
        </w:rPr>
        <w:commentReference w:id="25"/>
      </w:r>
      <w:r w:rsidR="00224972">
        <w:rPr>
          <w:lang w:val="en-CA"/>
        </w:rPr>
        <w:t xml:space="preserve">. Additionally, </w:t>
      </w:r>
      <w:r w:rsidR="007735A1">
        <w:rPr>
          <w:lang w:val="en-CA"/>
        </w:rPr>
        <w:t xml:space="preserve">in our system, </w:t>
      </w:r>
      <w:r w:rsidR="00224972">
        <w:rPr>
          <w:lang w:val="en-CA"/>
        </w:rPr>
        <w:t xml:space="preserve">the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E331CB">
        <w:rPr>
          <w:lang w:val="en-CA"/>
        </w:rPr>
        <w:t xml:space="preserve">a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0310AD">
        <w:rPr>
          <w:lang w:val="en-CA"/>
        </w:rPr>
        <w:fldChar w:fldCharType="separate"/>
      </w:r>
      <w:r w:rsidR="0017490F" w:rsidRPr="0017490F">
        <w:rPr>
          <w:noProof/>
          <w:lang w:val="en-CA"/>
        </w:rPr>
        <w:t>(Ulrich and Sargent 2025)</w:t>
      </w:r>
      <w:r w:rsidR="000310AD">
        <w:rPr>
          <w:lang w:val="en-CA"/>
        </w:rPr>
        <w:fldChar w:fldCharType="end"/>
      </w:r>
      <w:r w:rsidR="00224972">
        <w:rPr>
          <w:lang w:val="en-CA"/>
        </w:rPr>
        <w:t>. Targeting our sampling at the timing of peak abundance allowed us to limit changes in abundance caused by rapid births or deaths</w:t>
      </w:r>
      <w:r w:rsidR="00142439">
        <w:rPr>
          <w:lang w:val="en-CA"/>
        </w:rPr>
        <w:t>,</w:t>
      </w:r>
      <w:r w:rsidR="00EE5BA8">
        <w:rPr>
          <w:lang w:val="en-CA"/>
        </w:rPr>
        <w:t xml:space="preserve"> </w:t>
      </w:r>
      <w:r w:rsidR="00224972">
        <w:rPr>
          <w:lang w:val="en-CA"/>
        </w:rPr>
        <w:t xml:space="preserve">which would </w:t>
      </w:r>
      <w:r w:rsidR="00EE5BA8">
        <w:rPr>
          <w:lang w:val="en-CA"/>
        </w:rPr>
        <w:t xml:space="preserve">also </w:t>
      </w:r>
      <w:r w:rsidR="00224972">
        <w:rPr>
          <w:lang w:val="en-CA"/>
        </w:rPr>
        <w:t xml:space="preserve">violate population closure assumptions. We collected </w:t>
      </w:r>
      <w:r w:rsidR="00E331CB">
        <w:rPr>
          <w:lang w:val="en-CA"/>
        </w:rPr>
        <w:t xml:space="preserve">abundance 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an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exhibiting a</w:t>
      </w:r>
      <w:r w:rsidR="00224972">
        <w:rPr>
          <w:lang w:val="en-CA"/>
        </w:rPr>
        <w:t xml:space="preserve"> </w:t>
      </w:r>
      <w:r w:rsidR="00D5749C">
        <w:rPr>
          <w:lang w:val="en-CA"/>
        </w:rPr>
        <w:t>‘</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D5749C">
        <w:rPr>
          <w:lang w:val="en-CA"/>
        </w:rPr>
        <w:t xml:space="preserve"> the chance that we violated the assumption of population</w:t>
      </w:r>
      <w:r w:rsidR="00EE5BA8">
        <w:rPr>
          <w:lang w:val="en-CA"/>
        </w:rPr>
        <w:t xml:space="preserve"> closure, we conducted the repeat </w:t>
      </w:r>
      <w:r w:rsidR="00E331CB">
        <w:rPr>
          <w:lang w:val="en-CA"/>
        </w:rPr>
        <w:t>abundance surveys</w:t>
      </w:r>
      <w:r w:rsidR="00EE5BA8">
        <w:rPr>
          <w:lang w:val="en-CA"/>
        </w:rPr>
        <w:t xml:space="preserve">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For this study, we only included 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77C46C3F"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B82529">
        <w:rPr>
          <w:lang w:val="en-CA"/>
        </w:rPr>
        <w:t xml:space="preserve">(100 metre by 100 metre)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w:t>
      </w:r>
      <w:r w:rsidR="00985F89">
        <w:rPr>
          <w:lang w:val="en-CA"/>
        </w:rPr>
        <w:lastRenderedPageBreak/>
        <w:t xml:space="preserve">conventionally managed turfgrass space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sidR="00D8323A">
        <w:rPr>
          <w:lang w:val="en-CA"/>
        </w:rPr>
        <w:t xml:space="preserve">confirmed species identifications and applied </w:t>
      </w:r>
      <w:r w:rsidR="00F52316">
        <w:rPr>
          <w:lang w:val="en-CA"/>
        </w:rPr>
        <w:t>mark</w:t>
      </w:r>
      <w:r w:rsidR="00D8323A">
        <w:rPr>
          <w:lang w:val="en-CA"/>
        </w:rPr>
        <w:t>s</w:t>
      </w:r>
      <w:r w:rsidR="00F52316">
        <w:rPr>
          <w:lang w:val="en-CA"/>
        </w:rPr>
        <w:t xml:space="preserve">. Marks were applied by placing chilled bees in </w:t>
      </w:r>
      <w:r w:rsidR="00D8323A">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2022)","manualFormatting":"(as in 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w:t>
      </w:r>
      <w:r>
        <w:rPr>
          <w:noProof/>
          <w:lang w:val="en-CA"/>
        </w:rPr>
        <w:t xml:space="preserve">as in </w:t>
      </w:r>
      <w:r w:rsidR="000310AD" w:rsidRPr="000310AD">
        <w:rPr>
          <w:noProof/>
          <w:lang w:val="en-CA"/>
        </w:rPr>
        <w:t>Briggs et al. 2022)</w:t>
      </w:r>
      <w:r w:rsidR="000310AD">
        <w:rPr>
          <w:lang w:val="en-CA"/>
        </w:rPr>
        <w:fldChar w:fldCharType="end"/>
      </w:r>
      <w:r w:rsidR="00F52316">
        <w:rPr>
          <w:lang w:val="en-CA"/>
        </w:rPr>
        <w:t xml:space="preserve">. </w:t>
      </w:r>
      <w:r w:rsidR="00E3264F">
        <w:rPr>
          <w:lang w:val="en-CA"/>
        </w:rPr>
        <w:t xml:space="preserve">By </w:t>
      </w:r>
      <w:r w:rsidR="00F52316">
        <w:rPr>
          <w:lang w:val="en-CA"/>
        </w:rPr>
        <w:t>pressing bees against the mesh</w:t>
      </w:r>
      <w:r w:rsidR="00E3264F">
        <w:rPr>
          <w:lang w:val="en-CA"/>
        </w:rPr>
        <w:t xml:space="preserve"> to inhibit movement</w:t>
      </w:r>
      <w:r w:rsidR="00F52316">
        <w:rPr>
          <w:lang w:val="en-CA"/>
        </w:rPr>
        <w:t>, we</w:t>
      </w:r>
      <w:r w:rsidR="00E3264F">
        <w:rPr>
          <w:lang w:val="en-CA"/>
        </w:rPr>
        <w:t xml:space="preserve"> were able to</w:t>
      </w:r>
      <w:r w:rsidR="00F52316">
        <w:rPr>
          <w:lang w:val="en-CA"/>
        </w:rPr>
        <w:t xml:space="preserve"> paint a </w:t>
      </w:r>
      <w:r w:rsidR="00D8323A">
        <w:rPr>
          <w:lang w:val="en-CA"/>
        </w:rPr>
        <w:t xml:space="preserve">colour-coded </w:t>
      </w:r>
      <w:r w:rsidR="00F52316">
        <w:rPr>
          <w:lang w:val="en-CA"/>
        </w:rPr>
        <w:t xml:space="preserve">mark </w:t>
      </w:r>
      <w:r w:rsidR="00D8323A">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later implement the GLM and </w:t>
      </w:r>
      <w:proofErr w:type="spellStart"/>
      <w:r>
        <w:rPr>
          <w:lang w:val="en-CA"/>
        </w:rPr>
        <w:t>binmix</w:t>
      </w:r>
      <w:proofErr w:type="spellEnd"/>
      <w:r>
        <w:rPr>
          <w:lang w:val="en-CA"/>
        </w:rPr>
        <w:t xml:space="preserve"> model approaches, we counted the </w:t>
      </w:r>
      <w:r w:rsidR="007523E2">
        <w:rPr>
          <w:lang w:val="en-CA"/>
        </w:rPr>
        <w:t xml:space="preserve">total </w:t>
      </w:r>
      <w:r>
        <w:rPr>
          <w:lang w:val="en-CA"/>
        </w:rPr>
        <w:t>number of individuals</w:t>
      </w:r>
      <w:r w:rsidR="007523E2">
        <w:rPr>
          <w:lang w:val="en-CA"/>
        </w:rPr>
        <w:t xml:space="preserve"> that we captured</w:t>
      </w:r>
      <w:r>
        <w:rPr>
          <w:lang w:val="en-CA"/>
        </w:rPr>
        <w:t xml:space="preserve">, </w:t>
      </w:r>
      <w:r w:rsidR="007523E2">
        <w:rPr>
          <w:lang w:val="en-CA"/>
        </w:rPr>
        <w:t>ignoring</w:t>
      </w:r>
      <w:r>
        <w:rPr>
          <w:lang w:val="en-CA"/>
        </w:rPr>
        <w:t xml:space="preserve"> whether individuals were marked or </w:t>
      </w:r>
      <w:r w:rsidR="007523E2">
        <w:rPr>
          <w:lang w:val="en-CA"/>
        </w:rPr>
        <w:t>not</w:t>
      </w:r>
      <w:r>
        <w:rPr>
          <w:lang w:val="en-CA"/>
        </w:rPr>
        <w:t xml:space="preserve">. </w:t>
      </w:r>
      <w:r w:rsidR="00F52316">
        <w:rPr>
          <w:lang w:val="en-CA"/>
        </w:rPr>
        <w:t>To limit</w:t>
      </w:r>
      <w:r w:rsidR="00D01A63">
        <w:rPr>
          <w:lang w:val="en-CA"/>
        </w:rPr>
        <w:t xml:space="preserve"> observer</w:t>
      </w:r>
      <w:r w:rsidR="00F52316">
        <w:rPr>
          <w:lang w:val="en-CA"/>
        </w:rPr>
        <w:t xml:space="preserve"> </w:t>
      </w:r>
      <w:r w:rsidR="00D01A63">
        <w:rPr>
          <w:lang w:val="en-CA"/>
        </w:rPr>
        <w:t>bias</w:t>
      </w:r>
      <w:r w:rsidR="00F52316">
        <w:rPr>
          <w:lang w:val="en-CA"/>
        </w:rPr>
        <w:t xml:space="preserve">,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3BACBA07"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4F44AF" w:rsidRPr="004F44AF">
        <w:rPr>
          <w:noProof/>
          <w:lang w:val="en-CA"/>
        </w:rPr>
        <w:t>(Stan Development Team 2023b)</w:t>
      </w:r>
      <w:r w:rsidR="004F44AF">
        <w:rPr>
          <w:lang w:val="en-CA"/>
        </w:rPr>
        <w:fldChar w:fldCharType="end"/>
      </w:r>
      <w:r w:rsidRPr="005E3E53">
        <w:rPr>
          <w:lang w:val="en-CA"/>
        </w:rPr>
        <w:t xml:space="preserve">, implemented in R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E3505D">
        <w:rPr>
          <w:lang w:val="en-CA"/>
        </w:rPr>
        <w:t xml:space="preserve"> </w:t>
      </w:r>
      <w:r w:rsidRPr="005E3E53">
        <w:rPr>
          <w:lang w:val="en-CA"/>
        </w:rPr>
        <w:t xml:space="preserve">using the package </w:t>
      </w:r>
      <w:proofErr w:type="spellStart"/>
      <w:r w:rsidRPr="005E3E53">
        <w:rPr>
          <w:lang w:val="en-CA"/>
        </w:rPr>
        <w:t>rstan</w:t>
      </w:r>
      <w:proofErr w:type="spellEnd"/>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4F44AF" w:rsidRPr="004F44AF">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4B8A9593"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w:t>
      </w:r>
      <w:r w:rsidR="0068185E">
        <w:rPr>
          <w:lang w:val="en-CA"/>
        </w:rPr>
        <w:t>{</w:t>
      </w:r>
      <w:r w:rsidR="002D3441" w:rsidRPr="005E3E53">
        <w:rPr>
          <w:lang w:val="en-CA"/>
        </w:rPr>
        <w:t xml:space="preserve">1, …, </w:t>
      </w:r>
      <m:oMath>
        <m:r>
          <w:rPr>
            <w:rFonts w:ascii="Cambria Math" w:hAnsi="Cambria Math"/>
            <w:lang w:val="en-CA"/>
          </w:rPr>
          <m:t>R</m:t>
        </m:r>
      </m:oMath>
      <w:r w:rsidR="0068185E">
        <w:rPr>
          <w:rFonts w:eastAsiaTheme="minorEastAsia"/>
          <w:lang w:val="en-CA"/>
        </w:rPr>
        <w:t>}</w:t>
      </w:r>
      <w:r w:rsidR="002D3441" w:rsidRPr="005E3E53">
        <w:rPr>
          <w:lang w:val="en-CA"/>
        </w:rPr>
        <w:t xml:space="preserve"> to be</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w:t>
      </w:r>
      <w:commentRangeStart w:id="28"/>
      <w:r w:rsidR="006418B5" w:rsidRPr="005E3E53">
        <w:rPr>
          <w:rFonts w:eastAsiaTheme="minorEastAsia"/>
          <w:lang w:val="en-CA"/>
        </w:rPr>
        <w:t>strong</w:t>
      </w:r>
      <w:commentRangeEnd w:id="28"/>
      <w:r w:rsidR="00FC3679">
        <w:rPr>
          <w:rStyle w:val="CommentReference"/>
        </w:rPr>
        <w:commentReference w:id="28"/>
      </w:r>
      <w:r w:rsidR="006418B5" w:rsidRPr="005E3E53">
        <w:rPr>
          <w:rFonts w:eastAsiaTheme="minorEastAsia"/>
          <w:lang w:val="en-CA"/>
        </w:rPr>
        <w:t xml:space="preserve">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w:t>
      </w:r>
      <w:r w:rsidR="00544EB6" w:rsidRPr="005E3E53">
        <w:rPr>
          <w:rFonts w:eastAsiaTheme="minorEastAsia"/>
          <w:lang w:val="en-CA"/>
        </w:rPr>
        <w:lastRenderedPageBreak/>
        <w:t xml:space="preserve">(Equation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635A9F39"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w:t>
      </w:r>
      <w:commentRangeStart w:id="29"/>
      <w:r>
        <w:rPr>
          <w:rFonts w:eastAsiaTheme="minorEastAsia"/>
          <w:lang w:val="en-CA"/>
        </w:rPr>
        <w:t>habitat</w:t>
      </w:r>
      <w:commentRangeEnd w:id="29"/>
      <w:r w:rsidR="006D7030">
        <w:rPr>
          <w:rStyle w:val="CommentReference"/>
        </w:rPr>
        <w:commentReference w:id="29"/>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zero, and </w:t>
      </w:r>
      <w:r w:rsidR="00D9234A">
        <w:rPr>
          <w:rFonts w:eastAsiaTheme="minorEastAsia"/>
          <w:lang w:val="en-CA"/>
        </w:rPr>
        <w:t xml:space="preserve">assumed </w:t>
      </w:r>
      <w:r>
        <w:rPr>
          <w:rFonts w:eastAsiaTheme="minorEastAsia"/>
          <w:lang w:val="en-CA"/>
        </w:rPr>
        <w:t>to be normally distributed with a variance term that was estimated from the data.</w:t>
      </w:r>
    </w:p>
    <w:p w14:paraId="75EFE41E" w14:textId="00B822FB"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w:t>
      </w:r>
      <w:r w:rsidR="0068185E">
        <w:rPr>
          <w:rFonts w:eastAsiaTheme="minorEastAsia"/>
          <w:lang w:val="en-CA"/>
        </w:rPr>
        <w:t>{</w:t>
      </w:r>
      <w:r w:rsidRPr="005E3E53">
        <w:rPr>
          <w:rFonts w:eastAsiaTheme="minorEastAsia"/>
          <w:lang w:val="en-CA"/>
        </w:rPr>
        <w:t xml:space="preserve">1, …, </w:t>
      </w:r>
      <m:oMath>
        <m:r>
          <w:rPr>
            <w:rFonts w:ascii="Cambria Math" w:eastAsiaTheme="minorEastAsia" w:hAnsi="Cambria Math"/>
            <w:lang w:val="en-CA"/>
          </w:rPr>
          <m:t>R</m:t>
        </m:r>
      </m:oMath>
      <w:r w:rsidR="0068185E">
        <w:rPr>
          <w:rFonts w:eastAsiaTheme="minorEastAsia"/>
          <w:lang w:val="en-CA"/>
        </w:rPr>
        <w:t>}</w:t>
      </w:r>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w:t>
      </w:r>
      <w:r w:rsidR="0068185E">
        <w:rPr>
          <w:rFonts w:eastAsiaTheme="minorEastAsia"/>
          <w:lang w:val="en-CA"/>
        </w:rPr>
        <w:t>{</w:t>
      </w:r>
      <w:r w:rsidR="00F26296" w:rsidRPr="005E3E53">
        <w:rPr>
          <w:rFonts w:eastAsiaTheme="minorEastAsia"/>
          <w:lang w:val="en-CA"/>
        </w:rPr>
        <w:t xml:space="preserve">1, </w:t>
      </w:r>
      <w:r w:rsidR="00717D57">
        <w:rPr>
          <w:rFonts w:eastAsiaTheme="minorEastAsia"/>
          <w:lang w:val="en-CA"/>
        </w:rPr>
        <w:t>2, 3</w:t>
      </w:r>
      <w:r w:rsidR="0068185E">
        <w:rPr>
          <w:rFonts w:eastAsiaTheme="minorEastAsia"/>
          <w:lang w:val="en-CA"/>
        </w:rPr>
        <w:t>}</w:t>
      </w:r>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 </w:t>
      </w:r>
      <w:r w:rsidR="00E758D4" w:rsidRPr="005E3E53">
        <w:rPr>
          <w:lang w:val="en-CA"/>
        </w:rPr>
        <w:t xml:space="preserve">true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xml:space="preserve">. </w:t>
      </w:r>
      <w:commentRangeStart w:id="30"/>
      <w:r w:rsidR="00B82529">
        <w:rPr>
          <w:rFonts w:eastAsiaTheme="minorEastAsia"/>
          <w:lang w:val="en-CA"/>
        </w:rPr>
        <w:t>W</w:t>
      </w:r>
      <w:r w:rsidR="00F26296" w:rsidRPr="005E3E53">
        <w:rPr>
          <w:rFonts w:eastAsiaTheme="minorEastAsia"/>
          <w:lang w:val="en-CA"/>
        </w:rPr>
        <w:t>e assume</w:t>
      </w:r>
      <w:r w:rsidR="00B82529">
        <w:rPr>
          <w:rFonts w:eastAsiaTheme="minorEastAsia"/>
          <w:lang w:val="en-CA"/>
        </w:rPr>
        <w:t>d</w:t>
      </w:r>
      <w:r w:rsidR="00F26296" w:rsidRPr="005E3E53">
        <w:rPr>
          <w:rFonts w:eastAsiaTheme="minorEastAsia"/>
          <w:lang w:val="en-CA"/>
        </w:rPr>
        <w:t xml:space="preserve"> </w:t>
      </w:r>
      <w:r w:rsidR="00B82529">
        <w:rPr>
          <w:rFonts w:eastAsiaTheme="minorEastAsia"/>
          <w:lang w:val="en-CA"/>
        </w:rPr>
        <w:t xml:space="preserve">that populations were closed, </w:t>
      </w:r>
      <w:r w:rsidR="00717D57">
        <w:rPr>
          <w:rFonts w:eastAsiaTheme="minorEastAsia"/>
          <w:lang w:val="en-CA"/>
        </w:rPr>
        <w:t>that is</w:t>
      </w:r>
      <w:r w:rsidR="00B82529">
        <w:rPr>
          <w:rFonts w:eastAsiaTheme="minorEastAsia"/>
          <w:lang w:val="en-CA"/>
        </w:rPr>
        <w:t xml:space="preserve">,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xml:space="preserve"> </w:t>
      </w:r>
      <w:r w:rsidR="00717D57">
        <w:rPr>
          <w:rFonts w:eastAsiaTheme="minorEastAsia"/>
          <w:lang w:val="en-CA"/>
        </w:rPr>
        <w:t>does not change</w:t>
      </w:r>
      <w:r w:rsidR="00F26296" w:rsidRPr="005E3E53">
        <w:rPr>
          <w:rFonts w:eastAsiaTheme="minorEastAsia"/>
          <w:lang w:val="en-CA"/>
        </w:rPr>
        <w:t xml:space="preserve"> across the </w:t>
      </w:r>
      <w:r w:rsidR="00717D57">
        <w:rPr>
          <w:rFonts w:eastAsiaTheme="minorEastAsia"/>
          <w:lang w:val="en-CA"/>
        </w:rPr>
        <w:t xml:space="preserve">three </w:t>
      </w:r>
      <w:r w:rsidR="00B82529">
        <w:rPr>
          <w:rFonts w:eastAsiaTheme="minorEastAsia"/>
          <w:lang w:val="en-CA"/>
        </w:rPr>
        <w:t xml:space="preserve">sampling </w:t>
      </w:r>
      <w:r w:rsidR="00717D57">
        <w:rPr>
          <w:rFonts w:eastAsiaTheme="minorEastAsia"/>
          <w:lang w:val="en-CA"/>
        </w:rPr>
        <w:t>events</w:t>
      </w:r>
      <w:r w:rsidR="00F26296" w:rsidRPr="005E3E53">
        <w:rPr>
          <w:rFonts w:eastAsiaTheme="minorEastAsia"/>
          <w:lang w:val="en-CA"/>
        </w:rPr>
        <w:t xml:space="preserve">. </w:t>
      </w:r>
      <w:commentRangeEnd w:id="30"/>
      <w:r w:rsidR="006D7030">
        <w:rPr>
          <w:rStyle w:val="CommentReference"/>
        </w:rPr>
        <w:commentReference w:id="30"/>
      </w:r>
      <w:r w:rsidR="00F26296" w:rsidRPr="005E3E53">
        <w:rPr>
          <w:rFonts w:eastAsiaTheme="minorEastAsia"/>
          <w:lang w:val="en-CA"/>
        </w:rPr>
        <w:t>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 xml:space="preserve">sing a logit-link function </w:t>
      </w:r>
      <w:r w:rsidR="00717D57">
        <w:rPr>
          <w:lang w:val="en-CA"/>
        </w:rPr>
        <w:t xml:space="preserve">which </w:t>
      </w:r>
      <w:r w:rsidR="00717D57" w:rsidRPr="005E3E53">
        <w:rPr>
          <w:lang w:val="en-CA"/>
        </w:rPr>
        <w:t>bound</w:t>
      </w:r>
      <w:r w:rsidR="00717D57">
        <w:rPr>
          <w:lang w:val="en-CA"/>
        </w:rPr>
        <w:t>s</w:t>
      </w:r>
      <w:r w:rsidR="00717D57" w:rsidRPr="005E3E53">
        <w:rPr>
          <w:lang w:val="en-CA"/>
        </w:rPr>
        <w:t xml:space="preserve"> outcome</w:t>
      </w:r>
      <w:r w:rsidR="00717D57">
        <w:rPr>
          <w:lang w:val="en-CA"/>
        </w:rPr>
        <w:t>s</w:t>
      </w:r>
      <w:r w:rsidR="00717D57" w:rsidRPr="005E3E53">
        <w:rPr>
          <w:lang w:val="en-CA"/>
        </w:rPr>
        <w:t xml:space="preserve"> </w:t>
      </w:r>
      <w:r w:rsidR="00717D57">
        <w:rPr>
          <w:lang w:val="en-CA"/>
        </w:rPr>
        <w:t>within</w:t>
      </w:r>
      <w:r w:rsidR="00717D57" w:rsidRPr="005E3E53">
        <w:rPr>
          <w:lang w:val="en-CA"/>
        </w:rPr>
        <w:t xml:space="preserve"> a probability range of </w:t>
      </w:r>
      <w:r w:rsidR="00717D57">
        <w:rPr>
          <w:lang w:val="en-CA"/>
        </w:rPr>
        <w:t>zero</w:t>
      </w:r>
      <w:r w:rsidR="00717D57" w:rsidRPr="005E3E53">
        <w:rPr>
          <w:lang w:val="en-CA"/>
        </w:rPr>
        <w:t xml:space="preserve"> to </w:t>
      </w:r>
      <w:r w:rsidR="00717D57">
        <w:rPr>
          <w:lang w:val="en-CA"/>
        </w:rPr>
        <w:t xml:space="preserve">one,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r w:rsidR="005F2F9C">
        <w:rPr>
          <w:rFonts w:eastAsiaTheme="minorEastAsia"/>
          <w:lang w:val="en-CA"/>
        </w:rPr>
        <w:t>We presumed that species-specific r</w:t>
      </w:r>
      <w:r w:rsidR="005F2F9C" w:rsidRPr="00B05A68">
        <w:rPr>
          <w:rFonts w:eastAsiaTheme="minorEastAsia"/>
          <w:lang w:val="en-CA"/>
        </w:rPr>
        <w:t xml:space="preserve">andom effects </w:t>
      </w:r>
      <w:r w:rsidR="005F2F9C">
        <w:rPr>
          <w:rFonts w:eastAsiaTheme="minorEastAsia"/>
          <w:lang w:val="en-CA"/>
        </w:rPr>
        <w:t xml:space="preserve">of habitat </w:t>
      </w:r>
      <w:r w:rsidR="005F2F9C" w:rsidRPr="00B05A68">
        <w:rPr>
          <w:rFonts w:eastAsiaTheme="minorEastAsia"/>
          <w:lang w:val="en-CA"/>
        </w:rPr>
        <w:t>wer</w:t>
      </w:r>
      <w:r w:rsidR="005F2F9C">
        <w:rPr>
          <w:rFonts w:eastAsiaTheme="minorEastAsia"/>
          <w:lang w:val="en-CA"/>
        </w:rPr>
        <w:t>e normally distributed with a mean and a variance term estimated from the data</w:t>
      </w:r>
      <w:r w:rsidR="005F2F9C"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F2F9C">
        <w:rPr>
          <w:rFonts w:eastAsiaTheme="minorEastAsia"/>
          <w:lang w:val="en-CA"/>
        </w:rPr>
        <w:t>.</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6DC4885B" w:rsidR="00290B44" w:rsidRDefault="00E758D4" w:rsidP="00B05A68">
      <w:pPr>
        <w:spacing w:line="480" w:lineRule="auto"/>
        <w:rPr>
          <w:rFonts w:eastAsiaTheme="minorEastAsia"/>
          <w:lang w:val="en-CA"/>
        </w:rPr>
      </w:pPr>
      <w:r w:rsidRPr="005E3E53">
        <w:rPr>
          <w:lang w:val="en-CA"/>
        </w:rPr>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gradient","type":"article-journal","volume":"11"},"uris":["http://www.mendeley.com/documents/?uuid=761fd248-cb46-3502-961b-c382265a357e"]}],"mendeley":{"formattedCitation":"(Royle 2004; Hocking et al. 2021)","manualFormatting":"(Royle 2004; Hocking et al. 2021)","plainTextFormattedCitation":"(Royle 2004; Hocking et al. 2021)","previouslyFormattedCitation":"(Royle 2004; Hocking et al. 2021)"},"properties":{"noteIndex":0},"schema":"https://github.com/citation-style-language/schema/raw/master/csl-citation.json"}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3</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any lower 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540122">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7A492CE3" w14:textId="4958B86C" w:rsidR="00640157" w:rsidRDefault="00B53C04" w:rsidP="00640157">
      <w:pPr>
        <w:spacing w:line="480" w:lineRule="auto"/>
        <w:ind w:firstLine="720"/>
        <w:rPr>
          <w:rFonts w:eastAsiaTheme="minorEastAsia"/>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B17310">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xml:space="preserve">). To estimate the remaining number of individuals at the </w:t>
      </w:r>
      <w:r w:rsidR="00D17430">
        <w:rPr>
          <w:rFonts w:eastAsiaTheme="minorEastAsia"/>
          <w:lang w:val="en-CA"/>
        </w:rPr>
        <w:lastRenderedPageBreak/>
        <w:t>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41FF7FB3"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Pr>
          <w:rFonts w:eastAsiaTheme="minorEastAsia"/>
          <w:lang w:val="en-CA"/>
        </w:rPr>
        <w:t xml:space="preserve"> (Equation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 xml:space="preserve">Heterogeneity in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ED5BFC">
        <w:rPr>
          <w:rFonts w:eastAsiaTheme="minorEastAsia"/>
          <w:lang w:val="en-CA"/>
        </w:rPr>
        <w:t xml:space="preserve"> (Figure 1)</w:t>
      </w:r>
      <w:r w:rsidR="0015135D">
        <w:rPr>
          <w:rFonts w:eastAsiaTheme="minorEastAsia"/>
          <w:lang w:val="en-CA"/>
        </w:rPr>
        <w:t>.</w:t>
      </w:r>
      <w:r w:rsidR="00925C4B">
        <w:rPr>
          <w:rFonts w:eastAsiaTheme="minorEastAsia"/>
          <w:lang w:val="en-CA"/>
        </w:rPr>
        <w:t xml:space="preserve"> </w:t>
      </w:r>
    </w:p>
    <w:p w14:paraId="3DB20DB7" w14:textId="7F06699A" w:rsidR="00EF13F8" w:rsidRPr="00EF13F8" w:rsidRDefault="00EF13F8" w:rsidP="00B05A68">
      <w:pPr>
        <w:spacing w:line="480" w:lineRule="auto"/>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7A22CF">
        <w:rPr>
          <w:rFonts w:cs="Times New Roman"/>
          <w:lang w:val="en-CA"/>
        </w:rPr>
        <w:t>4</w:t>
      </w:r>
      <w:r w:rsidRPr="00EF13F8">
        <w:rPr>
          <w:rFonts w:cs="Times New Roman"/>
          <w:lang w:val="en-CA"/>
        </w:rPr>
        <w:t xml:space="preserve"> and </w:t>
      </w:r>
      <w:r w:rsidR="00B05A68">
        <w:rPr>
          <w:rFonts w:cs="Times New Roman"/>
          <w:lang w:val="en-CA"/>
        </w:rPr>
        <w:t>S</w:t>
      </w:r>
      <w:r w:rsidR="007A22CF">
        <w:rPr>
          <w:rFonts w:cs="Times New Roman"/>
          <w:lang w:val="en-CA"/>
        </w:rPr>
        <w:t>5</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S6)</w:t>
      </w:r>
      <w:r w:rsidRPr="00EF13F8">
        <w:rPr>
          <w:rFonts w:cs="Times New Roman"/>
          <w:lang w:val="en-CA"/>
        </w:rPr>
        <w:t xml:space="preserve"> </w:t>
      </w:r>
      <w:r w:rsidR="004F44AF">
        <w:rPr>
          <w:rFonts w:cs="Times New Roman"/>
          <w:lang w:val="en-CA"/>
        </w:rPr>
        <w:fldChar w:fldCharType="begin" w:fldLock="1"/>
      </w:r>
      <w:r w:rsidR="00540122">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models","type":"book"},"uris":["http://www.mendeley.com/documents/?uuid=91016cbe-0b9b-497a-b808-658738883c67"]}],"mendeley":{"formattedCitation":"(Stan Development Team 2023b; Gelman, Hill, and Vehtari 2020; Kery and Royle 2020)","manualFormatting":"(Stan Development Team 2023b; Gelman, Hill, and Vehtari 2020; Kery and Royle 2020)","plainTextFormattedCitation":"(Stan Development Team 2023b; Gelman, Hill, and Vehtari 2020; Kery and Royle 2020)","previouslyFormattedCitation":"(Stan Development Team 2023b; Gelman, Hill, and Vehtari 2020; Kery and Royle 2020)"},"properties":{"noteIndex":0},"schema":"https://github.com/citation-style-language/schema/raw/master/csl-citation.json"}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1F6EBD07"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D504C7">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 xml:space="preserve">We included species, </w:t>
      </w:r>
      <w:r w:rsidR="00713A33">
        <w:rPr>
          <w:lang w:val="en-CA"/>
        </w:rPr>
        <w:lastRenderedPageBreak/>
        <w:t>site, and year predictors for the mean of the Poisson generating process</w:t>
      </w:r>
      <w:r w:rsidR="007F4AB9">
        <w:rPr>
          <w:lang w:val="en-CA"/>
        </w:rPr>
        <w:t xml:space="preserve">, </w:t>
      </w:r>
      <w:r w:rsidR="00713A33">
        <w:rPr>
          <w:lang w:val="en-CA"/>
        </w:rPr>
        <w:t xml:space="preserve">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 xml:space="preserve">counts. </w:t>
      </w:r>
      <w:commentRangeStart w:id="31"/>
      <w:r w:rsidR="00676C2E">
        <w:rPr>
          <w:lang w:val="en-CA"/>
        </w:rPr>
        <w:t>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commentRangeEnd w:id="31"/>
      <w:r w:rsidR="006D7030">
        <w:rPr>
          <w:rStyle w:val="CommentReference"/>
        </w:rPr>
        <w:commentReference w:id="31"/>
      </w:r>
      <w:r w:rsidR="00B30FA7">
        <w:rPr>
          <w:lang w:val="en-CA"/>
        </w:rPr>
        <w:t>All simulations were run on the U</w:t>
      </w:r>
      <w:r w:rsidR="00B221CB">
        <w:rPr>
          <w:lang w:val="en-CA"/>
        </w:rPr>
        <w:t>niversity of British Columbia</w:t>
      </w:r>
      <w:r w:rsidR="00E27515">
        <w:rPr>
          <w:lang w:val="en-CA"/>
        </w:rPr>
        <w:t>’s</w:t>
      </w:r>
      <w:r w:rsidR="00B30FA7">
        <w:rPr>
          <w:lang w:val="en-CA"/>
        </w:rPr>
        <w:t xml:space="preserve"> Sockeye</w:t>
      </w:r>
      <w:r w:rsidR="00B221CB">
        <w:rPr>
          <w:lang w:val="en-CA"/>
        </w:rPr>
        <w:t xml:space="preserve"> computing platform</w:t>
      </w:r>
      <w:r w:rsidR="0017490F">
        <w:rPr>
          <w:lang w:val="en-CA"/>
        </w:rPr>
        <w:t>.</w:t>
      </w:r>
      <w:r w:rsidR="00B30FA7">
        <w:rPr>
          <w:lang w:val="en-CA"/>
        </w:rPr>
        <w:t xml:space="preserve"> </w:t>
      </w:r>
    </w:p>
    <w:p w14:paraId="7AB70F00" w14:textId="46E18341" w:rsidR="00B05A68" w:rsidRDefault="00676C2E" w:rsidP="00676C2E">
      <w:pPr>
        <w:spacing w:line="480" w:lineRule="auto"/>
        <w:rPr>
          <w:lang w:val="en-CA"/>
        </w:rPr>
      </w:pPr>
      <w:r>
        <w:rPr>
          <w:lang w:val="en-CA"/>
        </w:rPr>
        <w:tab/>
        <w:t xml:space="preserve">We used this simulation </w:t>
      </w:r>
      <w:r w:rsidR="000E0E06">
        <w:rPr>
          <w:lang w:val="en-CA"/>
        </w:rPr>
        <w:t xml:space="preserve">routine </w:t>
      </w:r>
      <w:r>
        <w:rPr>
          <w:lang w:val="en-CA"/>
        </w:rPr>
        <w:t>to determine how</w:t>
      </w:r>
      <w:r w:rsidR="00D23CC3">
        <w:rPr>
          <w:lang w:val="en-CA"/>
        </w:rPr>
        <w:t xml:space="preserve"> particular</w:t>
      </w:r>
      <w:r>
        <w:rPr>
          <w:lang w:val="en-CA"/>
        </w:rPr>
        <w:t xml:space="preserve"> aspects of</w:t>
      </w:r>
      <w:r w:rsidR="00D23CC3">
        <w:rPr>
          <w:lang w:val="en-CA"/>
        </w:rPr>
        <w:t xml:space="preserve"> the</w:t>
      </w:r>
      <w:r>
        <w:rPr>
          <w:lang w:val="en-CA"/>
        </w:rPr>
        <w:t xml:space="preserve"> study </w:t>
      </w:r>
      <w:r w:rsidR="00D23CC3">
        <w:rPr>
          <w:lang w:val="en-CA"/>
        </w:rPr>
        <w:t xml:space="preserve">design </w:t>
      </w:r>
      <w:r>
        <w:rPr>
          <w:lang w:val="en-CA"/>
        </w:rPr>
        <w:t>and violations</w:t>
      </w:r>
      <w:r w:rsidR="00D23CC3">
        <w:rPr>
          <w:lang w:val="en-CA"/>
        </w:rPr>
        <w:t xml:space="preserve"> of the closure assumption</w:t>
      </w:r>
      <w:r>
        <w:rPr>
          <w:lang w:val="en-CA"/>
        </w:rPr>
        <w:t xml:space="preserve"> impact</w:t>
      </w:r>
      <w:r w:rsidR="00E27515">
        <w:rPr>
          <w:lang w:val="en-CA"/>
        </w:rPr>
        <w:t>ed</w:t>
      </w:r>
      <w:r>
        <w:rPr>
          <w:lang w:val="en-CA"/>
        </w:rPr>
        <w:t xml:space="preserve"> the ability of the different models to estimate the effect </w:t>
      </w:r>
      <w:r w:rsidR="00D504C7">
        <w:rPr>
          <w:lang w:val="en-CA"/>
        </w:rPr>
        <w:t xml:space="preserve">size </w:t>
      </w:r>
      <w:r>
        <w:rPr>
          <w:lang w:val="en-CA"/>
        </w:rPr>
        <w:t>of a</w:t>
      </w:r>
      <w:r w:rsidR="00D23CC3">
        <w:rPr>
          <w:lang w:val="en-CA"/>
        </w:rPr>
        <w:t>n ecological</w:t>
      </w:r>
      <w:r>
        <w:rPr>
          <w:lang w:val="en-CA"/>
        </w:rPr>
        <w:t xml:space="preserve">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23CC3">
        <w:rPr>
          <w:lang w:val="en-CA"/>
        </w:rPr>
        <w:t>a set of</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w:t>
      </w:r>
      <w:commentRangeStart w:id="32"/>
      <w:r w:rsidR="00D94CD1">
        <w:rPr>
          <w:lang w:val="en-CA"/>
        </w:rPr>
        <w:t>an</w:t>
      </w:r>
      <w:r w:rsidR="00DA5FC7">
        <w:rPr>
          <w:lang w:val="en-CA"/>
        </w:rPr>
        <w:t>other</w:t>
      </w:r>
      <w:r w:rsidR="00D94CD1">
        <w:rPr>
          <w:lang w:val="en-CA"/>
        </w:rPr>
        <w:t xml:space="preserve"> </w:t>
      </w:r>
      <w:r w:rsidR="007F4AB9">
        <w:rPr>
          <w:lang w:val="en-CA"/>
        </w:rPr>
        <w:t>hypothesized driver such as land cover, temperature</w:t>
      </w:r>
      <w:r w:rsidR="00DA5FC7">
        <w:rPr>
          <w:lang w:val="en-CA"/>
        </w:rPr>
        <w:t xml:space="preserve">, </w:t>
      </w:r>
      <w:r w:rsidR="00750E1F">
        <w:rPr>
          <w:lang w:val="en-CA"/>
        </w:rPr>
        <w:t xml:space="preserve">presence of an </w:t>
      </w:r>
      <w:r w:rsidR="00DA5FC7">
        <w:rPr>
          <w:lang w:val="en-CA"/>
        </w:rPr>
        <w:t xml:space="preserve">invasive species </w:t>
      </w:r>
      <w:r w:rsidR="007F4AB9">
        <w:rPr>
          <w:lang w:val="en-CA"/>
        </w:rPr>
        <w:t xml:space="preserve">or </w:t>
      </w:r>
      <w:r w:rsidR="00750E1F">
        <w:rPr>
          <w:lang w:val="en-CA"/>
        </w:rPr>
        <w:t>pollutant</w:t>
      </w:r>
      <w:r w:rsidR="00B05A68">
        <w:rPr>
          <w:lang w:val="en-CA"/>
        </w:rPr>
        <w:t xml:space="preserve">. </w:t>
      </w:r>
      <w:commentRangeEnd w:id="32"/>
      <w:r w:rsidR="00951C93">
        <w:rPr>
          <w:rStyle w:val="CommentReference"/>
        </w:rPr>
        <w:commentReference w:id="32"/>
      </w:r>
      <w:r w:rsidR="00B05A68">
        <w:rPr>
          <w:lang w:val="en-CA"/>
        </w:rPr>
        <w:t xml:space="preserve">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39F6F024"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w:t>
      </w:r>
      <w:r w:rsidR="00750E1F">
        <w:rPr>
          <w:lang w:val="en-CA"/>
        </w:rPr>
        <w:t xml:space="preserve"> the</w:t>
      </w:r>
      <w:r w:rsidR="00611BF7">
        <w:rPr>
          <w:lang w:val="en-CA"/>
        </w:rPr>
        <w:t xml:space="preserve"> 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 xml:space="preserve">was held </w:t>
      </w:r>
      <w:r w:rsidR="00565CF7">
        <w:rPr>
          <w:lang w:val="en-CA"/>
        </w:rPr>
        <w:lastRenderedPageBreak/>
        <w:t>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DA5FC7">
        <w:rPr>
          <w:lang w:val="en-CA"/>
        </w:rPr>
        <w:t>twenty</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then extracted 250 samples from the 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parameters. To calculate model bias, we subtracted the sampled effect size estimates from</w:t>
      </w:r>
      <w:r w:rsidR="005F2F9C">
        <w:rPr>
          <w:lang w:val="en-CA"/>
        </w:rPr>
        <w:t xml:space="preserve"> the true value</w:t>
      </w:r>
      <w:r w:rsidR="00F84015">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xml:space="preserve">% </w:t>
      </w:r>
      <w:r w:rsidR="00B6487C">
        <w:rPr>
          <w:rFonts w:eastAsiaTheme="minorEastAsia"/>
          <w:lang w:val="en-CA"/>
        </w:rPr>
        <w:t>Bayesian credible intervals (</w:t>
      </w:r>
      <w:r w:rsidR="00120E75">
        <w:rPr>
          <w:rFonts w:eastAsiaTheme="minorEastAsia"/>
          <w:lang w:val="en-CA"/>
        </w:rPr>
        <w:t>BCIs</w:t>
      </w:r>
      <w:r w:rsidR="00B6487C">
        <w:rPr>
          <w:rFonts w:eastAsiaTheme="minorEastAsia"/>
          <w:lang w:val="en-CA"/>
        </w:rPr>
        <w:t>)</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xml:space="preserve">. Values closer to zero indicate </w:t>
      </w:r>
      <w:r w:rsidR="00750E1F">
        <w:rPr>
          <w:rFonts w:eastAsiaTheme="minorEastAsia"/>
          <w:lang w:val="en-CA"/>
        </w:rPr>
        <w:t xml:space="preserve">high </w:t>
      </w:r>
      <w:r w:rsidR="00BA38EB">
        <w:rPr>
          <w:rFonts w:eastAsiaTheme="minorEastAsia"/>
          <w:lang w:val="en-CA"/>
        </w:rPr>
        <w:t>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90% BCI for each model fit. A larger value indicates high</w:t>
      </w:r>
      <w:r w:rsidR="00750E1F">
        <w:rPr>
          <w:lang w:val="en-CA"/>
        </w:rPr>
        <w:t>er</w:t>
      </w:r>
      <w:r w:rsidR="003F2617">
        <w:rPr>
          <w:lang w:val="en-CA"/>
        </w:rPr>
        <w:t xml:space="preserve"> uncertainty in the value of the parameter</w:t>
      </w:r>
      <w:r w:rsidR="00E27515">
        <w:rPr>
          <w:lang w:val="en-CA"/>
        </w:rPr>
        <w:t>;</w:t>
      </w:r>
      <w:r w:rsidR="003F2617">
        <w:rPr>
          <w:lang w:val="en-CA"/>
        </w:rPr>
        <w:t xml:space="preserve"> smaller value</w:t>
      </w:r>
      <w:r w:rsidR="00E27515">
        <w:rPr>
          <w:lang w:val="en-CA"/>
        </w:rPr>
        <w:t>s</w:t>
      </w:r>
      <w:r w:rsidR="003F2617">
        <w:rPr>
          <w:lang w:val="en-CA"/>
        </w:rPr>
        <w:t xml:space="preserve"> indicate low</w:t>
      </w:r>
      <w:r w:rsidR="00750E1F">
        <w:rPr>
          <w:lang w:val="en-CA"/>
        </w:rPr>
        <w:t>er</w:t>
      </w:r>
      <w:r w:rsidR="003F2617">
        <w:rPr>
          <w:lang w:val="en-CA"/>
        </w:rPr>
        <w:t xml:space="preserve"> uncertainty in the value of the parameter. It is possible that models could be highly precise but inaccurate, or vice versa.</w:t>
      </w:r>
    </w:p>
    <w:p w14:paraId="72D0CCC2" w14:textId="4750C788" w:rsidR="000A671E" w:rsidRDefault="000A671E" w:rsidP="00B33FC4">
      <w:pPr>
        <w:spacing w:line="480" w:lineRule="auto"/>
        <w:rPr>
          <w:lang w:val="en-CA"/>
        </w:rPr>
      </w:pPr>
      <w:r>
        <w:rPr>
          <w:lang w:val="en-CA"/>
        </w:rPr>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w:t>
      </w:r>
      <w:r w:rsidR="00E27515">
        <w:rPr>
          <w:lang w:val="en-CA"/>
        </w:rPr>
        <w:t xml:space="preserve">impacted </w:t>
      </w:r>
      <w:r>
        <w:rPr>
          <w:lang w:val="en-CA"/>
        </w:rPr>
        <w:t xml:space="preserve">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0EBACD16"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an ability for individuals to immigrate/emigrate from the site.</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 xml:space="preserve">ach individual </w:t>
      </w:r>
      <m:oMath>
        <m:r>
          <w:rPr>
            <w:rFonts w:ascii="Cambria Math" w:hAnsi="Cambria Math" w:cs="Times New Roman"/>
            <w:lang w:val="en-CA"/>
          </w:rPr>
          <m:t>k</m:t>
        </m:r>
      </m:oMath>
      <w:r w:rsidR="00647EC5">
        <w:rPr>
          <w:rFonts w:eastAsiaTheme="minorEastAsia"/>
          <w:lang w:val="en-CA"/>
        </w:rPr>
        <w:t xml:space="preserve"> </w:t>
      </w:r>
      <w:r w:rsidR="00E75E4A">
        <w:rPr>
          <w:rFonts w:eastAsiaTheme="minorEastAsia"/>
          <w:lang w:val="en-CA"/>
        </w:rPr>
        <w:t xml:space="preserve">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at the </w:t>
      </w:r>
      <w:r w:rsidR="00750E1F">
        <w:rPr>
          <w:rFonts w:eastAsiaTheme="minorEastAsia"/>
          <w:lang w:val="en-CA"/>
        </w:rPr>
        <w:t xml:space="preserve">time </w:t>
      </w:r>
      <w:r w:rsidR="009860A2">
        <w:rPr>
          <w:rFonts w:eastAsiaTheme="minorEastAsia"/>
          <w:lang w:val="en-CA"/>
        </w:rPr>
        <w:t xml:space="preserve">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t>
      </w:r>
      <m:oMath>
        <m:r>
          <w:rPr>
            <w:rFonts w:ascii="Cambria Math" w:eastAsiaTheme="minorEastAsia" w:hAnsi="Cambria Math"/>
            <w:lang w:val="en-CA"/>
          </w:rPr>
          <m:t>j</m:t>
        </m:r>
      </m:oMath>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647EC5">
        <w:rPr>
          <w:rFonts w:eastAsiaTheme="minorEastAsia"/>
          <w:lang w:val="en-CA"/>
        </w:rPr>
        <w:t xml:space="preserve">Available individuals represent those that </w:t>
      </w:r>
      <w:r w:rsidR="00A96686">
        <w:rPr>
          <w:rFonts w:eastAsiaTheme="minorEastAsia"/>
          <w:lang w:val="en-CA"/>
        </w:rPr>
        <w:lastRenderedPageBreak/>
        <w:t>immigrated to a site and were remaining within that site at the time of the survey</w:t>
      </w:r>
      <w:r w:rsidR="00647EC5">
        <w:rPr>
          <w:rFonts w:eastAsiaTheme="minorEastAsia"/>
          <w:lang w:val="en-CA"/>
        </w:rPr>
        <w:t xml:space="preserve">. </w:t>
      </w:r>
      <w:r w:rsidR="009860A2">
        <w:rPr>
          <w:rFonts w:eastAsiaTheme="minorEastAsia"/>
          <w:lang w:val="en-CA"/>
        </w:rPr>
        <w:t xml:space="preserve">In this scenario,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9860A2">
        <w:rPr>
          <w:rFonts w:eastAsiaTheme="minorEastAsia"/>
          <w:lang w:val="en-CA"/>
        </w:rPr>
        <w:t xml:space="preserve"> more closely represents </w:t>
      </w:r>
      <w:r w:rsidR="00BA38EB">
        <w:rPr>
          <w:rFonts w:eastAsiaTheme="minorEastAsia"/>
          <w:lang w:val="en-CA"/>
        </w:rPr>
        <w:t>the</w:t>
      </w:r>
      <w:r w:rsidR="009860A2">
        <w:rPr>
          <w:rFonts w:eastAsiaTheme="minorEastAsia"/>
          <w:lang w:val="en-CA"/>
        </w:rPr>
        <w:t xml:space="preserve"> </w:t>
      </w:r>
      <w:r w:rsidR="00BA38EB">
        <w:rPr>
          <w:rFonts w:eastAsiaTheme="minorEastAsia"/>
          <w:lang w:val="en-CA"/>
        </w:rPr>
        <w:t xml:space="preserve">larger </w:t>
      </w:r>
      <w:r w:rsidR="009860A2">
        <w:rPr>
          <w:rFonts w:eastAsiaTheme="minorEastAsia"/>
          <w:lang w:val="en-CA"/>
        </w:rPr>
        <w:t>population</w:t>
      </w:r>
      <w:r w:rsidR="00BA38EB">
        <w:rPr>
          <w:rFonts w:eastAsiaTheme="minorEastAsia"/>
          <w:lang w:val="en-CA"/>
        </w:rPr>
        <w:t xml:space="preserve"> of mobile insects in a broader landscape that have some chance of being in the sampling area at some point during the study</w:t>
      </w:r>
      <w:r w:rsidR="009860A2">
        <w:rPr>
          <w:rFonts w:eastAsiaTheme="minorEastAsia"/>
          <w:lang w:val="en-CA"/>
        </w:rPr>
        <w:t xml:space="preserve">. 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w:t>
      </w:r>
      <w:r w:rsidR="002C1B77">
        <w:rPr>
          <w:rFonts w:eastAsiaTheme="minorEastAsia"/>
          <w:lang w:val="en-CA"/>
        </w:rPr>
        <w:t xml:space="preserve"> site</w:t>
      </w:r>
      <w:r w:rsidR="004B3DE1">
        <w:rPr>
          <w:rFonts w:eastAsiaTheme="minorEastAsia"/>
          <w:lang w:val="en-CA"/>
        </w:rPr>
        <w:t xml:space="preserve"> </w:t>
      </w:r>
      <w:r w:rsidR="002C1B77">
        <w:rPr>
          <w:rFonts w:eastAsiaTheme="minorEastAsia"/>
          <w:lang w:val="en-CA"/>
        </w:rPr>
        <w:t>was</w:t>
      </w:r>
      <w:r w:rsidR="004B3DE1">
        <w:rPr>
          <w:rFonts w:eastAsiaTheme="minorEastAsia"/>
          <w:lang w:val="en-CA"/>
        </w:rPr>
        <w:t xml:space="preserve"> restored, whereas a positive value would indicate a higher probability of remaining within the sampling areas</w:t>
      </w:r>
      <w:r w:rsidR="002C1B77">
        <w:rPr>
          <w:rFonts w:eastAsiaTheme="minorEastAsia"/>
          <w:lang w:val="en-CA"/>
        </w:rPr>
        <w:t>. A value of zero indicates a scenario where individuals may move in/out of the plot, but that the odds of doing so are equivalent in restored and control sites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3A73932A" w14:textId="7723F65A" w:rsidR="00B774A2" w:rsidRPr="007B0A94" w:rsidRDefault="00B774A2" w:rsidP="00E76D91">
      <w:pPr>
        <w:spacing w:line="480" w:lineRule="auto"/>
        <w:ind w:firstLine="720"/>
        <w:rPr>
          <w:rFonts w:cs="Times New Roman"/>
          <w:lang w:val="en-CA"/>
        </w:rPr>
      </w:pPr>
      <w:r>
        <w:rPr>
          <w:lang w:val="en-CA"/>
        </w:rPr>
        <w:t>All data and code required to reproduce the field analyses and simulation</w:t>
      </w:r>
      <w:r w:rsidR="00662E4D">
        <w:rPr>
          <w:lang w:val="en-CA"/>
        </w:rPr>
        <w:t xml:space="preserve"> analyse</w:t>
      </w:r>
      <w:r>
        <w:rPr>
          <w:lang w:val="en-CA"/>
        </w:rPr>
        <w:t xml:space="preserve">s are available at: </w:t>
      </w:r>
      <w:hyperlink r:id="rId12" w:history="1">
        <w:r w:rsidRPr="00621178">
          <w:rPr>
            <w:rStyle w:val="Hyperlink"/>
            <w:lang w:val="en-CA"/>
          </w:rPr>
          <w:t>https://github.com/jensculrich/pollinator_abundance</w:t>
        </w:r>
      </w:hyperlink>
      <w:r>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7FBB3541" w14:textId="5D526726"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a higher intercept with 98.</w:t>
      </w:r>
      <w:r w:rsidR="003C10D7">
        <w:rPr>
          <w:lang w:val="en-CA"/>
        </w:rPr>
        <w:t>7</w:t>
      </w:r>
      <w:r w:rsidR="000D1918">
        <w:rPr>
          <w:lang w:val="en-CA"/>
        </w:rPr>
        <w:t xml:space="preserve">%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xml:space="preserve">% </w:t>
      </w:r>
      <w:r w:rsidR="00857669">
        <w:rPr>
          <w:lang w:val="en-CA"/>
        </w:rPr>
        <w:lastRenderedPageBreak/>
        <w:t>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7DA7BDAB" w:rsidR="00B512B6" w:rsidRDefault="00F20D29" w:rsidP="007B0A94">
      <w:pPr>
        <w:spacing w:line="480" w:lineRule="auto"/>
        <w:ind w:firstLine="720"/>
        <w:rPr>
          <w:lang w:val="en-CA"/>
        </w:rPr>
      </w:pPr>
      <w:r>
        <w:rPr>
          <w:lang w:val="en-CA"/>
        </w:rPr>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Pr>
          <w:lang w:val="en-CA"/>
        </w:rPr>
        <w:t>.</w:t>
      </w:r>
      <w:r w:rsidR="00807B86">
        <w:rPr>
          <w:lang w:val="en-CA"/>
        </w:rPr>
        <w:t xml:space="preserve"> </w:t>
      </w:r>
      <w:r w:rsidR="00890C44">
        <w:rPr>
          <w:lang w:val="en-CA"/>
        </w:rPr>
        <w:t>On a probability scale, the mean estimate of the</w:t>
      </w:r>
      <w:r w:rsidR="007C4201">
        <w:rPr>
          <w:lang w:val="en-CA"/>
        </w:rPr>
        <w:t xml:space="preserve"> </w:t>
      </w:r>
      <w:proofErr w:type="spellStart"/>
      <w:r w:rsidR="007C4201">
        <w:rPr>
          <w:lang w:val="en-CA"/>
        </w:rPr>
        <w:t>multimix</w:t>
      </w:r>
      <w:proofErr w:type="spellEnd"/>
      <w:r w:rsidR="007C4201">
        <w:rPr>
          <w:lang w:val="en-CA"/>
        </w:rPr>
        <w:t xml:space="preserve"> model </w:t>
      </w:r>
      <w:r w:rsidR="00890C44">
        <w:rPr>
          <w:lang w:val="en-CA"/>
        </w:rPr>
        <w:t>equate</w:t>
      </w:r>
      <w:r w:rsidR="007C4201">
        <w:rPr>
          <w:lang w:val="en-CA"/>
        </w:rPr>
        <w:t>s</w:t>
      </w:r>
      <w:r w:rsidR="00890C44">
        <w:rPr>
          <w:lang w:val="en-CA"/>
        </w:rPr>
        <w:t xml:space="preserve"> to </w:t>
      </w:r>
      <w:proofErr w:type="gramStart"/>
      <w:r w:rsidR="00890C44">
        <w:rPr>
          <w:lang w:val="en-CA"/>
        </w:rPr>
        <w:t>a 4</w:t>
      </w:r>
      <w:r w:rsidR="007C4201">
        <w:rPr>
          <w:lang w:val="en-CA"/>
        </w:rPr>
        <w:t>.3</w:t>
      </w:r>
      <w:r w:rsidR="00890C44">
        <w:rPr>
          <w:lang w:val="en-CA"/>
        </w:rPr>
        <w:t xml:space="preserve">% </w:t>
      </w:r>
      <w:r w:rsidR="00217481">
        <w:rPr>
          <w:lang w:val="en-CA"/>
        </w:rPr>
        <w:t>odds</w:t>
      </w:r>
      <w:proofErr w:type="gramEnd"/>
      <w:r w:rsidR="00217481">
        <w:rPr>
          <w:lang w:val="en-CA"/>
        </w:rPr>
        <w:t xml:space="preserve">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 xml:space="preserve">The </w:t>
      </w:r>
      <w:proofErr w:type="spellStart"/>
      <w:r w:rsidR="00890C44">
        <w:rPr>
          <w:lang w:val="en-CA"/>
        </w:rPr>
        <w:t>multimix</w:t>
      </w:r>
      <w:proofErr w:type="spellEnd"/>
      <w:r w:rsidR="00890C44">
        <w:rPr>
          <w:lang w:val="en-CA"/>
        </w:rPr>
        <w:t xml:space="preserve"> model also estimated </w:t>
      </w:r>
      <w:commentRangeStart w:id="33"/>
      <w:r w:rsidR="00890C44">
        <w:rPr>
          <w:lang w:val="en-CA"/>
        </w:rPr>
        <w:t>a positive effect</w:t>
      </w:r>
      <w:commentRangeEnd w:id="33"/>
      <w:r w:rsidR="00A62CBA">
        <w:rPr>
          <w:rStyle w:val="CommentReference"/>
        </w:rPr>
        <w:commentReference w:id="33"/>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w:t>
      </w:r>
      <w:proofErr w:type="spellStart"/>
      <w:r w:rsidR="007C4201">
        <w:rPr>
          <w:lang w:val="en-CA"/>
        </w:rPr>
        <w:t>multimix</w:t>
      </w:r>
      <w:proofErr w:type="spellEnd"/>
      <w:r w:rsidR="007C4201">
        <w:rPr>
          <w:lang w:val="en-CA"/>
        </w:rPr>
        <w:t xml:space="preserve"> model equates to </w:t>
      </w:r>
      <w:proofErr w:type="gramStart"/>
      <w:r w:rsidR="007C4201">
        <w:rPr>
          <w:lang w:val="en-CA"/>
        </w:rPr>
        <w:t>a 6.8% odds</w:t>
      </w:r>
      <w:proofErr w:type="gramEnd"/>
      <w:r w:rsidR="007C4201">
        <w:rPr>
          <w:lang w:val="en-CA"/>
        </w:rPr>
        <w:t xml:space="preserve">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w:t>
      </w:r>
      <w:proofErr w:type="spellStart"/>
      <w:r w:rsidR="00613CAD">
        <w:rPr>
          <w:lang w:val="en-CA"/>
        </w:rPr>
        <w:t>binmix</w:t>
      </w:r>
      <w:proofErr w:type="spellEnd"/>
      <w:r w:rsidR="00613CAD">
        <w:rPr>
          <w:lang w:val="en-CA"/>
        </w:rPr>
        <w:t xml:space="preserve">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r w:rsidR="00B8316B">
        <w:rPr>
          <w:lang w:val="en-CA"/>
        </w:rPr>
        <w:t>The</w:t>
      </w:r>
      <w:r w:rsidR="00890C44">
        <w:rPr>
          <w:lang w:val="en-CA"/>
        </w:rPr>
        <w:t xml:space="preserve"> positive effect of restoration on detection</w:t>
      </w:r>
      <w:r w:rsidR="00B8316B">
        <w:rPr>
          <w:lang w:val="en-CA"/>
        </w:rPr>
        <w:t xml:space="preserve"> </w:t>
      </w:r>
      <w:r w:rsidR="00930D0E">
        <w:rPr>
          <w:lang w:val="en-CA"/>
        </w:rPr>
        <w:t>is</w:t>
      </w:r>
      <w:r w:rsidR="00890C44">
        <w:rPr>
          <w:lang w:val="en-CA"/>
        </w:rPr>
        <w:t xml:space="preserve"> </w:t>
      </w:r>
      <w:r>
        <w:rPr>
          <w:lang w:val="en-CA"/>
        </w:rPr>
        <w:t>consistent with</w:t>
      </w:r>
      <w:r w:rsidR="00B8316B">
        <w:rPr>
          <w:lang w:val="en-CA"/>
        </w:rPr>
        <w:t xml:space="preserve"> </w:t>
      </w:r>
      <w:r w:rsidR="00D7698D">
        <w:rPr>
          <w:lang w:val="en-CA"/>
        </w:rPr>
        <w:t xml:space="preserve">relatively lower </w:t>
      </w:r>
      <w:r w:rsidR="00B8316B">
        <w:rPr>
          <w:lang w:val="en-CA"/>
        </w:rPr>
        <w:t>estimate</w:t>
      </w:r>
      <w:r w:rsidR="00D7698D">
        <w:rPr>
          <w:lang w:val="en-CA"/>
        </w:rPr>
        <w:t xml:space="preserve">d </w:t>
      </w:r>
      <w:r w:rsidR="00B8316B">
        <w:rPr>
          <w:lang w:val="en-CA"/>
        </w:rPr>
        <w:t>effect of restoration on abundance</w:t>
      </w:r>
      <w:r w:rsidR="00D7698D">
        <w:rPr>
          <w:lang w:val="en-CA"/>
        </w:rPr>
        <w:t xml:space="preserve"> compared to </w:t>
      </w:r>
      <w:r w:rsidR="00807B86">
        <w:rPr>
          <w:lang w:val="en-CA"/>
        </w:rPr>
        <w:t xml:space="preserve">the GLM. </w:t>
      </w:r>
    </w:p>
    <w:p w14:paraId="0F94E2AC" w14:textId="63AFB083"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baseline detection rate and effects of habitat 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xml:space="preserve">. </w:t>
      </w:r>
      <w:r w:rsidR="00D93D9C">
        <w:rPr>
          <w:lang w:val="en-CA"/>
        </w:rPr>
        <w:t>The r</w:t>
      </w:r>
      <w:r w:rsidR="00E13988">
        <w:rPr>
          <w:lang w:val="en-CA"/>
        </w:rPr>
        <w:t xml:space="preserve">esults </w:t>
      </w:r>
      <w:r w:rsidR="009B6A66">
        <w:rPr>
          <w:lang w:val="en-CA"/>
        </w:rPr>
        <w:t>remained</w:t>
      </w:r>
      <w:r w:rsidR="00E13988">
        <w:rPr>
          <w:lang w:val="en-CA"/>
        </w:rPr>
        <w:t xml:space="preserve"> </w:t>
      </w:r>
      <w:r w:rsidR="009B6A66">
        <w:rPr>
          <w:lang w:val="en-CA"/>
        </w:rPr>
        <w:t>relatively un</w:t>
      </w:r>
      <w:r w:rsidR="00E13988">
        <w:rPr>
          <w:lang w:val="en-CA"/>
        </w:rPr>
        <w:t>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9B6A66">
        <w:rPr>
          <w:lang w:val="en-CA"/>
        </w:rPr>
        <w:t xml:space="preserve">However, </w:t>
      </w:r>
      <w:r w:rsidR="007471AC">
        <w:rPr>
          <w:lang w:val="en-CA"/>
        </w:rPr>
        <w:t xml:space="preserve">GLMs were not able to overcome confounding effects of restoration on abundance and detection when </w:t>
      </w:r>
      <w:r w:rsidR="007471AC">
        <w:rPr>
          <w:lang w:val="en-CA"/>
        </w:rPr>
        <w:lastRenderedPageBreak/>
        <w:t xml:space="preserve">baseline detection rates were lower. </w:t>
      </w:r>
      <w:r w:rsidR="009B6A66">
        <w:rPr>
          <w:lang w:val="en-CA"/>
        </w:rPr>
        <w:t>For example, w</w:t>
      </w:r>
      <w:r w:rsidR="00B97A2C">
        <w:rPr>
          <w:lang w:val="en-CA"/>
        </w:rPr>
        <w:t xml:space="preserve">hen the odds of detecting an insect </w:t>
      </w:r>
      <w:r w:rsidR="0028623F">
        <w:rPr>
          <w:lang w:val="en-CA"/>
        </w:rPr>
        <w:t>were</w:t>
      </w:r>
      <w:r w:rsidR="00B97A2C">
        <w:rPr>
          <w:lang w:val="en-CA"/>
        </w:rPr>
        <w:t xml:space="preserve"> &lt;5% (-3 on the logit scale), </w:t>
      </w:r>
      <w:r w:rsidR="009B6A66">
        <w:rPr>
          <w:lang w:val="en-CA"/>
        </w:rPr>
        <w:t xml:space="preserve">the </w:t>
      </w:r>
      <w:r w:rsidR="0028623F">
        <w:rPr>
          <w:lang w:val="en-CA"/>
        </w:rPr>
        <w:t>GLM bias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w:t>
      </w:r>
      <w:r w:rsidR="00FA54F9">
        <w:rPr>
          <w:lang w:val="en-CA"/>
        </w:rPr>
        <w:t xml:space="preserve"> a</w:t>
      </w:r>
      <w:r w:rsidR="007471AC">
        <w:rPr>
          <w:lang w:val="en-CA"/>
        </w:rPr>
        <w:t>ny</w:t>
      </w:r>
      <w:r w:rsidR="0028623F">
        <w:rPr>
          <w:lang w:val="en-CA"/>
        </w:rPr>
        <w:t xml:space="preserve"> clear bias</w:t>
      </w:r>
      <w:r w:rsidR="007471AC">
        <w:rPr>
          <w:lang w:val="en-CA"/>
        </w:rPr>
        <w:t xml:space="preserve"> when we simulated confounding effects of restoration on abundance and detection</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7471AC">
        <w:rPr>
          <w:lang w:val="en-CA"/>
        </w:rPr>
        <w:t xml:space="preserve"> (a</w:t>
      </w:r>
      <w:r w:rsidR="009E43CD">
        <w:rPr>
          <w:lang w:val="en-CA"/>
        </w:rPr>
        <w:t xml:space="preserve">t </w:t>
      </w:r>
      <w:r w:rsidR="0028623F">
        <w:rPr>
          <w:lang w:val="en-CA"/>
        </w:rPr>
        <w:t>-3 on the logit scale</w:t>
      </w:r>
      <w:r w:rsidR="006B1CF3">
        <w:rPr>
          <w:lang w:val="en-CA"/>
        </w:rPr>
        <w:t xml:space="preserve"> </w:t>
      </w:r>
      <w:r w:rsidR="009E43CD">
        <w:rPr>
          <w:lang w:val="en-CA"/>
        </w:rPr>
        <w:t xml:space="preserve">and </w:t>
      </w:r>
      <w:r w:rsidR="006B1CF3">
        <w:rPr>
          <w:lang w:val="en-CA"/>
        </w:rPr>
        <w:t>with a</w:t>
      </w:r>
      <w:r w:rsidR="007471AC">
        <w:rPr>
          <w:lang w:val="en-CA"/>
        </w:rPr>
        <w:t xml:space="preserve"> positive</w:t>
      </w:r>
      <w:r w:rsidR="006B1CF3">
        <w:rPr>
          <w:lang w:val="en-CA"/>
        </w:rPr>
        <w:t xml:space="preserve"> </w:t>
      </w:r>
      <w:r w:rsidR="009E43CD">
        <w:rPr>
          <w:lang w:val="en-CA"/>
        </w:rPr>
        <w:t xml:space="preserve">effect of </w:t>
      </w:r>
      <w:r w:rsidR="00767108">
        <w:rPr>
          <w:lang w:val="en-CA"/>
        </w:rPr>
        <w:t>restoration</w:t>
      </w:r>
      <w:r w:rsidR="009E43CD">
        <w:rPr>
          <w:lang w:val="en-CA"/>
        </w:rPr>
        <w:t xml:space="preserve"> on detection rate</w:t>
      </w:r>
      <w:r w:rsidR="007471AC">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7471AC">
        <w:rPr>
          <w:lang w:val="en-CA"/>
        </w:rPr>
        <w:t>)</w:t>
      </w:r>
      <w:r w:rsidR="009E43CD">
        <w:rPr>
          <w:lang w:val="en-CA"/>
        </w:rPr>
        <w:t>. For the GLM, precision did not vary systematically with detection patterns. However,</w:t>
      </w:r>
      <w:r w:rsidR="00562F17">
        <w:rPr>
          <w:lang w:val="en-CA"/>
        </w:rPr>
        <w:t xml:space="preserve"> estimates from the</w:t>
      </w:r>
      <w:r w:rsidR="009E43CD">
        <w:rPr>
          <w:lang w:val="en-CA"/>
        </w:rPr>
        <w:t xml:space="preserve">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562F17">
        <w:rPr>
          <w:lang w:val="en-CA"/>
        </w:rPr>
        <w:t xml:space="preserve">models exhibited </w:t>
      </w:r>
      <w:r w:rsidR="009E43CD">
        <w:rPr>
          <w:lang w:val="en-CA"/>
        </w:rPr>
        <w:t xml:space="preserve">systematic declines in precision along a gradient of decreasing baseline detection rate. </w:t>
      </w:r>
      <w:proofErr w:type="spellStart"/>
      <w:r w:rsidR="00B6487C">
        <w:rPr>
          <w:lang w:val="en-CA"/>
        </w:rPr>
        <w:t>M</w:t>
      </w:r>
      <w:r w:rsidR="00562F17">
        <w:rPr>
          <w:lang w:val="en-CA"/>
        </w:rPr>
        <w:t>ultimix</w:t>
      </w:r>
      <w:proofErr w:type="spellEnd"/>
      <w:r w:rsidR="00562F17">
        <w:rPr>
          <w:lang w:val="en-CA"/>
        </w:rPr>
        <w:t xml:space="preserve"> </w:t>
      </w:r>
      <w:r w:rsidR="006B1CF3">
        <w:rPr>
          <w:lang w:val="en-CA"/>
        </w:rPr>
        <w:t xml:space="preserve">models tended to be more precise than the </w:t>
      </w:r>
      <w:proofErr w:type="spellStart"/>
      <w:r w:rsidR="006B1CF3">
        <w:rPr>
          <w:lang w:val="en-CA"/>
        </w:rPr>
        <w:t>binmix</w:t>
      </w:r>
      <w:proofErr w:type="spellEnd"/>
      <w:r w:rsidR="006B1CF3">
        <w:rPr>
          <w:lang w:val="en-CA"/>
        </w:rPr>
        <w:t xml:space="preserve"> models.</w:t>
      </w:r>
    </w:p>
    <w:p w14:paraId="50867F75" w14:textId="169FF0AF" w:rsidR="009E43CD" w:rsidRDefault="009E43CD" w:rsidP="007B0A94">
      <w:pPr>
        <w:spacing w:line="480" w:lineRule="auto"/>
        <w:ind w:firstLine="720"/>
        <w:rPr>
          <w:lang w:val="en-CA"/>
        </w:rPr>
      </w:pPr>
      <w:r>
        <w:rPr>
          <w:lang w:val="en-CA"/>
        </w:rPr>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sidR="00562F17">
        <w:rPr>
          <w:lang w:val="en-CA"/>
        </w:rPr>
        <w:t xml:space="preserve">influenced </w:t>
      </w:r>
      <w:r w:rsidR="00D93D9C">
        <w:rPr>
          <w:lang w:val="en-CA"/>
        </w:rPr>
        <w:t xml:space="preserve">the </w:t>
      </w:r>
      <w:r w:rsidR="006B1CF3">
        <w:rPr>
          <w:lang w:val="en-CA"/>
        </w:rPr>
        <w:t>accuracy and precision</w:t>
      </w:r>
      <w:r w:rsidR="00D93D9C">
        <w:rPr>
          <w:lang w:val="en-CA"/>
        </w:rPr>
        <w:t xml:space="preserve"> of the estimated effects</w:t>
      </w:r>
      <w:r w:rsidR="006B1CF3">
        <w:rPr>
          <w:lang w:val="en-CA"/>
        </w:rPr>
        <w:t xml:space="preserve"> </w:t>
      </w:r>
      <w:r>
        <w:rPr>
          <w:lang w:val="en-CA"/>
        </w:rPr>
        <w:t>(Figure 4).</w:t>
      </w:r>
      <w:r w:rsidR="00767108">
        <w:rPr>
          <w:lang w:val="en-CA"/>
        </w:rPr>
        <w:t xml:space="preserve"> We found that increasing the number of sites made</w:t>
      </w:r>
      <w:r w:rsidR="00D93D9C">
        <w:rPr>
          <w:lang w:val="en-CA"/>
        </w:rPr>
        <w:t xml:space="preserve"> estimates from the</w:t>
      </w:r>
      <w:r w:rsidR="00767108">
        <w:rPr>
          <w:lang w:val="en-CA"/>
        </w:rPr>
        <w:t xml:space="preserve"> GLM</w:t>
      </w:r>
      <w:r w:rsidR="00D93D9C">
        <w:rPr>
          <w:lang w:val="en-CA"/>
        </w:rPr>
        <w:t xml:space="preserve"> approach</w:t>
      </w:r>
      <w:r w:rsidR="00767108">
        <w:rPr>
          <w:lang w:val="en-CA"/>
        </w:rPr>
        <w:t xml:space="preserve"> both more biased and more precise</w:t>
      </w:r>
      <w:r w:rsidR="006B1CF3">
        <w:rPr>
          <w:lang w:val="en-CA"/>
        </w:rPr>
        <w:t>. I</w:t>
      </w:r>
      <w:r w:rsidR="00767108">
        <w:rPr>
          <w:lang w:val="en-CA"/>
        </w:rPr>
        <w:t xml:space="preserve">n other words, </w:t>
      </w:r>
      <w:r w:rsidR="007471AC">
        <w:rPr>
          <w:lang w:val="en-CA"/>
        </w:rPr>
        <w:t xml:space="preserve">when data </w:t>
      </w:r>
      <w:r w:rsidR="00D93D9C">
        <w:rPr>
          <w:lang w:val="en-CA"/>
        </w:rPr>
        <w:t xml:space="preserve">were </w:t>
      </w:r>
      <w:r w:rsidR="007471AC">
        <w:rPr>
          <w:lang w:val="en-CA"/>
        </w:rPr>
        <w:t>collected from more sites,</w:t>
      </w:r>
      <w:r w:rsidR="006B1CF3">
        <w:rPr>
          <w:lang w:val="en-CA"/>
        </w:rPr>
        <w:t xml:space="preserve">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D93D9C">
        <w:rPr>
          <w:lang w:val="en-CA"/>
        </w:rPr>
        <w:t>provid</w:t>
      </w:r>
      <w:r w:rsidR="00B6487C">
        <w:rPr>
          <w:lang w:val="en-CA"/>
        </w:rPr>
        <w:t>ed</w:t>
      </w:r>
      <w:r w:rsidR="00D93D9C">
        <w:rPr>
          <w:lang w:val="en-CA"/>
        </w:rPr>
        <w:t xml:space="preserve"> increasing confidence </w:t>
      </w:r>
      <w:r w:rsidR="00767108">
        <w:rPr>
          <w:lang w:val="en-CA"/>
        </w:rPr>
        <w:t>in an incorrect conclusion. For 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 xml:space="preserve">wide confidence intervals (mean 90% BCI width =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biased by changes in site number. Consistent with</w:t>
      </w:r>
      <w:r w:rsidR="00F27116">
        <w:rPr>
          <w:lang w:val="en-CA"/>
        </w:rPr>
        <w:t xml:space="preserve"> an</w:t>
      </w:r>
      <w:r w:rsidR="00E61CDA">
        <w:rPr>
          <w:lang w:val="en-CA"/>
        </w:rPr>
        <w:t xml:space="preserve"> </w:t>
      </w:r>
      <w:r w:rsidR="00F27116">
        <w:rPr>
          <w:lang w:val="en-CA"/>
        </w:rPr>
        <w:t>increase in the amount</w:t>
      </w:r>
      <w:r w:rsidR="00E61CDA">
        <w:rPr>
          <w:lang w:val="en-CA"/>
        </w:rPr>
        <w:t xml:space="preserve"> of data</w:t>
      </w:r>
      <w:r w:rsidR="00F27116">
        <w:rPr>
          <w:lang w:val="en-CA"/>
        </w:rPr>
        <w:t xml:space="preserve"> available</w:t>
      </w:r>
      <w:r w:rsidR="00E61CDA">
        <w:rPr>
          <w:lang w:val="en-CA"/>
        </w:rPr>
        <w:t xml:space="preserve"> to inform </w:t>
      </w:r>
      <w:r w:rsidR="00E61CDA">
        <w:rPr>
          <w:lang w:val="en-CA"/>
        </w:rPr>
        <w:lastRenderedPageBreak/>
        <w:t xml:space="preserve">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06594975" w14:textId="2CBC89F8"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w:t>
      </w:r>
      <w:r w:rsidR="00F27116">
        <w:rPr>
          <w:lang w:val="en-CA"/>
        </w:rPr>
        <w:t>of the</w:t>
      </w:r>
      <w:r>
        <w:rPr>
          <w:lang w:val="en-CA"/>
        </w:rPr>
        <w:t xml:space="preserve"> closure assumption</w:t>
      </w:r>
      <w:r w:rsidR="00B63137">
        <w:rPr>
          <w:lang w:val="en-CA"/>
        </w:rPr>
        <w:t xml:space="preserve"> (Figure 5)</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immigration/emigration was unrelated to whether or not a site was </w:t>
      </w:r>
      <w:r w:rsidR="00E17D29">
        <w:rPr>
          <w:lang w:val="en-CA"/>
        </w:rPr>
        <w:t>restored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 </w:t>
      </w:r>
      <w:r w:rsidR="00D617D0">
        <w:rPr>
          <w:lang w:val="en-CA"/>
        </w:rPr>
        <w:t>negatively</w:t>
      </w:r>
      <w:r w:rsidR="0035081F">
        <w:rPr>
          <w:lang w:val="en-CA"/>
        </w:rPr>
        <w:t xml:space="preserve"> </w:t>
      </w:r>
      <w:r w:rsidR="00E17D29">
        <w:rPr>
          <w:lang w:val="en-CA"/>
        </w:rPr>
        <w:t>de</w:t>
      </w:r>
      <w:r w:rsidR="0035081F">
        <w:rPr>
          <w:lang w:val="en-CA"/>
        </w:rPr>
        <w:t>crease</w:t>
      </w:r>
      <w:r w:rsidR="00EE45E7">
        <w:rPr>
          <w:lang w:val="en-CA"/>
        </w:rPr>
        <w:t>d</w:t>
      </w:r>
      <w:r w:rsidR="0035081F">
        <w:rPr>
          <w:lang w:val="en-CA"/>
        </w:rPr>
        <w:t xml:space="preserve"> odds of </w:t>
      </w:r>
      <w:r w:rsidR="00E17D29">
        <w:rPr>
          <w:lang w:val="en-CA"/>
        </w:rPr>
        <w:t>remaining in the site</w:t>
      </w:r>
      <w:r w:rsidR="0035081F">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we found that </w:t>
      </w:r>
      <w:proofErr w:type="spellStart"/>
      <w:r w:rsidR="00B63137">
        <w:rPr>
          <w:lang w:val="en-CA"/>
        </w:rPr>
        <w:t>mult</w:t>
      </w:r>
      <w:r w:rsidR="00DE1603">
        <w:rPr>
          <w:lang w:val="en-CA"/>
        </w:rPr>
        <w:t>i</w:t>
      </w:r>
      <w:r w:rsidR="00B63137">
        <w:rPr>
          <w:lang w:val="en-CA"/>
        </w:rPr>
        <w:t>mix</w:t>
      </w:r>
      <w:proofErr w:type="spellEnd"/>
      <w:r w:rsidR="00B63137">
        <w:rPr>
          <w:lang w:val="en-CA"/>
        </w:rPr>
        <w:t xml:space="preserve"> models </w:t>
      </w:r>
      <w:r w:rsidR="00EE45E7">
        <w:rPr>
          <w:lang w:val="en-CA"/>
        </w:rPr>
        <w:t>produced</w:t>
      </w:r>
      <w:r w:rsidR="00B63137">
        <w:rPr>
          <w:lang w:val="en-CA"/>
        </w:rPr>
        <w:t xml:space="preserve"> </w:t>
      </w:r>
      <w:r w:rsidR="00B6487C">
        <w:rPr>
          <w:lang w:val="en-CA"/>
        </w:rPr>
        <w:t>the least biased</w:t>
      </w:r>
      <w:r w:rsidR="00B63137">
        <w:rPr>
          <w:lang w:val="en-CA"/>
        </w:rPr>
        <w:t xml:space="preserve"> </w:t>
      </w:r>
      <w:r w:rsidR="00266541">
        <w:rPr>
          <w:lang w:val="en-CA"/>
        </w:rPr>
        <w:t>estimates of the effects of restoration on abundance</w:t>
      </w:r>
      <w:r w:rsidR="00EE45E7">
        <w:rPr>
          <w:lang w:val="en-CA"/>
        </w:rPr>
        <w:t xml:space="preserve"> even when closure assumptions were </w:t>
      </w:r>
      <w:r w:rsidR="00E17D29">
        <w:rPr>
          <w:lang w:val="en-CA"/>
        </w:rPr>
        <w:t xml:space="preserve">systematically </w:t>
      </w:r>
      <w:r w:rsidR="00EE45E7">
        <w:rPr>
          <w:lang w:val="en-CA"/>
        </w:rPr>
        <w:t>violate</w:t>
      </w:r>
      <w:r w:rsidR="00E17D29">
        <w:rPr>
          <w:lang w:val="en-CA"/>
        </w:rPr>
        <w:t>d</w:t>
      </w:r>
      <w:r w:rsidR="00B63137">
        <w:rPr>
          <w:lang w:val="en-CA"/>
        </w:rPr>
        <w:t xml:space="preserve">. </w:t>
      </w:r>
      <w:r w:rsidR="004B3DE1">
        <w:rPr>
          <w:lang w:val="en-CA"/>
        </w:rPr>
        <w:t xml:space="preserve">Across all </w:t>
      </w:r>
      <w:r w:rsidR="00E17D29">
        <w:rPr>
          <w:lang w:val="en-CA"/>
        </w:rPr>
        <w:t>simulation</w:t>
      </w:r>
      <w:r w:rsidR="004B3DE1">
        <w:rPr>
          <w:lang w:val="en-CA"/>
        </w:rPr>
        <w:t xml:space="preserve"> 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size of restoration on insect abundance by a magnitude </w:t>
      </w:r>
      <w:r w:rsidR="001E3A16">
        <w:rPr>
          <w:lang w:val="en-CA"/>
        </w:rPr>
        <w:t xml:space="preserve">of less than </w:t>
      </w:r>
      <w:r w:rsidR="00B63137">
        <w:rPr>
          <w:lang w:val="en-CA"/>
        </w:rPr>
        <w:t xml:space="preserve">0.2.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3C6C7487" w14:textId="6DBE4642" w:rsidR="00420013" w:rsidRDefault="00A96686" w:rsidP="00D12B5E">
      <w:pPr>
        <w:spacing w:line="480" w:lineRule="auto"/>
        <w:ind w:firstLine="720"/>
        <w:rPr>
          <w:lang w:val="en-CA"/>
        </w:rPr>
      </w:pPr>
      <w:r>
        <w:rPr>
          <w:lang w:val="en-CA"/>
        </w:rPr>
        <w:t xml:space="preserve">To develop evidence-based strategies for mitigating or reversing insect declines, we require </w:t>
      </w:r>
      <w:r w:rsidR="00420013">
        <w:rPr>
          <w:lang w:val="en-CA"/>
        </w:rPr>
        <w:t xml:space="preserve">the ability </w:t>
      </w:r>
      <w:r w:rsidR="00420013" w:rsidRPr="006D3D36">
        <w:rPr>
          <w:highlight w:val="yellow"/>
          <w:lang w:val="en-CA"/>
          <w:rPrChange w:id="34" w:author="Kremen, Claire" w:date="2025-03-04T19:26:00Z">
            <w:rPr>
              <w:lang w:val="en-CA"/>
            </w:rPr>
          </w:rPrChange>
        </w:rPr>
        <w:t>to accurately and precisely</w:t>
      </w:r>
      <w:r w:rsidR="00420013">
        <w:rPr>
          <w:lang w:val="en-CA"/>
        </w:rPr>
        <w:t xml:space="preserve"> estimate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w:t>
      </w:r>
      <w:r w:rsidRPr="00A96686">
        <w:rPr>
          <w:lang w:val="en-CA"/>
        </w:rPr>
        <w:t xml:space="preserve"> </w:t>
      </w:r>
      <w:r>
        <w:rPr>
          <w:lang w:val="en-CA"/>
        </w:rPr>
        <w:t xml:space="preserve">At the same time, 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EE7A70">
        <w:rPr>
          <w:lang w:val="en-CA"/>
        </w:rPr>
        <w:t>Researchers have developed approaches that account for imperfect detection, including multinomial N-mixture (</w:t>
      </w:r>
      <w:proofErr w:type="spellStart"/>
      <w:r w:rsidR="00EE7A70">
        <w:rPr>
          <w:lang w:val="en-CA"/>
        </w:rPr>
        <w:t>multimix</w:t>
      </w:r>
      <w:proofErr w:type="spellEnd"/>
      <w:r w:rsidR="00EE7A70">
        <w:rPr>
          <w:lang w:val="en-CA"/>
        </w:rPr>
        <w:t xml:space="preserve">) models for mark-recapture </w:t>
      </w:r>
      <w:r w:rsidR="002A484C">
        <w:rPr>
          <w:lang w:val="en-CA"/>
        </w:rPr>
        <w:t xml:space="preserve">data </w:t>
      </w:r>
      <w:r w:rsidR="00EE7A70">
        <w:rPr>
          <w:lang w:val="en-CA"/>
        </w:rPr>
        <w:t>and binomial N-mixture (</w:t>
      </w:r>
      <w:proofErr w:type="spellStart"/>
      <w:r w:rsidR="00EE7A70">
        <w:rPr>
          <w:lang w:val="en-CA"/>
        </w:rPr>
        <w:t>binmix</w:t>
      </w:r>
      <w:proofErr w:type="spellEnd"/>
      <w:r w:rsidR="00EE7A70">
        <w:rPr>
          <w:lang w:val="en-CA"/>
        </w:rPr>
        <w:t>) models for count</w:t>
      </w:r>
      <w:r w:rsidR="002A484C">
        <w:rPr>
          <w:lang w:val="en-CA"/>
        </w:rPr>
        <w:t xml:space="preserve"> data</w:t>
      </w:r>
      <w:r w:rsidR="00EE7A70">
        <w:rPr>
          <w:lang w:val="en-CA"/>
        </w:rPr>
        <w:t xml:space="preserve">. </w:t>
      </w:r>
      <w:r w:rsidR="00420013">
        <w:rPr>
          <w:lang w:val="en-CA"/>
        </w:rPr>
        <w:t>However, b</w:t>
      </w:r>
      <w:r w:rsidR="00EE7A70">
        <w:rPr>
          <w:lang w:val="en-CA"/>
        </w:rPr>
        <w:t xml:space="preserve">ecause these approaches </w:t>
      </w:r>
      <w:r w:rsidR="00507D3B">
        <w:rPr>
          <w:lang w:val="en-CA"/>
        </w:rPr>
        <w:t>are</w:t>
      </w:r>
      <w:r w:rsidR="00EE7A70">
        <w:rPr>
          <w:lang w:val="en-CA"/>
        </w:rPr>
        <w:t xml:space="preserve"> cumbersome, it is </w:t>
      </w:r>
      <w:r w:rsidR="00EE7A70">
        <w:rPr>
          <w:lang w:val="en-CA"/>
        </w:rPr>
        <w:lastRenderedPageBreak/>
        <w:t xml:space="preserve">important that we better understand when their implementation will be worthwhile or, alternatively, how to limit bias in </w:t>
      </w:r>
      <w:r w:rsidR="002A484C">
        <w:rPr>
          <w:lang w:val="en-CA"/>
        </w:rPr>
        <w:t xml:space="preserve">insect </w:t>
      </w:r>
      <w:r w:rsidR="00EE7A70">
        <w:rPr>
          <w:lang w:val="en-CA"/>
        </w:rPr>
        <w:t xml:space="preserve">abundance studies that use more </w:t>
      </w:r>
      <w:r w:rsidR="00E43781">
        <w:rPr>
          <w:lang w:val="en-CA"/>
        </w:rPr>
        <w:t>accessible</w:t>
      </w:r>
      <w:r w:rsidR="00EE7A70">
        <w:rPr>
          <w:lang w:val="en-CA"/>
        </w:rPr>
        <w:t xml:space="preserve"> </w:t>
      </w:r>
      <w:r w:rsidR="00E43781">
        <w:rPr>
          <w:lang w:val="en-CA"/>
        </w:rPr>
        <w:t>approaches</w:t>
      </w:r>
      <w:r w:rsidR="00662E4D">
        <w:rPr>
          <w:lang w:val="en-CA"/>
        </w:rPr>
        <w:t xml:space="preserve"> such as conventional GLMs for count data</w:t>
      </w:r>
      <w:r w:rsidR="00EE7A70">
        <w:rPr>
          <w:lang w:val="en-CA"/>
        </w:rPr>
        <w:t xml:space="preserve">. </w:t>
      </w:r>
    </w:p>
    <w:p w14:paraId="60B25D1E" w14:textId="06E69FA0" w:rsidR="00941154" w:rsidRDefault="00420013" w:rsidP="00D12B5E">
      <w:pPr>
        <w:spacing w:line="480" w:lineRule="auto"/>
        <w:ind w:firstLine="720"/>
        <w:rPr>
          <w:lang w:val="en-CA"/>
        </w:rPr>
      </w:pPr>
      <w:r>
        <w:rPr>
          <w:lang w:val="en-CA"/>
        </w:rPr>
        <w:t>Using an existing natural experimental system</w:t>
      </w:r>
      <w:r w:rsidR="001F209A">
        <w:rPr>
          <w:lang w:val="en-CA"/>
        </w:rPr>
        <w:t xml:space="preserve">, </w:t>
      </w:r>
      <w:r w:rsidR="00EE7A70">
        <w:rPr>
          <w:lang w:val="en-CA"/>
        </w:rPr>
        <w:t>we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Pr>
          <w:lang w:val="en-CA"/>
        </w:rPr>
        <w:t xml:space="preserve">traditional </w:t>
      </w:r>
      <w:r w:rsidR="00EE7A70">
        <w:rPr>
          <w:lang w:val="en-CA"/>
        </w:rPr>
        <w:t>count</w:t>
      </w:r>
      <w:r w:rsidR="00507D3B">
        <w:rPr>
          <w:lang w:val="en-CA"/>
        </w:rPr>
        <w:t>s</w:t>
      </w:r>
      <w:r w:rsidR="00EE7A70">
        <w:rPr>
          <w:lang w:val="en-CA"/>
        </w:rPr>
        <w:t xml:space="preserve">. </w:t>
      </w:r>
      <w:r>
        <w:rPr>
          <w:lang w:val="en-CA"/>
        </w:rPr>
        <w:t>B</w:t>
      </w:r>
      <w:r w:rsidR="00507D3B">
        <w:rPr>
          <w:lang w:val="en-CA"/>
        </w:rPr>
        <w:t>oth</w:t>
      </w:r>
      <w:r w:rsidR="001F209A">
        <w:rPr>
          <w:lang w:val="en-CA"/>
        </w:rPr>
        <w:t xml:space="preserve"> </w:t>
      </w:r>
      <w:proofErr w:type="spellStart"/>
      <w:r w:rsidR="001F209A">
        <w:rPr>
          <w:lang w:val="en-CA"/>
        </w:rPr>
        <w:t>multimix</w:t>
      </w:r>
      <w:proofErr w:type="spellEnd"/>
      <w:r w:rsidR="001F209A">
        <w:rPr>
          <w:lang w:val="en-CA"/>
        </w:rPr>
        <w:t xml:space="preserve"> mark-recapture </w:t>
      </w:r>
      <w:r>
        <w:rPr>
          <w:lang w:val="en-CA"/>
        </w:rPr>
        <w:t>and</w:t>
      </w:r>
      <w:r w:rsidR="001F209A">
        <w:rPr>
          <w:lang w:val="en-CA"/>
        </w:rPr>
        <w:t xml:space="preserve"> </w:t>
      </w:r>
      <w:proofErr w:type="spellStart"/>
      <w:r w:rsidR="001F209A">
        <w:rPr>
          <w:lang w:val="en-CA"/>
        </w:rPr>
        <w:t>binmix</w:t>
      </w:r>
      <w:proofErr w:type="spellEnd"/>
      <w:r w:rsidR="001F209A">
        <w:rPr>
          <w:lang w:val="en-CA"/>
        </w:rPr>
        <w:t xml:space="preserve"> model</w:t>
      </w:r>
      <w:r>
        <w:rPr>
          <w:lang w:val="en-CA"/>
        </w:rPr>
        <w:t xml:space="preserve"> approaches found</w:t>
      </w:r>
      <w:r w:rsidR="001F209A">
        <w:rPr>
          <w:lang w:val="en-CA"/>
        </w:rPr>
        <w:t xml:space="preserve"> that individual bees were easier to detect in restored habitats </w:t>
      </w:r>
      <w:r w:rsidR="00941154">
        <w:rPr>
          <w:lang w:val="en-CA"/>
        </w:rPr>
        <w:t>that</w:t>
      </w:r>
      <w:r w:rsidR="001F209A">
        <w:rPr>
          <w:lang w:val="en-CA"/>
        </w:rPr>
        <w:t xml:space="preserve"> had more flowers and taller vegetation.</w:t>
      </w:r>
      <w:r w:rsidR="00F97080">
        <w:rPr>
          <w:lang w:val="en-CA"/>
        </w:rPr>
        <w:t xml:space="preserve"> </w:t>
      </w:r>
      <w:r w:rsidR="00D12B5E">
        <w:rPr>
          <w:lang w:val="en-CA"/>
        </w:rPr>
        <w:t xml:space="preserve">Applied to the same dataset, </w:t>
      </w:r>
      <w:r w:rsidR="00F97080">
        <w:rPr>
          <w:lang w:val="en-CA"/>
        </w:rPr>
        <w:t>GLMs that d</w:t>
      </w:r>
      <w:r w:rsidR="008768BD">
        <w:rPr>
          <w:lang w:val="en-CA"/>
        </w:rPr>
        <w:t>id</w:t>
      </w:r>
      <w:r w:rsidR="00F97080">
        <w:rPr>
          <w:lang w:val="en-CA"/>
        </w:rPr>
        <w:t xml:space="preserve"> not account for this </w:t>
      </w:r>
      <w:ins w:id="35" w:author="Juli Carrillo" w:date="2025-03-06T12:28:00Z">
        <w:r w:rsidR="00976DDA">
          <w:rPr>
            <w:lang w:val="en-CA"/>
          </w:rPr>
          <w:t xml:space="preserve">confounding effect of </w:t>
        </w:r>
      </w:ins>
      <w:r w:rsidR="00F97080">
        <w:rPr>
          <w:lang w:val="en-CA"/>
        </w:rPr>
        <w:t xml:space="preserve">detection </w:t>
      </w:r>
      <w:del w:id="36" w:author="Juli Carrillo" w:date="2025-03-06T12:28:00Z">
        <w:r w:rsidR="00F97080" w:rsidDel="00976DDA">
          <w:rPr>
            <w:lang w:val="en-CA"/>
          </w:rPr>
          <w:delText xml:space="preserve">confound </w:delText>
        </w:r>
      </w:del>
      <w:r w:rsidR="00F97080">
        <w:rPr>
          <w:lang w:val="en-CA"/>
        </w:rPr>
        <w:t xml:space="preserve">overestimated the effects of restoration on bee abundance. </w:t>
      </w:r>
      <w:r w:rsidR="00941154">
        <w:rPr>
          <w:lang w:val="en-CA"/>
        </w:rPr>
        <w:t xml:space="preserve">These findings </w:t>
      </w:r>
      <w:r w:rsidR="00553CBA">
        <w:rPr>
          <w:lang w:val="en-CA"/>
        </w:rPr>
        <w:t>highlight</w:t>
      </w:r>
      <w:r w:rsidR="00941154">
        <w:rPr>
          <w:lang w:val="en-CA"/>
        </w:rPr>
        <w:t xml:space="preserve"> that </w:t>
      </w:r>
      <w:r w:rsidR="00EE7A70">
        <w:rPr>
          <w:lang w:val="en-CA"/>
        </w:rPr>
        <w:t xml:space="preserve">imperfect detection can 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Pr>
          <w:lang w:val="en-CA"/>
        </w:rPr>
        <w:t xml:space="preserve"> when the environment has the potential to influence our ability to observe or capture insects</w:t>
      </w:r>
      <w:r w:rsidR="00941154">
        <w:rPr>
          <w:lang w:val="en-CA"/>
        </w:rPr>
        <w:t>.</w:t>
      </w:r>
      <w:r w:rsidR="00507D3B">
        <w:rPr>
          <w:lang w:val="en-CA"/>
        </w:rPr>
        <w:t xml:space="preserve"> </w:t>
      </w:r>
      <w:r w:rsidR="00FD7DB6">
        <w:rPr>
          <w:lang w:val="en-CA"/>
        </w:rPr>
        <w:t>Using simulation</w:t>
      </w:r>
      <w:r>
        <w:rPr>
          <w:lang w:val="en-CA"/>
        </w:rPr>
        <w:t>,</w:t>
      </w:r>
      <w:r w:rsidR="00FD7DB6">
        <w:rPr>
          <w:lang w:val="en-CA"/>
        </w:rPr>
        <w:t xml:space="preserve"> we found 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Pr>
          <w:lang w:val="en-CA"/>
        </w:rPr>
        <w:t xml:space="preserve">bias </w:t>
      </w:r>
      <w:r w:rsidR="00662E4D">
        <w:rPr>
          <w:lang w:val="en-CA"/>
        </w:rPr>
        <w:t xml:space="preserve">to </w:t>
      </w:r>
      <w:r>
        <w:rPr>
          <w:lang w:val="en-CA"/>
        </w:rPr>
        <w:t xml:space="preserve">impact estimates reported by </w:t>
      </w:r>
      <w:r w:rsidR="00662E4D">
        <w:rPr>
          <w:lang w:val="en-CA"/>
        </w:rPr>
        <w:t>GLMs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Pr>
          <w:lang w:val="en-CA"/>
        </w:rPr>
        <w:t xml:space="preserve"> studies making use of</w:t>
      </w:r>
      <w:r w:rsidR="00D12B5E">
        <w:rPr>
          <w:lang w:val="en-CA"/>
        </w:rPr>
        <w:t xml:space="preserve"> </w:t>
      </w:r>
      <w:r w:rsidR="00FD7DB6">
        <w:rPr>
          <w:lang w:val="en-CA"/>
        </w:rPr>
        <w:t xml:space="preserve">GLM </w:t>
      </w:r>
      <w:r>
        <w:rPr>
          <w:lang w:val="en-CA"/>
        </w:rPr>
        <w:t xml:space="preserve">approaches </w:t>
      </w:r>
      <w:r w:rsidR="00FD7DB6">
        <w:rPr>
          <w:lang w:val="en-CA"/>
        </w:rPr>
        <w:t xml:space="preserve">can </w:t>
      </w:r>
      <w:r>
        <w:rPr>
          <w:lang w:val="en-CA"/>
        </w:rPr>
        <w:t>increase their accuracy</w:t>
      </w:r>
      <w:r w:rsidR="00FD7DB6">
        <w:rPr>
          <w:lang w:val="en-CA"/>
        </w:rPr>
        <w:t xml:space="preserve"> by </w:t>
      </w:r>
      <w:commentRangeStart w:id="37"/>
      <w:r w:rsidR="00FD7DB6">
        <w:rPr>
          <w:lang w:val="en-CA"/>
        </w:rPr>
        <w:t>prioritizing increased detection rate</w:t>
      </w:r>
      <w:commentRangeEnd w:id="37"/>
      <w:r w:rsidR="00976DDA">
        <w:rPr>
          <w:rStyle w:val="CommentReference"/>
        </w:rPr>
        <w:commentReference w:id="37"/>
      </w:r>
      <w:r w:rsidR="00FD7DB6">
        <w:rPr>
          <w:lang w:val="en-CA"/>
        </w:rPr>
        <w:t xml:space="preserve"> over other aspects of study design such as increased number of sites. </w:t>
      </w:r>
      <w:r w:rsidR="00F93086">
        <w:rPr>
          <w:lang w:val="en-CA"/>
        </w:rPr>
        <w:t xml:space="preserve">Together, these 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 promote </w:t>
      </w:r>
      <w:r w:rsidR="00F93086">
        <w:rPr>
          <w:lang w:val="en-CA"/>
        </w:rPr>
        <w:t>insects in a changing world.</w:t>
      </w:r>
    </w:p>
    <w:p w14:paraId="1B097E79" w14:textId="02871D72" w:rsidR="00D16318" w:rsidRDefault="00D12B5E" w:rsidP="00FD7DB6">
      <w:pPr>
        <w:spacing w:line="480" w:lineRule="auto"/>
        <w:ind w:firstLine="720"/>
        <w:rPr>
          <w:lang w:val="en-CA"/>
        </w:rPr>
      </w:pPr>
      <w:r>
        <w:rPr>
          <w:lang w:val="en-CA"/>
        </w:rPr>
        <w:t>While the GLM may</w:t>
      </w:r>
      <w:r w:rsidR="00B4500E">
        <w:rPr>
          <w:lang w:val="en-CA"/>
        </w:rPr>
        <w:t xml:space="preserve"> have</w:t>
      </w:r>
      <w:r>
        <w:rPr>
          <w:lang w:val="en-CA"/>
        </w:rPr>
        <w:t xml:space="preserve"> exaggerated the size of the effect</w:t>
      </w:r>
      <w:r w:rsidR="00BD4EF1" w:rsidRPr="00175E62">
        <w:rPr>
          <w:lang w:val="en-CA"/>
        </w:rPr>
        <w:t xml:space="preserve">, all three models </w:t>
      </w:r>
      <w:r>
        <w:rPr>
          <w:lang w:val="en-CA"/>
        </w:rPr>
        <w:t xml:space="preserve">still </w:t>
      </w:r>
      <w:r w:rsidR="00BD4EF1" w:rsidRPr="00175E62">
        <w:rPr>
          <w:lang w:val="en-CA"/>
        </w:rPr>
        <w:t>estimated a positive effect of restoration</w:t>
      </w:r>
      <w:r w:rsidR="00662E4D">
        <w:rPr>
          <w:lang w:val="en-CA"/>
        </w:rPr>
        <w:t>s</w:t>
      </w:r>
      <w:r w:rsidR="00BD4EF1" w:rsidRPr="00175E62">
        <w:rPr>
          <w:lang w:val="en-CA"/>
        </w:rPr>
        <w:t xml:space="preserve"> on wild bee abundance.</w:t>
      </w:r>
      <w:r w:rsidR="00BD4EF1">
        <w:rPr>
          <w:lang w:val="en-CA"/>
        </w:rPr>
        <w:t xml:space="preserve"> This is 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found in a separate study of the same system</w:t>
      </w:r>
      <w:r w:rsidR="00FC2ED5">
        <w:rPr>
          <w:lang w:val="en-CA"/>
        </w:rPr>
        <w:t xml:space="preserve"> </w:t>
      </w:r>
      <w:r w:rsidR="00FC2ED5">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FC2ED5">
        <w:rPr>
          <w:lang w:val="en-CA"/>
        </w:rPr>
        <w:fldChar w:fldCharType="separate"/>
      </w:r>
      <w:r w:rsidR="0017490F" w:rsidRPr="0017490F">
        <w:rPr>
          <w:noProof/>
          <w:lang w:val="en-CA"/>
        </w:rPr>
        <w:t>(Ulrich and Sargent 2025)</w:t>
      </w:r>
      <w:r w:rsidR="00FC2ED5">
        <w:rPr>
          <w:lang w:val="en-CA"/>
        </w:rPr>
        <w:fldChar w:fldCharType="end"/>
      </w:r>
      <w:r w:rsidR="00BD4EF1">
        <w:rPr>
          <w:lang w:val="en-CA"/>
        </w:rPr>
        <w:t>. More broadly, habitat amendments that increase floral resources tend to be associated with increased abundance of insect</w:t>
      </w:r>
      <w:r w:rsidR="00D05C72">
        <w:rPr>
          <w:lang w:val="en-CA"/>
        </w:rPr>
        <w:t xml:space="preserve"> pollinators</w:t>
      </w:r>
      <w:r w:rsidR="00BD4EF1">
        <w:rPr>
          <w:lang w:val="en-CA"/>
        </w:rPr>
        <w:t xml:space="preserve"> such as bees </w:t>
      </w:r>
      <w:r w:rsidR="00D05C72">
        <w:rPr>
          <w:lang w:val="en-CA"/>
        </w:rPr>
        <w:t>and</w:t>
      </w:r>
      <w:r w:rsidR="00BD4EF1">
        <w:rPr>
          <w:lang w:val="en-CA"/>
        </w:rPr>
        <w:t xml:space="preserve"> butterflies</w:t>
      </w:r>
      <w:r w:rsidR="00FC2ED5">
        <w:rPr>
          <w:lang w:val="en-CA"/>
        </w:rPr>
        <w:t xml:space="preserve"> </w:t>
      </w:r>
      <w:r w:rsidR="00FC2ED5">
        <w:rPr>
          <w:lang w:val="en-CA"/>
        </w:rPr>
        <w:fldChar w:fldCharType="begin" w:fldLock="1"/>
      </w:r>
      <w:r w:rsidR="00B17310">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and Sargent 2022; Waltz and Covington 2004)","plainTextFormattedCitation":"(Hyjazie and Sargent 2022; Waltz and Covington 2004)","previouslyFormattedCitation":"(Hyjazie and Sargent 2022; Waltz and Covington 2004)"},"properties":{"noteIndex":0},"schema":"https://github.com/citation-style-language/schema/raw/master/csl-citation.json"}</w:instrText>
      </w:r>
      <w:r w:rsidR="00FC2ED5">
        <w:rPr>
          <w:lang w:val="en-CA"/>
        </w:rPr>
        <w:fldChar w:fldCharType="separate"/>
      </w:r>
      <w:r w:rsidR="00FC2ED5" w:rsidRPr="00FC2ED5">
        <w:rPr>
          <w:noProof/>
          <w:lang w:val="en-CA"/>
        </w:rPr>
        <w:t>(Hyjazie and Sargent 2022; Waltz and Covington 2004)</w:t>
      </w:r>
      <w:r w:rsidR="00FC2ED5">
        <w:rPr>
          <w:lang w:val="en-CA"/>
        </w:rPr>
        <w:fldChar w:fldCharType="end"/>
      </w:r>
      <w:r w:rsidR="00BD4EF1">
        <w:rPr>
          <w:lang w:val="en-CA"/>
        </w:rPr>
        <w:t xml:space="preserve">. </w:t>
      </w:r>
      <w:r w:rsidR="00DF4C04">
        <w:rPr>
          <w:lang w:val="en-CA"/>
        </w:rPr>
        <w:t xml:space="preserve">Similar pollinator habitat amendments </w:t>
      </w:r>
      <w:r w:rsidR="00DF4C04">
        <w:rPr>
          <w:lang w:val="en-CA"/>
        </w:rPr>
        <w:lastRenderedPageBreak/>
        <w:t xml:space="preserve">including reduced mowing and seeding for urban turfgrass are growing in popularity and are promising approach for supporting sustainable urban development </w:t>
      </w:r>
      <w:r w:rsidR="00DF4C04">
        <w:rPr>
          <w:lang w:val="en-CA"/>
        </w:rPr>
        <w:fldChar w:fldCharType="begin" w:fldLock="1"/>
      </w:r>
      <w:r w:rsidR="00B17310">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landscapes","type":"article-journal"},"uris":["http://www.mendeley.com/documents/?uuid=bdeb9f96-2a67-33ba-a362-f5af03eaee8b"]},{"id":"ITEM-3","itemData":{"DOI":"10.1111/1365-2664.14648","ISSN":"13652664","abstract":"Cities provide opportunities for biodiversity conservation through the design of urban greenspaces as wildlife habitat. A significant proportion of urban public land is narrow linear road verges, though their small size and harsh environmental conditions (e.g. high soil temperatures) may limit their ability to support plants and animals. We worked with a municipal government in a highly urbanised area to test whether conversion of standard road verges (e.g. lawn) to predominantly native understorey plants (forbs, grasses and shrubs) selected for their abilities to tolerate harsh growing conditions and provide habitat increased the abundance and richness of bees, butterflies and birds. We used a before-after-control-impact experiment and characterised temporal dynamics of biodiversity responses 1 year prior to planting and 4 years post-planting. We also tested whether traits known to influence species responses to urbanisation (body size and feeding specialisation) mediated responses to road verge plantings. Bee species richness and abundance increased at experimental plantings in the first post-planting year and remained stable thereafter despite fluctuations at control sites. Butterfly abundance but not richness increased, and there was no evidence of bird responses to plantings. Larger bee species, which are known to be most negatively impacted by urbanisation, benefited more from the road verge plantings, while there was no effect of feeding specialisation. Bird and butterfly traits did not mediate responses to plantings. Synthesis and applications. Road verges comprise a significant proportion of urban green spaces, and our results suggest that despite their small sizes and harsh environmental conditions they can provide habitat for bees and to a lesser extent butterflies. We demonstrated that habitat value can be rapidly enhanced by converting standard road verges to native understorey plants and that these benefits may be greatest for the bee species most negatively impacted by urbanisation. Modifications such as additional plant species or wider verges may be required for urban road verges to provide habitat for a greater range of taxa including birds and butterflies.","author":[{"dropping-particle":"","family":"Brown","given":"J.","non-dropping-particle":"","parse-names":false,"suffix":""},{"dropping-particle":"","family":"Threlfall","given":"C.","non-dropping-particle":"","parse-names":false,"suffix":""},{"dropping-particle":"","family":"Harrison","given":"L.","non-dropping-particle":"","parse-names":false,"suffix":""},{"dropping-particle":"","family":"Baumann","given":"J.","non-dropping-particle":"","parse-names":false,"suffix":""},{"dropping-particle":"","family":"Williams","given":"N.","non-dropping-particle":"","parse-names":false,"suffix":""}],"container-title":"Journal of Applied Ecology","id":"ITEM-3","issued":{"date-parts":[["2024"]]},"publisher":"John Wiley and Sons Inc","title":"Rapid responses of bees and butterflies but not birds to targeted urban road verge habitat enhancements","type":"article-journal"},"uris":["http://www.mendeley.com/documents/?uuid=67b48cda-fcd6-34d2-a1f9-937875d99f7a"]}],"mendeley":{"formattedCitation":"(Wolfin et al. 2023; Cloutier et al. 2024; Brown et al. 2024)","plainTextFormattedCitation":"(Wolfin et al. 2023; Cloutier et al. 2024; Brown et al. 2024)","previouslyFormattedCitation":"(Wolfin et al. 2023; Cloutier et al. 2024; Brown et al. 2024)"},"properties":{"noteIndex":0},"schema":"https://github.com/citation-style-language/schema/raw/master/csl-citation.json"}</w:instrText>
      </w:r>
      <w:r w:rsidR="00DF4C04">
        <w:rPr>
          <w:lang w:val="en-CA"/>
        </w:rPr>
        <w:fldChar w:fldCharType="separate"/>
      </w:r>
      <w:r w:rsidR="00DF4C04" w:rsidRPr="00DF4C04">
        <w:rPr>
          <w:noProof/>
          <w:lang w:val="en-CA"/>
        </w:rPr>
        <w:t>(Wolfin et al. 2023; Cloutier et al. 2024; Brown et al. 2024)</w:t>
      </w:r>
      <w:r w:rsidR="00DF4C04">
        <w:rPr>
          <w:lang w:val="en-CA"/>
        </w:rPr>
        <w:fldChar w:fldCharType="end"/>
      </w:r>
      <w:r w:rsidR="00DF4C04">
        <w:rPr>
          <w:lang w:val="en-CA"/>
        </w:rPr>
        <w:t xml:space="preserve">. </w:t>
      </w:r>
      <w:r w:rsidR="00BD4EF1" w:rsidRPr="00175E62">
        <w:rPr>
          <w:lang w:val="en-CA"/>
        </w:rPr>
        <w:t xml:space="preserve">The larger effect size estimated by the GLM can be explained by a confounding effect of restoration on </w:t>
      </w:r>
      <w:r w:rsidR="00D16318">
        <w:rPr>
          <w:lang w:val="en-CA"/>
        </w:rPr>
        <w:t xml:space="preserve">the ease of </w:t>
      </w:r>
      <w:r w:rsidR="00BD4EF1" w:rsidRPr="00175E62">
        <w:rPr>
          <w:lang w:val="en-CA"/>
        </w:rPr>
        <w:t>detecti</w:t>
      </w:r>
      <w:r w:rsidR="00D16318">
        <w:rPr>
          <w:lang w:val="en-CA"/>
        </w:rPr>
        <w:t xml:space="preserve">ng wild bees. </w:t>
      </w:r>
      <w:r w:rsidR="00E82E68">
        <w:rPr>
          <w:lang w:val="en-CA"/>
        </w:rPr>
        <w:t xml:space="preserve">The </w:t>
      </w:r>
      <w:proofErr w:type="spellStart"/>
      <w:r w:rsidR="00E82E68">
        <w:rPr>
          <w:lang w:val="en-CA"/>
        </w:rPr>
        <w:t>multimix</w:t>
      </w:r>
      <w:proofErr w:type="spellEnd"/>
      <w:r w:rsidR="00E82E68">
        <w:rPr>
          <w:lang w:val="en-CA"/>
        </w:rPr>
        <w:t xml:space="preserve"> model estimated that bees were approximately </w:t>
      </w:r>
      <w:r w:rsidR="00662E4D">
        <w:rPr>
          <w:lang w:val="en-CA"/>
        </w:rPr>
        <w:t>60% more</w:t>
      </w:r>
      <w:r w:rsidR="00E82E68">
        <w:rPr>
          <w:lang w:val="en-CA"/>
        </w:rPr>
        <w:t xml:space="preserve"> likely to be detected in restored sites compared to control sites. </w:t>
      </w:r>
      <w:r w:rsidR="00D16318">
        <w:rPr>
          <w:lang w:val="en-CA"/>
        </w:rPr>
        <w:t>T</w:t>
      </w:r>
      <w:r w:rsidR="00BD4EF1" w:rsidRPr="00175E62">
        <w:rPr>
          <w:lang w:val="en-CA"/>
        </w:rPr>
        <w:t xml:space="preserve">he </w:t>
      </w:r>
      <w:r w:rsidR="00E82E68">
        <w:rPr>
          <w:lang w:val="en-CA"/>
        </w:rPr>
        <w:t>detection</w:t>
      </w:r>
      <w:r w:rsidR="00BD4EF1" w:rsidRPr="00175E62">
        <w:rPr>
          <w:lang w:val="en-CA"/>
        </w:rPr>
        <w:t xml:space="preserve"> models</w:t>
      </w:r>
      <w:r w:rsidR="00D16318">
        <w:rPr>
          <w:lang w:val="en-CA"/>
        </w:rPr>
        <w:t xml:space="preserve"> accounted for this </w:t>
      </w:r>
      <w:r w:rsidR="00E82E68">
        <w:rPr>
          <w:lang w:val="en-CA"/>
        </w:rPr>
        <w:t xml:space="preserve">positive detection effect </w:t>
      </w:r>
      <w:r w:rsidR="00D16318">
        <w:rPr>
          <w:lang w:val="en-CA"/>
        </w:rPr>
        <w:t>and reduced the</w:t>
      </w:r>
      <w:r w:rsidR="00B4500E">
        <w:rPr>
          <w:lang w:val="en-CA"/>
        </w:rPr>
        <w:t>ir</w:t>
      </w:r>
      <w:r w:rsidR="00D16318">
        <w:rPr>
          <w:lang w:val="en-CA"/>
        </w:rPr>
        <w:t xml:space="preserve"> </w:t>
      </w:r>
      <w:r w:rsidR="00B4500E">
        <w:rPr>
          <w:lang w:val="en-CA"/>
        </w:rPr>
        <w:t>estimates</w:t>
      </w:r>
      <w:r w:rsidR="00E82E68">
        <w:rPr>
          <w:lang w:val="en-CA"/>
        </w:rPr>
        <w:t xml:space="preserve"> of </w:t>
      </w:r>
      <w:r w:rsidR="00D16318">
        <w:rPr>
          <w:lang w:val="en-CA"/>
        </w:rPr>
        <w:t>abundance effect</w:t>
      </w:r>
      <w:r w:rsidR="00662E4D">
        <w:rPr>
          <w:lang w:val="en-CA"/>
        </w:rPr>
        <w:t>s</w:t>
      </w:r>
      <w:r w:rsidR="00D16318">
        <w:rPr>
          <w:lang w:val="en-CA"/>
        </w:rPr>
        <w:t xml:space="preserve"> accordingly</w:t>
      </w:r>
      <w:r w:rsidR="00BD4EF1" w:rsidRPr="00175E62">
        <w:rPr>
          <w:lang w:val="en-CA"/>
        </w:rPr>
        <w:t>.</w:t>
      </w:r>
      <w:r w:rsidR="00BD4EF1">
        <w:rPr>
          <w:lang w:val="en-CA"/>
        </w:rPr>
        <w:t xml:space="preserve"> </w:t>
      </w:r>
    </w:p>
    <w:p w14:paraId="0B1D5FCE" w14:textId="0EFF722B" w:rsidR="00BD4EF1" w:rsidRDefault="00BD4EF1" w:rsidP="00D16318">
      <w:pPr>
        <w:spacing w:line="480" w:lineRule="auto"/>
        <w:ind w:firstLine="720"/>
        <w:rPr>
          <w:lang w:val="en-CA"/>
        </w:rPr>
      </w:pPr>
      <w:commentRangeStart w:id="38"/>
      <w:r>
        <w:rPr>
          <w:lang w:val="en-CA"/>
        </w:rPr>
        <w:t>Bees may have been easier to detect in</w:t>
      </w:r>
      <w:r w:rsidR="00D16318">
        <w:rPr>
          <w:lang w:val="en-CA"/>
        </w:rPr>
        <w:t xml:space="preserve"> the</w:t>
      </w:r>
      <w:r>
        <w:rPr>
          <w:lang w:val="en-CA"/>
        </w:rPr>
        <w:t xml:space="preserve"> restored sites </w:t>
      </w:r>
      <w:r w:rsidR="00D16318">
        <w:rPr>
          <w:lang w:val="en-CA"/>
        </w:rPr>
        <w:t>for multiple reasons, including the taller vegetation and higher flower resource density.</w:t>
      </w:r>
      <w:r>
        <w:rPr>
          <w:lang w:val="en-CA"/>
        </w:rPr>
        <w:t xml:space="preserve"> </w:t>
      </w:r>
      <w:r w:rsidR="00D16318">
        <w:rPr>
          <w:lang w:val="en-CA"/>
        </w:rPr>
        <w:t xml:space="preserve">A methodological study of distance sampling methods found that bumble bee detection rates decline with distance from the observer </w:t>
      </w:r>
      <w:r w:rsidR="00D16318">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D16318">
        <w:rPr>
          <w:lang w:val="en-CA"/>
        </w:rPr>
        <w:fldChar w:fldCharType="separate"/>
      </w:r>
      <w:r w:rsidR="00D16318" w:rsidRPr="00D16318">
        <w:rPr>
          <w:noProof/>
          <w:lang w:val="en-CA"/>
        </w:rPr>
        <w:t>(McNeil et al. 2019)</w:t>
      </w:r>
      <w:r w:rsidR="00D16318">
        <w:rPr>
          <w:lang w:val="en-CA"/>
        </w:rPr>
        <w:fldChar w:fldCharType="end"/>
      </w:r>
      <w:r w:rsidR="00D16318">
        <w:rPr>
          <w:lang w:val="en-CA"/>
        </w:rPr>
        <w:t>. Bees</w:t>
      </w:r>
      <w:r>
        <w:rPr>
          <w:lang w:val="en-CA"/>
        </w:rPr>
        <w:t xml:space="preserve"> foraging on knee-height flowers in the restored parks </w:t>
      </w:r>
      <w:r w:rsidR="00D16318">
        <w:rPr>
          <w:lang w:val="en-CA"/>
        </w:rPr>
        <w:t xml:space="preserve">might have been easier to </w:t>
      </w:r>
      <w:r w:rsidR="00D12B5E">
        <w:rPr>
          <w:lang w:val="en-CA"/>
        </w:rPr>
        <w:t>see</w:t>
      </w:r>
      <w:r w:rsidR="00D16318">
        <w:rPr>
          <w:lang w:val="en-CA"/>
        </w:rPr>
        <w:t xml:space="preserve"> since they were closer to the observer compared to bees foraging on ankle-height flowers in the control parks</w:t>
      </w:r>
      <w:r>
        <w:rPr>
          <w:lang w:val="en-CA"/>
        </w:rPr>
        <w:t>.</w:t>
      </w:r>
      <w:r w:rsidR="00D16318">
        <w:rPr>
          <w:lang w:val="en-CA"/>
        </w:rPr>
        <w:t xml:space="preserve"> </w:t>
      </w:r>
      <w:r>
        <w:rPr>
          <w:lang w:val="en-CA"/>
        </w:rPr>
        <w:t xml:space="preserve">Alternatively, the higher floral resource diversity in restored parks may have </w:t>
      </w:r>
      <w:r w:rsidR="00A20840">
        <w:rPr>
          <w:lang w:val="en-CA"/>
        </w:rPr>
        <w:t xml:space="preserve">affected </w:t>
      </w:r>
      <w:r w:rsidR="00D16318">
        <w:rPr>
          <w:lang w:val="en-CA"/>
        </w:rPr>
        <w:t>bee behaviour in way</w:t>
      </w:r>
      <w:r w:rsidR="00253A47">
        <w:rPr>
          <w:lang w:val="en-CA"/>
        </w:rPr>
        <w:t>s</w:t>
      </w:r>
      <w:r w:rsidR="00D16318">
        <w:rPr>
          <w:lang w:val="en-CA"/>
        </w:rPr>
        <w:t xml:space="preserve"> that improved</w:t>
      </w:r>
      <w:r w:rsidR="00253A47">
        <w:rPr>
          <w:lang w:val="en-CA"/>
        </w:rPr>
        <w:t xml:space="preserve"> their</w:t>
      </w:r>
      <w:r w:rsidR="00D16318">
        <w:rPr>
          <w:lang w:val="en-CA"/>
        </w:rPr>
        <w:t xml:space="preserve"> detectability</w:t>
      </w:r>
      <w:r w:rsidR="00D05C72">
        <w:rPr>
          <w:lang w:val="en-CA"/>
        </w:rPr>
        <w:t xml:space="preserve">. For example, bees </w:t>
      </w:r>
      <w:r w:rsidR="00253A47">
        <w:rPr>
          <w:lang w:val="en-CA"/>
        </w:rPr>
        <w:t>may have exhibited more</w:t>
      </w:r>
      <w:r w:rsidR="00BB7709">
        <w:rPr>
          <w:lang w:val="en-CA"/>
        </w:rPr>
        <w:t xml:space="preserve"> sedentary </w:t>
      </w:r>
      <w:r w:rsidR="00D05C72">
        <w:rPr>
          <w:lang w:val="en-CA"/>
        </w:rPr>
        <w:t>forag</w:t>
      </w:r>
      <w:r w:rsidR="00253A47">
        <w:rPr>
          <w:lang w:val="en-CA"/>
        </w:rPr>
        <w:t>ing behaviour</w:t>
      </w:r>
      <w:r w:rsidR="00D05C72">
        <w:rPr>
          <w:lang w:val="en-CA"/>
        </w:rPr>
        <w:t xml:space="preserve"> in</w:t>
      </w:r>
      <w:r w:rsidR="00D12B5E">
        <w:rPr>
          <w:lang w:val="en-CA"/>
        </w:rPr>
        <w:t xml:space="preserve"> the restored</w:t>
      </w:r>
      <w:r w:rsidR="00D05C72">
        <w:rPr>
          <w:lang w:val="en-CA"/>
        </w:rPr>
        <w:t xml:space="preserve"> parks </w:t>
      </w:r>
      <w:r w:rsidR="00D12B5E">
        <w:rPr>
          <w:lang w:val="en-CA"/>
        </w:rPr>
        <w:t>that had</w:t>
      </w:r>
      <w:r w:rsidR="00D05C72">
        <w:rPr>
          <w:lang w:val="en-CA"/>
        </w:rPr>
        <w:t xml:space="preserve"> higher flower species diversity</w:t>
      </w:r>
      <w:r w:rsidR="00253A47">
        <w:rPr>
          <w:lang w:val="en-CA"/>
        </w:rPr>
        <w:t>, potentially increasing their detect</w:t>
      </w:r>
      <w:r w:rsidR="00C10490">
        <w:rPr>
          <w:lang w:val="en-CA"/>
        </w:rPr>
        <w:t>a</w:t>
      </w:r>
      <w:r w:rsidR="00253A47">
        <w:rPr>
          <w:lang w:val="en-CA"/>
        </w:rPr>
        <w:t>bility</w:t>
      </w:r>
      <w:r w:rsidR="00D05C72">
        <w:rPr>
          <w:lang w:val="en-CA"/>
        </w:rPr>
        <w:t xml:space="preserve"> </w:t>
      </w:r>
      <w:r w:rsidR="00D16318">
        <w:rPr>
          <w:lang w:val="en-CA"/>
        </w:rPr>
        <w:fldChar w:fldCharType="begin" w:fldLock="1"/>
      </w:r>
      <w:r w:rsidR="00540122">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1979)","manualFormatting":"(Heinrich 1979)","plainTextFormattedCitation":"(Heinrich 1979)","previouslyFormattedCitation":"(Heinrich 1979)"},"properties":{"noteIndex":0},"schema":"https://github.com/citation-style-language/schema/raw/master/csl-citation.json"}</w:instrText>
      </w:r>
      <w:r w:rsidR="00D16318">
        <w:rPr>
          <w:lang w:val="en-CA"/>
        </w:rPr>
        <w:fldChar w:fldCharType="separate"/>
      </w:r>
      <w:r w:rsidR="00BB7709">
        <w:rPr>
          <w:noProof/>
          <w:lang w:val="en-CA"/>
        </w:rPr>
        <w:t>(H</w:t>
      </w:r>
      <w:r w:rsidR="00D16318" w:rsidRPr="00D16318">
        <w:rPr>
          <w:noProof/>
          <w:lang w:val="en-CA"/>
        </w:rPr>
        <w:t>einrich 1979)</w:t>
      </w:r>
      <w:r w:rsidR="00D16318">
        <w:rPr>
          <w:lang w:val="en-CA"/>
        </w:rPr>
        <w:fldChar w:fldCharType="end"/>
      </w:r>
      <w:r w:rsidR="00D16318">
        <w:rPr>
          <w:lang w:val="en-CA"/>
        </w:rPr>
        <w:t xml:space="preserve">. </w:t>
      </w:r>
      <w:r w:rsidR="00F91D9E">
        <w:rPr>
          <w:lang w:val="en-CA"/>
        </w:rPr>
        <w:t>Researchers</w:t>
      </w:r>
      <w:r w:rsidR="00D16318">
        <w:rPr>
          <w:lang w:val="en-CA"/>
        </w:rPr>
        <w:t xml:space="preserve"> </w:t>
      </w:r>
      <w:r>
        <w:rPr>
          <w:lang w:val="en-CA"/>
        </w:rPr>
        <w:t xml:space="preserve">have debated whether floral resources </w:t>
      </w:r>
      <w:r w:rsidR="00D12B5E">
        <w:rPr>
          <w:lang w:val="en-CA"/>
        </w:rPr>
        <w:t xml:space="preserve">and/or vegetation complexity </w:t>
      </w:r>
      <w:r>
        <w:rPr>
          <w:lang w:val="en-CA"/>
        </w:rPr>
        <w:t>positively or negatively impact</w:t>
      </w:r>
      <w:r w:rsidR="00C10490">
        <w:rPr>
          <w:lang w:val="en-CA"/>
        </w:rPr>
        <w:t xml:space="preserve"> survey</w:t>
      </w:r>
      <w:r>
        <w:rPr>
          <w:lang w:val="en-CA"/>
        </w:rPr>
        <w:t xml:space="preserve"> </w:t>
      </w:r>
      <w:r w:rsidR="00C10490">
        <w:rPr>
          <w:lang w:val="en-CA"/>
        </w:rPr>
        <w:t xml:space="preserve">detection </w:t>
      </w:r>
      <w:r>
        <w:rPr>
          <w:lang w:val="en-CA"/>
        </w:rPr>
        <w:t>of wild bee</w:t>
      </w:r>
      <w:r w:rsidR="00C10490">
        <w:rPr>
          <w:lang w:val="en-CA"/>
        </w:rPr>
        <w:t>s</w:t>
      </w:r>
      <w:r>
        <w:rPr>
          <w:lang w:val="en-CA"/>
        </w:rPr>
        <w:t xml:space="preserve">, including for similar net collecting protocols or for other sampling methods such as passive pan traps </w:t>
      </w:r>
      <w:commentRangeEnd w:id="38"/>
      <w:r w:rsidR="00976DDA">
        <w:rPr>
          <w:rStyle w:val="CommentReference"/>
        </w:rPr>
        <w:commentReference w:id="38"/>
      </w:r>
      <w:r w:rsidR="00DF4C04">
        <w:rPr>
          <w:lang w:val="en-CA"/>
        </w:rPr>
        <w:fldChar w:fldCharType="begin" w:fldLock="1"/>
      </w:r>
      <w:r w:rsidR="00B17310">
        <w:rPr>
          <w:lang w:val="en-CA"/>
        </w:rPr>
        <w:instrText>ADDIN CSL_CITATION {"citationItems":[{"id":"ITEM-1","itemData":{"author":[{"dropping-particle":"","family":"Cane","given":"J.","non-dropping-particle":"","parse-names":false,"suffix":""},{"dropping-particle":"","family":"Minckley","given":"R.","non-dropping-particle":"","parse-names":false,"suffix":""},{"dropping-particle":"","family":"Kervin","given":"L.","non-dropping-particle":"","parse-names":false,"suffix":""}],"container-title":"Journal of the Kansas Entomological Society","id":"ITEM-1","issue":"4","issued":{"date-parts":[["2000"]]},"page":"225-231","title":"Sampling Bees (Hymenoptera: Apiformes) for Pollinator Community Studies: Pitfalls of Pan-Trapping","type":"article-journal","volume":"73"},"uris":["http://www.mendeley.com/documents/?uuid=218dd46c-5fd5-30ba-bbc7-060f5d7e8a2c"]},{"id":"ITEM-2","itemData":{"DOI":"10.1093/AESA/SAV057","ISSN":"0013-8746","abstract":"Bees are important pollinators of numerous crops, and monitoring their abundance and diversity in commercial agricultural ecosystems is of increasing importance due to pollinator declines. In season-long field studies conducted in Pennsylvania during 2011-2013, we evaluated five different bee monitoring passive traps - three pan traps (blue, yellow, and white) and two vane traps (blue and yellow) - for their effectiveness and utility for monitoring bees in commercial apple orchards. Traps were placed prebloom and were monitored weekly until the end of crop season (mid-October). We recorded 14,770 bees comprising 118 species, 27 genera, and five families. The most abundant species were Augochlora pura (Say) (34.4% of total), Ceratina calcarata Robertson (15.5%), Bombus vagans Smith (7.8%), Bombus impatiens Cresson (6.4%), and Apis mellifera L. (4.3%). Bee abundance was highly variable among trap types across the three years and during the bloom and postbloom period. Blue vane traps were found to be the most effective trap type, with significantly higher rates of per-sample species accumulation than all other traps. Species richness estimates were highest for the blue vane and blue pan traps. This study reveals the utility and effectiveness of various traps for studying abundance and diversity of pollinator bees in commercially managed apple orchards. It also provides baseline information about the bee community found during the bloom and postbloom periods in Pennsylvania apple orchards that can be used to measure changes in bee community structure and abundance due to conservation efforts, such as reduced risk IPM programs, habitat management, and augmentation.","author":[{"dropping-particle":"","family":"Joshi","given":"N.","non-dropping-particle":"","parse-names":false,"suffix":""},{"dropping-particle":"","family":"Leslie","given":"T.","non-dropping-particle":"","parse-names":false,"suffix":""},{"dropping-particle":"","family":"Rajotte","given":"E.","non-dropping-particle":"","parse-names":false,"suffix":""},{"dropping-particle":"","family":"Kammerer","given":"M.","non-dropping-particle":"","parse-names":false,"suffix":""},{"dropping-particle":"","family":"Otieno","given":"M.","non-dropping-particle":"","parse-names":false,"suffix":""},{"dropping-particle":"","family":"Biddinger","given":"D.","non-dropping-particle":"","parse-names":false,"suffix":""}],"container-title":"Annals of the Entomological Society of America","id":"ITEM-2","issue":"5","issued":{"date-parts":[["2015","9","1"]]},"page":"785-799","publisher":"Oxford Academic","title":"Comparative Trapping Efficiency to Characterize Bee Abundance, Diversity, and Community Composition in Apple Orchards","type":"article-journal","volume":"108"},"uris":["http://www.mendeley.com/documents/?uuid=1c9ad03e-90a7-3da3-8e22-de87a3e20170"]},{"id":"ITEM-3","itemData":{"DOI":"10.1093/aesa/saaa010","abstract":"Effective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Methods","type":"article-journal","volume":"113"},"uris":["http://www.mendeley.com/documents/?uuid=fbde4e46-ffa3-301c-9229-b36cb99ceb11"]}],"mendeley":{"formattedCitation":"(Cane, Minckley, and Kervin 2000; Joshi et al. 2015; Portman, Bruninga-Socolar, and Cariveau 2020)","plainTextFormattedCitation":"(Cane, Minckley, and Kervin 2000; Joshi et al. 2015; Portman, Bruninga-Socolar, and Cariveau 2020)","previouslyFormattedCitation":"(Cane, Minckley, and Kervin 2000; Joshi et al. 2015; Portman, Bruninga-Socolar, and Cariveau 2020)"},"properties":{"noteIndex":0},"schema":"https://github.com/citation-style-language/schema/raw/master/csl-citation.json"}</w:instrText>
      </w:r>
      <w:r w:rsidR="00DF4C04">
        <w:rPr>
          <w:lang w:val="en-CA"/>
        </w:rPr>
        <w:fldChar w:fldCharType="separate"/>
      </w:r>
      <w:r w:rsidR="00DF4C04" w:rsidRPr="00DF4C04">
        <w:rPr>
          <w:noProof/>
          <w:lang w:val="en-CA"/>
        </w:rPr>
        <w:t>(Cane, Minckley, and Kervin 2000; Joshi et al. 2015; Portman, Bruninga-Socolar, and Cariveau 2020)</w:t>
      </w:r>
      <w:r w:rsidR="00DF4C04">
        <w:rPr>
          <w:lang w:val="en-CA"/>
        </w:rPr>
        <w:fldChar w:fldCharType="end"/>
      </w:r>
      <w:r>
        <w:rPr>
          <w:lang w:val="en-CA"/>
        </w:rPr>
        <w:t xml:space="preserve">. To our knowledge, our study provides the first </w:t>
      </w:r>
      <w:r w:rsidR="005A1542">
        <w:rPr>
          <w:lang w:val="en-CA"/>
        </w:rPr>
        <w:t xml:space="preserve">quantification of a </w:t>
      </w:r>
      <w:r>
        <w:rPr>
          <w:lang w:val="en-CA"/>
        </w:rPr>
        <w:t xml:space="preserve">positive effect </w:t>
      </w:r>
      <w:r w:rsidR="00D12B5E">
        <w:rPr>
          <w:lang w:val="en-CA"/>
        </w:rPr>
        <w:t xml:space="preserve">of restored habitat </w:t>
      </w:r>
      <w:commentRangeStart w:id="39"/>
      <w:r>
        <w:rPr>
          <w:lang w:val="en-CA"/>
        </w:rPr>
        <w:t>on the ability to net</w:t>
      </w:r>
      <w:r w:rsidR="005A1542">
        <w:rPr>
          <w:lang w:val="en-CA"/>
        </w:rPr>
        <w:t>-</w:t>
      </w:r>
      <w:r>
        <w:rPr>
          <w:lang w:val="en-CA"/>
        </w:rPr>
        <w:t>collect wild bees</w:t>
      </w:r>
      <w:commentRangeEnd w:id="39"/>
      <w:r w:rsidR="00976DDA">
        <w:rPr>
          <w:rStyle w:val="CommentReference"/>
        </w:rPr>
        <w:commentReference w:id="39"/>
      </w:r>
      <w:r>
        <w:rPr>
          <w:lang w:val="en-CA"/>
        </w:rPr>
        <w:t>.</w:t>
      </w:r>
      <w:r w:rsidR="00D12B5E">
        <w:rPr>
          <w:lang w:val="en-CA"/>
        </w:rPr>
        <w:t xml:space="preserve"> Future work </w:t>
      </w:r>
      <w:r w:rsidR="00C10490">
        <w:rPr>
          <w:lang w:val="en-CA"/>
        </w:rPr>
        <w:t xml:space="preserve">should </w:t>
      </w:r>
      <w:r w:rsidR="00D12B5E">
        <w:rPr>
          <w:lang w:val="en-CA"/>
        </w:rPr>
        <w:t>aim to disentangle whether in</w:t>
      </w:r>
      <w:r w:rsidR="008C754C">
        <w:rPr>
          <w:lang w:val="en-CA"/>
        </w:rPr>
        <w:t>creased</w:t>
      </w:r>
      <w:r w:rsidR="00D12B5E">
        <w:rPr>
          <w:lang w:val="en-CA"/>
        </w:rPr>
        <w:t xml:space="preserve"> floral resources</w:t>
      </w:r>
      <w:r w:rsidR="00466172">
        <w:rPr>
          <w:lang w:val="en-CA"/>
        </w:rPr>
        <w:t xml:space="preserve"> or </w:t>
      </w:r>
      <w:r w:rsidR="00D12B5E">
        <w:rPr>
          <w:lang w:val="en-CA"/>
        </w:rPr>
        <w:t xml:space="preserve">vegetation height were responsible for improved detection </w:t>
      </w:r>
      <w:r w:rsidR="008C754C">
        <w:rPr>
          <w:lang w:val="en-CA"/>
        </w:rPr>
        <w:t>rates.</w:t>
      </w:r>
    </w:p>
    <w:p w14:paraId="56A0CC20" w14:textId="3581A19E" w:rsidR="00FC2ED5" w:rsidRDefault="00BD4EF1" w:rsidP="005F2F9C">
      <w:pPr>
        <w:spacing w:line="480" w:lineRule="auto"/>
        <w:ind w:firstLine="720"/>
        <w:rPr>
          <w:lang w:val="en-CA"/>
        </w:rPr>
      </w:pPr>
      <w:r w:rsidRPr="00175E62">
        <w:rPr>
          <w:lang w:val="en-CA"/>
        </w:rPr>
        <w:lastRenderedPageBreak/>
        <w:t xml:space="preserve">Other </w:t>
      </w:r>
      <w:r w:rsidR="00175E62" w:rsidRPr="00175E62">
        <w:rPr>
          <w:lang w:val="en-CA"/>
        </w:rPr>
        <w:t xml:space="preserve">factors besides </w:t>
      </w:r>
      <w:r w:rsidR="00A511FD" w:rsidRPr="00175E62">
        <w:rPr>
          <w:lang w:val="en-CA"/>
        </w:rPr>
        <w:t>flo</w:t>
      </w:r>
      <w:r w:rsidR="00A511FD">
        <w:rPr>
          <w:lang w:val="en-CA"/>
        </w:rPr>
        <w:t>ral</w:t>
      </w:r>
      <w:r w:rsidR="00A511FD" w:rsidRPr="00175E62">
        <w:rPr>
          <w:lang w:val="en-CA"/>
        </w:rPr>
        <w:t xml:space="preserve"> </w:t>
      </w:r>
      <w:r w:rsidR="00175E62" w:rsidRPr="00175E62">
        <w:rPr>
          <w:lang w:val="en-CA"/>
        </w:rPr>
        <w:t xml:space="preserve">resources and vegetation height </w:t>
      </w:r>
      <w:r w:rsidRPr="00175E62">
        <w:rPr>
          <w:lang w:val="en-CA"/>
        </w:rPr>
        <w:t xml:space="preserve">have the potential to </w:t>
      </w:r>
      <w:r w:rsidR="008C754C">
        <w:rPr>
          <w:lang w:val="en-CA"/>
        </w:rPr>
        <w:t>impact</w:t>
      </w:r>
      <w:r w:rsidRPr="00175E62">
        <w:rPr>
          <w:lang w:val="en-CA"/>
        </w:rPr>
        <w:t xml:space="preserve"> insect detection. For</w:t>
      </w:r>
      <w:r>
        <w:rPr>
          <w:lang w:val="en-CA"/>
        </w:rPr>
        <w:t xml:space="preserve"> example, looking at urban mosquito populations, </w:t>
      </w:r>
      <w:r w:rsidR="005A1542">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Pr>
          <w:lang w:val="en-CA"/>
        </w:rPr>
        <w:t xml:space="preserve"> found that </w:t>
      </w:r>
      <w:r w:rsidR="00BB7709">
        <w:rPr>
          <w:lang w:val="en-CA"/>
        </w:rPr>
        <w:t>dense</w:t>
      </w:r>
      <w:r>
        <w:rPr>
          <w:lang w:val="en-CA"/>
        </w:rPr>
        <w:t xml:space="preserve"> vegetation cover </w:t>
      </w:r>
      <w:r w:rsidR="00A511FD">
        <w:rPr>
          <w:lang w:val="en-CA"/>
        </w:rPr>
        <w:t xml:space="preserve">improved </w:t>
      </w:r>
      <w:r>
        <w:rPr>
          <w:lang w:val="en-CA"/>
        </w:rPr>
        <w:t>trap capture rates</w:t>
      </w:r>
      <w:r w:rsidR="00BB7709">
        <w:rPr>
          <w:lang w:val="en-CA"/>
        </w:rPr>
        <w:t xml:space="preserve">, </w:t>
      </w:r>
      <w:r>
        <w:rPr>
          <w:lang w:val="en-CA"/>
        </w:rPr>
        <w:t>alig</w:t>
      </w:r>
      <w:r w:rsidR="00175E62">
        <w:rPr>
          <w:lang w:val="en-CA"/>
        </w:rPr>
        <w:t>n</w:t>
      </w:r>
      <w:r w:rsidR="00BB7709">
        <w:rPr>
          <w:lang w:val="en-CA"/>
        </w:rPr>
        <w:t>ing</w:t>
      </w:r>
      <w:r>
        <w:rPr>
          <w:lang w:val="en-CA"/>
        </w:rPr>
        <w:t xml:space="preserve"> with</w:t>
      </w:r>
      <w:r w:rsidR="00341B43">
        <w:rPr>
          <w:lang w:val="en-CA"/>
        </w:rPr>
        <w:t xml:space="preserve"> preferences in the location of</w:t>
      </w:r>
      <w:r>
        <w:rPr>
          <w:lang w:val="en-CA"/>
        </w:rPr>
        <w:t xml:space="preserve"> mosquito </w:t>
      </w:r>
      <w:r w:rsidR="00341B43">
        <w:rPr>
          <w:lang w:val="en-CA"/>
        </w:rPr>
        <w:t>oviposition</w:t>
      </w:r>
      <w:r>
        <w:rPr>
          <w:lang w:val="en-CA"/>
        </w:rPr>
        <w:t xml:space="preserve">. Other studies have pointed to </w:t>
      </w:r>
      <w:r w:rsidR="00175E62">
        <w:rPr>
          <w:lang w:val="en-CA"/>
        </w:rPr>
        <w:t xml:space="preserve">observer differences as </w:t>
      </w:r>
      <w:r>
        <w:rPr>
          <w:lang w:val="en-CA"/>
        </w:rPr>
        <w:t>source</w:t>
      </w:r>
      <w:r w:rsidR="00466172">
        <w:rPr>
          <w:lang w:val="en-CA"/>
        </w:rPr>
        <w:t>s</w:t>
      </w:r>
      <w:r>
        <w:rPr>
          <w:lang w:val="en-CA"/>
        </w:rPr>
        <w:t xml:space="preserve"> of insect detection bias. </w:t>
      </w:r>
      <w:r w:rsidR="00341B43">
        <w:rPr>
          <w:lang w:val="en-CA"/>
        </w:rPr>
        <w:t>For example, i</w:t>
      </w:r>
      <w:r>
        <w:rPr>
          <w:lang w:val="en-CA"/>
        </w:rPr>
        <w:t xml:space="preserve">n a study of </w:t>
      </w:r>
      <w:r w:rsidR="005A1542">
        <w:rPr>
          <w:lang w:val="en-CA"/>
        </w:rPr>
        <w:t xml:space="preserve">UK </w:t>
      </w:r>
      <w:r>
        <w:rPr>
          <w:lang w:val="en-CA"/>
        </w:rPr>
        <w:t xml:space="preserve">butterfly populations, </w:t>
      </w:r>
      <w:r w:rsidR="005A1542">
        <w:rPr>
          <w:lang w:val="en-CA"/>
        </w:rPr>
        <w:fldChar w:fldCharType="begin" w:fldLock="1"/>
      </w:r>
      <w:r w:rsidR="00540122">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because those</w:t>
      </w:r>
      <w:r w:rsidR="00BB7709" w:rsidRPr="00BB7709">
        <w:rPr>
          <w:lang w:val="en-CA"/>
        </w:rPr>
        <w:t xml:space="preserve"> </w:t>
      </w:r>
      <w:r w:rsidR="00BB7709">
        <w:rPr>
          <w:lang w:val="en-CA"/>
        </w:rPr>
        <w:t>surveyors had more field experience</w:t>
      </w:r>
      <w:r>
        <w:rPr>
          <w:lang w:val="en-CA"/>
        </w:rPr>
        <w:t>.</w:t>
      </w:r>
      <w:r w:rsidR="005F2F9C">
        <w:rPr>
          <w:lang w:val="en-CA"/>
        </w:rPr>
        <w:t xml:space="preserve"> Another study found that</w:t>
      </w:r>
      <w:r>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 </w:t>
      </w:r>
      <w:r w:rsidR="005F2F9C">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5F2F9C" w:rsidRPr="00CD0949">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5F2F9C">
        <w:rPr>
          <w:lang w:val="en-CA"/>
        </w:rPr>
        <w:t xml:space="preserve">This </w:t>
      </w:r>
      <w:r>
        <w:rPr>
          <w:lang w:val="en-CA"/>
        </w:rPr>
        <w:t>provid</w:t>
      </w:r>
      <w:r w:rsidR="005F2F9C">
        <w:rPr>
          <w:lang w:val="en-CA"/>
        </w:rPr>
        <w:t>e</w:t>
      </w:r>
      <w:r w:rsidR="00D05C72">
        <w:rPr>
          <w:lang w:val="en-CA"/>
        </w:rPr>
        <w:t>s</w:t>
      </w:r>
      <w:r>
        <w:rPr>
          <w:lang w:val="en-CA"/>
        </w:rPr>
        <w:t xml:space="preserve"> evidence that insect morphological traits </w:t>
      </w:r>
      <w:r w:rsidR="00033253">
        <w:rPr>
          <w:lang w:val="en-CA"/>
        </w:rPr>
        <w:t xml:space="preserve">can </w:t>
      </w:r>
      <w:r>
        <w:rPr>
          <w:lang w:val="en-CA"/>
        </w:rPr>
        <w:t xml:space="preserve">bias </w:t>
      </w:r>
      <w:r w:rsidR="005F2F9C">
        <w:rPr>
          <w:lang w:val="en-CA"/>
        </w:rPr>
        <w:t xml:space="preserve">among-species </w:t>
      </w:r>
      <w:r w:rsidR="00200F23">
        <w:rPr>
          <w:lang w:val="en-CA"/>
        </w:rPr>
        <w:t xml:space="preserve">abundance </w:t>
      </w:r>
      <w:r w:rsidR="00175E62">
        <w:rPr>
          <w:lang w:val="en-CA"/>
        </w:rPr>
        <w:t xml:space="preserve">comparisons </w:t>
      </w:r>
      <w:r w:rsidR="00D05C72">
        <w:rPr>
          <w:lang w:val="en-CA"/>
        </w:rPr>
        <w:t xml:space="preserve">made </w:t>
      </w:r>
      <w:r w:rsidR="0017490F">
        <w:rPr>
          <w:lang w:val="en-CA"/>
        </w:rPr>
        <w:t xml:space="preserve">by </w:t>
      </w:r>
      <w:r w:rsidR="00D05C72">
        <w:rPr>
          <w:lang w:val="en-CA"/>
        </w:rPr>
        <w:t>GLMs</w:t>
      </w:r>
      <w:r>
        <w:rPr>
          <w:lang w:val="en-CA"/>
        </w:rPr>
        <w:t xml:space="preserve">. </w:t>
      </w:r>
      <w:r w:rsidR="00665A80">
        <w:rPr>
          <w:lang w:val="en-CA"/>
        </w:rPr>
        <w:t>Taken together</w:t>
      </w:r>
      <w:r>
        <w:rPr>
          <w:lang w:val="en-CA"/>
        </w:rPr>
        <w:t xml:space="preserve">, </w:t>
      </w:r>
      <w:r w:rsidR="00665A80">
        <w:rPr>
          <w:lang w:val="en-CA"/>
        </w:rPr>
        <w:t>these results</w:t>
      </w:r>
      <w:r>
        <w:rPr>
          <w:lang w:val="en-CA"/>
        </w:rPr>
        <w:t xml:space="preserve"> emphasize that</w:t>
      </w:r>
      <w:r w:rsidR="00665A80">
        <w:rPr>
          <w:lang w:val="en-CA"/>
        </w:rPr>
        <w:t xml:space="preserve"> estimates of the effect</w:t>
      </w:r>
      <w:r w:rsidR="00466172">
        <w:rPr>
          <w:lang w:val="en-CA"/>
        </w:rPr>
        <w:t>s</w:t>
      </w:r>
      <w:r w:rsidR="00665A80">
        <w:rPr>
          <w:lang w:val="en-CA"/>
        </w:rPr>
        <w:t xml:space="preserve"> of ecological drivers of</w:t>
      </w:r>
      <w:r>
        <w:rPr>
          <w:lang w:val="en-CA"/>
        </w:rPr>
        <w:t xml:space="preserve"> abundance produced by conventional GLMs </w:t>
      </w:r>
      <w:commentRangeStart w:id="40"/>
      <w:r>
        <w:rPr>
          <w:lang w:val="en-CA"/>
        </w:rPr>
        <w:t>should be interpreted with caution</w:t>
      </w:r>
      <w:commentRangeEnd w:id="40"/>
      <w:r w:rsidR="00F42FF0">
        <w:rPr>
          <w:rStyle w:val="CommentReference"/>
        </w:rPr>
        <w:commentReference w:id="40"/>
      </w:r>
      <w:r>
        <w:rPr>
          <w:lang w:val="en-CA"/>
        </w:rPr>
        <w:t>.</w:t>
      </w:r>
    </w:p>
    <w:p w14:paraId="3A3EC195" w14:textId="0EA297CE" w:rsidR="00BD4EF1" w:rsidRDefault="00BD4EF1" w:rsidP="00BD4EF1">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As such, we </w:t>
      </w:r>
      <w:r w:rsidR="001F163D">
        <w:rPr>
          <w:lang w:val="en-CA"/>
        </w:rPr>
        <w:t>aim</w:t>
      </w:r>
      <w:r w:rsidR="00D05C72">
        <w:rPr>
          <w:lang w:val="en-CA"/>
        </w:rPr>
        <w:t>ed</w:t>
      </w:r>
      <w:r w:rsidRPr="00175E62">
        <w:rPr>
          <w:lang w:val="en-CA"/>
        </w:rPr>
        <w:t xml:space="preserve"> to provide guidance </w:t>
      </w:r>
      <w:r w:rsidR="001F163D">
        <w:rPr>
          <w:lang w:val="en-CA"/>
        </w:rPr>
        <w:t>as to</w:t>
      </w:r>
      <w:r w:rsidR="001F163D" w:rsidRPr="00175E62">
        <w:rPr>
          <w:lang w:val="en-CA"/>
        </w:rPr>
        <w:t xml:space="preserve"> </w:t>
      </w:r>
      <w:r w:rsidRPr="00175E62">
        <w:rPr>
          <w:lang w:val="en-CA"/>
        </w:rPr>
        <w:t>when they are most appropriate and/or how to reduce their bias.</w:t>
      </w:r>
      <w:r>
        <w:rPr>
          <w:lang w:val="en-CA"/>
        </w:rPr>
        <w:t xml:space="preserve"> Our simulation showed that, despite imperfect detection, GLM estimates for </w:t>
      </w:r>
      <w:r w:rsidR="005F2F9C">
        <w:rPr>
          <w:lang w:val="en-CA"/>
        </w:rPr>
        <w:t xml:space="preserve">an environmental covariate </w:t>
      </w:r>
      <w:r>
        <w:rPr>
          <w:lang w:val="en-CA"/>
        </w:rPr>
        <w:t>were unbiased when there was no effect of the same covariate on</w:t>
      </w:r>
      <w:r w:rsidR="006B0DF4">
        <w:rPr>
          <w:lang w:val="en-CA"/>
        </w:rPr>
        <w:t xml:space="preserve"> the</w:t>
      </w:r>
      <w:r>
        <w:rPr>
          <w:lang w:val="en-CA"/>
        </w:rPr>
        <w:t xml:space="preserve"> detection rate</w:t>
      </w:r>
      <w:r w:rsidR="005F2F9C">
        <w:rPr>
          <w:lang w:val="en-CA"/>
        </w:rPr>
        <w:t xml:space="preserve"> (</w:t>
      </w:r>
      <w:r w:rsidR="00BB7709">
        <w:rPr>
          <w:lang w:val="en-CA"/>
        </w:rPr>
        <w:t xml:space="preserve">i.e., in the simulation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rFonts w:eastAsiaTheme="minorEastAsia"/>
          <w:lang w:val="en-CA"/>
        </w:rPr>
        <w:t xml:space="preserve"> </w:t>
      </w:r>
      <w:r w:rsidR="008C754C">
        <w:rPr>
          <w:rFonts w:eastAsiaTheme="minorEastAsia"/>
          <w:lang w:val="en-CA"/>
        </w:rPr>
        <w:t>equals zero</w:t>
      </w:r>
      <w:r w:rsidR="005F2F9C">
        <w:rPr>
          <w:lang w:val="en-CA"/>
        </w:rPr>
        <w:t>)</w:t>
      </w:r>
      <w:r>
        <w:rPr>
          <w:lang w:val="en-CA"/>
        </w:rPr>
        <w:t>. GLM bias emerged when the covariate had a confounding effect on detection</w:t>
      </w:r>
      <w:r w:rsidR="008C754C">
        <w:rPr>
          <w:lang w:val="en-CA"/>
        </w:rPr>
        <w:t xml:space="preserve"> (i.e.,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C754C">
        <w:rPr>
          <w:rFonts w:eastAsiaTheme="minorEastAsia"/>
          <w:lang w:val="en-CA"/>
        </w:rPr>
        <w:t xml:space="preserve"> does not equal zero</w:t>
      </w:r>
      <w:r w:rsidR="008C754C">
        <w:rPr>
          <w:lang w:val="en-CA"/>
        </w:rPr>
        <w:t>)</w:t>
      </w:r>
      <w:r>
        <w:rPr>
          <w:lang w:val="en-CA"/>
        </w:rPr>
        <w:t xml:space="preserve">. </w:t>
      </w:r>
      <w:r w:rsidR="00BB7709">
        <w:rPr>
          <w:lang w:val="en-CA"/>
        </w:rPr>
        <w:t>On the other hand, we found that i</w:t>
      </w:r>
      <w:r w:rsidR="004C2E50">
        <w:rPr>
          <w:lang w:val="en-CA"/>
        </w:rPr>
        <w:t xml:space="preserve">ncreased detection reduced GLM bias. Under our simulation setup, we found minimal bias </w:t>
      </w:r>
      <w:r w:rsidR="008C754C">
        <w:rPr>
          <w:lang w:val="en-CA"/>
        </w:rPr>
        <w:t xml:space="preserve">despite a detection confound </w:t>
      </w:r>
      <w:r w:rsidR="004C2E50">
        <w:rPr>
          <w:lang w:val="en-CA"/>
        </w:rPr>
        <w:t xml:space="preserve">at baseline detection rates of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while simultaneously r</w:t>
      </w:r>
      <w:r w:rsidR="00B13340">
        <w:rPr>
          <w:lang w:val="en-CA"/>
        </w:rPr>
        <w:t>educ</w:t>
      </w:r>
      <w:r w:rsidR="00D05C72">
        <w:rPr>
          <w:lang w:val="en-CA"/>
        </w:rPr>
        <w:t>ing</w:t>
      </w:r>
      <w:r w:rsidR="00B13340">
        <w:rPr>
          <w:lang w:val="en-CA"/>
        </w:rPr>
        <w:t xml:space="preserve"> the </w:t>
      </w:r>
      <w:r w:rsidR="004C2E50">
        <w:rPr>
          <w:lang w:val="en-CA"/>
        </w:rPr>
        <w:t>uncertainty</w:t>
      </w:r>
      <w:r w:rsidR="00D05C72">
        <w:rPr>
          <w:lang w:val="en-CA"/>
        </w:rPr>
        <w:t xml:space="preserve"> </w:t>
      </w:r>
      <w:r w:rsidR="00B13340">
        <w:rPr>
          <w:lang w:val="en-CA"/>
        </w:rPr>
        <w:t>around inaccurate estimates</w:t>
      </w:r>
      <w:r>
        <w:rPr>
          <w:lang w:val="en-CA"/>
        </w:rPr>
        <w:t xml:space="preserve">. Given these results, we recommend that GLM studies </w:t>
      </w:r>
      <w:r w:rsidR="004C2E50">
        <w:rPr>
          <w:lang w:val="en-CA"/>
        </w:rPr>
        <w:t xml:space="preserve">wishing to avoid </w:t>
      </w:r>
      <w:r w:rsidR="004C2E50" w:rsidRPr="00111795">
        <w:rPr>
          <w:lang w:val="en-CA"/>
        </w:rPr>
        <w:t>detection</w:t>
      </w:r>
      <w:r w:rsidR="004C2E50">
        <w:rPr>
          <w:lang w:val="en-CA"/>
        </w:rPr>
        <w:t xml:space="preserve"> confounds </w:t>
      </w:r>
      <w:r>
        <w:rPr>
          <w:lang w:val="en-CA"/>
        </w:rPr>
        <w:t xml:space="preserve">prioritize </w:t>
      </w:r>
      <w:r w:rsidRPr="00111795">
        <w:rPr>
          <w:lang w:val="en-CA"/>
        </w:rPr>
        <w:t>increas</w:t>
      </w:r>
      <w:r w:rsidR="004C2E50">
        <w:rPr>
          <w:lang w:val="en-CA"/>
        </w:rPr>
        <w:t xml:space="preserve">ed </w:t>
      </w:r>
      <w:r w:rsidRPr="00111795">
        <w:rPr>
          <w:lang w:val="en-CA"/>
        </w:rPr>
        <w:t>detection rate over</w:t>
      </w:r>
      <w:r w:rsidR="004C2E50">
        <w:rPr>
          <w:lang w:val="en-CA"/>
        </w:rPr>
        <w:t xml:space="preserve"> increased</w:t>
      </w:r>
      <w:r w:rsidRPr="00111795">
        <w:rPr>
          <w:lang w:val="en-CA"/>
        </w:rPr>
        <w:t xml:space="preserve"> site replication. Increasing</w:t>
      </w:r>
      <w:r>
        <w:rPr>
          <w:lang w:val="en-CA"/>
        </w:rPr>
        <w:t xml:space="preserve"> detection rate could be achieved by </w:t>
      </w:r>
      <w:commentRangeStart w:id="41"/>
      <w:r>
        <w:rPr>
          <w:lang w:val="en-CA"/>
        </w:rPr>
        <w:t xml:space="preserve">improved </w:t>
      </w:r>
      <w:r>
        <w:rPr>
          <w:lang w:val="en-CA"/>
        </w:rPr>
        <w:lastRenderedPageBreak/>
        <w:t>sampling intensity</w:t>
      </w:r>
      <w:commentRangeEnd w:id="41"/>
      <w:r w:rsidR="00F42FF0">
        <w:rPr>
          <w:rStyle w:val="CommentReference"/>
        </w:rPr>
        <w:commentReference w:id="41"/>
      </w:r>
      <w:r>
        <w:rPr>
          <w:lang w:val="en-CA"/>
        </w:rPr>
        <w:t xml:space="preserve">: </w:t>
      </w:r>
      <w:r w:rsidR="004C2E50">
        <w:rPr>
          <w:lang w:val="en-CA"/>
        </w:rPr>
        <w:t xml:space="preserve">for example, </w:t>
      </w:r>
      <w:r>
        <w:rPr>
          <w:lang w:val="en-CA"/>
        </w:rPr>
        <w:t>by increasing the length 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8C754C" w:rsidRPr="008C754C">
        <w:rPr>
          <w:noProof/>
          <w:lang w:val="en-CA"/>
        </w:rPr>
        <w:t>(Mccravy 2018)</w:t>
      </w:r>
      <w:r w:rsidR="008C754C">
        <w:rPr>
          <w:lang w:val="en-CA"/>
        </w:rPr>
        <w:fldChar w:fldCharType="end"/>
      </w:r>
      <w:r w:rsidR="008C754C">
        <w:rPr>
          <w:lang w:val="en-CA"/>
        </w:rPr>
        <w:t xml:space="preserve">. </w:t>
      </w:r>
    </w:p>
    <w:p w14:paraId="604C2D75" w14:textId="235F0BB1" w:rsidR="00B13340"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6B0DF4">
        <w:rPr>
          <w:lang w:val="en-CA"/>
        </w:rPr>
        <w:t xml:space="preserve">reported </w:t>
      </w:r>
      <w:r w:rsidR="00BD4EF1">
        <w:rPr>
          <w:lang w:val="en-CA"/>
        </w:rPr>
        <w:t>wild bee detection rates</w:t>
      </w:r>
      <w:r w:rsidR="006B0DF4">
        <w:rPr>
          <w:lang w:val="en-CA"/>
        </w:rPr>
        <w:t xml:space="preserve"> that</w:t>
      </w:r>
      <w:r w:rsidR="00BD4EF1">
        <w:rPr>
          <w:lang w:val="en-CA"/>
        </w:rPr>
        <w:t xml:space="preserve"> </w:t>
      </w:r>
      <w:r>
        <w:rPr>
          <w:lang w:val="en-CA"/>
        </w:rPr>
        <w:t>ranged between 2% and 12%</w:t>
      </w:r>
      <w:r w:rsidR="00BD4EF1">
        <w:rPr>
          <w:lang w:val="en-CA"/>
        </w:rPr>
        <w:t xml:space="preserve">. These estimates are in line with those provided by other net-collection wild bee mark-recapture studies, including capture probabilities ranging between 4% and 52% for </w:t>
      </w:r>
      <w:r w:rsidR="001F163D">
        <w:rPr>
          <w:lang w:val="en-CA"/>
        </w:rPr>
        <w:t xml:space="preserve">surveys of bees </w:t>
      </w:r>
      <w:r w:rsidR="00BD4EF1">
        <w:rPr>
          <w:lang w:val="en-CA"/>
        </w:rPr>
        <w:t xml:space="preserve">in North Carolina forests </w:t>
      </w:r>
      <w:r w:rsidR="00B13340">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B13340" w:rsidRPr="00B13340">
        <w:rPr>
          <w:noProof/>
          <w:lang w:val="en-CA"/>
        </w:rPr>
        <w:t>(Briggs et al. 2022)</w:t>
      </w:r>
      <w:r w:rsidR="00B13340">
        <w:rPr>
          <w:lang w:val="en-CA"/>
        </w:rPr>
        <w:fldChar w:fldCharType="end"/>
      </w:r>
      <w:r w:rsidR="00BD4EF1">
        <w:rPr>
          <w:lang w:val="en-CA"/>
        </w:rPr>
        <w:t xml:space="preserve">. Detection rates could be </w:t>
      </w:r>
      <w:r w:rsidR="00357DD5">
        <w:rPr>
          <w:lang w:val="en-CA"/>
        </w:rPr>
        <w:t xml:space="preserve">higher </w:t>
      </w:r>
      <w:r w:rsidR="00BD4EF1">
        <w:rPr>
          <w:lang w:val="en-CA"/>
        </w:rPr>
        <w:t xml:space="preserve">for </w:t>
      </w:r>
      <w:r w:rsidR="00175E62">
        <w:rPr>
          <w:lang w:val="en-CA"/>
        </w:rPr>
        <w:t xml:space="preserve">other insects such as </w:t>
      </w:r>
      <w:r w:rsidR="00BD4EF1">
        <w:rPr>
          <w:lang w:val="en-CA"/>
        </w:rPr>
        <w:t xml:space="preserve">butterflies. </w:t>
      </w:r>
      <w:r w:rsidR="00357DD5">
        <w:rPr>
          <w:lang w:val="en-CA"/>
        </w:rPr>
        <w:t>For example, i</w:t>
      </w:r>
      <w:r w:rsidR="00BD4EF1">
        <w:rPr>
          <w:lang w:val="en-CA"/>
        </w:rPr>
        <w:t xml:space="preserve">n central Europe, surveyors detected the </w:t>
      </w:r>
      <w:proofErr w:type="spellStart"/>
      <w:r w:rsidR="00BD4EF1" w:rsidRPr="00177644">
        <w:rPr>
          <w:lang w:val="en-CA"/>
        </w:rPr>
        <w:t>Iolas</w:t>
      </w:r>
      <w:proofErr w:type="spellEnd"/>
      <w:r w:rsidR="00BD4EF1" w:rsidRPr="00177644">
        <w:rPr>
          <w:lang w:val="en-CA"/>
        </w:rPr>
        <w:t xml:space="preserve"> blue</w:t>
      </w:r>
      <w:r w:rsidR="00BD4EF1">
        <w:rPr>
          <w:lang w:val="en-CA"/>
        </w:rPr>
        <w:t>,</w:t>
      </w:r>
      <w:r w:rsidR="00BD4EF1" w:rsidRPr="00177644">
        <w:rPr>
          <w:lang w:val="en-CA"/>
        </w:rPr>
        <w:t xml:space="preserve"> </w:t>
      </w:r>
      <w:r w:rsidR="00BD4EF1" w:rsidRPr="00177644">
        <w:rPr>
          <w:i/>
          <w:iCs/>
          <w:lang w:val="en-CA"/>
        </w:rPr>
        <w:t xml:space="preserve">Iolana </w:t>
      </w:r>
      <w:proofErr w:type="spellStart"/>
      <w:r w:rsidR="00BD4EF1" w:rsidRPr="00177644">
        <w:rPr>
          <w:i/>
          <w:iCs/>
          <w:lang w:val="en-CA"/>
        </w:rPr>
        <w:t>iolas</w:t>
      </w:r>
      <w:proofErr w:type="spellEnd"/>
      <w:r w:rsidR="00BD4EF1">
        <w:rPr>
          <w:lang w:val="en-CA"/>
        </w:rPr>
        <w:t xml:space="preserve"> with an odds of 86% </w:t>
      </w:r>
      <w:r w:rsidR="00B13340">
        <w:rPr>
          <w:lang w:val="en-CA"/>
        </w:rPr>
        <w:fldChar w:fldCharType="begin" w:fldLock="1"/>
      </w:r>
      <w:r w:rsidR="00540122">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B13340" w:rsidRPr="00B13340">
        <w:rPr>
          <w:noProof/>
          <w:lang w:val="en-CA"/>
        </w:rPr>
        <w:t>(Heer et al. 2013)</w:t>
      </w:r>
      <w:r w:rsidR="00B13340">
        <w:rPr>
          <w:lang w:val="en-CA"/>
        </w:rPr>
        <w:fldChar w:fldCharType="end"/>
      </w:r>
      <w:r w:rsidR="00BD4EF1">
        <w:rPr>
          <w:lang w:val="en-CA"/>
        </w:rPr>
        <w:t>. Conversely, detection rates for other insects might be lower, with mosquitos detected at an average rate of only</w:t>
      </w:r>
      <w:r w:rsidR="00BD4EF1" w:rsidRPr="00177644">
        <w:rPr>
          <w:lang w:val="en-CA"/>
        </w:rPr>
        <w:t xml:space="preserve"> 0.022%</w:t>
      </w:r>
      <w:r w:rsidR="006B0DF4">
        <w:rPr>
          <w:lang w:val="en-CA"/>
        </w:rPr>
        <w:t xml:space="preserve"> in a study of </w:t>
      </w:r>
      <w:r w:rsidR="00466172">
        <w:rPr>
          <w:lang w:val="en-CA"/>
        </w:rPr>
        <w:t>urban habitats that relied on passive trap sampling methods rather than active sweep netting</w:t>
      </w:r>
      <w:r w:rsidR="00B13340">
        <w:rPr>
          <w:lang w:val="en-CA"/>
        </w:rPr>
        <w:t xml:space="preserve"> </w:t>
      </w:r>
      <w:r w:rsidR="00B13340">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B13340" w:rsidRPr="00B13340">
        <w:rPr>
          <w:noProof/>
          <w:lang w:val="en-CA"/>
        </w:rPr>
        <w:t>(Manica et al. 2019)</w:t>
      </w:r>
      <w:r w:rsidR="00B13340">
        <w:rPr>
          <w:lang w:val="en-CA"/>
        </w:rPr>
        <w:fldChar w:fldCharType="end"/>
      </w:r>
      <w:r w:rsidR="00BD4EF1">
        <w:rPr>
          <w:lang w:val="en-CA"/>
        </w:rPr>
        <w:t xml:space="preserve">. </w:t>
      </w:r>
      <w:r w:rsidR="00B13340">
        <w:rPr>
          <w:lang w:val="en-CA"/>
        </w:rPr>
        <w:t>Given the relationship between baseline detection rate and abundance covariate bias, detection modelling approaches should be considered</w:t>
      </w:r>
      <w:r w:rsidR="006B0DF4">
        <w:rPr>
          <w:lang w:val="en-CA"/>
        </w:rPr>
        <w:t xml:space="preserve"> particularly</w:t>
      </w:r>
      <w:r w:rsidR="00B13340">
        <w:rPr>
          <w:lang w:val="en-CA"/>
        </w:rPr>
        <w:t xml:space="preserve"> for </w:t>
      </w:r>
      <w:r w:rsidR="00B1273F">
        <w:rPr>
          <w:lang w:val="en-CA"/>
        </w:rPr>
        <w:t xml:space="preserve">those </w:t>
      </w:r>
      <w:r w:rsidR="00B13340">
        <w:rPr>
          <w:lang w:val="en-CA"/>
        </w:rPr>
        <w:t>insect taxonomic groups that are</w:t>
      </w:r>
      <w:r w:rsidR="006B0DF4">
        <w:rPr>
          <w:lang w:val="en-CA"/>
        </w:rPr>
        <w:t xml:space="preserve"> known to be</w:t>
      </w:r>
      <w:r w:rsidR="00B13340">
        <w:rPr>
          <w:lang w:val="en-CA"/>
        </w:rPr>
        <w:t xml:space="preserve"> more difficult to detect.</w:t>
      </w:r>
    </w:p>
    <w:p w14:paraId="3D55F5A5" w14:textId="224E18FC" w:rsidR="00BD4EF1" w:rsidRDefault="00BD4EF1" w:rsidP="004A79EF">
      <w:pPr>
        <w:spacing w:line="480" w:lineRule="auto"/>
        <w:rPr>
          <w:lang w:val="en-CA"/>
        </w:rPr>
      </w:pPr>
      <w:r>
        <w:rPr>
          <w:lang w:val="en-CA"/>
        </w:rPr>
        <w:tab/>
      </w:r>
      <w:r w:rsidR="00B13340">
        <w:rPr>
          <w:lang w:val="en-CA"/>
        </w:rPr>
        <w:t>Even m</w:t>
      </w:r>
      <w:r w:rsidR="00B13340" w:rsidRPr="00B13340">
        <w:rPr>
          <w:lang w:val="en-CA"/>
        </w:rPr>
        <w:t xml:space="preserve">inor violations of the closure assumption are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540122">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Adams, and Peterson 2018; Fogarty and Fleishman 2021)","plainTextFormattedCitation":"(Duarte, Adams, and Peterson 2018; Fogarty and Fleishman 2021)","previouslyFormattedCitation":"(Duarte, Adams, and Peterson 2018; Fogarty and Fleishman 2021)"},"properties":{"noteIndex":0},"schema":"https://github.com/citation-style-language/schema/raw/master/csl-citation.json"}</w:instrText>
      </w:r>
      <w:r w:rsidR="00DC55F9">
        <w:rPr>
          <w:lang w:val="en-CA"/>
        </w:rPr>
        <w:fldChar w:fldCharType="separate"/>
      </w:r>
      <w:r w:rsidR="00DC55F9" w:rsidRPr="00DC55F9">
        <w:rPr>
          <w:noProof/>
          <w:lang w:val="en-CA"/>
        </w:rPr>
        <w:t>(Duarte, Adams, and Peterson 2018; Fogarty and Fleishman 2021)</w:t>
      </w:r>
      <w:r w:rsidR="00DC55F9">
        <w:rPr>
          <w:lang w:val="en-CA"/>
        </w:rPr>
        <w:fldChar w:fldCharType="end"/>
      </w:r>
      <w:r w:rsidR="00DC55F9">
        <w:rPr>
          <w:lang w:val="en-CA"/>
        </w:rPr>
        <w:t xml:space="preserve">. </w:t>
      </w:r>
      <w:r w:rsidRPr="00801A78">
        <w:rPr>
          <w:lang w:val="en-CA"/>
        </w:rPr>
        <w:t xml:space="preserve">Our closure violation simulations </w:t>
      </w:r>
      <w:r w:rsidR="00357DD5">
        <w:rPr>
          <w:lang w:val="en-CA"/>
        </w:rPr>
        <w:t>confirm</w:t>
      </w:r>
      <w:r w:rsidR="001B4CD6">
        <w:rPr>
          <w:lang w:val="en-CA"/>
        </w:rPr>
        <w:t>ed</w:t>
      </w:r>
      <w:r w:rsidR="00357DD5">
        <w:rPr>
          <w:lang w:val="en-CA"/>
        </w:rPr>
        <w:t xml:space="preserve"> this</w:t>
      </w:r>
      <w:r w:rsidR="0091188F">
        <w:rPr>
          <w:lang w:val="en-CA"/>
        </w:rPr>
        <w:t>:</w:t>
      </w:r>
      <w:r w:rsidRPr="00801A78">
        <w:rPr>
          <w:lang w:val="en-CA"/>
        </w:rPr>
        <w:t xml:space="preserve"> </w:t>
      </w:r>
      <w:proofErr w:type="spellStart"/>
      <w:r w:rsidR="0067261D">
        <w:rPr>
          <w:lang w:val="en-CA"/>
        </w:rPr>
        <w:t>B</w:t>
      </w:r>
      <w:r w:rsidRPr="00801A78">
        <w:rPr>
          <w:lang w:val="en-CA"/>
        </w:rPr>
        <w:t>inmix</w:t>
      </w:r>
      <w:proofErr w:type="spellEnd"/>
      <w:r w:rsidRPr="00801A78">
        <w:rPr>
          <w:lang w:val="en-CA"/>
        </w:rPr>
        <w:t xml:space="preserve"> models </w:t>
      </w:r>
      <w:r w:rsidR="003A6AD4">
        <w:rPr>
          <w:lang w:val="en-CA"/>
        </w:rPr>
        <w:t>consistently underestimated the abundance intercept, which would translate to under</w:t>
      </w:r>
      <w:r w:rsidR="001B4CD6">
        <w:rPr>
          <w:lang w:val="en-CA"/>
        </w:rPr>
        <w:t>estimates of total population size</w:t>
      </w:r>
      <w:r w:rsidR="0067261D">
        <w:rPr>
          <w:lang w:val="en-CA"/>
        </w:rPr>
        <w:t xml:space="preserve">. </w:t>
      </w:r>
      <w:r w:rsidR="003A6AD4">
        <w:rPr>
          <w:lang w:val="en-CA"/>
        </w:rPr>
        <w:t xml:space="preserve">Therefore, </w:t>
      </w:r>
      <w:proofErr w:type="spellStart"/>
      <w:r w:rsidR="003A6AD4">
        <w:rPr>
          <w:lang w:val="en-CA"/>
        </w:rPr>
        <w:t>binmix</w:t>
      </w:r>
      <w:proofErr w:type="spellEnd"/>
      <w:r w:rsidR="003A6AD4">
        <w:rPr>
          <w:lang w:val="en-CA"/>
        </w:rPr>
        <w:t xml:space="preserve"> models are </w:t>
      </w:r>
      <w:r w:rsidRPr="00801A78">
        <w:rPr>
          <w:lang w:val="en-CA"/>
        </w:rPr>
        <w:t xml:space="preserve">unlikely to provide </w:t>
      </w:r>
      <w:r w:rsidR="00DC55F9">
        <w:rPr>
          <w:lang w:val="en-CA"/>
        </w:rPr>
        <w:t>robust</w:t>
      </w:r>
      <w:r w:rsidRPr="00801A78">
        <w:rPr>
          <w:lang w:val="en-CA"/>
        </w:rPr>
        <w:t xml:space="preserve"> estimat</w:t>
      </w:r>
      <w:r w:rsidR="00DC55F9">
        <w:rPr>
          <w:lang w:val="en-CA"/>
        </w:rPr>
        <w:t>es of</w:t>
      </w:r>
      <w:r w:rsidRPr="00801A78">
        <w:rPr>
          <w:lang w:val="en-CA"/>
        </w:rPr>
        <w:t xml:space="preserve"> </w:t>
      </w:r>
      <w:r w:rsidR="00DC55F9">
        <w:rPr>
          <w:lang w:val="en-CA"/>
        </w:rPr>
        <w:t xml:space="preserve">the </w:t>
      </w:r>
      <w:r w:rsidRPr="00801A78">
        <w:rPr>
          <w:lang w:val="en-CA"/>
        </w:rPr>
        <w:t>true abundance of insec</w:t>
      </w:r>
      <w:r w:rsidR="00DC55F9">
        <w:rPr>
          <w:lang w:val="en-CA"/>
        </w:rPr>
        <w:t>ts in study landscapes</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EC043F">
        <w:rPr>
          <w:lang w:val="en-CA"/>
        </w:rPr>
        <w:t xml:space="preserve">of </w:t>
      </w:r>
      <w:r w:rsidR="0091188F">
        <w:rPr>
          <w:lang w:val="en-CA"/>
        </w:rPr>
        <w:t>a</w:t>
      </w:r>
      <w:r w:rsidR="00466172">
        <w:rPr>
          <w:lang w:val="en-CA"/>
        </w:rPr>
        <w:t xml:space="preserve"> simulated effect of restoration on abundance</w:t>
      </w:r>
      <w:r w:rsidR="0091188F">
        <w:rPr>
          <w:lang w:val="en-CA"/>
        </w:rPr>
        <w:t xml:space="preserve"> were only impacted by closure violations under particular circumstances. Specifically, </w:t>
      </w:r>
      <w:r w:rsidR="00EC043F">
        <w:rPr>
          <w:lang w:val="en-CA"/>
        </w:rPr>
        <w:t xml:space="preserve">estimates of the </w:t>
      </w:r>
      <w:r w:rsidR="0091188F">
        <w:rPr>
          <w:lang w:val="en-CA"/>
        </w:rPr>
        <w:t xml:space="preserve">abundance covariate were only biased when </w:t>
      </w:r>
      <w:r w:rsidR="008A3429">
        <w:rPr>
          <w:lang w:val="en-CA"/>
        </w:rPr>
        <w:t>closure violations were rampant (</w:t>
      </w:r>
      <w:r w:rsidR="0091188F">
        <w:rPr>
          <w:lang w:val="en-CA"/>
        </w:rPr>
        <w:t xml:space="preserve">baseline odds of being within a sampling plot at the time of a </w:t>
      </w:r>
      <w:commentRangeStart w:id="42"/>
      <w:r w:rsidR="0091188F">
        <w:rPr>
          <w:lang w:val="en-CA"/>
        </w:rPr>
        <w:t xml:space="preserve">survey were low less </w:t>
      </w:r>
      <w:commentRangeEnd w:id="42"/>
      <w:r w:rsidR="00F42FF0">
        <w:rPr>
          <w:rStyle w:val="CommentReference"/>
        </w:rPr>
        <w:commentReference w:id="42"/>
      </w:r>
      <w:r w:rsidR="0091188F">
        <w:rPr>
          <w:lang w:val="en-CA"/>
        </w:rPr>
        <w:t>than 50%)</w:t>
      </w:r>
      <w:r w:rsidR="008A3429">
        <w:rPr>
          <w:lang w:val="en-CA"/>
        </w:rPr>
        <w:t>,</w:t>
      </w:r>
      <w:r w:rsidR="0091188F">
        <w:rPr>
          <w:lang w:val="en-CA"/>
        </w:rPr>
        <w:t xml:space="preserve"> and simultaneously </w:t>
      </w:r>
      <w:r w:rsidR="00466172">
        <w:rPr>
          <w:lang w:val="en-CA"/>
        </w:rPr>
        <w:t xml:space="preserve">when </w:t>
      </w:r>
      <w:r w:rsidR="0091188F">
        <w:rPr>
          <w:lang w:val="en-CA"/>
        </w:rPr>
        <w:t xml:space="preserve">there was a confounding effect of </w:t>
      </w:r>
      <w:r w:rsidR="0091188F">
        <w:rPr>
          <w:lang w:val="en-CA"/>
        </w:rPr>
        <w:lastRenderedPageBreak/>
        <w:t xml:space="preserve">habitat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know how the environment </w:t>
      </w:r>
      <w:r w:rsidR="00EC043F">
        <w:rPr>
          <w:lang w:val="en-CA"/>
        </w:rPr>
        <w:t xml:space="preserve">will affect </w:t>
      </w:r>
      <w:r w:rsidR="004426BC">
        <w:rPr>
          <w:lang w:val="en-CA"/>
        </w:rPr>
        <w:t>the rate of closure violations</w:t>
      </w:r>
      <w:r w:rsidR="000653F5">
        <w:rPr>
          <w:lang w:val="en-CA"/>
        </w:rPr>
        <w:t xml:space="preserve"> prior to implementing a study</w:t>
      </w:r>
      <w:r w:rsidR="004426BC">
        <w:rPr>
          <w:lang w:val="en-CA"/>
        </w:rPr>
        <w:t>,</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 recapture models should be preferred 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thought to be </w:t>
      </w:r>
      <w:r w:rsidR="004A79EF">
        <w:rPr>
          <w:lang w:val="en-CA"/>
        </w:rPr>
        <w:t xml:space="preserve">dynamic.  </w:t>
      </w:r>
    </w:p>
    <w:p w14:paraId="25BD984E" w14:textId="53347AC8" w:rsidR="00BD4EF1" w:rsidRPr="009945BA" w:rsidRDefault="00D70B28" w:rsidP="00B917FE">
      <w:pPr>
        <w:spacing w:line="480" w:lineRule="auto"/>
        <w:ind w:firstLine="720"/>
        <w:rPr>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disperse farther </w:t>
      </w:r>
      <w:r w:rsidR="00B010B7">
        <w:rPr>
          <w:lang w:val="en-CA"/>
        </w:rPr>
        <w:fldChar w:fldCharType="begin" w:fldLock="1"/>
      </w:r>
      <w:r w:rsidR="00B010B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B010B7" w:rsidRPr="00B010B7">
        <w:rPr>
          <w:noProof/>
          <w:lang w:val="en-CA"/>
        </w:rPr>
        <w:t>(Greenleaf et al. 2007)</w:t>
      </w:r>
      <w:r w:rsidR="00B010B7">
        <w:rPr>
          <w:lang w:val="en-CA"/>
        </w:rPr>
        <w:fldChar w:fldCharType="end"/>
      </w:r>
      <w:r w:rsidR="00BD4EF1">
        <w:rPr>
          <w:lang w:val="en-CA"/>
        </w:rPr>
        <w:t xml:space="preserve">, even the most mobile wild bees such as bumble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B17310">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and Thomson 2016)","plainTextFormattedCitation":"(Ogilvie and Thomson 2016)","previouslyFormattedCitation":"(Ogilvie and Thomson 2016)"},"properties":{"noteIndex":0},"schema":"https://github.com/citation-style-language/schema/raw/master/csl-citation.json"}</w:instrText>
      </w:r>
      <w:r w:rsidR="00B010B7">
        <w:rPr>
          <w:lang w:val="en-CA"/>
        </w:rPr>
        <w:fldChar w:fldCharType="separate"/>
      </w:r>
      <w:r w:rsidR="00B010B7" w:rsidRPr="00B010B7">
        <w:rPr>
          <w:noProof/>
          <w:lang w:val="en-CA"/>
        </w:rPr>
        <w:t>(Ogilvie and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B010B7">
        <w:rPr>
          <w:lang w:val="en-CA"/>
        </w:rPr>
        <w:t xml:space="preserve">are unlikely to immigrate/emigrate from </w:t>
      </w:r>
      <w:r w:rsidR="00466172">
        <w:rPr>
          <w:lang w:val="en-CA"/>
        </w:rPr>
        <w:t>one</w:t>
      </w:r>
      <w:r w:rsidR="000653F5">
        <w:rPr>
          <w:lang w:val="en-CA"/>
        </w:rPr>
        <w:t>-</w:t>
      </w:r>
      <w:r w:rsidR="004426BC">
        <w:rPr>
          <w:lang w:val="en-CA"/>
        </w:rPr>
        <w:t>hectare sampling areas</w:t>
      </w:r>
      <w:r w:rsidR="00B010B7">
        <w:rPr>
          <w:lang w:val="en-CA"/>
        </w:rPr>
        <w:t xml:space="preserve"> between survey rounds</w:t>
      </w:r>
      <w:r w:rsidR="00B917FE">
        <w:rPr>
          <w:lang w:val="en-CA"/>
        </w:rPr>
        <w:t>. As a result of this limited potential</w:t>
      </w:r>
      <w:r w:rsidR="00357DD5">
        <w:rPr>
          <w:lang w:val="en-CA"/>
        </w:rPr>
        <w:t xml:space="preserve"> for </w:t>
      </w:r>
      <w:r w:rsidR="004426BC">
        <w:rPr>
          <w:lang w:val="en-CA"/>
        </w:rPr>
        <w:t xml:space="preserve">closure </w:t>
      </w:r>
      <w:r w:rsidR="00357DD5">
        <w:rPr>
          <w:lang w:val="en-CA"/>
        </w:rPr>
        <w:t>violation</w:t>
      </w:r>
      <w:r w:rsidR="004426BC">
        <w:rPr>
          <w:lang w:val="en-CA"/>
        </w:rPr>
        <w:t>s in our system</w:t>
      </w:r>
      <w:r w:rsidR="00B917FE">
        <w:rPr>
          <w:lang w:val="en-CA"/>
        </w:rPr>
        <w:t xml:space="preserve">, </w:t>
      </w:r>
      <w:proofErr w:type="spellStart"/>
      <w:r w:rsidR="00B917FE">
        <w:rPr>
          <w:lang w:val="en-CA"/>
        </w:rPr>
        <w:t>binmix</w:t>
      </w:r>
      <w:proofErr w:type="spellEnd"/>
      <w:r w:rsidR="00B917FE">
        <w:rPr>
          <w:lang w:val="en-CA"/>
        </w:rPr>
        <w:t xml:space="preserve"> model</w:t>
      </w:r>
      <w:r w:rsidR="004426BC">
        <w:rPr>
          <w:lang w:val="en-CA"/>
        </w:rPr>
        <w:t xml:space="preserve"> estimate</w:t>
      </w:r>
      <w:r w:rsidR="00B917FE">
        <w:rPr>
          <w:lang w:val="en-CA"/>
        </w:rPr>
        <w:t xml:space="preserve">s </w:t>
      </w:r>
      <w:r w:rsidR="004426BC">
        <w:rPr>
          <w:lang w:val="en-CA"/>
        </w:rPr>
        <w:t xml:space="preserve">for abundance covariates were unlikely to be compromised by </w:t>
      </w:r>
      <w:r w:rsidR="000653F5">
        <w:rPr>
          <w:lang w:val="en-CA"/>
        </w:rPr>
        <w:t xml:space="preserve">bee </w:t>
      </w:r>
      <w:r w:rsidR="004426BC">
        <w:rPr>
          <w:lang w:val="en-CA"/>
        </w:rPr>
        <w:t>movement</w:t>
      </w:r>
      <w:r w:rsidR="00B010B7">
        <w:rPr>
          <w:lang w:val="en-CA"/>
        </w:rPr>
        <w:t>.</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levels of closure</w:t>
      </w:r>
      <w:r w:rsidR="00BD4EF1">
        <w:rPr>
          <w:lang w:val="en-CA"/>
        </w:rPr>
        <w:t xml:space="preserve">. For example, </w:t>
      </w:r>
      <w:r w:rsidR="00466172">
        <w:rPr>
          <w:lang w:val="en-CA"/>
        </w:rPr>
        <w:t>butterflies such as 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357DD5">
        <w:rPr>
          <w:lang w:val="en-CA"/>
        </w:rPr>
        <w:t>, although it does so infrequently</w:t>
      </w:r>
      <w:r w:rsidR="00BD4EF1">
        <w:rPr>
          <w:lang w:val="en-CA"/>
        </w:rPr>
        <w:t xml:space="preserve"> </w:t>
      </w:r>
      <w:r w:rsidR="00B917FE">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B917FE" w:rsidRPr="00B917FE">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where they must return after each foraging bout</w:t>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 xml:space="preserve">abitat edges like roads or hedges </w:t>
      </w:r>
      <w:r w:rsidR="004426BC">
        <w:rPr>
          <w:lang w:val="en-CA"/>
        </w:rPr>
        <w:t>can impact the tendency for</w:t>
      </w:r>
      <w:r w:rsidR="00527977">
        <w:rPr>
          <w:lang w:val="en-CA"/>
        </w:rPr>
        <w:t xml:space="preserve"> </w:t>
      </w:r>
      <w:r w:rsidR="00A4650B">
        <w:rPr>
          <w:lang w:val="en-CA"/>
        </w:rPr>
        <w:t xml:space="preserve">insects </w:t>
      </w:r>
      <w:r w:rsidR="004426BC">
        <w:rPr>
          <w:lang w:val="en-CA"/>
        </w:rPr>
        <w:t>to move across</w:t>
      </w:r>
      <w:r w:rsidR="00A4650B">
        <w:rPr>
          <w:lang w:val="en-CA"/>
        </w:rPr>
        <w:t xml:space="preserve"> </w:t>
      </w:r>
      <w:r w:rsidR="004426BC">
        <w:rPr>
          <w:lang w:val="en-CA"/>
        </w:rPr>
        <w:t>sampling area</w:t>
      </w:r>
      <w:r w:rsidR="00A4650B">
        <w:rPr>
          <w:lang w:val="en-CA"/>
        </w:rPr>
        <w:t xml:space="preserve"> boundaries </w:t>
      </w:r>
      <w:r w:rsidR="001B4CD6">
        <w:rPr>
          <w:lang w:val="en-CA"/>
        </w:rPr>
        <w:fldChar w:fldCharType="begin" w:fldLock="1"/>
      </w:r>
      <w:r w:rsidR="002D46EE">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Dorian, and Crone 2025; Wratten et al. 2003)","plainTextFormattedCitation":"(Markovits, Dorian, and Crone 2025; Wratten et al. 2003)","previouslyFormattedCitation":"(Markovits, Dorian, and Crone 2025; Wratten et al. 2003)"},"properties":{"noteIndex":0},"schema":"https://github.com/citation-style-language/schema/raw/master/csl-citation.json"}</w:instrText>
      </w:r>
      <w:r w:rsidR="001B4CD6">
        <w:rPr>
          <w:lang w:val="en-CA"/>
        </w:rPr>
        <w:fldChar w:fldCharType="separate"/>
      </w:r>
      <w:r w:rsidR="001B4CD6" w:rsidRPr="001B4CD6">
        <w:rPr>
          <w:noProof/>
          <w:lang w:val="en-CA"/>
        </w:rPr>
        <w:t>(Markovits, Dorian, and Crone 2025; Wratten et al. 2003)</w:t>
      </w:r>
      <w:r w:rsidR="001B4CD6">
        <w:rPr>
          <w:lang w:val="en-CA"/>
        </w:rPr>
        <w:fldChar w:fldCharType="end"/>
      </w:r>
      <w:r w:rsidR="00527977">
        <w:rPr>
          <w:lang w:val="en-CA"/>
        </w:rPr>
        <w:t xml:space="preserve">. </w:t>
      </w:r>
      <w:r w:rsidR="004426BC">
        <w:rPr>
          <w:lang w:val="en-CA"/>
        </w:rPr>
        <w:t>Consequently</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also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 xml:space="preserve">borders to minimize systematic closure violations caused by </w:t>
      </w:r>
      <w:r w:rsidR="000653F5">
        <w:rPr>
          <w:lang w:val="en-CA"/>
        </w:rPr>
        <w:t xml:space="preserve">insect </w:t>
      </w:r>
      <w:r w:rsidR="00527977">
        <w:rPr>
          <w:lang w:val="en-CA"/>
        </w:rPr>
        <w:t>movement.</w:t>
      </w:r>
      <w:r w:rsidR="00BD4EF1">
        <w:rPr>
          <w:lang w:val="en-CA"/>
        </w:rPr>
        <w:t xml:space="preserve"> </w:t>
      </w:r>
      <w:r w:rsidR="00B917FE">
        <w:rPr>
          <w:lang w:val="en-CA"/>
        </w:rPr>
        <w:t>I</w:t>
      </w:r>
      <w:r w:rsidR="007B303C">
        <w:rPr>
          <w:lang w:val="en-CA"/>
        </w:rPr>
        <w:t>n addition, i</w:t>
      </w:r>
      <w:r w:rsidR="00B917FE">
        <w:rPr>
          <w:lang w:val="en-CA"/>
        </w:rPr>
        <w:t>nsect lifespan</w:t>
      </w:r>
      <w:r w:rsidR="00BD4EF1">
        <w:rPr>
          <w:lang w:val="en-CA"/>
        </w:rPr>
        <w:t xml:space="preserve"> should be considered before implementing </w:t>
      </w:r>
      <w:proofErr w:type="spellStart"/>
      <w:r w:rsidR="00BD4EF1">
        <w:rPr>
          <w:lang w:val="en-CA"/>
        </w:rPr>
        <w:t>binmix</w:t>
      </w:r>
      <w:proofErr w:type="spellEnd"/>
      <w:r w:rsidR="00BD4EF1">
        <w:rPr>
          <w:lang w:val="en-CA"/>
        </w:rPr>
        <w:t xml:space="preserve"> models. Wild bees are typically active for several weeks, for example, with a flight period of about 18 days for </w:t>
      </w:r>
      <w:r w:rsidR="00BD4EF1" w:rsidRPr="00BE249B">
        <w:rPr>
          <w:i/>
          <w:iCs/>
          <w:lang w:val="en-CA"/>
        </w:rPr>
        <w:t xml:space="preserve">Andrena </w:t>
      </w:r>
      <w:proofErr w:type="spellStart"/>
      <w:r w:rsidR="00BD4EF1" w:rsidRPr="00BE249B">
        <w:rPr>
          <w:i/>
          <w:iCs/>
          <w:lang w:val="en-CA"/>
        </w:rPr>
        <w:t>hattorfiana</w:t>
      </w:r>
      <w:proofErr w:type="spellEnd"/>
      <w:r w:rsidR="00BD4EF1">
        <w:rPr>
          <w:lang w:val="en-CA"/>
        </w:rPr>
        <w:t xml:space="preserve"> </w:t>
      </w:r>
      <w:r w:rsidR="000F575C">
        <w:rPr>
          <w:lang w:val="en-CA"/>
        </w:rPr>
        <w:fldChar w:fldCharType="begin" w:fldLock="1"/>
      </w:r>
      <w:r w:rsidR="00540122">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and Franzén 2008)","plainTextFormattedCitation":"(Larsson and Franzén 2008)","previouslyFormattedCitation":"(Larsson and Franzén 2008)"},"properties":{"noteIndex":0},"schema":"https://github.com/citation-style-language/schema/raw/master/csl-citation.json"}</w:instrText>
      </w:r>
      <w:r w:rsidR="000F575C">
        <w:rPr>
          <w:lang w:val="en-CA"/>
        </w:rPr>
        <w:fldChar w:fldCharType="separate"/>
      </w:r>
      <w:r w:rsidR="000F575C" w:rsidRPr="000F575C">
        <w:rPr>
          <w:noProof/>
          <w:lang w:val="en-CA"/>
        </w:rPr>
        <w:t>(Larsson and Franzén 2008)</w:t>
      </w:r>
      <w:r w:rsidR="000F575C">
        <w:rPr>
          <w:lang w:val="en-CA"/>
        </w:rPr>
        <w:fldChar w:fldCharType="end"/>
      </w:r>
      <w:r w:rsidR="00BD4EF1">
        <w:rPr>
          <w:lang w:val="en-CA"/>
        </w:rPr>
        <w:t>, a reasonably broad window for our repeat surveys</w:t>
      </w:r>
      <w:r w:rsidR="00357DD5">
        <w:rPr>
          <w:lang w:val="en-CA"/>
        </w:rPr>
        <w:t>,</w:t>
      </w:r>
      <w:r w:rsidR="00BD4EF1">
        <w:rPr>
          <w:lang w:val="en-CA"/>
        </w:rPr>
        <w:t xml:space="preserve"> which were conducted </w:t>
      </w:r>
      <w:r w:rsidR="00466172">
        <w:rPr>
          <w:lang w:val="en-CA"/>
        </w:rPr>
        <w:t>within</w:t>
      </w:r>
      <w:r w:rsidR="00357DD5">
        <w:rPr>
          <w:lang w:val="en-CA"/>
        </w:rPr>
        <w:t xml:space="preserve"> </w:t>
      </w:r>
      <w:r w:rsidR="00BD4EF1">
        <w:rPr>
          <w:lang w:val="en-CA"/>
        </w:rPr>
        <w:t>eight day</w:t>
      </w:r>
      <w:r w:rsidR="00466172">
        <w:rPr>
          <w:lang w:val="en-CA"/>
        </w:rPr>
        <w:t xml:space="preserve"> periods</w:t>
      </w:r>
      <w:r w:rsidR="00BD4EF1">
        <w:rPr>
          <w:lang w:val="en-CA"/>
        </w:rPr>
        <w:t xml:space="preserve">. Conducting repeat surveys within a single day could help </w:t>
      </w:r>
      <w:r w:rsidR="00BD4EF1">
        <w:rPr>
          <w:lang w:val="en-CA"/>
        </w:rPr>
        <w:lastRenderedPageBreak/>
        <w:t xml:space="preserve">limit </w:t>
      </w:r>
      <w:r w:rsidR="00357DD5">
        <w:rPr>
          <w:lang w:val="en-CA"/>
        </w:rPr>
        <w:t xml:space="preserve">violations of the </w:t>
      </w:r>
      <w:r w:rsidR="00BD4EF1">
        <w:rPr>
          <w:lang w:val="en-CA"/>
        </w:rPr>
        <w:t>closure</w:t>
      </w:r>
      <w:r w:rsidR="00357DD5">
        <w:rPr>
          <w:lang w:val="en-CA"/>
        </w:rPr>
        <w:t xml:space="preserve"> assumption</w:t>
      </w:r>
      <w:r w:rsidR="00BD4EF1">
        <w:rPr>
          <w:lang w:val="en-CA"/>
        </w:rPr>
        <w:t xml:space="preserve"> for insect groups with </w:t>
      </w:r>
      <w:r w:rsidR="00357DD5">
        <w:rPr>
          <w:lang w:val="en-CA"/>
        </w:rPr>
        <w:t>shorter lifespans</w:t>
      </w:r>
      <w:r w:rsidR="00BD4EF1">
        <w:rPr>
          <w:lang w:val="en-CA"/>
        </w:rPr>
        <w:t xml:space="preserve"> </w:t>
      </w:r>
      <w:r w:rsidR="000F575C">
        <w:rPr>
          <w:lang w:val="en-CA"/>
        </w:rPr>
        <w:fldChar w:fldCharType="begin" w:fldLock="1"/>
      </w:r>
      <w:r w:rsidR="00540122">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0F575C" w:rsidRPr="000F575C">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will be most appropriate when mobility is limited and individual insects are longer-lived. </w:t>
      </w:r>
      <w:r w:rsidR="00B1273F">
        <w:rPr>
          <w:lang w:val="en-CA"/>
        </w:rPr>
        <w:t>Th</w:t>
      </w:r>
      <w:r w:rsidR="001B4CD6">
        <w:rPr>
          <w:lang w:val="en-CA"/>
        </w:rPr>
        <w:t>e</w:t>
      </w:r>
      <w:r w:rsidR="00B1273F">
        <w:rPr>
          <w:lang w:val="en-CA"/>
        </w:rPr>
        <w:t>s</w:t>
      </w:r>
      <w:r w:rsidR="001B4CD6">
        <w:rPr>
          <w:lang w:val="en-CA"/>
        </w:rPr>
        <w:t>e</w:t>
      </w:r>
      <w:r w:rsidR="00B1273F">
        <w:rPr>
          <w:lang w:val="en-CA"/>
        </w:rPr>
        <w:t xml:space="preserve"> requirements were well satisfied</w:t>
      </w:r>
      <w:r w:rsidR="001B4CD6">
        <w:rPr>
          <w:lang w:val="en-CA"/>
        </w:rPr>
        <w:t xml:space="preserve"> </w:t>
      </w:r>
      <w:r w:rsidR="00B1273F">
        <w:rPr>
          <w:lang w:val="en-CA"/>
        </w:rPr>
        <w:t xml:space="preserve">when </w:t>
      </w:r>
      <w:proofErr w:type="spellStart"/>
      <w:r w:rsidR="00B1273F">
        <w:rPr>
          <w:lang w:val="en-CA"/>
        </w:rPr>
        <w:t>binmix</w:t>
      </w:r>
      <w:proofErr w:type="spellEnd"/>
      <w:r w:rsidR="00B1273F">
        <w:rPr>
          <w:lang w:val="en-CA"/>
        </w:rPr>
        <w:t xml:space="preserve"> models were used to </w:t>
      </w:r>
      <w:r w:rsidR="000F575C">
        <w:rPr>
          <w:lang w:val="en-CA"/>
        </w:rPr>
        <w:t>estimate</w:t>
      </w:r>
      <w:r w:rsidR="00B1273F">
        <w:rPr>
          <w:lang w:val="en-CA"/>
        </w:rPr>
        <w:t xml:space="preserve"> the</w:t>
      </w:r>
      <w:r w:rsidR="000F575C">
        <w:rPr>
          <w:lang w:val="en-CA"/>
        </w:rPr>
        <w:t xml:space="preserve"> abundance of a </w:t>
      </w:r>
      <w:r w:rsidR="00BD4EF1">
        <w:rPr>
          <w:lang w:val="en-CA"/>
        </w:rPr>
        <w:t xml:space="preserve">rare stag beetle, </w:t>
      </w:r>
      <w:r w:rsidR="00BD4EF1" w:rsidRPr="00080462">
        <w:rPr>
          <w:i/>
          <w:iCs/>
          <w:lang w:val="en-CA"/>
        </w:rPr>
        <w:t xml:space="preserve">Lucanus </w:t>
      </w:r>
      <w:proofErr w:type="spellStart"/>
      <w:r w:rsidR="00BD4EF1" w:rsidRPr="00080462">
        <w:rPr>
          <w:i/>
          <w:iCs/>
          <w:lang w:val="en-CA"/>
        </w:rPr>
        <w:t>cervus</w:t>
      </w:r>
      <w:proofErr w:type="spellEnd"/>
      <w:r w:rsidR="00B1273F">
        <w:rPr>
          <w:lang w:val="en-CA"/>
        </w:rPr>
        <w:t xml:space="preserve"> </w:t>
      </w:r>
      <w:r w:rsidR="000F575C">
        <w:rPr>
          <w:lang w:val="en-CA"/>
        </w:rPr>
        <w:fldChar w:fldCharType="begin" w:fldLock="1"/>
      </w:r>
      <w:r w:rsidR="00B17310">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0F575C" w:rsidRPr="000F575C">
        <w:rPr>
          <w:noProof/>
          <w:lang w:val="en-CA"/>
        </w:rPr>
        <w:t>(Della Rocca et al. 2020)</w:t>
      </w:r>
      <w:r w:rsidR="000F575C">
        <w:rPr>
          <w:lang w:val="en-CA"/>
        </w:rPr>
        <w:fldChar w:fldCharType="end"/>
      </w:r>
      <w:r w:rsidR="00BD4EF1">
        <w:rPr>
          <w:lang w:val="en-CA"/>
        </w:rPr>
        <w:t xml:space="preserve">. Adult </w:t>
      </w:r>
      <w:r w:rsidR="006D7C1D" w:rsidRPr="00080462">
        <w:rPr>
          <w:i/>
          <w:iCs/>
          <w:lang w:val="en-CA"/>
        </w:rPr>
        <w:t>L</w:t>
      </w:r>
      <w:r w:rsidR="006D7C1D">
        <w:rPr>
          <w:i/>
          <w:iCs/>
          <w:lang w:val="en-CA"/>
        </w:rPr>
        <w:t>.</w:t>
      </w:r>
      <w:r w:rsidR="006D7C1D" w:rsidRPr="00080462">
        <w:rPr>
          <w:i/>
          <w:iCs/>
          <w:lang w:val="en-CA"/>
        </w:rPr>
        <w:t xml:space="preserve"> </w:t>
      </w:r>
      <w:proofErr w:type="spellStart"/>
      <w:r w:rsidR="00BD4EF1" w:rsidRPr="00080462">
        <w:rPr>
          <w:i/>
          <w:iCs/>
          <w:lang w:val="en-CA"/>
        </w:rPr>
        <w:t>cervus</w:t>
      </w:r>
      <w:proofErr w:type="spellEnd"/>
      <w:r w:rsidR="00BD4EF1">
        <w:rPr>
          <w:i/>
          <w:iCs/>
          <w:lang w:val="en-CA"/>
        </w:rPr>
        <w:t xml:space="preserve"> </w:t>
      </w:r>
      <w:r w:rsidR="000F575C">
        <w:rPr>
          <w:lang w:val="en-CA"/>
        </w:rPr>
        <w:t xml:space="preserve">are long-lived with </w:t>
      </w:r>
      <w:r w:rsidR="00BD4EF1">
        <w:rPr>
          <w:lang w:val="en-CA"/>
        </w:rPr>
        <w:t>an active flight period of several months</w:t>
      </w:r>
      <w:r w:rsidR="000F575C">
        <w:rPr>
          <w:lang w:val="en-CA"/>
        </w:rPr>
        <w:t xml:space="preserve">; </w:t>
      </w:r>
      <w:r w:rsidR="00B1273F">
        <w:rPr>
          <w:lang w:val="en-CA"/>
        </w:rPr>
        <w:t xml:space="preserve">simultaneously, </w:t>
      </w:r>
      <w:r w:rsidR="000F575C">
        <w:rPr>
          <w:lang w:val="en-CA"/>
        </w:rPr>
        <w:t xml:space="preserve">they are also fairly immobile, </w:t>
      </w:r>
      <w:r w:rsidR="00BD4EF1">
        <w:rPr>
          <w:lang w:val="en-CA"/>
        </w:rPr>
        <w:t>tend</w:t>
      </w:r>
      <w:r w:rsidR="000F575C">
        <w:rPr>
          <w:lang w:val="en-CA"/>
        </w:rPr>
        <w:t>ing</w:t>
      </w:r>
      <w:r w:rsidR="00BD4EF1">
        <w:rPr>
          <w:lang w:val="en-CA"/>
        </w:rPr>
        <w:t xml:space="preserve"> to move by less than a few dozen meters per day </w:t>
      </w:r>
      <w:r w:rsidR="000F575C">
        <w:rPr>
          <w:lang w:val="en-CA"/>
        </w:rPr>
        <w:fldChar w:fldCharType="begin" w:fldLock="1"/>
      </w:r>
      <w:r w:rsidR="00B17310">
        <w:rPr>
          <w:lang w:val="en-CA"/>
        </w:rPr>
        <w:instrText>ADDIN CSL_CITATION {"citationItems":[{"id":"ITEM-1","itemData":{"DOI":"10.1111/ICAD.12260","ISSN":"1752-4598","abstract":"The stag beetle, Lucanus cervus (Linnaeus, 1758) (Coleoptera: Lucanidae), is a flagship species for the conservation of European old-growth forests. Despite its popularity and many studies conducted, the lack of knowledge of its habits and ecological requirements leads to difficulties in locating the species in the field and to provide information for suitable planning conservation actions suitable for the species. In order to gather information on dispersal ability and space use, a radio-telemetry study was conducted in a relict floodplain forest surrounded by intensively cultivated land. During 2014 and 2015, from May to July, 55 beetles (34 males, 21 females) were radio-tagged, and 9 of these (7 males, 2 females) were telemetered immediately after the emergence from their development sites, by means of emergence traps. The use of radio-telemetry allowed to detect the oviposition sites and to study the first part of the adult life, when they resulted to be more active. Males were more prone to disperse than females but the home range size did not differ between the sexes. Dividing the season in three intervals, the most active individuals were recorded during the first and the second ones (first and second half of June).","author":[{"dropping-particle":"","family":"Tini","given":"M.","non-dropping-particle":"","parse-names":false,"suffix":""},{"dropping-particle":"","family":"Bardiani","given":"M.","non-dropping-particle":"","parse-names":false,"suffix":""},{"dropping-particle":"","family":"Chiari","given":"S.","non-dropping-particle":"","parse-names":false,"suffix":""},{"dropping-particle":"","family":"Campanaro","given":"A.","non-dropping-particle":"","parse-names":false,"suffix":""},{"dropping-particle":"","family":"Maurizi","given":"E.","non-dropping-particle":"","parse-names":false,"suffix":""},{"dropping-particle":"","family":"Toni","given":"I.","non-dropping-particle":"","parse-names":false,"suffix":""},{"dropping-particle":"","family":"Mason","given":"F.","non-dropping-particle":"","parse-names":false,"suffix":""},{"dropping-particle":"","family":"Audisio","given":"P.","non-dropping-particle":"","parse-names":false,"suffix":""},{"dropping-particle":"","family":"Carpaneto","given":"G.","non-dropping-particle":"","parse-names":false,"suffix":""}],"container-title":"Insect Conservation and Diversity","id":"ITEM-1","issue":"1","issued":{"date-parts":[["2018","1","1"]]},"page":"116-129","publisher":"John Wiley &amp; Sons, Ltd","title":"Use of space and dispersal ability of a flagship saproxylic insect: a telemetric study of the stag beetle (Lucanus cervus) in a relict lowland forest","type":"article-journal","volume":"11"},"uris":["http://www.mendeley.com/documents/?uuid=0536e150-3664-36dd-99a2-a5b108131f86"]}],"mendeley":{"formattedCitation":"(Tini et al. 2018)","plainTextFormattedCitation":"(Tini et al. 2018)","previouslyFormattedCitation":"(Tini et al. 2018)"},"properties":{"noteIndex":0},"schema":"https://github.com/citation-style-language/schema/raw/master/csl-citation.json"}</w:instrText>
      </w:r>
      <w:r w:rsidR="000F575C">
        <w:rPr>
          <w:lang w:val="en-CA"/>
        </w:rPr>
        <w:fldChar w:fldCharType="separate"/>
      </w:r>
      <w:r w:rsidR="000F575C" w:rsidRPr="000F575C">
        <w:rPr>
          <w:noProof/>
          <w:lang w:val="en-CA"/>
        </w:rPr>
        <w:t>(Tini et al. 2018)</w:t>
      </w:r>
      <w:r w:rsidR="000F575C">
        <w:rPr>
          <w:lang w:val="en-CA"/>
        </w:rPr>
        <w:fldChar w:fldCharType="end"/>
      </w:r>
      <w:r w:rsidR="00BD4EF1">
        <w:rPr>
          <w:lang w:val="en-CA"/>
        </w:rPr>
        <w:t>.</w:t>
      </w:r>
    </w:p>
    <w:p w14:paraId="7588A83F" w14:textId="227B5670" w:rsidR="00BD4EF1" w:rsidRDefault="00D17C57" w:rsidP="00BD4EF1">
      <w:pPr>
        <w:spacing w:line="480" w:lineRule="auto"/>
        <w:ind w:firstLine="720"/>
        <w:rPr>
          <w:lang w:val="en-CA"/>
        </w:rPr>
      </w:pPr>
      <w:r>
        <w:rPr>
          <w:lang w:val="en-CA"/>
        </w:rPr>
        <w:t>In our</w:t>
      </w:r>
      <w:r w:rsidR="007B303C">
        <w:rPr>
          <w:lang w:val="en-CA"/>
        </w:rPr>
        <w:t xml:space="preserve"> simulation</w:t>
      </w:r>
      <w:r>
        <w:rPr>
          <w:lang w:val="en-CA"/>
        </w:rPr>
        <w:t xml:space="preserve"> study, </w:t>
      </w:r>
      <w:proofErr w:type="spellStart"/>
      <w:r>
        <w:rPr>
          <w:lang w:val="en-CA"/>
        </w:rPr>
        <w:t>m</w:t>
      </w:r>
      <w:r w:rsidR="00BD4EF1">
        <w:rPr>
          <w:lang w:val="en-CA"/>
        </w:rPr>
        <w:t>ultimix</w:t>
      </w:r>
      <w:proofErr w:type="spellEnd"/>
      <w:r w:rsidR="00BD4EF1">
        <w:rPr>
          <w:lang w:val="en-CA"/>
        </w:rPr>
        <w:t xml:space="preserve"> models </w:t>
      </w:r>
      <w:r w:rsidR="000F575C">
        <w:rPr>
          <w:lang w:val="en-CA"/>
        </w:rPr>
        <w:t xml:space="preserve">for mark-recapture data </w:t>
      </w:r>
      <w:r w:rsidR="00BD4EF1">
        <w:rPr>
          <w:lang w:val="en-CA"/>
        </w:rPr>
        <w:t xml:space="preserve">consistently provided the most accurate </w:t>
      </w:r>
      <w:r w:rsidR="000F575C">
        <w:rPr>
          <w:lang w:val="en-CA"/>
        </w:rPr>
        <w:t>estimates of abundance drivers</w:t>
      </w:r>
      <w:r w:rsidR="00BD4EF1">
        <w:rPr>
          <w:lang w:val="en-CA"/>
        </w:rPr>
        <w:t xml:space="preserve">. Therefore, to </w:t>
      </w:r>
      <w:r w:rsidR="000F575C">
        <w:rPr>
          <w:lang w:val="en-CA"/>
        </w:rPr>
        <w:t>provide the strongest basis for evidence-based insect management strategies</w:t>
      </w:r>
      <w:r w:rsidR="00BD4EF1">
        <w:rPr>
          <w:lang w:val="en-CA"/>
        </w:rPr>
        <w:t xml:space="preserve">, we recommend implementation of </w:t>
      </w:r>
      <w:proofErr w:type="spellStart"/>
      <w:r w:rsidR="00BD4EF1">
        <w:rPr>
          <w:lang w:val="en-CA"/>
        </w:rPr>
        <w:t>multimix</w:t>
      </w:r>
      <w:proofErr w:type="spellEnd"/>
      <w:r w:rsidR="00BD4EF1">
        <w:rPr>
          <w:lang w:val="en-CA"/>
        </w:rPr>
        <w:t xml:space="preserve"> models whenever possible.</w:t>
      </w:r>
      <w:r w:rsidR="00BD4EF1" w:rsidRPr="00B41E91">
        <w:rPr>
          <w:lang w:val="en-CA"/>
        </w:rPr>
        <w:t xml:space="preserve"> </w:t>
      </w:r>
      <w:proofErr w:type="spellStart"/>
      <w:r w:rsidR="00BD4EF1">
        <w:rPr>
          <w:lang w:val="en-CA"/>
        </w:rPr>
        <w:t>Multimix</w:t>
      </w:r>
      <w:proofErr w:type="spellEnd"/>
      <w:r w:rsidR="00BD4EF1">
        <w:rPr>
          <w:lang w:val="en-CA"/>
        </w:rPr>
        <w:t xml:space="preserve"> models were also more precise than </w:t>
      </w:r>
      <w:proofErr w:type="spellStart"/>
      <w:r w:rsidR="00BD4EF1">
        <w:rPr>
          <w:lang w:val="en-CA"/>
        </w:rPr>
        <w:t>binmix</w:t>
      </w:r>
      <w:proofErr w:type="spellEnd"/>
      <w:r w:rsidR="00BD4EF1">
        <w:rPr>
          <w:lang w:val="en-CA"/>
        </w:rPr>
        <w:t xml:space="preserve"> models, in agreement with </w:t>
      </w:r>
      <w:r w:rsidR="000F575C">
        <w:rPr>
          <w:lang w:val="en-CA"/>
        </w:rPr>
        <w:t xml:space="preserve">other studies comparing estimates for total abundance </w:t>
      </w:r>
      <w:r w:rsidR="000F575C">
        <w:rPr>
          <w:lang w:val="en-CA"/>
        </w:rPr>
        <w:fldChar w:fldCharType="begin" w:fldLock="1"/>
      </w:r>
      <w:r w:rsidR="00540122">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Jenni, and Kéry 2020)","plainTextFormattedCitation":"(Bötsch, Jenni, and Kéry 2020)","previouslyFormattedCitation":"(Bötsch, Jenni, and Kéry 2020)"},"properties":{"noteIndex":0},"schema":"https://github.com/citation-style-language/schema/raw/master/csl-citation.json"}</w:instrText>
      </w:r>
      <w:r w:rsidR="000F575C">
        <w:rPr>
          <w:lang w:val="en-CA"/>
        </w:rPr>
        <w:fldChar w:fldCharType="separate"/>
      </w:r>
      <w:r w:rsidR="000F575C" w:rsidRPr="000F575C">
        <w:rPr>
          <w:noProof/>
          <w:lang w:val="en-CA"/>
        </w:rPr>
        <w:t>(Bötsch, Jenni, and Kéry 2020)</w:t>
      </w:r>
      <w:r w:rsidR="000F575C">
        <w:rPr>
          <w:lang w:val="en-CA"/>
        </w:rPr>
        <w:fldChar w:fldCharType="end"/>
      </w:r>
      <w:r w:rsidR="00BD4EF1">
        <w:rPr>
          <w:lang w:val="en-CA"/>
        </w:rPr>
        <w:t xml:space="preserve">. As such, </w:t>
      </w:r>
      <w:proofErr w:type="spellStart"/>
      <w:r w:rsidR="00BD4EF1">
        <w:rPr>
          <w:lang w:val="en-CA"/>
        </w:rPr>
        <w:t>multimix</w:t>
      </w:r>
      <w:proofErr w:type="spellEnd"/>
      <w:r w:rsidR="00BD4EF1">
        <w:rPr>
          <w:lang w:val="en-CA"/>
        </w:rPr>
        <w:t xml:space="preserve"> model</w:t>
      </w:r>
      <w:r w:rsidR="000F575C">
        <w:rPr>
          <w:lang w:val="en-CA"/>
        </w:rPr>
        <w:t xml:space="preserve"> approaches can</w:t>
      </w:r>
      <w:r w:rsidR="00BD4EF1">
        <w:rPr>
          <w:lang w:val="en-CA"/>
        </w:rPr>
        <w:t xml:space="preserve"> allow researchers to leverage maximum information from a limited sample size. This could be especially important when a focal species is rare and occurs at a limited number of sites or where site survey permitting is a limiting factor.</w:t>
      </w:r>
    </w:p>
    <w:p w14:paraId="16AB76C5" w14:textId="0156CC16" w:rsidR="00BD4EF1" w:rsidRDefault="00D17C57" w:rsidP="00BD4EF1">
      <w:pPr>
        <w:spacing w:line="480" w:lineRule="auto"/>
        <w:ind w:firstLine="720"/>
        <w:rPr>
          <w:lang w:val="en-CA"/>
        </w:rPr>
      </w:pPr>
      <w:r>
        <w:rPr>
          <w:lang w:val="en-CA"/>
        </w:rPr>
        <w:t xml:space="preserve">Unfortunately, </w:t>
      </w:r>
      <w:proofErr w:type="spellStart"/>
      <w:r>
        <w:rPr>
          <w:lang w:val="en-CA"/>
        </w:rPr>
        <w:t>m</w:t>
      </w:r>
      <w:r w:rsidR="00BD4EF1" w:rsidRPr="000F575C">
        <w:rPr>
          <w:lang w:val="en-CA"/>
        </w:rPr>
        <w:t>ultimix</w:t>
      </w:r>
      <w:proofErr w:type="spellEnd"/>
      <w:r w:rsidR="00BD4EF1" w:rsidRPr="000F575C">
        <w:rPr>
          <w:lang w:val="en-CA"/>
        </w:rPr>
        <w:t xml:space="preserve"> models </w:t>
      </w:r>
      <w:r w:rsidR="000F575C">
        <w:rPr>
          <w:lang w:val="en-CA"/>
        </w:rPr>
        <w:t xml:space="preserve">for mark-recapture data </w:t>
      </w:r>
      <w:r>
        <w:rPr>
          <w:lang w:val="en-CA"/>
        </w:rPr>
        <w:t>are logistically</w:t>
      </w:r>
      <w:r w:rsidRPr="000F575C">
        <w:rPr>
          <w:lang w:val="en-CA"/>
        </w:rPr>
        <w:t xml:space="preserve"> </w:t>
      </w:r>
      <w:r w:rsidR="000F575C" w:rsidRPr="000F575C">
        <w:rPr>
          <w:lang w:val="en-CA"/>
        </w:rPr>
        <w:t>difficult to implement</w:t>
      </w:r>
      <w:r w:rsidR="00BD4EF1" w:rsidRPr="000F575C">
        <w:rPr>
          <w:lang w:val="en-CA"/>
        </w:rPr>
        <w:t>. Marking and releasing</w:t>
      </w:r>
      <w:r w:rsidR="00BD4EF1">
        <w:rPr>
          <w:lang w:val="en-CA"/>
        </w:rPr>
        <w:t xml:space="preserve"> captured individuals </w:t>
      </w:r>
      <w:r>
        <w:rPr>
          <w:lang w:val="en-CA"/>
        </w:rPr>
        <w:t xml:space="preserve">takes </w:t>
      </w:r>
      <w:r w:rsidR="00BD4EF1">
        <w:rPr>
          <w:lang w:val="en-CA"/>
        </w:rPr>
        <w:t xml:space="preserve">significant time, which can translate into substantial survey costs </w:t>
      </w:r>
      <w:r w:rsidR="000F575C">
        <w:rPr>
          <w:lang w:val="en-CA"/>
        </w:rPr>
        <w:fldChar w:fldCharType="begin" w:fldLock="1"/>
      </w:r>
      <w:r w:rsidR="00540122">
        <w:rPr>
          <w:lang w:val="en-CA"/>
        </w:rPr>
        <w:instrText>ADDIN CSL_CITATION {"citationItems":[{"id":"ITEM-1","itemData":{"DOI":"10.1111/ICAD.12017","ISSN":"1752-4598","abstract":"Estimates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Society.","author":[{"dropping-particle":"","family":"Hamm","given":"C.","non-dropping-particle":"","parse-names":false,"suffix":""}],"container-title":"Insect Conservation and Diversity","id":"ITEM-1","issue":"5","issued":{"date-parts":[["2013","9","1"]]},"page":"619-626","publisher":"John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sampling","type":"article-journal","volume":"6"},"uris":["http://www.mendeley.com/documents/?uuid=30a2bdde-0049-3e97-9443-47155903206f"]}],"mendeley":{"formattedCitation":"(Hamm 2013)","plainTextFormattedCitation":"(Hamm 2013)","previouslyFormattedCitation":"(Hamm 2013)"},"properties":{"noteIndex":0},"schema":"https://github.com/citation-style-language/schema/raw/master/csl-citation.json"}</w:instrText>
      </w:r>
      <w:r w:rsidR="000F575C">
        <w:rPr>
          <w:lang w:val="en-CA"/>
        </w:rPr>
        <w:fldChar w:fldCharType="separate"/>
      </w:r>
      <w:r w:rsidR="000F575C" w:rsidRPr="000F575C">
        <w:rPr>
          <w:noProof/>
          <w:lang w:val="en-CA"/>
        </w:rPr>
        <w:t>(Hamm 2013)</w:t>
      </w:r>
      <w:r w:rsidR="000F575C">
        <w:rPr>
          <w:lang w:val="en-CA"/>
        </w:rPr>
        <w:fldChar w:fldCharType="end"/>
      </w:r>
      <w:r w:rsidR="000F575C">
        <w:rPr>
          <w:lang w:val="en-CA"/>
        </w:rPr>
        <w:t>.</w:t>
      </w:r>
      <w:r w:rsidR="00BD4EF1">
        <w:rPr>
          <w:lang w:val="en-CA"/>
        </w:rPr>
        <w:t xml:space="preserve"> Second, marking could injure insects or otherwise alter population trajectories by changing predation rates or mating success. </w:t>
      </w:r>
      <w:r>
        <w:rPr>
          <w:lang w:val="en-CA"/>
        </w:rPr>
        <w:t>E</w:t>
      </w:r>
      <w:r w:rsidR="00BD4EF1">
        <w:rPr>
          <w:lang w:val="en-CA"/>
        </w:rPr>
        <w:t xml:space="preserve">vidence </w:t>
      </w:r>
      <w:r w:rsidR="00FC2ED5">
        <w:rPr>
          <w:lang w:val="en-CA"/>
        </w:rPr>
        <w:t>on whether</w:t>
      </w:r>
      <w:r w:rsidR="00BD4EF1">
        <w:rPr>
          <w:lang w:val="en-CA"/>
        </w:rPr>
        <w:t xml:space="preserve"> marking </w:t>
      </w:r>
      <w:r w:rsidR="006D7C1D">
        <w:rPr>
          <w:lang w:val="en-CA"/>
        </w:rPr>
        <w:t xml:space="preserve">affects </w:t>
      </w:r>
      <w:r w:rsidR="00BD4EF1">
        <w:rPr>
          <w:lang w:val="en-CA"/>
        </w:rPr>
        <w:t>insect survival</w:t>
      </w:r>
      <w:r w:rsidR="00FC2ED5">
        <w:rPr>
          <w:lang w:val="en-CA"/>
        </w:rPr>
        <w:t xml:space="preserve"> or behaviour</w:t>
      </w:r>
      <w:r>
        <w:rPr>
          <w:lang w:val="en-CA"/>
        </w:rPr>
        <w:t xml:space="preserve"> is mixed</w:t>
      </w:r>
      <w:r w:rsidR="00BD4EF1">
        <w:rPr>
          <w:lang w:val="en-CA"/>
        </w:rPr>
        <w:t xml:space="preserve"> </w:t>
      </w:r>
      <w:r w:rsidR="000F575C">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butterflies","type":"article-journal","volume":"53"},"uris":["http://www.mendeley.com/documents/?uuid=112a99b5-af65-38e8-b567-5f530c37d655"]},{"id":"ITEM-2","itemData":{"DOI":"10.1016/0006-3207(84)90032-6","ISSN":"0006-3207","abstract":"Capturing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1984.","author":[{"dropping-particle":"","family":"Gall","given":"L.","non-dropping-particle":"","parse-names":false,"suffix":""}],"container-title":"Biological Conservation","id":"ITEM-2","issue":"2","issued":{"date-parts":[["1984","1","1"]]},"page":"139-154","publisher":"Elsevier","title":"The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size","type":"article-journal","volume":"28"},"uris":["http://www.mendeley.com/documents/?uuid=55f17bd3-c408-3788-b122-554bdeb661f3"]}],"mendeley":{"formattedCitation":"(Morton 1982; Gall 1984)","plainTextFormattedCitation":"(Morton 1982; Gall 1984)","previouslyFormattedCitation":"(Morton 1982; Gall 1984)"},"properties":{"noteIndex":0},"schema":"https://github.com/citation-style-language/schema/raw/master/csl-citation.json"}</w:instrText>
      </w:r>
      <w:r w:rsidR="000F575C">
        <w:rPr>
          <w:lang w:val="en-CA"/>
        </w:rPr>
        <w:fldChar w:fldCharType="separate"/>
      </w:r>
      <w:r w:rsidR="000F575C" w:rsidRPr="000F575C">
        <w:rPr>
          <w:noProof/>
          <w:lang w:val="en-CA"/>
        </w:rPr>
        <w:t>(Morton 1982; Gall 1984)</w:t>
      </w:r>
      <w:r w:rsidR="000F575C">
        <w:rPr>
          <w:lang w:val="en-CA"/>
        </w:rPr>
        <w:fldChar w:fldCharType="end"/>
      </w:r>
      <w:r w:rsidR="00BD4EF1">
        <w:rPr>
          <w:lang w:val="en-CA"/>
        </w:rPr>
        <w:t xml:space="preserve">. For our study, we observed </w:t>
      </w:r>
      <w:r>
        <w:rPr>
          <w:lang w:val="en-CA"/>
        </w:rPr>
        <w:t xml:space="preserve">that </w:t>
      </w:r>
      <w:r w:rsidR="00BD4EF1">
        <w:rPr>
          <w:lang w:val="en-CA"/>
        </w:rPr>
        <w:t>bees resume</w:t>
      </w:r>
      <w:r>
        <w:rPr>
          <w:lang w:val="en-CA"/>
        </w:rPr>
        <w:t>d</w:t>
      </w:r>
      <w:r w:rsidR="00FC2ED5">
        <w:rPr>
          <w:lang w:val="en-CA"/>
        </w:rPr>
        <w:t xml:space="preserve"> their normal</w:t>
      </w:r>
      <w:r w:rsidR="00BD4EF1">
        <w:rPr>
          <w:lang w:val="en-CA"/>
        </w:rPr>
        <w:t xml:space="preserve"> foraging activity immediately </w:t>
      </w:r>
      <w:r>
        <w:rPr>
          <w:lang w:val="en-CA"/>
        </w:rPr>
        <w:t xml:space="preserve">following </w:t>
      </w:r>
      <w:r w:rsidR="00BD4EF1">
        <w:rPr>
          <w:lang w:val="en-CA"/>
        </w:rPr>
        <w:t>release. Nonetheless, damage may still be an important consideration for extremely vulnerable insect populations</w:t>
      </w:r>
      <w:r w:rsidR="00E94379">
        <w:rPr>
          <w:lang w:val="en-CA"/>
        </w:rPr>
        <w:t xml:space="preserve"> </w:t>
      </w:r>
      <w:r w:rsidR="00E94379">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94379">
        <w:rPr>
          <w:lang w:val="en-CA"/>
        </w:rPr>
        <w:fldChar w:fldCharType="separate"/>
      </w:r>
      <w:r w:rsidR="00E94379" w:rsidRPr="00E94379">
        <w:rPr>
          <w:noProof/>
          <w:lang w:val="en-CA"/>
        </w:rPr>
        <w:t>(Haddad et al. 2008)</w:t>
      </w:r>
      <w:r w:rsidR="00E94379">
        <w:rPr>
          <w:lang w:val="en-CA"/>
        </w:rPr>
        <w:fldChar w:fldCharType="end"/>
      </w:r>
      <w:r w:rsidR="00BD4EF1">
        <w:rPr>
          <w:lang w:val="en-CA"/>
        </w:rPr>
        <w:t xml:space="preserve">. In addition, </w:t>
      </w:r>
      <w:r w:rsidR="00E94379">
        <w:rPr>
          <w:lang w:val="en-CA"/>
        </w:rPr>
        <w:t>our study required</w:t>
      </w:r>
      <w:r w:rsidR="00BD4EF1">
        <w:rPr>
          <w:lang w:val="en-CA"/>
        </w:rPr>
        <w:t xml:space="preserve"> custom-built statistical models</w:t>
      </w:r>
      <w:r w:rsidR="00E94379">
        <w:rPr>
          <w:lang w:val="en-CA"/>
        </w:rPr>
        <w:t xml:space="preserve">, which may be </w:t>
      </w:r>
      <w:r w:rsidR="00585AE4">
        <w:rPr>
          <w:lang w:val="en-CA"/>
        </w:rPr>
        <w:t xml:space="preserve">infeasible </w:t>
      </w:r>
      <w:r w:rsidR="00E94379">
        <w:rPr>
          <w:lang w:val="en-CA"/>
        </w:rPr>
        <w:t>for some researchers</w:t>
      </w:r>
      <w:r w:rsidR="00BD4EF1">
        <w:rPr>
          <w:lang w:val="en-CA"/>
        </w:rPr>
        <w:t xml:space="preserve">. The R package “unmarked” </w:t>
      </w:r>
      <w:r w:rsidR="00E94379">
        <w:rPr>
          <w:lang w:val="en-CA"/>
        </w:rPr>
        <w:t>allows researchers to fit</w:t>
      </w:r>
      <w:r w:rsidR="00BD4EF1">
        <w:rPr>
          <w:lang w:val="en-CA"/>
        </w:rPr>
        <w:t xml:space="preserve"> </w:t>
      </w:r>
      <w:r w:rsidR="00E94379">
        <w:rPr>
          <w:lang w:val="en-CA"/>
        </w:rPr>
        <w:t xml:space="preserve">both </w:t>
      </w:r>
      <w:proofErr w:type="spellStart"/>
      <w:r w:rsidR="00BD4EF1">
        <w:rPr>
          <w:lang w:val="en-CA"/>
        </w:rPr>
        <w:t>binmix</w:t>
      </w:r>
      <w:proofErr w:type="spellEnd"/>
      <w:r w:rsidR="00BD4EF1">
        <w:rPr>
          <w:lang w:val="en-CA"/>
        </w:rPr>
        <w:t xml:space="preserve"> and </w:t>
      </w:r>
      <w:proofErr w:type="spellStart"/>
      <w:r w:rsidR="00BD4EF1">
        <w:rPr>
          <w:lang w:val="en-CA"/>
        </w:rPr>
        <w:t>multimix</w:t>
      </w:r>
      <w:proofErr w:type="spellEnd"/>
      <w:r w:rsidR="00BD4EF1">
        <w:rPr>
          <w:lang w:val="en-CA"/>
        </w:rPr>
        <w:t xml:space="preserve"> models in a frequentist framework</w:t>
      </w:r>
      <w:r w:rsidR="00E94379">
        <w:rPr>
          <w:lang w:val="en-CA"/>
        </w:rPr>
        <w:t xml:space="preserve"> using user-friendly commands</w:t>
      </w:r>
      <w:r w:rsidR="00BD4EF1">
        <w:rPr>
          <w:lang w:val="en-CA"/>
        </w:rPr>
        <w:t xml:space="preserve"> </w:t>
      </w:r>
      <w:r w:rsidR="00F643EE">
        <w:rPr>
          <w:lang w:val="en-CA"/>
        </w:rPr>
        <w:fldChar w:fldCharType="begin" w:fldLock="1"/>
      </w:r>
      <w:r w:rsidR="00540122">
        <w:rPr>
          <w:lang w:val="en-CA"/>
        </w:rPr>
        <w:instrText>ADDIN CSL_CITATION {"citationItems":[{"id":"ITEM-1","itemData":{"DOI":"10.1111/2041-210X.14123","ISSN":"2041-210X","abstract":"Species distribution models (SDMs) are widely applied to understand the processes governing spatial and temporal variation in species abundance and distribution but often do not account for measurement errors such as false negatives and false positives. We describe unmarked, a package for the freely available and open-source R software that provides a complete workflow for modelling species distribution and abundance while explicitly accounting for measurement errors. Here we focus on recent advances in unmarked functionality to support multi-species, multi-state, and multi-season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continuous-time data from camera trap and automated recording units and integrated models for multiple data streams.","author":[{"dropping-particle":"","family":"Kellner","given":"K.","non-dropping-particle":"","parse-names":false,"suffix":""},{"dropping-particle":"","family":"Smith","given":"A.","non-dropping-particle":"","parse-names":false,"suffix":""},{"dropping-particle":"","family":"Royle","given":"J. A.","non-dropping-particle":"","parse-names":false,"suffix":""},{"dropping-particle":"","family":"Kéry","given":"M.","non-dropping-particle":"","parse-names":false,"suffix":""},{"dropping-particle":"","family":"Belant","given":"J.","non-dropping-particle":"","parse-names":false,"suffix":""},{"dropping-particle":"","family":"Chandler","given":"R.","non-dropping-particle":"","parse-names":false,"suffix":""}],"container-title":"Methods in Ecology and Evolution","id":"ITEM-1","issue":"6","issued":{"date-parts":[["2023","6","1"]]},"page":"1408-1415","publisher":"John Wiley &amp; Sons, Ltd","title":"The unmarked R package: Twelve years of advances in occurrence and abundance modelling in ecology","type":"article-journal","volume":"14"},"uris":["http://www.mendeley.com/documents/?uuid=6c7947d4-b3d0-3691-8437-e21634cdab0a"]}],"mendeley":{"formattedCitation":"(Kellner et al. 2023)","plainTextFormattedCitation":"(Kellner et al. 2023)","previouslyFormattedCitation":"(Kellner et al. 2023)"},"properties":{"noteIndex":0},"schema":"https://github.com/citation-style-language/schema/raw/master/csl-citation.json"}</w:instrText>
      </w:r>
      <w:r w:rsidR="00F643EE">
        <w:rPr>
          <w:lang w:val="en-CA"/>
        </w:rPr>
        <w:fldChar w:fldCharType="separate"/>
      </w:r>
      <w:r w:rsidR="00F643EE" w:rsidRPr="00F643EE">
        <w:rPr>
          <w:noProof/>
          <w:lang w:val="en-CA"/>
        </w:rPr>
        <w:t xml:space="preserve">(Kellner </w:t>
      </w:r>
      <w:r w:rsidR="00F643EE" w:rsidRPr="00F643EE">
        <w:rPr>
          <w:noProof/>
          <w:lang w:val="en-CA"/>
        </w:rPr>
        <w:lastRenderedPageBreak/>
        <w:t>et al. 2023)</w:t>
      </w:r>
      <w:r w:rsidR="00F643EE">
        <w:rPr>
          <w:lang w:val="en-CA"/>
        </w:rPr>
        <w:fldChar w:fldCharType="end"/>
      </w:r>
      <w:r w:rsidR="00BD4EF1">
        <w:rPr>
          <w:lang w:val="en-CA"/>
        </w:rPr>
        <w:t xml:space="preserve">. </w:t>
      </w:r>
      <w:r w:rsidR="00E94379">
        <w:rPr>
          <w:lang w:val="en-CA"/>
        </w:rPr>
        <w:t>Currently, however, users</w:t>
      </w:r>
      <w:r w:rsidR="00BD4EF1">
        <w:rPr>
          <w:lang w:val="en-CA"/>
        </w:rPr>
        <w:t xml:space="preserve"> cannot apply </w:t>
      </w:r>
      <w:r w:rsidR="00E94379">
        <w:rPr>
          <w:lang w:val="en-CA"/>
        </w:rPr>
        <w:t xml:space="preserve">the </w:t>
      </w:r>
      <w:r w:rsidR="00BD4EF1">
        <w:rPr>
          <w:lang w:val="en-CA"/>
        </w:rPr>
        <w:t xml:space="preserve">“unmarked” </w:t>
      </w:r>
      <w:r w:rsidR="00E94379">
        <w:rPr>
          <w:lang w:val="en-CA"/>
        </w:rPr>
        <w:t xml:space="preserve">package </w:t>
      </w:r>
      <w:r w:rsidR="00BD4EF1">
        <w:rPr>
          <w:lang w:val="en-CA"/>
        </w:rPr>
        <w:t>to multispecies systems such as ours, limiting application for community studies. An inability to specify priors with “unmarked” may also hinder</w:t>
      </w:r>
      <w:r w:rsidR="00604DE8">
        <w:rPr>
          <w:lang w:val="en-CA"/>
        </w:rPr>
        <w:t xml:space="preserve"> </w:t>
      </w:r>
      <w:r w:rsidR="005F4F36">
        <w:rPr>
          <w:lang w:val="en-CA"/>
        </w:rPr>
        <w:t xml:space="preserve">model </w:t>
      </w:r>
      <w:r w:rsidR="00BD4EF1">
        <w:rPr>
          <w:lang w:val="en-CA"/>
        </w:rPr>
        <w:t xml:space="preserve">identifiability </w:t>
      </w:r>
      <w:r w:rsidR="00E94379">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4379">
        <w:rPr>
          <w:lang w:val="en-CA"/>
        </w:rPr>
        <w:fldChar w:fldCharType="separate"/>
      </w:r>
      <w:r w:rsidR="00E94379" w:rsidRPr="00E94379">
        <w:rPr>
          <w:noProof/>
          <w:lang w:val="en-CA"/>
        </w:rPr>
        <w:t>(Kery 2017)</w:t>
      </w:r>
      <w:r w:rsidR="00E94379">
        <w:rPr>
          <w:lang w:val="en-CA"/>
        </w:rPr>
        <w:fldChar w:fldCharType="end"/>
      </w:r>
      <w:r w:rsidR="00BD4EF1">
        <w:rPr>
          <w:lang w:val="en-CA"/>
        </w:rPr>
        <w:t xml:space="preserve">. </w:t>
      </w:r>
    </w:p>
    <w:p w14:paraId="4AF81D09" w14:textId="56F05F78" w:rsidR="00BD4EF1" w:rsidRDefault="00BD4EF1" w:rsidP="00BD4EF1">
      <w:pPr>
        <w:spacing w:line="480" w:lineRule="auto"/>
        <w:ind w:firstLine="720"/>
        <w:rPr>
          <w:lang w:val="en-CA"/>
        </w:rPr>
      </w:pPr>
      <w:r w:rsidRPr="008A3429">
        <w:rPr>
          <w:lang w:val="en-CA"/>
        </w:rPr>
        <w:t xml:space="preserve">One key drawback of both </w:t>
      </w:r>
      <w:proofErr w:type="spellStart"/>
      <w:r w:rsidRPr="008A3429">
        <w:rPr>
          <w:lang w:val="en-CA"/>
        </w:rPr>
        <w:t>binmix</w:t>
      </w:r>
      <w:proofErr w:type="spellEnd"/>
      <w:r w:rsidRPr="008A3429">
        <w:rPr>
          <w:lang w:val="en-CA"/>
        </w:rPr>
        <w:t xml:space="preserve"> and </w:t>
      </w:r>
      <w:proofErr w:type="spellStart"/>
      <w:r w:rsidRPr="008A3429">
        <w:rPr>
          <w:lang w:val="en-CA"/>
        </w:rPr>
        <w:t>multimix</w:t>
      </w:r>
      <w:proofErr w:type="spellEnd"/>
      <w:r w:rsidRPr="008A3429">
        <w:rPr>
          <w:lang w:val="en-CA"/>
        </w:rPr>
        <w:t xml:space="preserve"> approaches is the need to assign taxonomic identity to individuals in the field.</w:t>
      </w:r>
      <w:r>
        <w:rPr>
          <w:lang w:val="en-CA"/>
        </w:rPr>
        <w:t xml:space="preserve"> Many insect species are not readily recognizable in the field</w:t>
      </w:r>
      <w:r w:rsidR="00E94379">
        <w:rPr>
          <w:lang w:val="en-CA"/>
        </w:rPr>
        <w:t>.</w:t>
      </w:r>
      <w:r>
        <w:rPr>
          <w:lang w:val="en-CA"/>
        </w:rPr>
        <w:t xml:space="preserve"> </w:t>
      </w:r>
      <w:r w:rsidR="00E94379">
        <w:rPr>
          <w:lang w:val="en-CA"/>
        </w:rPr>
        <w:t>Close to</w:t>
      </w:r>
      <w:r>
        <w:rPr>
          <w:lang w:val="en-CA"/>
        </w:rPr>
        <w:t xml:space="preserve"> 100 wild bee species</w:t>
      </w:r>
      <w:r w:rsidR="00E94379">
        <w:rPr>
          <w:lang w:val="en-CA"/>
        </w:rPr>
        <w:t xml:space="preserve"> were previously detected in our study system </w:t>
      </w:r>
      <w:r w:rsidR="00E94379">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E94379">
        <w:rPr>
          <w:lang w:val="en-CA"/>
        </w:rPr>
        <w:fldChar w:fldCharType="separate"/>
      </w:r>
      <w:r w:rsidR="0017490F" w:rsidRPr="0017490F">
        <w:rPr>
          <w:noProof/>
          <w:lang w:val="en-CA"/>
        </w:rPr>
        <w:t>(Ulrich and Sargent 2025)</w:t>
      </w:r>
      <w:r w:rsidR="00E94379">
        <w:rPr>
          <w:lang w:val="en-CA"/>
        </w:rPr>
        <w:fldChar w:fldCharType="end"/>
      </w:r>
      <w:r>
        <w:rPr>
          <w:lang w:val="en-CA"/>
        </w:rPr>
        <w:t xml:space="preserve">. We were only able to focus on </w:t>
      </w:r>
      <w:r w:rsidR="005F4F36">
        <w:rPr>
          <w:lang w:val="en-CA"/>
        </w:rPr>
        <w:t>eight</w:t>
      </w:r>
      <w:r>
        <w:rPr>
          <w:lang w:val="en-CA"/>
        </w:rPr>
        <w:t xml:space="preserve"> </w:t>
      </w:r>
      <w:r w:rsidR="00E94379">
        <w:rPr>
          <w:lang w:val="en-CA"/>
        </w:rPr>
        <w:t>of these</w:t>
      </w:r>
      <w:r w:rsidR="00B1273F">
        <w:rPr>
          <w:lang w:val="en-CA"/>
        </w:rPr>
        <w:t xml:space="preserve">, </w:t>
      </w:r>
      <w:r>
        <w:rPr>
          <w:lang w:val="en-CA"/>
        </w:rPr>
        <w:t xml:space="preserve">in part because we could not identify </w:t>
      </w:r>
      <w:r w:rsidR="00D17C57">
        <w:rPr>
          <w:lang w:val="en-CA"/>
        </w:rPr>
        <w:t>additional</w:t>
      </w:r>
      <w:r>
        <w:rPr>
          <w:lang w:val="en-CA"/>
        </w:rPr>
        <w:t xml:space="preserve"> species without </w:t>
      </w:r>
      <w:r w:rsidR="00E94379">
        <w:rPr>
          <w:lang w:val="en-CA"/>
        </w:rPr>
        <w:t xml:space="preserve">lethal sampling. </w:t>
      </w:r>
      <w:r w:rsidR="008A3429">
        <w:rPr>
          <w:lang w:val="en-CA"/>
        </w:rPr>
        <w:t xml:space="preserve">We were also unable to mark some species that were particularly small such as species of </w:t>
      </w:r>
      <w:proofErr w:type="spellStart"/>
      <w:r w:rsidR="008A3429">
        <w:rPr>
          <w:i/>
          <w:iCs/>
          <w:lang w:val="en-CA"/>
        </w:rPr>
        <w:t>Lasioglossum</w:t>
      </w:r>
      <w:proofErr w:type="spellEnd"/>
      <w:r w:rsidR="008A3429">
        <w:rPr>
          <w:i/>
          <w:iCs/>
          <w:lang w:val="en-CA"/>
        </w:rPr>
        <w:t xml:space="preserve"> </w:t>
      </w:r>
      <w:r w:rsidR="008A3429">
        <w:rPr>
          <w:lang w:val="en-CA"/>
        </w:rPr>
        <w:t xml:space="preserve">or </w:t>
      </w:r>
      <w:proofErr w:type="spellStart"/>
      <w:r w:rsidR="008A3429">
        <w:rPr>
          <w:i/>
          <w:iCs/>
          <w:lang w:val="en-CA"/>
        </w:rPr>
        <w:t>Ceratina</w:t>
      </w:r>
      <w:proofErr w:type="spellEnd"/>
      <w:r w:rsidR="008A3429">
        <w:rPr>
          <w:lang w:val="en-CA"/>
        </w:rPr>
        <w:t xml:space="preserve">. </w:t>
      </w:r>
      <w:proofErr w:type="spellStart"/>
      <w:r w:rsidR="00E94379">
        <w:rPr>
          <w:lang w:val="en-CA"/>
        </w:rPr>
        <w:t>Multimix</w:t>
      </w:r>
      <w:proofErr w:type="spellEnd"/>
      <w:r w:rsidR="00E94379">
        <w:rPr>
          <w:lang w:val="en-CA"/>
        </w:rPr>
        <w:t xml:space="preserve"> or </w:t>
      </w:r>
      <w:proofErr w:type="spellStart"/>
      <w:r w:rsidR="00E94379">
        <w:rPr>
          <w:lang w:val="en-CA"/>
        </w:rPr>
        <w:t>binmix</w:t>
      </w:r>
      <w:proofErr w:type="spellEnd"/>
      <w:r w:rsidR="00E94379">
        <w:rPr>
          <w:lang w:val="en-CA"/>
        </w:rPr>
        <w:t xml:space="preserve"> models that i</w:t>
      </w:r>
      <w:r>
        <w:rPr>
          <w:lang w:val="en-CA"/>
        </w:rPr>
        <w:t>gnor</w:t>
      </w:r>
      <w:r w:rsidR="00E94379">
        <w:rPr>
          <w:lang w:val="en-CA"/>
        </w:rPr>
        <w:t>e</w:t>
      </w:r>
      <w:r>
        <w:rPr>
          <w:lang w:val="en-CA"/>
        </w:rPr>
        <w:t xml:space="preserve"> rare or </w:t>
      </w:r>
      <w:r w:rsidR="008A3429">
        <w:rPr>
          <w:lang w:val="en-CA"/>
        </w:rPr>
        <w:t>functionally unique</w:t>
      </w:r>
      <w:r>
        <w:rPr>
          <w:lang w:val="en-CA"/>
        </w:rPr>
        <w:t xml:space="preserve"> species could </w:t>
      </w:r>
      <w:r w:rsidR="00B1273F">
        <w:rPr>
          <w:lang w:val="en-CA"/>
        </w:rPr>
        <w:t xml:space="preserve">provide inaccurate </w:t>
      </w:r>
      <w:r w:rsidR="00585AE4">
        <w:rPr>
          <w:lang w:val="en-CA"/>
        </w:rPr>
        <w:t xml:space="preserve">estimates </w:t>
      </w:r>
      <w:r>
        <w:rPr>
          <w:lang w:val="en-CA"/>
        </w:rPr>
        <w:t xml:space="preserve">of </w:t>
      </w:r>
      <w:r w:rsidR="00E94379">
        <w:rPr>
          <w:lang w:val="en-CA"/>
        </w:rPr>
        <w:t xml:space="preserve">certain abundance drivers, </w:t>
      </w:r>
      <w:r w:rsidR="00FD231B">
        <w:rPr>
          <w:lang w:val="en-CA"/>
        </w:rPr>
        <w:t>for example, where rare insect species are more strongly impacted by changes in landscape complexity</w:t>
      </w:r>
      <w:r w:rsidR="00E94379">
        <w:rPr>
          <w:lang w:val="en-CA"/>
        </w:rPr>
        <w:t xml:space="preserve"> </w:t>
      </w:r>
      <w:r w:rsidR="00FD231B">
        <w:rPr>
          <w:lang w:val="en-CA"/>
        </w:rPr>
        <w:fldChar w:fldCharType="begin" w:fldLock="1"/>
      </w:r>
      <w:r w:rsidR="002D46EE">
        <w:rPr>
          <w:lang w:val="en-CA"/>
        </w:rPr>
        <w:instrText>ADDIN CSL_CITATION {"citationItems":[{"id":"ITEM-1","itemData":{"DOI":"10.1007/S10841-014-9734-5","ISSN":"15729753","abstract":"Our ecological knowledge is mainly based on studies about frequent and abundant species, while the vast majority of species are rare; moreover, rare species play crucial role in the evolutionary adaptation of communities to changing land use. Therefore, spatial scale-dependent studies on rare species from the same community may contribute to understanding rare species’ responses. At the same time, by taking into account the effect of landscape structure as well, results of such studies may ease the implementation of conservation management plans or environmental planning. In our research we aimed to assess and quantify the effects of local and landscape-level environmental variables on abundance, incidence and parasitism rates for rare parasitoids belonging to the same community. For this reason, we examined the parasitoid community exploiting the gall-inducing Diplolepisrosae to learn about rare species’ responses to environmental variables at different scales. We have found that local effects on rare species composition diminished while landscape effects increased compared to effects on common species from the same community. Similarly, specific responses of rare species revealed a higher impact of landscape-scale processes than in the case of common species. Although in the case of rare species it is difficult to recognize the effects of environmental changes across spatial scales due to their rarity, we have concluded that the latter are more sensitive to landscape-level changes than common species. Our study underlines the varying importance of environmental changes across spatial scales in the case of both rare and common species; hence rarity and commonness contribute significantly to drawing reliable conclusions about community and interaction patterns.","author":[{"dropping-particle":"","family":"László","given":"Z.","non-dropping-particle":"","parse-names":false,"suffix":""},{"dropping-particle":"","family":"Rákosy","given":"L.","non-dropping-particle":"","parse-names":false,"suffix":""},{"dropping-particle":"","family":"Tóthmérész","given":"B.","non-dropping-particle":"","parse-names":false,"suffix":""}],"container-title":"Journal of Insect Conservation","id":"ITEM-1","issue":"6","issued":{"date-parts":[["2014","12","2"]]},"page":"1203-1213","publisher":"Kluwer Academic Publishers","title":"Landscape and local variables benefit rare species and common ones differently","type":"article-journal","volume":"18"},"uris":["http://www.mendeley.com/documents/?uuid=1b9d8512-dfa8-3317-b450-9d48baeed42d"]}],"mendeley":{"formattedCitation":"(László, Rákosy, and Tóthmérész 2014)","plainTextFormattedCitation":"(László, Rákosy, and Tóthmérész 2014)","previouslyFormattedCitation":"(László, Rákosy, and Tóthmérész 2014)"},"properties":{"noteIndex":0},"schema":"https://github.com/citation-style-language/schema/raw/master/csl-citation.json"}</w:instrText>
      </w:r>
      <w:r w:rsidR="00FD231B">
        <w:rPr>
          <w:lang w:val="en-CA"/>
        </w:rPr>
        <w:fldChar w:fldCharType="separate"/>
      </w:r>
      <w:r w:rsidR="00FD231B" w:rsidRPr="00FD231B">
        <w:rPr>
          <w:noProof/>
          <w:lang w:val="en-CA"/>
        </w:rPr>
        <w:t>(László, Rákosy, and Tóthmérész 2014)</w:t>
      </w:r>
      <w:r w:rsidR="00FD231B">
        <w:rPr>
          <w:lang w:val="en-CA"/>
        </w:rPr>
        <w:fldChar w:fldCharType="end"/>
      </w:r>
      <w:r>
        <w:rPr>
          <w:lang w:val="en-CA"/>
        </w:rPr>
        <w:t xml:space="preserve">. In contrast to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models, GLMs do not require tracking detection historie</w:t>
      </w:r>
      <w:r w:rsidR="00A065BE">
        <w:rPr>
          <w:lang w:val="en-CA"/>
        </w:rPr>
        <w:t xml:space="preserve">s, allowing </w:t>
      </w:r>
      <w:r>
        <w:rPr>
          <w:lang w:val="en-CA"/>
        </w:rPr>
        <w:t xml:space="preserve">specimens </w:t>
      </w:r>
      <w:r w:rsidR="00A065BE">
        <w:rPr>
          <w:lang w:val="en-CA"/>
        </w:rPr>
        <w:t xml:space="preserve">to </w:t>
      </w:r>
      <w:r>
        <w:rPr>
          <w:lang w:val="en-CA"/>
        </w:rPr>
        <w:t>be removed from the field for identification</w:t>
      </w:r>
      <w:r w:rsidR="00FD231B">
        <w:rPr>
          <w:lang w:val="en-CA"/>
        </w:rPr>
        <w:t>,</w:t>
      </w:r>
      <w:r w:rsidR="00CD2ED7">
        <w:rPr>
          <w:lang w:val="en-CA"/>
        </w:rPr>
        <w:t xml:space="preserve"> thereby</w:t>
      </w:r>
      <w:r w:rsidR="00FD231B">
        <w:rPr>
          <w:lang w:val="en-CA"/>
        </w:rPr>
        <w:t xml:space="preserve"> </w:t>
      </w:r>
      <w:r w:rsidR="00CD2ED7">
        <w:rPr>
          <w:lang w:val="en-CA"/>
        </w:rPr>
        <w:t>allowing</w:t>
      </w:r>
      <w:r w:rsidR="00FD231B">
        <w:rPr>
          <w:lang w:val="en-CA"/>
        </w:rPr>
        <w:t xml:space="preserve"> full community samples</w:t>
      </w:r>
      <w:r>
        <w:rPr>
          <w:lang w:val="en-CA"/>
        </w:rPr>
        <w:t xml:space="preserve">. This reinforces that conventional GLMs are likely to remain widespread and important for studies of insect populations and communities. </w:t>
      </w:r>
    </w:p>
    <w:p w14:paraId="2B7EC853" w14:textId="5080F5D8" w:rsidR="00BD4EF1" w:rsidRDefault="00BD4EF1" w:rsidP="00BD4EF1">
      <w:pPr>
        <w:spacing w:line="480" w:lineRule="auto"/>
        <w:ind w:firstLine="720"/>
        <w:rPr>
          <w:lang w:val="en-CA"/>
        </w:rPr>
      </w:pPr>
      <w:proofErr w:type="spellStart"/>
      <w:r w:rsidRPr="008A3429">
        <w:rPr>
          <w:lang w:val="en-CA"/>
        </w:rPr>
        <w:t>Multimix</w:t>
      </w:r>
      <w:proofErr w:type="spellEnd"/>
      <w:r w:rsidRPr="008A3429">
        <w:rPr>
          <w:lang w:val="en-CA"/>
        </w:rPr>
        <w:t xml:space="preserve"> models 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00FD231B">
        <w:rPr>
          <w:lang w:val="en-CA"/>
        </w:rPr>
        <w:t xml:space="preserve"> </w:t>
      </w:r>
      <w:r w:rsidR="00FD231B">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FD231B">
        <w:rPr>
          <w:lang w:val="en-CA"/>
        </w:rPr>
        <w:fldChar w:fldCharType="separate"/>
      </w:r>
      <w:r w:rsidR="00FD231B" w:rsidRPr="00FD231B">
        <w:rPr>
          <w:noProof/>
          <w:lang w:val="en-CA"/>
        </w:rPr>
        <w:t>(Kery and Royle 2020)</w:t>
      </w:r>
      <w:r w:rsidR="00FD231B">
        <w:rPr>
          <w:lang w:val="en-CA"/>
        </w:rPr>
        <w:fldChar w:fldCharType="end"/>
      </w:r>
      <w:r w:rsidR="00FD231B">
        <w:rPr>
          <w:lang w:val="en-CA"/>
        </w:rPr>
        <w:t xml:space="preserve">. </w:t>
      </w:r>
      <w:r>
        <w:rPr>
          <w:lang w:val="en-CA"/>
        </w:rPr>
        <w:t>Distance sampling appears promising for insect studies and has been applied to bumble bees and butterflies</w:t>
      </w:r>
      <w:r w:rsidR="00FD231B">
        <w:rPr>
          <w:lang w:val="en-CA"/>
        </w:rPr>
        <w:t xml:space="preserve"> </w:t>
      </w:r>
      <w:r w:rsidR="00FD231B">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butterflies","type":"article-journal","volume":"11"},"uris":["http://www.mendeley.com/documents/?uuid=b65f2af6-c9e3-3e14-ad6c-4d7f7a774490"]}],"mendeley":{"formattedCitation":"(McNeil et al. 2019; Kral-O’Brien et al. 2020)","plainTextFormattedCitation":"(McNeil et al. 2019; Kral-O’Brien et al. 2020)","previouslyFormattedCitation":"(McNeil et al. 2019; Kral-O’Brien et al. 2020)"},"properties":{"noteIndex":0},"schema":"https://github.com/citation-style-language/schema/raw/master/csl-citation.json"}</w:instrText>
      </w:r>
      <w:r w:rsidR="00FD231B">
        <w:rPr>
          <w:lang w:val="en-CA"/>
        </w:rPr>
        <w:fldChar w:fldCharType="separate"/>
      </w:r>
      <w:r w:rsidR="00FD231B" w:rsidRPr="00FD231B">
        <w:rPr>
          <w:noProof/>
          <w:lang w:val="en-CA"/>
        </w:rPr>
        <w:t>(McNeil et al. 2019; Kral-O’Brien et al. 2020)</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line transect through a sampling area, recording the distance between the observer and sighted insects. Researchers then infer the detection probability from the observed pattern of distances </w:t>
      </w:r>
      <w:r w:rsidR="00FD231B">
        <w:rPr>
          <w:lang w:val="en-CA"/>
        </w:rPr>
        <w:fldChar w:fldCharType="begin" w:fldLock="1"/>
      </w:r>
      <w:r w:rsidR="00540122">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models","type":"book"},"uris":["http://www.mendeley.com/documents/?uuid=91016cbe-0b9b-497a-b808-658738883c67"]}],"mendeley":{"formattedCitation":"(Taron and Ries 2015; Kery and Royle 2020)","manualFormatting":"(Taron and Ries 2015; Kery and Royle 2020)","plainTextFormattedCitation":"(Taron and Ries 2015; Kery and Royle 2020)","previouslyFormattedCitation":"(Taron and Ries 2015; Kery and Royle 2020)"},"properties":{"noteIndex":0},"schema":"https://github.com/citation-style-language/schema/raw/master/csl-citation.json"}</w:instrText>
      </w:r>
      <w:r w:rsidR="00FD231B">
        <w:rPr>
          <w:lang w:val="en-CA"/>
        </w:rPr>
        <w:fldChar w:fldCharType="separate"/>
      </w:r>
      <w:r w:rsidR="008A3429" w:rsidRPr="008A3429">
        <w:rPr>
          <w:noProof/>
          <w:lang w:val="en-CA"/>
        </w:rPr>
        <w:t>(Taron and Ries 2015; Kery and Royle 2020)</w:t>
      </w:r>
      <w:r w:rsidR="00FD231B">
        <w:rPr>
          <w:lang w:val="en-CA"/>
        </w:rPr>
        <w:fldChar w:fldCharType="end"/>
      </w:r>
      <w:r>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 surveys, and it does not require </w:t>
      </w:r>
      <w:r>
        <w:rPr>
          <w:lang w:val="en-CA"/>
        </w:rPr>
        <w:lastRenderedPageBreak/>
        <w:t xml:space="preserve">defining discrete sampling area boundaries </w:t>
      </w:r>
      <w:r w:rsidR="00FD231B">
        <w:rPr>
          <w:lang w:val="en-CA"/>
        </w:rPr>
        <w:fldChar w:fldCharType="begin" w:fldLock="1"/>
      </w:r>
      <w:r w:rsidR="00FD231B">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FD231B">
        <w:rPr>
          <w:lang w:val="en-CA"/>
        </w:rPr>
        <w:fldChar w:fldCharType="separate"/>
      </w:r>
      <w:r w:rsidR="00FD231B" w:rsidRPr="00FD231B">
        <w:rPr>
          <w:noProof/>
          <w:lang w:val="en-CA"/>
        </w:rPr>
        <w:t>(Taron and Ries 2015)</w:t>
      </w:r>
      <w:r w:rsidR="00FD231B">
        <w:rPr>
          <w:lang w:val="en-CA"/>
        </w:rPr>
        <w:fldChar w:fldCharType="end"/>
      </w:r>
      <w:r>
        <w:rPr>
          <w:lang w:val="en-CA"/>
        </w:rPr>
        <w:t xml:space="preserve">. One </w:t>
      </w:r>
      <w:r w:rsidR="005F4F36">
        <w:rPr>
          <w:lang w:val="en-CA"/>
        </w:rPr>
        <w:t xml:space="preserve">key </w:t>
      </w:r>
      <w:r>
        <w:rPr>
          <w:lang w:val="en-CA"/>
        </w:rPr>
        <w:t xml:space="preserve">drawback is that distance sampling requires visual identification without capture, possibly explaining why this method has not been applied to insects other than butterflies and bumble bees, which are relatively large and </w:t>
      </w:r>
      <w:r w:rsidR="005F4F36">
        <w:rPr>
          <w:lang w:val="en-CA"/>
        </w:rPr>
        <w:t>oftentimes can be</w:t>
      </w:r>
      <w:r>
        <w:rPr>
          <w:lang w:val="en-CA"/>
        </w:rPr>
        <w:t xml:space="preserve"> identified from </w:t>
      </w:r>
      <w:r w:rsidR="005F4F36">
        <w:rPr>
          <w:lang w:val="en-CA"/>
        </w:rPr>
        <w:t xml:space="preserve">distinctive </w:t>
      </w:r>
      <w:r>
        <w:rPr>
          <w:lang w:val="en-CA"/>
        </w:rPr>
        <w:t>colour</w:t>
      </w:r>
      <w:r w:rsidR="005F4F36">
        <w:rPr>
          <w:lang w:val="en-CA"/>
        </w:rPr>
        <w:t>ation</w:t>
      </w:r>
      <w:r>
        <w:rPr>
          <w:lang w:val="en-CA"/>
        </w:rPr>
        <w:t xml:space="preserve"> patterns.  </w:t>
      </w:r>
    </w:p>
    <w:p w14:paraId="1BD83C9A" w14:textId="45AEABDF" w:rsidR="002F5BEA" w:rsidRDefault="00FD231B" w:rsidP="00A03CE3">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B1273F">
        <w:rPr>
          <w:lang w:val="en-CA"/>
        </w:rPr>
        <w:t xml:space="preserve">A </w:t>
      </w:r>
      <w:proofErr w:type="spellStart"/>
      <w:r w:rsidR="00B1273F">
        <w:rPr>
          <w:lang w:val="en-CA"/>
        </w:rPr>
        <w:t>m</w:t>
      </w:r>
      <w:r w:rsidR="004C4F15">
        <w:rPr>
          <w:lang w:val="en-CA"/>
        </w:rPr>
        <w:t>ultimix</w:t>
      </w:r>
      <w:proofErr w:type="spellEnd"/>
      <w:r w:rsidR="004C4F15">
        <w:rPr>
          <w:lang w:val="en-CA"/>
        </w:rPr>
        <w:t xml:space="preserve"> model for mark-recapture data and a </w:t>
      </w:r>
      <w:proofErr w:type="spellStart"/>
      <w:r w:rsidR="004C4F15">
        <w:rPr>
          <w:lang w:val="en-CA"/>
        </w:rPr>
        <w:t>binmix</w:t>
      </w:r>
      <w:proofErr w:type="spellEnd"/>
      <w:r w:rsidR="004C4F15">
        <w:rPr>
          <w:lang w:val="en-CA"/>
        </w:rPr>
        <w:t xml:space="preserve"> model for repeat counts estimated that w</w:t>
      </w:r>
      <w:r w:rsidR="00BD4EF1">
        <w:rPr>
          <w:lang w:val="en-CA"/>
        </w:rPr>
        <w:t xml:space="preserve">ild bees </w:t>
      </w:r>
      <w:r>
        <w:rPr>
          <w:lang w:val="en-CA"/>
        </w:rPr>
        <w:t>were</w:t>
      </w:r>
      <w:r w:rsidR="00BD4EF1">
        <w:rPr>
          <w:lang w:val="en-CA"/>
        </w:rPr>
        <w:t xml:space="preserve"> </w:t>
      </w:r>
      <w:r>
        <w:rPr>
          <w:lang w:val="en-CA"/>
        </w:rPr>
        <w:t>easier to detect in restored habitats with</w:t>
      </w:r>
      <w:r w:rsidR="00BD4EF1">
        <w:rPr>
          <w:lang w:val="en-CA"/>
        </w:rPr>
        <w:t xml:space="preserve"> </w:t>
      </w:r>
      <w:r>
        <w:rPr>
          <w:lang w:val="en-CA"/>
        </w:rPr>
        <w:t>taller vegetation and more floral resources</w:t>
      </w:r>
      <w:r w:rsidR="00BD4EF1">
        <w:rPr>
          <w:lang w:val="en-CA"/>
        </w:rPr>
        <w:t xml:space="preserve">. </w:t>
      </w:r>
      <w:r w:rsidR="00CD2ED7">
        <w:rPr>
          <w:lang w:val="en-CA"/>
        </w:rPr>
        <w:t>Generalized linear models</w:t>
      </w:r>
      <w:r w:rsidR="004C4F15">
        <w:rPr>
          <w:lang w:val="en-CA"/>
        </w:rPr>
        <w:t xml:space="preserve">, which do not account for detection effects, overestimated the impact of restoration on bee abundance. Compared to </w:t>
      </w:r>
      <w:proofErr w:type="spellStart"/>
      <w:r w:rsidR="004C4F15">
        <w:rPr>
          <w:lang w:val="en-CA"/>
        </w:rPr>
        <w:t>binmix</w:t>
      </w:r>
      <w:proofErr w:type="spellEnd"/>
      <w:r w:rsidR="004C4F15">
        <w:rPr>
          <w:lang w:val="en-CA"/>
        </w:rPr>
        <w:t xml:space="preserve"> detection models, </w:t>
      </w:r>
      <w:proofErr w:type="spellStart"/>
      <w:r w:rsidR="004C4F15">
        <w:rPr>
          <w:lang w:val="en-CA"/>
        </w:rPr>
        <w:t>m</w:t>
      </w:r>
      <w:r w:rsidR="00BD4EF1">
        <w:rPr>
          <w:lang w:val="en-CA"/>
        </w:rPr>
        <w:t>ultimix</w:t>
      </w:r>
      <w:proofErr w:type="spellEnd"/>
      <w:r w:rsidR="004C4F15">
        <w:rPr>
          <w:lang w:val="en-CA"/>
        </w:rPr>
        <w:t xml:space="preserve"> models </w:t>
      </w:r>
      <w:r w:rsidR="00BD4EF1">
        <w:rPr>
          <w:lang w:val="en-CA"/>
        </w:rPr>
        <w:t xml:space="preserve">were more precise and were also more robust to </w:t>
      </w:r>
      <w:r w:rsidR="005F4F36">
        <w:rPr>
          <w:lang w:val="en-CA"/>
        </w:rPr>
        <w:t xml:space="preserve">population closure violations that can be caused by </w:t>
      </w:r>
      <w:r w:rsidR="00BD4EF1">
        <w:rPr>
          <w:lang w:val="en-CA"/>
        </w:rPr>
        <w:t xml:space="preserve">movement or mortality of insects. Therefore, to account for detection bias, we recommend the use of </w:t>
      </w:r>
      <w:proofErr w:type="spellStart"/>
      <w:r w:rsidR="00BD4EF1">
        <w:rPr>
          <w:lang w:val="en-CA"/>
        </w:rPr>
        <w:t>multimix</w:t>
      </w:r>
      <w:proofErr w:type="spellEnd"/>
      <w:r w:rsidR="00BD4EF1">
        <w:rPr>
          <w:lang w:val="en-CA"/>
        </w:rPr>
        <w:t xml:space="preserve"> approaches especially when insect mobility exceeds the 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approaches a</w:t>
      </w:r>
      <w:r>
        <w:rPr>
          <w:lang w:val="en-CA"/>
        </w:rPr>
        <w:t xml:space="preserve">re </w:t>
      </w:r>
      <w:r w:rsidR="005F4F36">
        <w:rPr>
          <w:lang w:val="en-CA"/>
        </w:rPr>
        <w:t xml:space="preserve">especially </w:t>
      </w:r>
      <w:r w:rsidR="00BD4EF1">
        <w:rPr>
          <w:lang w:val="en-CA"/>
        </w:rPr>
        <w:t xml:space="preserve">challenging to implement. </w:t>
      </w:r>
      <w:r w:rsidR="00BD4EF1" w:rsidRPr="00DB0D9A">
        <w:rPr>
          <w:lang w:val="en-CA"/>
        </w:rPr>
        <w:t xml:space="preserve">New approaches for </w:t>
      </w:r>
      <w:r w:rsidR="00BD4EF1">
        <w:rPr>
          <w:lang w:val="en-CA"/>
        </w:rPr>
        <w:t>collecting mark-recapture data</w:t>
      </w:r>
      <w:r w:rsidR="000A314B">
        <w:rPr>
          <w:lang w:val="en-CA"/>
        </w:rPr>
        <w:t xml:space="preserve"> such as </w:t>
      </w:r>
      <w:r w:rsidR="000A314B" w:rsidRPr="00DB0D9A">
        <w:rPr>
          <w:lang w:val="en-CA"/>
        </w:rPr>
        <w:t>photographic</w:t>
      </w:r>
      <w:r w:rsidR="000A314B">
        <w:rPr>
          <w:lang w:val="en-CA"/>
        </w:rPr>
        <w:t xml:space="preserve"> and 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0A314B">
        <w:rPr>
          <w:lang w:val="en-CA"/>
        </w:rPr>
        <w:t xml:space="preserve">reduce </w:t>
      </w:r>
      <w:r w:rsidR="00BD4EF1">
        <w:rPr>
          <w:lang w:val="en-CA"/>
        </w:rPr>
        <w:t xml:space="preserve">these burdens </w:t>
      </w:r>
      <w:r w:rsidR="004C4F15">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4C4F15" w:rsidRPr="004C4F15">
        <w:rPr>
          <w:noProof/>
          <w:lang w:val="en-CA"/>
        </w:rPr>
        <w:t>(Wildman et al. 2024)</w:t>
      </w:r>
      <w:r w:rsidR="004C4F15">
        <w:rPr>
          <w:lang w:val="en-CA"/>
        </w:rPr>
        <w:fldChar w:fldCharType="end"/>
      </w:r>
      <w:r w:rsidR="00BD4EF1">
        <w:rPr>
          <w:lang w:val="en-CA"/>
        </w:rPr>
        <w:t xml:space="preserve">. Alternatively, researchers could use </w:t>
      </w:r>
      <w:r w:rsidR="00CD2ED7">
        <w:rPr>
          <w:lang w:val="en-CA"/>
        </w:rPr>
        <w:t xml:space="preserve">other </w:t>
      </w:r>
      <w:r w:rsidR="0067261D">
        <w:rPr>
          <w:lang w:val="en-CA"/>
        </w:rPr>
        <w:t xml:space="preserve">techniques </w:t>
      </w:r>
      <w:r w:rsidR="00CD2ED7">
        <w:rPr>
          <w:lang w:val="en-CA"/>
        </w:rPr>
        <w:t xml:space="preserve">that do not require tracking individual detection histories, </w:t>
      </w:r>
      <w:r w:rsidR="0067261D">
        <w:rPr>
          <w:lang w:val="en-CA"/>
        </w:rPr>
        <w:t xml:space="preserve">such as </w:t>
      </w:r>
      <w:r w:rsidR="007643A0">
        <w:rPr>
          <w:lang w:val="en-CA"/>
        </w:rPr>
        <w:t>distance sampling</w:t>
      </w:r>
      <w:r w:rsidR="00CD2ED7">
        <w:rPr>
          <w:lang w:val="en-CA"/>
        </w:rPr>
        <w:t xml:space="preserve"> </w:t>
      </w:r>
      <w:r w:rsidR="004C4F15">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4C4F15">
        <w:rPr>
          <w:lang w:val="en-CA"/>
        </w:rPr>
        <w:fldChar w:fldCharType="separate"/>
      </w:r>
      <w:r w:rsidR="004C4F15" w:rsidRPr="004C4F15">
        <w:rPr>
          <w:noProof/>
          <w:lang w:val="en-CA"/>
        </w:rPr>
        <w:t>(Kral-O’Brien et al. 2020)</w:t>
      </w:r>
      <w:r w:rsidR="004C4F15">
        <w:rPr>
          <w:lang w:val="en-CA"/>
        </w:rPr>
        <w:fldChar w:fldCharType="end"/>
      </w:r>
      <w:r w:rsidR="00BD4EF1" w:rsidRPr="00DB0D9A">
        <w:rPr>
          <w:lang w:val="en-CA"/>
        </w:rPr>
        <w:t>. Integrated model</w:t>
      </w:r>
      <w:r w:rsidR="0067261D">
        <w:rPr>
          <w:lang w:val="en-CA"/>
        </w:rPr>
        <w:t>ling approaches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67261D">
        <w:rPr>
          <w:lang w:val="en-CA"/>
        </w:rPr>
        <w:t xml:space="preserve">be useful, since they allow researchers </w:t>
      </w:r>
      <w:r w:rsidR="00BD4EF1" w:rsidRPr="00DB0D9A">
        <w:rPr>
          <w:lang w:val="en-CA"/>
        </w:rPr>
        <w:t xml:space="preserve">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with more simple count data from a larger number of </w:t>
      </w:r>
      <w:r w:rsidR="007643A0">
        <w:rPr>
          <w:lang w:val="en-CA"/>
        </w:rPr>
        <w:t>sampling units</w:t>
      </w:r>
      <w:r w:rsidR="00BD4EF1">
        <w:rPr>
          <w:lang w:val="en-CA"/>
        </w:rPr>
        <w:t xml:space="preserve"> </w:t>
      </w:r>
      <w:r w:rsidR="00A03CE3">
        <w:rPr>
          <w:lang w:val="en-CA"/>
        </w:rPr>
        <w:fldChar w:fldCharType="begin" w:fldLock="1"/>
      </w:r>
      <w:r w:rsidR="00540122">
        <w:rPr>
          <w:lang w:val="en-CA"/>
        </w:rPr>
        <w:instrText>ADDIN CSL_CITATION {"citationItems":[{"id":"ITEM-1","itemData":{"DOI":"10.1111/J.0006-341X.2002.00540.X","ISSN":"1541-0420","PMID":"12229988","abstract":"In studies of wild animals, one frequently encounters both census and mark-recapture-recovery data. We show how a state-space model for census data in combination with the usual multinomial-based models for ring-recovery data provide estimates of productivity not available from either type of data alone. The approach is illustrated on two British bird species. For the lapwing, we calibrate how its recent decline could be due to a decrease in productivity. For the heron, there is no evidence for a decline in productivity, and the combined analysis increases significantly the strength of logistic regressions of survival on winter severity.","author":[{"dropping-particle":"","family":"Besbeas","given":"P.","non-dropping-particle":"","parse-names":false,"suffix":""},{"dropping-particle":"","family":"Freeman","given":"S. N.","non-dropping-particle":"","parse-names":false,"suffix":""},{"dropping-particle":"","family":"Morgan","given":"B. J.T.","non-dropping-particle":"","parse-names":false,"suffix":""},{"dropping-particle":"","family":"Catchpole","given":"E. A.","non-dropping-particle":"","parse-names":false,"suffix":""}],"container-title":"Biometrics","id":"ITEM-1","issue":"3","issued":{"date-parts":[["2002","9","1"]]},"page":"540-547","publisher":"John Wiley &amp; Sons, Ltd","title":"Integrating Mark–Recapture–Recovery and Census Data to Estimate Animal Abundance and Demographic Parameters","type":"article-journal","volume":"58"},"uris":["http://www.mendeley.com/documents/?uuid=8e593caa-d6b8-3217-ad61-33b731490d44"]},{"id":"ITEM-2","itemData":{"DOI":"10.1002/ECY.3769","ISSN":"1939-9170","PMID":"35620844","abstract":"Abundance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-2","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communities","type":"article-journal","volume":"103"},"uris":["http://www.mendeley.com/documents/?uuid=dbce76c7-0a66-360e-9607-e8b560143eeb"]}],"mendeley":{"formattedCitation":"(Besbeas et al. 2002; Jarrett et al. 2022)","plainTextFormattedCitation":"(Besbeas et al. 2002; Jarrett et al. 2022)","previouslyFormattedCitation":"(Besbeas et al. 2002; Jarrett et al. 2022)"},"properties":{"noteIndex":0},"schema":"https://github.com/citation-style-language/schema/raw/master/csl-citation.json"}</w:instrText>
      </w:r>
      <w:r w:rsidR="00A03CE3">
        <w:rPr>
          <w:lang w:val="en-CA"/>
        </w:rPr>
        <w:fldChar w:fldCharType="separate"/>
      </w:r>
      <w:r w:rsidR="00A03CE3" w:rsidRPr="00A03CE3">
        <w:rPr>
          <w:noProof/>
          <w:lang w:val="en-CA"/>
        </w:rPr>
        <w:t>(Besbeas et al. 2002; 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D4EF1">
        <w:rPr>
          <w:lang w:val="en-CA"/>
        </w:rPr>
        <w:t xml:space="preserve">. Our study </w:t>
      </w:r>
      <w:r w:rsidR="00355EE7">
        <w:rPr>
          <w:lang w:val="en-CA"/>
        </w:rPr>
        <w:t xml:space="preserve">demonstrates </w:t>
      </w:r>
      <w:r w:rsidR="00BD4EF1">
        <w:rPr>
          <w:lang w:val="en-CA"/>
        </w:rPr>
        <w:t xml:space="preserve">that this can be achieved by </w:t>
      </w:r>
      <w:r w:rsidR="005F4F36">
        <w:rPr>
          <w:lang w:val="en-CA"/>
        </w:rPr>
        <w:t xml:space="preserve">prioritizing </w:t>
      </w:r>
      <w:r w:rsidR="00BD4EF1">
        <w:rPr>
          <w:lang w:val="en-CA"/>
        </w:rPr>
        <w:t>increas</w:t>
      </w:r>
      <w:r w:rsidR="005F4F36">
        <w:rPr>
          <w:lang w:val="en-CA"/>
        </w:rPr>
        <w:t>ed</w:t>
      </w:r>
      <w:r w:rsidR="00BD4EF1">
        <w:rPr>
          <w:lang w:val="en-CA"/>
        </w:rPr>
        <w:t xml:space="preserve"> sampling intensity</w:t>
      </w:r>
      <w:r w:rsidR="005F4F36">
        <w:rPr>
          <w:lang w:val="en-CA"/>
        </w:rPr>
        <w:t xml:space="preserve"> over increased number of study sites</w:t>
      </w:r>
      <w:r w:rsidR="00BD4EF1">
        <w:rPr>
          <w:lang w:val="en-CA"/>
        </w:rPr>
        <w:t>. By accounting for or minimizing detection biases, researche</w:t>
      </w:r>
      <w:r w:rsidR="00A03CE3">
        <w:rPr>
          <w:lang w:val="en-CA"/>
        </w:rPr>
        <w:t>r</w:t>
      </w:r>
      <w:r w:rsidR="00BD4EF1">
        <w:rPr>
          <w:lang w:val="en-CA"/>
        </w:rPr>
        <w:t>s can provide</w:t>
      </w:r>
      <w:r w:rsidR="00355EE7">
        <w:rPr>
          <w:lang w:val="en-CA"/>
        </w:rPr>
        <w:t xml:space="preserve"> </w:t>
      </w:r>
      <w:r w:rsidR="00355EE7">
        <w:rPr>
          <w:lang w:val="en-CA"/>
        </w:rPr>
        <w:lastRenderedPageBreak/>
        <w:t>the</w:t>
      </w:r>
      <w:r w:rsidR="00BD4EF1">
        <w:rPr>
          <w:lang w:val="en-CA"/>
        </w:rPr>
        <w:t xml:space="preserve"> accurate and precise </w:t>
      </w:r>
      <w:r>
        <w:rPr>
          <w:lang w:val="en-CA"/>
        </w:rPr>
        <w:t xml:space="preserve">evidence that is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p>
    <w:p w14:paraId="0795D129" w14:textId="41891237" w:rsidR="0017490F" w:rsidRPr="0017490F" w:rsidRDefault="0017490F" w:rsidP="0017490F">
      <w:pPr>
        <w:spacing w:line="480" w:lineRule="auto"/>
        <w:rPr>
          <w:b/>
          <w:bCs/>
          <w:lang w:val="en-CA"/>
        </w:rPr>
      </w:pPr>
      <w:r>
        <w:rPr>
          <w:b/>
          <w:bCs/>
          <w:lang w:val="en-CA"/>
        </w:rPr>
        <w:t xml:space="preserve">Acknowledgements: </w:t>
      </w:r>
      <w:r w:rsidRPr="0017490F">
        <w:rPr>
          <w:lang w:val="en-CA"/>
        </w:rPr>
        <w:t xml:space="preserve">Jack Tupper, Krista Voth, and Jo Fitzgibbons </w:t>
      </w:r>
      <w:r>
        <w:rPr>
          <w:lang w:val="en-CA"/>
        </w:rPr>
        <w:t xml:space="preserve">from the City of Vancouver </w:t>
      </w:r>
      <w:r w:rsidRPr="0017490F">
        <w:rPr>
          <w:lang w:val="en-CA"/>
        </w:rPr>
        <w:t>assisted with</w:t>
      </w:r>
      <w:r>
        <w:rPr>
          <w:b/>
          <w:bCs/>
          <w:lang w:val="en-CA"/>
        </w:rPr>
        <w:t xml:space="preserve"> </w:t>
      </w:r>
      <w:r>
        <w:rPr>
          <w:lang w:val="en-CA"/>
        </w:rPr>
        <w:t>access to the field study sites.</w:t>
      </w:r>
      <w:r>
        <w:rPr>
          <w:b/>
          <w:bCs/>
          <w:lang w:val="en-CA"/>
        </w:rPr>
        <w:t xml:space="preserve"> </w:t>
      </w:r>
      <w:r>
        <w:rPr>
          <w:lang w:val="en-CA"/>
        </w:rPr>
        <w:t xml:space="preserve">Jessica </w:t>
      </w:r>
      <w:proofErr w:type="spellStart"/>
      <w:r>
        <w:rPr>
          <w:lang w:val="en-CA"/>
        </w:rPr>
        <w:t>DeBiasio</w:t>
      </w:r>
      <w:proofErr w:type="spellEnd"/>
      <w:r>
        <w:rPr>
          <w:lang w:val="en-CA"/>
        </w:rPr>
        <w:t xml:space="preserve">, Erin McHugh, and Daniel Yiyang Shen assisted with field work. Juli Carrillo and Claire Kremen provided valuable feedback throughout.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 an NSERC graduate student fellowship and RDS was supported by an NSERC Discovery Grant.</w:t>
      </w:r>
    </w:p>
    <w:p w14:paraId="3291FC6E" w14:textId="7979835F" w:rsidR="00F75794" w:rsidRDefault="00F75794" w:rsidP="008C4499">
      <w:pPr>
        <w:rPr>
          <w:b/>
          <w:bCs/>
          <w:lang w:val="en-CA"/>
        </w:rPr>
      </w:pPr>
      <w:r>
        <w:rPr>
          <w:b/>
          <w:bCs/>
          <w:lang w:val="en-CA"/>
        </w:rPr>
        <w:t>References</w:t>
      </w:r>
    </w:p>
    <w:p w14:paraId="3892932B" w14:textId="3B2BA151" w:rsidR="00B97F30" w:rsidRPr="00B97F30" w:rsidRDefault="00F75794" w:rsidP="00B97F30">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B97F30" w:rsidRPr="00B97F30">
        <w:rPr>
          <w:rFonts w:ascii="Aptos" w:hAnsi="Aptos" w:cs="Times New Roman"/>
          <w:noProof/>
          <w:kern w:val="0"/>
        </w:rPr>
        <w:t xml:space="preserve">Barker, R., M. Schofield, W. Link, and J. Sauer. 2018. “On the Reliability of N-Mixture Models for Count Data.” </w:t>
      </w:r>
      <w:r w:rsidR="00B97F30" w:rsidRPr="00B97F30">
        <w:rPr>
          <w:rFonts w:ascii="Aptos" w:hAnsi="Aptos" w:cs="Times New Roman"/>
          <w:i/>
          <w:iCs/>
          <w:noProof/>
          <w:kern w:val="0"/>
        </w:rPr>
        <w:t>Biometrics</w:t>
      </w:r>
      <w:r w:rsidR="00B97F30" w:rsidRPr="00B97F30">
        <w:rPr>
          <w:rFonts w:ascii="Aptos" w:hAnsi="Aptos" w:cs="Times New Roman"/>
          <w:noProof/>
          <w:kern w:val="0"/>
        </w:rPr>
        <w:t xml:space="preserve"> 74 (1): 369–77. https://doi.org/10.1111/BIOM.12734.</w:t>
      </w:r>
    </w:p>
    <w:p w14:paraId="6A24BC80"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Besbeas, P., S. N. Freeman, B. J.T. Morgan, and E. A. Catchpole. 2002. “Integrating Mark–Recapture–Recovery and Census Data to Estimate Animal Abundance and Demographic Parameters.” </w:t>
      </w:r>
      <w:r w:rsidRPr="00B97F30">
        <w:rPr>
          <w:rFonts w:ascii="Aptos" w:hAnsi="Aptos" w:cs="Times New Roman"/>
          <w:i/>
          <w:iCs/>
          <w:noProof/>
          <w:kern w:val="0"/>
        </w:rPr>
        <w:t>Biometrics</w:t>
      </w:r>
      <w:r w:rsidRPr="00B97F30">
        <w:rPr>
          <w:rFonts w:ascii="Aptos" w:hAnsi="Aptos" w:cs="Times New Roman"/>
          <w:noProof/>
          <w:kern w:val="0"/>
        </w:rPr>
        <w:t xml:space="preserve"> 58 (3): 540–47. https://doi.org/10.1111/J.0006-341X.2002.00540.X.</w:t>
      </w:r>
    </w:p>
    <w:p w14:paraId="1E605936"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Biesmeijer, J. C., S. P.M. Roberts, M. Reemer, R. Ohlemüller, M. Edwards, T. Peeters, A. P. Schaffers, et al. 2006. “Parallel Declines in Pollinators and Insect-Pollinated Plants in Britain and the Netherlands.” </w:t>
      </w:r>
      <w:r w:rsidRPr="00B97F30">
        <w:rPr>
          <w:rFonts w:ascii="Aptos" w:hAnsi="Aptos" w:cs="Times New Roman"/>
          <w:i/>
          <w:iCs/>
          <w:noProof/>
          <w:kern w:val="0"/>
        </w:rPr>
        <w:t>Science</w:t>
      </w:r>
      <w:r w:rsidRPr="00B97F30">
        <w:rPr>
          <w:rFonts w:ascii="Aptos" w:hAnsi="Aptos" w:cs="Times New Roman"/>
          <w:noProof/>
          <w:kern w:val="0"/>
        </w:rPr>
        <w:t xml:space="preserve"> 313 (5785): 351–54. https://doi.org/10.1126/science.1127863.</w:t>
      </w:r>
    </w:p>
    <w:p w14:paraId="714B36DE"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Blaauw, B., and R. Isaacs. 2014. “Flower Plantings Increase Wild Bee Abundance and the Pollination Services Provided to a Pollination-Dependent Crop.” </w:t>
      </w:r>
      <w:r w:rsidRPr="00B97F30">
        <w:rPr>
          <w:rFonts w:ascii="Aptos" w:hAnsi="Aptos" w:cs="Times New Roman"/>
          <w:i/>
          <w:iCs/>
          <w:noProof/>
          <w:kern w:val="0"/>
        </w:rPr>
        <w:t>Journal of Applied Ecology</w:t>
      </w:r>
      <w:r w:rsidRPr="00B97F30">
        <w:rPr>
          <w:rFonts w:ascii="Aptos" w:hAnsi="Aptos" w:cs="Times New Roman"/>
          <w:noProof/>
          <w:kern w:val="0"/>
        </w:rPr>
        <w:t xml:space="preserve"> 51 (4): 890–98. https://doi.org/10.1111/1365-2664.12257.</w:t>
      </w:r>
    </w:p>
    <w:p w14:paraId="6D84E313"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Bolker, B., M. Brooks, C. Clark, S. Geange, J. Poulsen, M. Stevens, and J. White. 2009. “Generalized Linear Mixed Models: A Practical Guide for Ecology and Evolution.” </w:t>
      </w:r>
      <w:r w:rsidRPr="00B97F30">
        <w:rPr>
          <w:rFonts w:ascii="Aptos" w:hAnsi="Aptos" w:cs="Times New Roman"/>
          <w:i/>
          <w:iCs/>
          <w:noProof/>
          <w:kern w:val="0"/>
        </w:rPr>
        <w:t>Trends in Ecology and Evolution</w:t>
      </w:r>
      <w:r w:rsidRPr="00B97F30">
        <w:rPr>
          <w:rFonts w:ascii="Aptos" w:hAnsi="Aptos" w:cs="Times New Roman"/>
          <w:noProof/>
          <w:kern w:val="0"/>
        </w:rPr>
        <w:t xml:space="preserve"> 24 (3): 127–35. https://doi.org/10.1016/J.TREE.2008.10.008.</w:t>
      </w:r>
    </w:p>
    <w:p w14:paraId="1E0836A2"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Bötsch, Y., L. Jenni, and M. Kéry. 2020. “Field Evaluation of Abundance Estimates under Binomial and Multinomial N-Mixture Models.” </w:t>
      </w:r>
      <w:r w:rsidRPr="00B97F30">
        <w:rPr>
          <w:rFonts w:ascii="Aptos" w:hAnsi="Aptos" w:cs="Times New Roman"/>
          <w:i/>
          <w:iCs/>
          <w:noProof/>
          <w:kern w:val="0"/>
        </w:rPr>
        <w:t>Ibis</w:t>
      </w:r>
      <w:r w:rsidRPr="00B97F30">
        <w:rPr>
          <w:rFonts w:ascii="Aptos" w:hAnsi="Aptos" w:cs="Times New Roman"/>
          <w:noProof/>
          <w:kern w:val="0"/>
        </w:rPr>
        <w:t xml:space="preserve"> 162 (3): 902–10. https://doi.org/10.1111/ibi.12802.</w:t>
      </w:r>
    </w:p>
    <w:p w14:paraId="3C249987"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Briggs, E., C. Baranski, O. Schaetz, G. Garrison, J. Collazo, and E. Youngsteadt. 2022. “Estimating Bee Abundance: Can Mark-Recapture Methods Validate Common Sampling Protocols?” </w:t>
      </w:r>
      <w:r w:rsidRPr="00B97F30">
        <w:rPr>
          <w:rFonts w:ascii="Aptos" w:hAnsi="Aptos" w:cs="Times New Roman"/>
          <w:i/>
          <w:iCs/>
          <w:noProof/>
          <w:kern w:val="0"/>
        </w:rPr>
        <w:t>Apidologie</w:t>
      </w:r>
      <w:r w:rsidRPr="00B97F30">
        <w:rPr>
          <w:rFonts w:ascii="Aptos" w:hAnsi="Aptos" w:cs="Times New Roman"/>
          <w:noProof/>
          <w:kern w:val="0"/>
        </w:rPr>
        <w:t xml:space="preserve"> 53 (1): 10. https://doi.org/10.1007/s13592-022-00919-4.</w:t>
      </w:r>
    </w:p>
    <w:p w14:paraId="63229E1E"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Brown, J., C. Threlfall, L. Harrison, J. Baumann, and N. Williams. 2024. “Rapid Responses of Bees and Butterflies but Not Birds to Targeted Urban Road Verge Habitat Enhancements.” </w:t>
      </w:r>
      <w:r w:rsidRPr="00B97F30">
        <w:rPr>
          <w:rFonts w:ascii="Aptos" w:hAnsi="Aptos" w:cs="Times New Roman"/>
          <w:i/>
          <w:iCs/>
          <w:noProof/>
          <w:kern w:val="0"/>
        </w:rPr>
        <w:t>Journal of Applied Ecology</w:t>
      </w:r>
      <w:r w:rsidRPr="00B97F30">
        <w:rPr>
          <w:rFonts w:ascii="Aptos" w:hAnsi="Aptos" w:cs="Times New Roman"/>
          <w:noProof/>
          <w:kern w:val="0"/>
        </w:rPr>
        <w:t>. https://doi.org/10.1111/1365-2664.14648.</w:t>
      </w:r>
    </w:p>
    <w:p w14:paraId="4218C914"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Cane, J., R. Minckley, and L. Kervin. 2000. “Sampling Bees (Hymenoptera: Apiformes) for Pollinator Community Studies: Pitfalls of Pan-Trapping.” </w:t>
      </w:r>
      <w:r w:rsidRPr="00B97F30">
        <w:rPr>
          <w:rFonts w:ascii="Aptos" w:hAnsi="Aptos" w:cs="Times New Roman"/>
          <w:i/>
          <w:iCs/>
          <w:noProof/>
          <w:kern w:val="0"/>
        </w:rPr>
        <w:t>Journal of the Kansas Entomological Society</w:t>
      </w:r>
      <w:r w:rsidRPr="00B97F30">
        <w:rPr>
          <w:rFonts w:ascii="Aptos" w:hAnsi="Aptos" w:cs="Times New Roman"/>
          <w:noProof/>
          <w:kern w:val="0"/>
        </w:rPr>
        <w:t xml:space="preserve"> 73 </w:t>
      </w:r>
      <w:r w:rsidRPr="00B97F30">
        <w:rPr>
          <w:rFonts w:ascii="Aptos" w:hAnsi="Aptos" w:cs="Times New Roman"/>
          <w:noProof/>
          <w:kern w:val="0"/>
        </w:rPr>
        <w:lastRenderedPageBreak/>
        <w:t>(4): 225–31. https://www.jstor.org/stable/25085973.</w:t>
      </w:r>
    </w:p>
    <w:p w14:paraId="4BE6D87C"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Cloutier, S., P. Mendes, J. Cimon-Morin, S. Pellerin, V. Fournier, and M. Poulin. 2024. “Assessing the Contribution of Lawns and Semi-Natural Meadows to Bee, Wasp, and Flower Fly Communities across Different Landscapes.” </w:t>
      </w:r>
      <w:r w:rsidRPr="00B97F30">
        <w:rPr>
          <w:rFonts w:ascii="Aptos" w:hAnsi="Aptos" w:cs="Times New Roman"/>
          <w:i/>
          <w:iCs/>
          <w:noProof/>
          <w:kern w:val="0"/>
        </w:rPr>
        <w:t>Urban Ecosystems</w:t>
      </w:r>
      <w:r w:rsidRPr="00B97F30">
        <w:rPr>
          <w:rFonts w:ascii="Aptos" w:hAnsi="Aptos" w:cs="Times New Roman"/>
          <w:noProof/>
          <w:kern w:val="0"/>
        </w:rPr>
        <w:t>, 1–18. https://doi.org/10.1007/s11252-024-01516-2.</w:t>
      </w:r>
    </w:p>
    <w:p w14:paraId="720BED2D"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Cormack, R. M. 1964. “Estimates of Survival from the Sighting of Marked Animals.” </w:t>
      </w:r>
      <w:r w:rsidRPr="00B97F30">
        <w:rPr>
          <w:rFonts w:ascii="Aptos" w:hAnsi="Aptos" w:cs="Times New Roman"/>
          <w:i/>
          <w:iCs/>
          <w:noProof/>
          <w:kern w:val="0"/>
        </w:rPr>
        <w:t>Biometrika</w:t>
      </w:r>
      <w:r w:rsidRPr="00B97F30">
        <w:rPr>
          <w:rFonts w:ascii="Aptos" w:hAnsi="Aptos" w:cs="Times New Roman"/>
          <w:noProof/>
          <w:kern w:val="0"/>
        </w:rPr>
        <w:t xml:space="preserve"> 51 (3/4): 429. https://doi.org/10.2307/2334149.</w:t>
      </w:r>
    </w:p>
    <w:p w14:paraId="4E96D946"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Duarte, A., M. Adams, and J. Peterson. 2018. “Fitting N-Mixture Models to Count Data with Unmodeled Heterogeneity: Bias, Diagnostics, and Alternative Approaches.” </w:t>
      </w:r>
      <w:r w:rsidRPr="00B97F30">
        <w:rPr>
          <w:rFonts w:ascii="Aptos" w:hAnsi="Aptos" w:cs="Times New Roman"/>
          <w:i/>
          <w:iCs/>
          <w:noProof/>
          <w:kern w:val="0"/>
        </w:rPr>
        <w:t>Ecological Modelling</w:t>
      </w:r>
      <w:r w:rsidRPr="00B97F30">
        <w:rPr>
          <w:rFonts w:ascii="Aptos" w:hAnsi="Aptos" w:cs="Times New Roman"/>
          <w:noProof/>
          <w:kern w:val="0"/>
        </w:rPr>
        <w:t xml:space="preserve"> 374 (April): 51–59. https://doi.org/10.1016/J.ECOLMODEL.2018.02.007.</w:t>
      </w:r>
    </w:p>
    <w:p w14:paraId="0C1A2B13"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Ehl, Stefan, Stephanie I.J. Holzhauer, Nils Ryrholm, and Thomas Schmitt. 2019. “Phenology, Mobility and Behaviour of the Arcto-Alpine Species Boloria Napaea in Its Arctic Habitat.” </w:t>
      </w:r>
      <w:r w:rsidRPr="00B97F30">
        <w:rPr>
          <w:rFonts w:ascii="Aptos" w:hAnsi="Aptos" w:cs="Times New Roman"/>
          <w:i/>
          <w:iCs/>
          <w:noProof/>
          <w:kern w:val="0"/>
        </w:rPr>
        <w:t>Scientific Reports 2019 9:1</w:t>
      </w:r>
      <w:r w:rsidRPr="00B97F30">
        <w:rPr>
          <w:rFonts w:ascii="Aptos" w:hAnsi="Aptos" w:cs="Times New Roman"/>
          <w:noProof/>
          <w:kern w:val="0"/>
        </w:rPr>
        <w:t xml:space="preserve"> 9 (1): 1–9. https://doi.org/10.1038/s41598-019-40508-7.</w:t>
      </w:r>
    </w:p>
    <w:p w14:paraId="62F326CE"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Fogarty, F., and E. Fleishman. 2021. “Bias in Estimated Breeding-Bird Abundance from Closure-Assumption Violations.” </w:t>
      </w:r>
      <w:r w:rsidRPr="00B97F30">
        <w:rPr>
          <w:rFonts w:ascii="Aptos" w:hAnsi="Aptos" w:cs="Times New Roman"/>
          <w:i/>
          <w:iCs/>
          <w:noProof/>
          <w:kern w:val="0"/>
        </w:rPr>
        <w:t>Ecological Indicators</w:t>
      </w:r>
      <w:r w:rsidRPr="00B97F30">
        <w:rPr>
          <w:rFonts w:ascii="Aptos" w:hAnsi="Aptos" w:cs="Times New Roman"/>
          <w:noProof/>
          <w:kern w:val="0"/>
        </w:rPr>
        <w:t xml:space="preserve"> 131 (November): 108170. https://doi.org/10.1016/J.ECOLIND.2021.108170.</w:t>
      </w:r>
    </w:p>
    <w:p w14:paraId="2524A1CD"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Gall, L. 1984. “The Effects of Capturing and Marking on Subsequent Activity in Boloria Acrocnema (Lepidoptera: Nymphalidae), with a Comparison of Different Numerical Models That Estimate Population Size.” </w:t>
      </w:r>
      <w:r w:rsidRPr="00B97F30">
        <w:rPr>
          <w:rFonts w:ascii="Aptos" w:hAnsi="Aptos" w:cs="Times New Roman"/>
          <w:i/>
          <w:iCs/>
          <w:noProof/>
          <w:kern w:val="0"/>
        </w:rPr>
        <w:t>Biological Conservation</w:t>
      </w:r>
      <w:r w:rsidRPr="00B97F30">
        <w:rPr>
          <w:rFonts w:ascii="Aptos" w:hAnsi="Aptos" w:cs="Times New Roman"/>
          <w:noProof/>
          <w:kern w:val="0"/>
        </w:rPr>
        <w:t xml:space="preserve"> 28 (2): 139–54. https://doi.org/10.1016/0006-3207(84)90032-6.</w:t>
      </w:r>
    </w:p>
    <w:p w14:paraId="095FFDB5"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Gelman, A., J. Hill, and A. Vehtari. 2020. </w:t>
      </w:r>
      <w:r w:rsidRPr="00B97F30">
        <w:rPr>
          <w:rFonts w:ascii="Aptos" w:hAnsi="Aptos" w:cs="Times New Roman"/>
          <w:i/>
          <w:iCs/>
          <w:noProof/>
          <w:kern w:val="0"/>
        </w:rPr>
        <w:t>Regression and Other Stories</w:t>
      </w:r>
      <w:r w:rsidRPr="00B97F30">
        <w:rPr>
          <w:rFonts w:ascii="Aptos" w:hAnsi="Aptos" w:cs="Times New Roman"/>
          <w:noProof/>
          <w:kern w:val="0"/>
        </w:rPr>
        <w:t>. Cambridge University Press.</w:t>
      </w:r>
    </w:p>
    <w:p w14:paraId="4294C020"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Greenleaf, S., N. Williams, R. Winfree, and C. Kremen. 2007. “Bee Foraging Ranges and Their Relationship to Body Size.” </w:t>
      </w:r>
      <w:r w:rsidRPr="00B97F30">
        <w:rPr>
          <w:rFonts w:ascii="Aptos" w:hAnsi="Aptos" w:cs="Times New Roman"/>
          <w:i/>
          <w:iCs/>
          <w:noProof/>
          <w:kern w:val="0"/>
        </w:rPr>
        <w:t>Oecologia</w:t>
      </w:r>
      <w:r w:rsidRPr="00B97F30">
        <w:rPr>
          <w:rFonts w:ascii="Aptos" w:hAnsi="Aptos" w:cs="Times New Roman"/>
          <w:noProof/>
          <w:kern w:val="0"/>
        </w:rPr>
        <w:t xml:space="preserve"> 153: 589–96. https://doi.org/10.1007/s00442-007-0752-9.</w:t>
      </w:r>
    </w:p>
    <w:p w14:paraId="5F9B6E61"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Haddad, N., B. Hudgens, C. Damiani, K. Gross, D. Kuefler, and K. Pollock. 2008. “Determining Optimal Population Monitoring for Rare Butterflies.” </w:t>
      </w:r>
      <w:r w:rsidRPr="00B97F30">
        <w:rPr>
          <w:rFonts w:ascii="Aptos" w:hAnsi="Aptos" w:cs="Times New Roman"/>
          <w:i/>
          <w:iCs/>
          <w:noProof/>
          <w:kern w:val="0"/>
        </w:rPr>
        <w:t>Conservation Biology</w:t>
      </w:r>
      <w:r w:rsidRPr="00B97F30">
        <w:rPr>
          <w:rFonts w:ascii="Aptos" w:hAnsi="Aptos" w:cs="Times New Roman"/>
          <w:noProof/>
          <w:kern w:val="0"/>
        </w:rPr>
        <w:t xml:space="preserve"> 22 (4): 929–40. https://doi.org/10.1111/J.1523-1739.2008.00932.X.</w:t>
      </w:r>
    </w:p>
    <w:p w14:paraId="68E66883"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Hamm, C. 2013. “Estimating Abundance of the Federally Endangered Mitchell’s Satyr Butterfly Using Hierarchical Distance Sampling.” </w:t>
      </w:r>
      <w:r w:rsidRPr="00B97F30">
        <w:rPr>
          <w:rFonts w:ascii="Aptos" w:hAnsi="Aptos" w:cs="Times New Roman"/>
          <w:i/>
          <w:iCs/>
          <w:noProof/>
          <w:kern w:val="0"/>
        </w:rPr>
        <w:t>Insect Conservation and Diversity</w:t>
      </w:r>
      <w:r w:rsidRPr="00B97F30">
        <w:rPr>
          <w:rFonts w:ascii="Aptos" w:hAnsi="Aptos" w:cs="Times New Roman"/>
          <w:noProof/>
          <w:kern w:val="0"/>
        </w:rPr>
        <w:t xml:space="preserve"> 6 (5): 619–26. https://doi.org/10.1111/ICAD.12017.</w:t>
      </w:r>
    </w:p>
    <w:p w14:paraId="6A444B4B"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Heer, P., J. Pellet, A. Sierro, and R. Arlettaz. 2013. “Evidence-Based Assessment of Butterfly Habitat Restoration to Enhance Management Practices.” </w:t>
      </w:r>
      <w:r w:rsidRPr="00B97F30">
        <w:rPr>
          <w:rFonts w:ascii="Aptos" w:hAnsi="Aptos" w:cs="Times New Roman"/>
          <w:i/>
          <w:iCs/>
          <w:noProof/>
          <w:kern w:val="0"/>
        </w:rPr>
        <w:t>Biodiversity and Conservation</w:t>
      </w:r>
      <w:r w:rsidRPr="00B97F30">
        <w:rPr>
          <w:rFonts w:ascii="Aptos" w:hAnsi="Aptos" w:cs="Times New Roman"/>
          <w:noProof/>
          <w:kern w:val="0"/>
        </w:rPr>
        <w:t xml:space="preserve"> 22 (1): 239–52. https://doi.org/10.1007/S10531-012-0417-9.</w:t>
      </w:r>
    </w:p>
    <w:p w14:paraId="5909770D"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Heinrich, B. 1979. “Resource Heterogeneity and Patterns of Movement in Foraging Bumblebees.” </w:t>
      </w:r>
      <w:r w:rsidRPr="00B97F30">
        <w:rPr>
          <w:rFonts w:ascii="Aptos" w:hAnsi="Aptos" w:cs="Times New Roman"/>
          <w:i/>
          <w:iCs/>
          <w:noProof/>
          <w:kern w:val="0"/>
        </w:rPr>
        <w:t>Oecologia</w:t>
      </w:r>
      <w:r w:rsidRPr="00B97F30">
        <w:rPr>
          <w:rFonts w:ascii="Aptos" w:hAnsi="Aptos" w:cs="Times New Roman"/>
          <w:noProof/>
          <w:kern w:val="0"/>
        </w:rPr>
        <w:t xml:space="preserve"> 40 (3): 235–45. https://doi.org/10.1007/BF00345321/METRICS.</w:t>
      </w:r>
    </w:p>
    <w:p w14:paraId="5B2922C2"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Hocking, D., J. Crawford, W. Peterman, J. Milanovich, and M. Joseph. 2021. “Abundance of Montane Salamanders over an Elevational Gradient.” </w:t>
      </w:r>
      <w:r w:rsidRPr="00B97F30">
        <w:rPr>
          <w:rFonts w:ascii="Aptos" w:hAnsi="Aptos" w:cs="Times New Roman"/>
          <w:i/>
          <w:iCs/>
          <w:noProof/>
          <w:kern w:val="0"/>
        </w:rPr>
        <w:t>1378 | Ecology and Evolution</w:t>
      </w:r>
      <w:r w:rsidRPr="00B97F30">
        <w:rPr>
          <w:rFonts w:ascii="Aptos" w:hAnsi="Aptos" w:cs="Times New Roman"/>
          <w:noProof/>
          <w:kern w:val="0"/>
        </w:rPr>
        <w:t xml:space="preserve"> 11: 1378–91. https://doi.org/10.1002/ece3.7142.</w:t>
      </w:r>
    </w:p>
    <w:p w14:paraId="5427620A"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Hyjazie, B., and R. Sargent. 2022. “Floral Resources Predict the Local Bee Community: </w:t>
      </w:r>
      <w:r w:rsidRPr="00B97F30">
        <w:rPr>
          <w:rFonts w:ascii="Aptos" w:hAnsi="Aptos" w:cs="Times New Roman"/>
          <w:noProof/>
          <w:kern w:val="0"/>
        </w:rPr>
        <w:lastRenderedPageBreak/>
        <w:t xml:space="preserve">Implications for Conservation.” </w:t>
      </w:r>
      <w:r w:rsidRPr="00B97F30">
        <w:rPr>
          <w:rFonts w:ascii="Aptos" w:hAnsi="Aptos" w:cs="Times New Roman"/>
          <w:i/>
          <w:iCs/>
          <w:noProof/>
          <w:kern w:val="0"/>
        </w:rPr>
        <w:t>Biological Conservation</w:t>
      </w:r>
      <w:r w:rsidRPr="00B97F30">
        <w:rPr>
          <w:rFonts w:ascii="Aptos" w:hAnsi="Aptos" w:cs="Times New Roman"/>
          <w:noProof/>
          <w:kern w:val="0"/>
        </w:rPr>
        <w:t xml:space="preserve"> 273: 109679. https://doi.org/10.1016/j.biocon.2022.109679.</w:t>
      </w:r>
    </w:p>
    <w:p w14:paraId="05E8F340"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Isaac, N., K. Cruickshanks, A. Weddle, Marcus R., T. Brereton, R. Dennis, D. Shuker, and C. Thomas. 2011. “Distance Sampling and the Challenge of Monitoring Butterfly Populations.” </w:t>
      </w:r>
      <w:r w:rsidRPr="00B97F30">
        <w:rPr>
          <w:rFonts w:ascii="Aptos" w:hAnsi="Aptos" w:cs="Times New Roman"/>
          <w:i/>
          <w:iCs/>
          <w:noProof/>
          <w:kern w:val="0"/>
        </w:rPr>
        <w:t>Methods in Ecology and Evolution</w:t>
      </w:r>
      <w:r w:rsidRPr="00B97F30">
        <w:rPr>
          <w:rFonts w:ascii="Aptos" w:hAnsi="Aptos" w:cs="Times New Roman"/>
          <w:noProof/>
          <w:kern w:val="0"/>
        </w:rPr>
        <w:t xml:space="preserve"> 2 (6): 585–94. https://doi.org/10.1111/J.2041-210X.2011.00109.X.</w:t>
      </w:r>
    </w:p>
    <w:p w14:paraId="54C89B04"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Jarrett, C., D. Haydon, J. Morales, D. Ferreira, F. Forzi, A. Welch, L. Powell, and J. Matthiopoulos. 2022. “Integration of Mark–Recapture and Acoustic Detections for Unbiased Population Estimation in Animal Communities.” </w:t>
      </w:r>
      <w:r w:rsidRPr="00B97F30">
        <w:rPr>
          <w:rFonts w:ascii="Aptos" w:hAnsi="Aptos" w:cs="Times New Roman"/>
          <w:i/>
          <w:iCs/>
          <w:noProof/>
          <w:kern w:val="0"/>
        </w:rPr>
        <w:t>Ecology</w:t>
      </w:r>
      <w:r w:rsidRPr="00B97F30">
        <w:rPr>
          <w:rFonts w:ascii="Aptos" w:hAnsi="Aptos" w:cs="Times New Roman"/>
          <w:noProof/>
          <w:kern w:val="0"/>
        </w:rPr>
        <w:t xml:space="preserve"> 103 (10): e3769. https://doi.org/10.1002/ECY.3769.</w:t>
      </w:r>
    </w:p>
    <w:p w14:paraId="2EEFCE35"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Joshi, N., T. Leslie, E. Rajotte, M. Kammerer, M. Otieno, and D. Biddinger. 2015. “Comparative Trapping Efficiency to Characterize Bee Abundance, Diversity, and Community Composition in Apple Orchards.” </w:t>
      </w:r>
      <w:r w:rsidRPr="00B97F30">
        <w:rPr>
          <w:rFonts w:ascii="Aptos" w:hAnsi="Aptos" w:cs="Times New Roman"/>
          <w:i/>
          <w:iCs/>
          <w:noProof/>
          <w:kern w:val="0"/>
        </w:rPr>
        <w:t>Annals of the Entomological Society of America</w:t>
      </w:r>
      <w:r w:rsidRPr="00B97F30">
        <w:rPr>
          <w:rFonts w:ascii="Aptos" w:hAnsi="Aptos" w:cs="Times New Roman"/>
          <w:noProof/>
          <w:kern w:val="0"/>
        </w:rPr>
        <w:t xml:space="preserve"> 108 (5): 785–99. https://doi.org/10.1093/AESA/SAV057.</w:t>
      </w:r>
    </w:p>
    <w:p w14:paraId="40C6945B"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Kellner, K., A. Smith, J. A. Royle, M. Kéry, J. Belant, and R. Chandler. 2023. “The Unmarked R Package: Twelve Years of Advances in Occurrence and Abundance Modelling in Ecology.” </w:t>
      </w:r>
      <w:r w:rsidRPr="00B97F30">
        <w:rPr>
          <w:rFonts w:ascii="Aptos" w:hAnsi="Aptos" w:cs="Times New Roman"/>
          <w:i/>
          <w:iCs/>
          <w:noProof/>
          <w:kern w:val="0"/>
        </w:rPr>
        <w:t>Methods in Ecology and Evolution</w:t>
      </w:r>
      <w:r w:rsidRPr="00B97F30">
        <w:rPr>
          <w:rFonts w:ascii="Aptos" w:hAnsi="Aptos" w:cs="Times New Roman"/>
          <w:noProof/>
          <w:kern w:val="0"/>
        </w:rPr>
        <w:t xml:space="preserve"> 14 (6): 1408–15. https://doi.org/10.1111/2041-210X.14123.</w:t>
      </w:r>
    </w:p>
    <w:p w14:paraId="1D363D61"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Kery, M. 2017. “Identifiability in N-Mixture Models: A Large-Scale Screening Test with Bird Data.” https://doi.org/10.1002/ecy.2093.</w:t>
      </w:r>
    </w:p>
    <w:p w14:paraId="44DD6F4E"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Kery, M., and J. A. Royle. 2010. “Hierarchical Modelling and Estimation of Abundance and Population Trends in Metapopulation Designs.” </w:t>
      </w:r>
      <w:r w:rsidRPr="00B97F30">
        <w:rPr>
          <w:rFonts w:ascii="Aptos" w:hAnsi="Aptos" w:cs="Times New Roman"/>
          <w:i/>
          <w:iCs/>
          <w:noProof/>
          <w:kern w:val="0"/>
        </w:rPr>
        <w:t>Journal of Animal Ecology</w:t>
      </w:r>
      <w:r w:rsidRPr="00B97F30">
        <w:rPr>
          <w:rFonts w:ascii="Aptos" w:hAnsi="Aptos" w:cs="Times New Roman"/>
          <w:noProof/>
          <w:kern w:val="0"/>
        </w:rPr>
        <w:t xml:space="preserve"> 79: 453–61. https://doi.org/10.1111/j.1365-2656.2009.01632.x.</w:t>
      </w:r>
    </w:p>
    <w:p w14:paraId="7E03DE98"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 2020. </w:t>
      </w:r>
      <w:r w:rsidRPr="00B97F30">
        <w:rPr>
          <w:rFonts w:ascii="Aptos" w:hAnsi="Aptos" w:cs="Times New Roman"/>
          <w:i/>
          <w:iCs/>
          <w:noProof/>
          <w:kern w:val="0"/>
        </w:rPr>
        <w:t>Applied Hierarchical Modeling in Ecology: Analysis of Distribution, Abundance and Species Richness in R and BUGS: Volume 2: Dynamic and Advanced Models</w:t>
      </w:r>
      <w:r w:rsidRPr="00B97F30">
        <w:rPr>
          <w:rFonts w:ascii="Aptos" w:hAnsi="Aptos" w:cs="Times New Roman"/>
          <w:noProof/>
          <w:kern w:val="0"/>
        </w:rPr>
        <w:t>. Academic Press.</w:t>
      </w:r>
    </w:p>
    <w:p w14:paraId="757F768F"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Koh, I., E. Lonsdorf, N. Williams, C. Brittain, R. Isaacs, J. Gibbs, and T. Ricketts. 2016. “Modeling the Status, Trends, and Impacts of Wild Bee Abundance in the United States.” </w:t>
      </w:r>
      <w:r w:rsidRPr="00B97F30">
        <w:rPr>
          <w:rFonts w:ascii="Aptos" w:hAnsi="Aptos" w:cs="Times New Roman"/>
          <w:i/>
          <w:iCs/>
          <w:noProof/>
          <w:kern w:val="0"/>
        </w:rPr>
        <w:t>PNAS</w:t>
      </w:r>
      <w:r w:rsidRPr="00B97F30">
        <w:rPr>
          <w:rFonts w:ascii="Aptos" w:hAnsi="Aptos" w:cs="Times New Roman"/>
          <w:noProof/>
          <w:kern w:val="0"/>
        </w:rPr>
        <w:t xml:space="preserve"> 113 (1): 140–45. https://doi.org/10.1073/pnas.1517685113.</w:t>
      </w:r>
    </w:p>
    <w:p w14:paraId="35F44A34"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Kral-O’Brien, K., B. Karasch, T. Hovick, R. Moranz, and J. Harmon. 2020. “Morphological Traits Determine Detectability Bias in North American Grassland Butterflies.” </w:t>
      </w:r>
      <w:r w:rsidRPr="00B97F30">
        <w:rPr>
          <w:rFonts w:ascii="Aptos" w:hAnsi="Aptos" w:cs="Times New Roman"/>
          <w:i/>
          <w:iCs/>
          <w:noProof/>
          <w:kern w:val="0"/>
        </w:rPr>
        <w:t>Ecosphere</w:t>
      </w:r>
      <w:r w:rsidRPr="00B97F30">
        <w:rPr>
          <w:rFonts w:ascii="Aptos" w:hAnsi="Aptos" w:cs="Times New Roman"/>
          <w:noProof/>
          <w:kern w:val="0"/>
        </w:rPr>
        <w:t xml:space="preserve"> 11 (12): e03304. https://doi.org/10.1002/ECS2.3304.</w:t>
      </w:r>
    </w:p>
    <w:p w14:paraId="77CF8946"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Larsson, M., and M. Franzén. 2008. “Estimating the Population Size of Specialised Solitary Bees.” </w:t>
      </w:r>
      <w:r w:rsidRPr="00B97F30">
        <w:rPr>
          <w:rFonts w:ascii="Aptos" w:hAnsi="Aptos" w:cs="Times New Roman"/>
          <w:i/>
          <w:iCs/>
          <w:noProof/>
          <w:kern w:val="0"/>
        </w:rPr>
        <w:t>Ecological Entomology</w:t>
      </w:r>
      <w:r w:rsidRPr="00B97F30">
        <w:rPr>
          <w:rFonts w:ascii="Aptos" w:hAnsi="Aptos" w:cs="Times New Roman"/>
          <w:noProof/>
          <w:kern w:val="0"/>
        </w:rPr>
        <w:t xml:space="preserve"> 33 (2): 232–38. https://doi.org/10.1111/J.1365-2311.2007.00956.X.</w:t>
      </w:r>
    </w:p>
    <w:p w14:paraId="6FD24135"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László, Z., L. Rákosy, and B. Tóthmérész. 2014. “Landscape and Local Variables Benefit Rare Species and Common Ones Differently.” </w:t>
      </w:r>
      <w:r w:rsidRPr="00B97F30">
        <w:rPr>
          <w:rFonts w:ascii="Aptos" w:hAnsi="Aptos" w:cs="Times New Roman"/>
          <w:i/>
          <w:iCs/>
          <w:noProof/>
          <w:kern w:val="0"/>
        </w:rPr>
        <w:t>Journal of Insect Conservation</w:t>
      </w:r>
      <w:r w:rsidRPr="00B97F30">
        <w:rPr>
          <w:rFonts w:ascii="Aptos" w:hAnsi="Aptos" w:cs="Times New Roman"/>
          <w:noProof/>
          <w:kern w:val="0"/>
        </w:rPr>
        <w:t xml:space="preserve"> 18 (6): 1203–13. https://doi.org/10.1007/S10841-014-9734-5.</w:t>
      </w:r>
    </w:p>
    <w:p w14:paraId="701C74FA"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Lincoln, F. C. 1930. “Calculating Waterfowl Abundance on the Basis of Banding Returns.” Washington DC.</w:t>
      </w:r>
    </w:p>
    <w:p w14:paraId="0EC09C3A"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Link, W., M. Schofield, R. Barker, and J. Sauer. 2018. “On the Robustness of N-Mixture Models.” </w:t>
      </w:r>
      <w:r w:rsidRPr="00B97F30">
        <w:rPr>
          <w:rFonts w:ascii="Aptos" w:hAnsi="Aptos" w:cs="Times New Roman"/>
          <w:i/>
          <w:iCs/>
          <w:noProof/>
          <w:kern w:val="0"/>
        </w:rPr>
        <w:t>Ecology</w:t>
      </w:r>
      <w:r w:rsidRPr="00B97F30">
        <w:rPr>
          <w:rFonts w:ascii="Aptos" w:hAnsi="Aptos" w:cs="Times New Roman"/>
          <w:noProof/>
          <w:kern w:val="0"/>
        </w:rPr>
        <w:t xml:space="preserve"> 99 (7): 1547–51. https://doi.org/10.1002/ECY.2362.</w:t>
      </w:r>
    </w:p>
    <w:p w14:paraId="0E3604DC"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lastRenderedPageBreak/>
        <w:t xml:space="preserve">Madsen, L., and J. A. Royle. 2023. “A Review of N-Mixture Models.” </w:t>
      </w:r>
      <w:r w:rsidRPr="00B97F30">
        <w:rPr>
          <w:rFonts w:ascii="Aptos" w:hAnsi="Aptos" w:cs="Times New Roman"/>
          <w:i/>
          <w:iCs/>
          <w:noProof/>
          <w:kern w:val="0"/>
        </w:rPr>
        <w:t>Wiley Interdisciplinary Reviews: Computational Statistics</w:t>
      </w:r>
      <w:r w:rsidRPr="00B97F30">
        <w:rPr>
          <w:rFonts w:ascii="Aptos" w:hAnsi="Aptos" w:cs="Times New Roman"/>
          <w:noProof/>
          <w:kern w:val="0"/>
        </w:rPr>
        <w:t xml:space="preserve"> 15 (6): e1625. https://doi.org/10.1002/WICS.1625.</w:t>
      </w:r>
    </w:p>
    <w:p w14:paraId="496530B5"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Manica, M., B. Caputo, A. Screti, F. Filipponi, R. Rosà, A. Solimini, A. della Torre, and M. Blangiardo. 2019. “Applying the N-Mixture Model Approach to Estimate Mosquito Population Absolute Abundance from Monitoring Data.” </w:t>
      </w:r>
      <w:r w:rsidRPr="00B97F30">
        <w:rPr>
          <w:rFonts w:ascii="Aptos" w:hAnsi="Aptos" w:cs="Times New Roman"/>
          <w:i/>
          <w:iCs/>
          <w:noProof/>
          <w:kern w:val="0"/>
        </w:rPr>
        <w:t>Journal of Applied Ecology</w:t>
      </w:r>
      <w:r w:rsidRPr="00B97F30">
        <w:rPr>
          <w:rFonts w:ascii="Aptos" w:hAnsi="Aptos" w:cs="Times New Roman"/>
          <w:noProof/>
          <w:kern w:val="0"/>
        </w:rPr>
        <w:t xml:space="preserve"> 56 (9): 2225–35. https://doi.org/10.1111/1365-2664.13454.</w:t>
      </w:r>
    </w:p>
    <w:p w14:paraId="4A0A5FDA"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Markovits, C., N. Dorian, and E. Crone. 2025. “Roads Are Partial Barriers to Foraging Solitary Bees in an Urban Landscape.” </w:t>
      </w:r>
      <w:r w:rsidRPr="00B97F30">
        <w:rPr>
          <w:rFonts w:ascii="Aptos" w:hAnsi="Aptos" w:cs="Times New Roman"/>
          <w:i/>
          <w:iCs/>
          <w:noProof/>
          <w:kern w:val="0"/>
        </w:rPr>
        <w:t>Oecologia</w:t>
      </w:r>
      <w:r w:rsidRPr="00B97F30">
        <w:rPr>
          <w:rFonts w:ascii="Aptos" w:hAnsi="Aptos" w:cs="Times New Roman"/>
          <w:noProof/>
          <w:kern w:val="0"/>
        </w:rPr>
        <w:t xml:space="preserve"> 207 (1): 1–11. https://doi.org/10.1007/S00442-024-05652-6.</w:t>
      </w:r>
    </w:p>
    <w:p w14:paraId="0B0C0EB5"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Mccravy, K. 2018. “A Review of Sampling and Monitoring Methods for Beneficial Arthropods in Agroecosystems.” </w:t>
      </w:r>
      <w:r w:rsidRPr="00B97F30">
        <w:rPr>
          <w:rFonts w:ascii="Aptos" w:hAnsi="Aptos" w:cs="Times New Roman"/>
          <w:i/>
          <w:iCs/>
          <w:noProof/>
          <w:kern w:val="0"/>
        </w:rPr>
        <w:t>Insects</w:t>
      </w:r>
      <w:r w:rsidRPr="00B97F30">
        <w:rPr>
          <w:rFonts w:ascii="Aptos" w:hAnsi="Aptos" w:cs="Times New Roman"/>
          <w:noProof/>
          <w:kern w:val="0"/>
        </w:rPr>
        <w:t xml:space="preserve"> 9 (4): 170. https://doi.org/10.3390/insects9040170.</w:t>
      </w:r>
    </w:p>
    <w:p w14:paraId="689CE76E"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Mccune, F., É. Normandin, M. Mazerolle, and V. Fournier. 2020. “Response of Wild Bee Communities to Beekeeping, Urbanization, and Flower Availability.” </w:t>
      </w:r>
      <w:r w:rsidRPr="00B97F30">
        <w:rPr>
          <w:rFonts w:ascii="Aptos" w:hAnsi="Aptos" w:cs="Times New Roman"/>
          <w:i/>
          <w:iCs/>
          <w:noProof/>
          <w:kern w:val="0"/>
        </w:rPr>
        <w:t>Urban Ecosystems</w:t>
      </w:r>
      <w:r w:rsidRPr="00B97F30">
        <w:rPr>
          <w:rFonts w:ascii="Aptos" w:hAnsi="Aptos" w:cs="Times New Roman"/>
          <w:noProof/>
          <w:kern w:val="0"/>
        </w:rPr>
        <w:t xml:space="preserve"> 23: 39–54. https://doi.org/10.1007/s11252-019-00909-y.</w:t>
      </w:r>
    </w:p>
    <w:p w14:paraId="66675135"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McNeil, D., Cl. Otto, E. Moser, K. Urban-Mead, D. King, A. Rodewald, and J. Larkin. 2019. “Distance Models as a Tool for Modelling Detection Probability and Density of Native Bumblebees.” </w:t>
      </w:r>
      <w:r w:rsidRPr="00B97F30">
        <w:rPr>
          <w:rFonts w:ascii="Aptos" w:hAnsi="Aptos" w:cs="Times New Roman"/>
          <w:i/>
          <w:iCs/>
          <w:noProof/>
          <w:kern w:val="0"/>
        </w:rPr>
        <w:t>Journal of Applied Entomology</w:t>
      </w:r>
      <w:r w:rsidRPr="00B97F30">
        <w:rPr>
          <w:rFonts w:ascii="Aptos" w:hAnsi="Aptos" w:cs="Times New Roman"/>
          <w:noProof/>
          <w:kern w:val="0"/>
        </w:rPr>
        <w:t xml:space="preserve"> 143 (3): 225–35. https://doi.org/10.1111/JEN.12583.</w:t>
      </w:r>
    </w:p>
    <w:p w14:paraId="24A34DD3"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Mimnagh, N., A. Parnell, and E. Prado. 2023. “Bayesian N-Mixture Models Applied to Estimating Insect Abundance.” In </w:t>
      </w:r>
      <w:r w:rsidRPr="00B97F30">
        <w:rPr>
          <w:rFonts w:ascii="Aptos" w:hAnsi="Aptos" w:cs="Times New Roman"/>
          <w:i/>
          <w:iCs/>
          <w:noProof/>
          <w:kern w:val="0"/>
        </w:rPr>
        <w:t>Modelling Insect Populations in Agricultural Landscapes</w:t>
      </w:r>
      <w:r w:rsidRPr="00B97F30">
        <w:rPr>
          <w:rFonts w:ascii="Aptos" w:hAnsi="Aptos" w:cs="Times New Roman"/>
          <w:noProof/>
          <w:kern w:val="0"/>
        </w:rPr>
        <w:t>, 185–210. Springer International Publishing. https://doi.org/10.1007/978-3-031-43098-5_10.</w:t>
      </w:r>
    </w:p>
    <w:p w14:paraId="27ED5CE3"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Morton, A. C. 1982. “The Effects of Marking and Capture on Recapture Frequencies of Butterflies.” </w:t>
      </w:r>
      <w:r w:rsidRPr="00B97F30">
        <w:rPr>
          <w:rFonts w:ascii="Aptos" w:hAnsi="Aptos" w:cs="Times New Roman"/>
          <w:i/>
          <w:iCs/>
          <w:noProof/>
          <w:kern w:val="0"/>
        </w:rPr>
        <w:t>Oecologia</w:t>
      </w:r>
      <w:r w:rsidRPr="00B97F30">
        <w:rPr>
          <w:rFonts w:ascii="Aptos" w:hAnsi="Aptos" w:cs="Times New Roman"/>
          <w:noProof/>
          <w:kern w:val="0"/>
        </w:rPr>
        <w:t xml:space="preserve"> 53 (1): 105–10. https://doi.org/10.1007/BF00377143.</w:t>
      </w:r>
    </w:p>
    <w:p w14:paraId="58114402"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Nowicki, P., J. Settele, P. Henry, and M. Woyciechowski. 2008. “Butterfly Monitoring Methods: The Ideal and the Real World.” </w:t>
      </w:r>
      <w:r w:rsidRPr="00B97F30">
        <w:rPr>
          <w:rFonts w:ascii="Aptos" w:hAnsi="Aptos" w:cs="Times New Roman"/>
          <w:i/>
          <w:iCs/>
          <w:noProof/>
          <w:kern w:val="0"/>
        </w:rPr>
        <w:t>Israel Journal of Ecology &amp; Evolution</w:t>
      </w:r>
      <w:r w:rsidRPr="00B97F30">
        <w:rPr>
          <w:rFonts w:ascii="Aptos" w:hAnsi="Aptos" w:cs="Times New Roman"/>
          <w:noProof/>
          <w:kern w:val="0"/>
        </w:rPr>
        <w:t xml:space="preserve"> 54 (1): 69–88. https://doi.org/10.1560/IJEE.54.1.69.</w:t>
      </w:r>
    </w:p>
    <w:p w14:paraId="296AEEDF"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Ogilvie, J., and J. Thomson. 2016. “Site Fidelity by Bees Drives Pollination Facilitation in Sequentially Blooming Plant Species.” </w:t>
      </w:r>
      <w:r w:rsidRPr="00B97F30">
        <w:rPr>
          <w:rFonts w:ascii="Aptos" w:hAnsi="Aptos" w:cs="Times New Roman"/>
          <w:i/>
          <w:iCs/>
          <w:noProof/>
          <w:kern w:val="0"/>
        </w:rPr>
        <w:t>Ecology</w:t>
      </w:r>
      <w:r w:rsidRPr="00B97F30">
        <w:rPr>
          <w:rFonts w:ascii="Aptos" w:hAnsi="Aptos" w:cs="Times New Roman"/>
          <w:noProof/>
          <w:kern w:val="0"/>
        </w:rPr>
        <w:t xml:space="preserve"> 97 (6): 1442–51. https://doi.org/10.1890/15-0903.1.</w:t>
      </w:r>
    </w:p>
    <w:p w14:paraId="065ABB4E"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Ovaskainen, Otso, Hanna Rekola, Evgeniy Meyke, and Elja Arjas. 2008. “BAYESIAN METHODS FOR ANALYZING MOVEMENTS IN HETEROGENEOUS LANDSCAPES FROM MARK–RECAPTURE DATA.” </w:t>
      </w:r>
      <w:r w:rsidRPr="00B97F30">
        <w:rPr>
          <w:rFonts w:ascii="Aptos" w:hAnsi="Aptos" w:cs="Times New Roman"/>
          <w:i/>
          <w:iCs/>
          <w:noProof/>
          <w:kern w:val="0"/>
        </w:rPr>
        <w:t>Ecology</w:t>
      </w:r>
      <w:r w:rsidRPr="00B97F30">
        <w:rPr>
          <w:rFonts w:ascii="Aptos" w:hAnsi="Aptos" w:cs="Times New Roman"/>
          <w:noProof/>
          <w:kern w:val="0"/>
        </w:rPr>
        <w:t xml:space="preserve"> 89 (2): 542–54. https://doi.org/10.1890/07-0443.1.</w:t>
      </w:r>
    </w:p>
    <w:p w14:paraId="61D04E17"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Portman, Z., B. Bruninga-Socolar, and D. Cariveau. 2020. “The State of Bee Monitoring in the United States: A Call to Refocus Away From Bowl Traps and Towards More Effective Methods.” </w:t>
      </w:r>
      <w:r w:rsidRPr="00B97F30">
        <w:rPr>
          <w:rFonts w:ascii="Aptos" w:hAnsi="Aptos" w:cs="Times New Roman"/>
          <w:i/>
          <w:iCs/>
          <w:noProof/>
          <w:kern w:val="0"/>
        </w:rPr>
        <w:t>Annals of the Entomological Society of America</w:t>
      </w:r>
      <w:r w:rsidRPr="00B97F30">
        <w:rPr>
          <w:rFonts w:ascii="Aptos" w:hAnsi="Aptos" w:cs="Times New Roman"/>
          <w:noProof/>
          <w:kern w:val="0"/>
        </w:rPr>
        <w:t xml:space="preserve"> 113 (5): 337–42. https://doi.org/10.1093/aesa/saaa010.</w:t>
      </w:r>
    </w:p>
    <w:p w14:paraId="0F50AF63"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R Core Team. 2022. “R: A Language and Environment for Statistical Computing.” R Foundation for Statistical Computing, Vienna, Austria. 2022. https://www.r-project.org/.</w:t>
      </w:r>
    </w:p>
    <w:p w14:paraId="25651314"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Riva, F., G. Gentile, S. Bonelli, J. Acorn, F. Denes, A. Crosby, and S. Nielsen. 2020. “Of Detectability and Camouflage: Evaluating Pollard Walk Rules Using a Common, Cryptic Butterfly.” </w:t>
      </w:r>
      <w:r w:rsidRPr="00B97F30">
        <w:rPr>
          <w:rFonts w:ascii="Aptos" w:hAnsi="Aptos" w:cs="Times New Roman"/>
          <w:i/>
          <w:iCs/>
          <w:noProof/>
          <w:kern w:val="0"/>
        </w:rPr>
        <w:t>Ecosphere</w:t>
      </w:r>
      <w:r w:rsidRPr="00B97F30">
        <w:rPr>
          <w:rFonts w:ascii="Aptos" w:hAnsi="Aptos" w:cs="Times New Roman"/>
          <w:noProof/>
          <w:kern w:val="0"/>
        </w:rPr>
        <w:t xml:space="preserve"> 11 (4): e03101. https://doi.org/10.1002/ECS2.3101.</w:t>
      </w:r>
    </w:p>
    <w:p w14:paraId="31999CE4"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lastRenderedPageBreak/>
        <w:t xml:space="preserve">Rocca, F. Della, P. Milanesi, F. Magna, Li. Mola, T. Bezzicheri, C. Deiaco, and F. Bracco. 2020. “Comparison of Two Sampling Methods to Estimate the Abundance of Lucanus Cervus with Application of N-Mixture Models.” </w:t>
      </w:r>
      <w:r w:rsidRPr="00B97F30">
        <w:rPr>
          <w:rFonts w:ascii="Aptos" w:hAnsi="Aptos" w:cs="Times New Roman"/>
          <w:i/>
          <w:iCs/>
          <w:noProof/>
          <w:kern w:val="0"/>
        </w:rPr>
        <w:t>Forests 2020, Vol. 11, Page 1085</w:t>
      </w:r>
      <w:r w:rsidRPr="00B97F30">
        <w:rPr>
          <w:rFonts w:ascii="Aptos" w:hAnsi="Aptos" w:cs="Times New Roman"/>
          <w:noProof/>
          <w:kern w:val="0"/>
        </w:rPr>
        <w:t xml:space="preserve"> 11 (10): 1085. https://doi.org/10.3390/F11101085.</w:t>
      </w:r>
    </w:p>
    <w:p w14:paraId="6D249A43"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Royle, J. A. 2004. “N-Mixture Models for Estimating Population Size from Spatially Replicated Counts.” </w:t>
      </w:r>
      <w:r w:rsidRPr="00B97F30">
        <w:rPr>
          <w:rFonts w:ascii="Aptos" w:hAnsi="Aptos" w:cs="Times New Roman"/>
          <w:i/>
          <w:iCs/>
          <w:noProof/>
          <w:kern w:val="0"/>
        </w:rPr>
        <w:t>Biometrics</w:t>
      </w:r>
      <w:r w:rsidRPr="00B97F30">
        <w:rPr>
          <w:rFonts w:ascii="Aptos" w:hAnsi="Aptos" w:cs="Times New Roman"/>
          <w:noProof/>
          <w:kern w:val="0"/>
        </w:rPr>
        <w:t xml:space="preserve"> 60 (1): 108–115. https://doi.org/https://doi.org/10.1111/j.0006-341X.2004.00142.x.</w:t>
      </w:r>
    </w:p>
    <w:p w14:paraId="303EE876"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Royle, J. A., M. Kéry, R. Gautier, and H. Schmid. 2007. “Hierarchical Spatial Models of Abundance and Occurrence from Imperfect Survey Data.” </w:t>
      </w:r>
      <w:r w:rsidRPr="00B97F30">
        <w:rPr>
          <w:rFonts w:ascii="Aptos" w:hAnsi="Aptos" w:cs="Times New Roman"/>
          <w:i/>
          <w:iCs/>
          <w:noProof/>
          <w:kern w:val="0"/>
        </w:rPr>
        <w:t>Ecological Monographs</w:t>
      </w:r>
      <w:r w:rsidRPr="00B97F30">
        <w:rPr>
          <w:rFonts w:ascii="Aptos" w:hAnsi="Aptos" w:cs="Times New Roman"/>
          <w:noProof/>
          <w:kern w:val="0"/>
        </w:rPr>
        <w:t xml:space="preserve"> 77 (3): 465–81. https://doi.org/10.1890/06-0912.1.</w:t>
      </w:r>
    </w:p>
    <w:p w14:paraId="7868D4E6"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Rundlöf, Maj, Georg K.S. Andersson, Riccardo Bommarco, Ingemar Fries, Veronica Hederström, Lina Herbertsson, Ove Jonsson, et al. 2015. “Seed Coating with a Neonicotinoid Insecticide Negatively Affects Wild Bees.” </w:t>
      </w:r>
      <w:r w:rsidRPr="00B97F30">
        <w:rPr>
          <w:rFonts w:ascii="Aptos" w:hAnsi="Aptos" w:cs="Times New Roman"/>
          <w:i/>
          <w:iCs/>
          <w:noProof/>
          <w:kern w:val="0"/>
        </w:rPr>
        <w:t>Nature</w:t>
      </w:r>
      <w:r w:rsidRPr="00B97F30">
        <w:rPr>
          <w:rFonts w:ascii="Aptos" w:hAnsi="Aptos" w:cs="Times New Roman"/>
          <w:noProof/>
          <w:kern w:val="0"/>
        </w:rPr>
        <w:t xml:space="preserve"> 521 (7550): 77–80. https://doi.org/10.1038/nature14420.</w:t>
      </w:r>
    </w:p>
    <w:p w14:paraId="68BC7A2E"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Sánchez-Bayo, Francisco, and Kris A.G. Wyckhuys. 2019. “Worldwide Decline of the Entomofauna: A Review of Its Drivers.” </w:t>
      </w:r>
      <w:r w:rsidRPr="00B97F30">
        <w:rPr>
          <w:rFonts w:ascii="Aptos" w:hAnsi="Aptos" w:cs="Times New Roman"/>
          <w:i/>
          <w:iCs/>
          <w:noProof/>
          <w:kern w:val="0"/>
        </w:rPr>
        <w:t>Biological Conservation</w:t>
      </w:r>
      <w:r w:rsidRPr="00B97F30">
        <w:rPr>
          <w:rFonts w:ascii="Aptos" w:hAnsi="Aptos" w:cs="Times New Roman"/>
          <w:noProof/>
          <w:kern w:val="0"/>
        </w:rPr>
        <w:t xml:space="preserve"> 232 (April): 8–27. https://doi.org/10.1016/J.BIOCON.2019.01.020.</w:t>
      </w:r>
    </w:p>
    <w:p w14:paraId="21A83604"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Schowalter, T. D., J. A. Noriega, and T. Tscharntke. 2018. “Insect Effects on Ecosystem Services—Introduction.” </w:t>
      </w:r>
      <w:r w:rsidRPr="00B97F30">
        <w:rPr>
          <w:rFonts w:ascii="Aptos" w:hAnsi="Aptos" w:cs="Times New Roman"/>
          <w:i/>
          <w:iCs/>
          <w:noProof/>
          <w:kern w:val="0"/>
        </w:rPr>
        <w:t>Basic and Applied Ecology</w:t>
      </w:r>
      <w:r w:rsidRPr="00B97F30">
        <w:rPr>
          <w:rFonts w:ascii="Aptos" w:hAnsi="Aptos" w:cs="Times New Roman"/>
          <w:noProof/>
          <w:kern w:val="0"/>
        </w:rPr>
        <w:t xml:space="preserve"> 26 (February): 1–7. https://doi.org/10.1016/J.BAAE.2017.09.011.</w:t>
      </w:r>
    </w:p>
    <w:p w14:paraId="4D2D023B"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Schultz, C., and P. Hammond. 2003. “Using Population Viability Analysis to Develop Recovery Criteria for Endangered Insects: Case Study of the Fender’s Blue Butterfly.” </w:t>
      </w:r>
      <w:r w:rsidRPr="00B97F30">
        <w:rPr>
          <w:rFonts w:ascii="Aptos" w:hAnsi="Aptos" w:cs="Times New Roman"/>
          <w:i/>
          <w:iCs/>
          <w:noProof/>
          <w:kern w:val="0"/>
        </w:rPr>
        <w:t>Conservation Biology</w:t>
      </w:r>
      <w:r w:rsidRPr="00B97F30">
        <w:rPr>
          <w:rFonts w:ascii="Aptos" w:hAnsi="Aptos" w:cs="Times New Roman"/>
          <w:noProof/>
          <w:kern w:val="0"/>
        </w:rPr>
        <w:t xml:space="preserve"> 17 (5): 1372–85. https://doi.org/10.1046/J.1523-1739.2003.02141.X.</w:t>
      </w:r>
    </w:p>
    <w:p w14:paraId="52BB75E9"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Stan Development Team. 2023a. “RStan: The R Interface to Stan. R Package Version 2.21.8.” 2023. https://mc-stan.org/.</w:t>
      </w:r>
    </w:p>
    <w:p w14:paraId="7CA75BBC"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2023b. “Stan Modeling Language Users Guide and Reference Manual, v2.31.0.” 2023. https://mc-stan.org.</w:t>
      </w:r>
    </w:p>
    <w:p w14:paraId="3B77314F"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Taron, D., and L. Ries. 2015. “Butterfly Monitoring for Conservation.” In </w:t>
      </w:r>
      <w:r w:rsidRPr="00B97F30">
        <w:rPr>
          <w:rFonts w:ascii="Aptos" w:hAnsi="Aptos" w:cs="Times New Roman"/>
          <w:i/>
          <w:iCs/>
          <w:noProof/>
          <w:kern w:val="0"/>
        </w:rPr>
        <w:t>Butterfly Conservation in North America: Efforts to Help Save Our Charismatic Microfauna</w:t>
      </w:r>
      <w:r w:rsidRPr="00B97F30">
        <w:rPr>
          <w:rFonts w:ascii="Aptos" w:hAnsi="Aptos" w:cs="Times New Roman"/>
          <w:noProof/>
          <w:kern w:val="0"/>
        </w:rPr>
        <w:t>, 35–57. Dordrecht: Springer Netherlands.</w:t>
      </w:r>
    </w:p>
    <w:p w14:paraId="66AB80D5"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Tini, M., M. Bardiani, S. Chiari, A. Campanaro, E. Maurizi, I. Toni, F. Mason, P. Audisio, and G. Carpaneto. 2018. “Use of Space and Dispersal Ability of a Flagship Saproxylic Insect: A Telemetric Study of the Stag Beetle (Lucanus Cervus) in a Relict Lowland Forest.” </w:t>
      </w:r>
      <w:r w:rsidRPr="00B97F30">
        <w:rPr>
          <w:rFonts w:ascii="Aptos" w:hAnsi="Aptos" w:cs="Times New Roman"/>
          <w:i/>
          <w:iCs/>
          <w:noProof/>
          <w:kern w:val="0"/>
        </w:rPr>
        <w:t>Insect Conservation and Diversity</w:t>
      </w:r>
      <w:r w:rsidRPr="00B97F30">
        <w:rPr>
          <w:rFonts w:ascii="Aptos" w:hAnsi="Aptos" w:cs="Times New Roman"/>
          <w:noProof/>
          <w:kern w:val="0"/>
        </w:rPr>
        <w:t xml:space="preserve"> 11 (1): 116–29. https://doi.org/10.1111/ICAD.12260.</w:t>
      </w:r>
    </w:p>
    <w:p w14:paraId="5C7A631D"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Ulrich, J., and R. Sargent. 2025. “Habitat Restorations in an Urban Landscape Rapidly Assemble Diverse Pollinator Communities That Persist.” </w:t>
      </w:r>
      <w:r w:rsidRPr="00B97F30">
        <w:rPr>
          <w:rFonts w:ascii="Aptos" w:hAnsi="Aptos" w:cs="Times New Roman"/>
          <w:i/>
          <w:iCs/>
          <w:noProof/>
          <w:kern w:val="0"/>
        </w:rPr>
        <w:t>Ecology Letters</w:t>
      </w:r>
      <w:r w:rsidRPr="00B97F30">
        <w:rPr>
          <w:rFonts w:ascii="Aptos" w:hAnsi="Aptos" w:cs="Times New Roman"/>
          <w:noProof/>
          <w:kern w:val="0"/>
        </w:rPr>
        <w:t xml:space="preserve"> 28 (1): e70037. https://doi.org/https://doi.org/10.1111/ele.70037.</w:t>
      </w:r>
    </w:p>
    <w:p w14:paraId="5E39336A"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Wagner, D., E. Grames, M. Forister, M. Berenbaum, and D. Stopak. 2021. “Insect Decline in the Anthropocene: Death by a Thousand Cuts.” </w:t>
      </w:r>
      <w:r w:rsidRPr="00B97F30">
        <w:rPr>
          <w:rFonts w:ascii="Aptos" w:hAnsi="Aptos" w:cs="Times New Roman"/>
          <w:i/>
          <w:iCs/>
          <w:noProof/>
          <w:kern w:val="0"/>
        </w:rPr>
        <w:t>PNAS</w:t>
      </w:r>
      <w:r w:rsidRPr="00B97F30">
        <w:rPr>
          <w:rFonts w:ascii="Aptos" w:hAnsi="Aptos" w:cs="Times New Roman"/>
          <w:noProof/>
          <w:kern w:val="0"/>
        </w:rPr>
        <w:t xml:space="preserve"> 118 (2). https://doi.org/10.1073/PNAS.2023989118.</w:t>
      </w:r>
    </w:p>
    <w:p w14:paraId="53764837"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lastRenderedPageBreak/>
        <w:t xml:space="preserve">Waltz, A., and W. Covington. 2004. “Ecological Restoration Treatments Increase Butterfly Richness and Abundance: Mechanisms of Response.” </w:t>
      </w:r>
      <w:r w:rsidRPr="00B97F30">
        <w:rPr>
          <w:rFonts w:ascii="Aptos" w:hAnsi="Aptos" w:cs="Times New Roman"/>
          <w:i/>
          <w:iCs/>
          <w:noProof/>
          <w:kern w:val="0"/>
        </w:rPr>
        <w:t>Restoration Ecology</w:t>
      </w:r>
      <w:r w:rsidRPr="00B97F30">
        <w:rPr>
          <w:rFonts w:ascii="Aptos" w:hAnsi="Aptos" w:cs="Times New Roman"/>
          <w:noProof/>
          <w:kern w:val="0"/>
        </w:rPr>
        <w:t xml:space="preserve"> 12 (1): 85–96. https://doi.org/10.1111/J.1061-2971.2004.00262.X.</w:t>
      </w:r>
    </w:p>
    <w:p w14:paraId="7BBD5698"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Wildman, J., J. Ollerton, N. Bourn, S. O’Riordan, and D. McCollin. 2024. “Using Photographic Mark-Recapture to Estimate Population Size, Movement, and Lifespan of a Reintroduced Butterfly.” </w:t>
      </w:r>
      <w:r w:rsidRPr="00B97F30">
        <w:rPr>
          <w:rFonts w:ascii="Aptos" w:hAnsi="Aptos" w:cs="Times New Roman"/>
          <w:i/>
          <w:iCs/>
          <w:noProof/>
          <w:kern w:val="0"/>
        </w:rPr>
        <w:t>Biodiversity and Conservation</w:t>
      </w:r>
      <w:r w:rsidRPr="00B97F30">
        <w:rPr>
          <w:rFonts w:ascii="Aptos" w:hAnsi="Aptos" w:cs="Times New Roman"/>
          <w:noProof/>
          <w:kern w:val="0"/>
        </w:rPr>
        <w:t xml:space="preserve"> 33 (6–7): 2011–36. https://doi.org/10.1007/S10531-024-02837-6.</w:t>
      </w:r>
    </w:p>
    <w:p w14:paraId="29B005A6"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Williams, B. K., J. D. Nichols, and M. J. Conroy. 2002. </w:t>
      </w:r>
      <w:r w:rsidRPr="00B97F30">
        <w:rPr>
          <w:rFonts w:ascii="Aptos" w:hAnsi="Aptos" w:cs="Times New Roman"/>
          <w:i/>
          <w:iCs/>
          <w:noProof/>
          <w:kern w:val="0"/>
        </w:rPr>
        <w:t>Analysis and Management of Animal Populations</w:t>
      </w:r>
      <w:r w:rsidRPr="00B97F30">
        <w:rPr>
          <w:rFonts w:ascii="Aptos" w:hAnsi="Aptos" w:cs="Times New Roman"/>
          <w:noProof/>
          <w:kern w:val="0"/>
        </w:rPr>
        <w:t>. Academic Press.</w:t>
      </w:r>
    </w:p>
    <w:p w14:paraId="60D571AB" w14:textId="77777777" w:rsidR="00B97F30" w:rsidRPr="00B97F30" w:rsidRDefault="00B97F30" w:rsidP="00B97F30">
      <w:pPr>
        <w:widowControl w:val="0"/>
        <w:autoSpaceDE w:val="0"/>
        <w:autoSpaceDN w:val="0"/>
        <w:adjustRightInd w:val="0"/>
        <w:spacing w:line="240" w:lineRule="auto"/>
        <w:ind w:left="480" w:hanging="480"/>
        <w:rPr>
          <w:rFonts w:ascii="Aptos" w:hAnsi="Aptos" w:cs="Times New Roman"/>
          <w:noProof/>
          <w:kern w:val="0"/>
        </w:rPr>
      </w:pPr>
      <w:r w:rsidRPr="00B97F30">
        <w:rPr>
          <w:rFonts w:ascii="Aptos" w:hAnsi="Aptos" w:cs="Times New Roman"/>
          <w:noProof/>
          <w:kern w:val="0"/>
        </w:rPr>
        <w:t xml:space="preserve">Wolfin, J., E. Watkins, I. Lane, Z. Portman, and M. Spivak. 2023. “Floral Enhancement of Turfgrass Lawns Benefits Wild Bees and Honey Bees (Apis Mellifera).” </w:t>
      </w:r>
      <w:r w:rsidRPr="00B97F30">
        <w:rPr>
          <w:rFonts w:ascii="Aptos" w:hAnsi="Aptos" w:cs="Times New Roman"/>
          <w:i/>
          <w:iCs/>
          <w:noProof/>
          <w:kern w:val="0"/>
        </w:rPr>
        <w:t>Urban Ecosystems</w:t>
      </w:r>
      <w:r w:rsidRPr="00B97F30">
        <w:rPr>
          <w:rFonts w:ascii="Aptos" w:hAnsi="Aptos" w:cs="Times New Roman"/>
          <w:noProof/>
          <w:kern w:val="0"/>
        </w:rPr>
        <w:t xml:space="preserve"> 26: 361–75. https://doi.org/10.1007/s11252-023-01339-7.</w:t>
      </w:r>
    </w:p>
    <w:p w14:paraId="77768815" w14:textId="77777777" w:rsidR="00B97F30" w:rsidRPr="00B97F30" w:rsidRDefault="00B97F30" w:rsidP="00B97F30">
      <w:pPr>
        <w:widowControl w:val="0"/>
        <w:autoSpaceDE w:val="0"/>
        <w:autoSpaceDN w:val="0"/>
        <w:adjustRightInd w:val="0"/>
        <w:spacing w:line="240" w:lineRule="auto"/>
        <w:ind w:left="480" w:hanging="480"/>
        <w:rPr>
          <w:rFonts w:ascii="Aptos" w:hAnsi="Aptos"/>
          <w:noProof/>
        </w:rPr>
      </w:pPr>
      <w:r w:rsidRPr="00B97F30">
        <w:rPr>
          <w:rFonts w:ascii="Aptos" w:hAnsi="Aptos" w:cs="Times New Roman"/>
          <w:noProof/>
          <w:kern w:val="0"/>
        </w:rPr>
        <w:t xml:space="preserve">Wratten, S., M. Bowie, J. Hickman, A. Evans, J. Sedcole, and J. Tylianakis. 2003. “Field Boundaries as Barriers to Movement of Hover Flies (Diptera: Syrphidae) in Cultivated Land.” </w:t>
      </w:r>
      <w:r w:rsidRPr="00B97F30">
        <w:rPr>
          <w:rFonts w:ascii="Aptos" w:hAnsi="Aptos" w:cs="Times New Roman"/>
          <w:i/>
          <w:iCs/>
          <w:noProof/>
          <w:kern w:val="0"/>
        </w:rPr>
        <w:t>Oecologia</w:t>
      </w:r>
      <w:r w:rsidRPr="00B97F30">
        <w:rPr>
          <w:rFonts w:ascii="Aptos" w:hAnsi="Aptos" w:cs="Times New Roman"/>
          <w:noProof/>
          <w:kern w:val="0"/>
        </w:rPr>
        <w:t xml:space="preserve"> 134 (4): 605–11. https://doi.org/10.1007/S00442-002-1128-9.</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30ABDDE1" w:rsidR="00C778AD" w:rsidRDefault="00F5113D" w:rsidP="00B512B6">
      <w:pPr>
        <w:rPr>
          <w:b/>
          <w:bCs/>
          <w:lang w:val="en-CA"/>
        </w:rPr>
      </w:pPr>
      <w:r>
        <w:rPr>
          <w:noProof/>
        </w:rPr>
        <w:lastRenderedPageBreak/>
        <w:drawing>
          <wp:inline distT="0" distB="0" distL="0" distR="0" wp14:anchorId="4C6BC167" wp14:editId="4C1F0591">
            <wp:extent cx="5867400" cy="4135457"/>
            <wp:effectExtent l="0" t="0" r="0" b="0"/>
            <wp:docPr id="192749348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3480" name="Picture 1" descr="A diagram of a butterfly&#10;&#10;Description automatically generated"/>
                    <pic:cNvPicPr/>
                  </pic:nvPicPr>
                  <pic:blipFill rotWithShape="1">
                    <a:blip r:embed="rId13"/>
                    <a:srcRect l="10043" r="10150"/>
                    <a:stretch/>
                  </pic:blipFill>
                  <pic:spPr bwMode="auto">
                    <a:xfrm>
                      <a:off x="0" y="0"/>
                      <a:ext cx="5873382" cy="4139673"/>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60726876"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w:proofErr w:type="spellStart"/>
      <w:proofErr w:type="gramStart"/>
      <w:r w:rsidR="00F5113D">
        <w:rPr>
          <w:i/>
          <w:iCs/>
          <w:lang w:val="en-CA"/>
        </w:rPr>
        <w:t>y</w:t>
      </w:r>
      <w:r w:rsidR="00F5113D">
        <w:rPr>
          <w:i/>
          <w:iCs/>
          <w:vertAlign w:val="subscript"/>
          <w:lang w:val="en-CA"/>
        </w:rPr>
        <w:t>i</w:t>
      </w:r>
      <w:proofErr w:type="spellEnd"/>
      <w:r w:rsidR="00F5113D">
        <w:rPr>
          <w:lang w:val="en-CA"/>
        </w:rPr>
        <w:t xml:space="preserve"> )</w:t>
      </w:r>
      <w:proofErr w:type="gramEnd"/>
      <w:r w:rsidR="00F5113D">
        <w:rPr>
          <w:lang w:val="en-CA"/>
        </w:rPr>
        <w:t xml:space="preserve"> as a stochastic outcome that can be affected by</w:t>
      </w:r>
      <w:r w:rsidR="00845B02">
        <w:rPr>
          <w:lang w:val="en-CA"/>
        </w:rPr>
        <w:t xml:space="preserve"> </w:t>
      </w:r>
      <w:r w:rsidR="00F5113D">
        <w:rPr>
          <w:lang w:val="en-CA"/>
        </w:rPr>
        <w:t>some</w:t>
      </w:r>
      <w:r w:rsidR="00C778AD">
        <w:rPr>
          <w:lang w:val="en-CA"/>
        </w:rPr>
        <w:t xml:space="preserve">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GLM’s are unable to disentangle effects of these predictors on abundance from their potential effects on detection rate, e.g.: Habitat obscures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 a wider and more symmetrical distribution in</w:t>
      </w:r>
      <w:r w:rsidR="00845B02">
        <w:rPr>
          <w:lang w:val="en-CA"/>
        </w:rPr>
        <w:t xml:space="preserve"> Habitat </w:t>
      </w:r>
      <w:r w:rsidR="0024521B">
        <w:rPr>
          <w:lang w:val="en-CA"/>
        </w:rPr>
        <w:t>2</w:t>
      </w:r>
      <w:r w:rsidR="00AC0AD0">
        <w:rPr>
          <w:lang w:val="en-CA"/>
        </w:rPr>
        <w:t xml:space="preserve"> has a higher likelihood when the detection rate is </w:t>
      </w:r>
      <w:r w:rsidR="0024521B">
        <w:rPr>
          <w:lang w:val="en-CA"/>
        </w:rPr>
        <w:t>close to a 50</w:t>
      </w:r>
      <w:r w:rsidR="00F5113D">
        <w:rPr>
          <w:lang w:val="en-CA"/>
        </w:rPr>
        <w:t>%</w:t>
      </w:r>
      <w:r w:rsidR="00F51152">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4" w:history="1">
        <w:r w:rsidR="00F5113D" w:rsidRPr="0075600C">
          <w:rPr>
            <w:rStyle w:val="Hyperlink"/>
            <w:lang w:val="en-CA"/>
          </w:rPr>
          <w:t>https://BioRender.com</w:t>
        </w:r>
      </w:hyperlink>
      <w:r w:rsidR="00F5113D">
        <w:rPr>
          <w:lang w:val="en-CA"/>
        </w:rPr>
        <w:t xml:space="preserve">. </w:t>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5"/>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3135CE7" w14:textId="7C337368" w:rsidR="000F16E1" w:rsidRDefault="007A4BD1" w:rsidP="000F16E1">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16"/>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10362BAA" w14:textId="6E832361" w:rsidR="00B512B6" w:rsidRDefault="00B512B6" w:rsidP="008C4499">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Positive bias </w:t>
      </w:r>
      <w:r w:rsidR="00D9493B">
        <w:rPr>
          <w:lang w:val="en-CA"/>
        </w:rPr>
        <w:t xml:space="preserve">(red) </w:t>
      </w:r>
      <w:r w:rsidR="00E731E0">
        <w:rPr>
          <w:lang w:val="en-CA"/>
        </w:rPr>
        <w:t xml:space="preserve">indicates a tendency to overestimate the effect of habitat restoration on abundance while </w:t>
      </w:r>
      <w:r w:rsidR="00CD1DEF">
        <w:rPr>
          <w:lang w:val="en-CA"/>
        </w:rPr>
        <w:t xml:space="preserve">a negative bias </w:t>
      </w:r>
      <w:r w:rsidR="00D9493B">
        <w:rPr>
          <w:lang w:val="en-CA"/>
        </w:rPr>
        <w:t xml:space="preserve">(blue) </w:t>
      </w:r>
      <w:r w:rsidR="00CD1DEF">
        <w:rPr>
          <w:lang w:val="en-CA"/>
        </w:rPr>
        <w:t>indicates a tendency to underestimate the effect</w:t>
      </w:r>
      <w:r w:rsidR="00D9493B">
        <w:rPr>
          <w:lang w:val="en-CA"/>
        </w:rPr>
        <w:t>. A value of zero indicates no model bias</w:t>
      </w:r>
      <w:r w:rsidR="00E731E0">
        <w:rPr>
          <w:lang w:val="en-CA"/>
        </w:rPr>
        <w:t>.</w:t>
      </w:r>
      <w:r w:rsidR="00CD1DEF">
        <w:rPr>
          <w:lang w:val="en-CA"/>
        </w:rPr>
        <w:t xml:space="preserve"> </w:t>
      </w:r>
      <w:r w:rsidR="00D9493B">
        <w:rPr>
          <w:lang w:val="en-CA"/>
        </w:rPr>
        <w:t xml:space="preserve">Models should return unbiased estimates of abundance drivers that are also precise. Higher values for precision (dark purple) represent wider </w:t>
      </w:r>
      <w:r w:rsidR="00BF5B80">
        <w:rPr>
          <w:lang w:val="en-CA"/>
        </w:rPr>
        <w:t>Bayesian credible intervals (</w:t>
      </w:r>
      <w:r w:rsidR="00D9493B">
        <w:rPr>
          <w:lang w:val="en-CA"/>
        </w:rPr>
        <w:t>BCIs</w:t>
      </w:r>
      <w:r w:rsidR="00BF5B80">
        <w:rPr>
          <w:lang w:val="en-CA"/>
        </w:rPr>
        <w:t>)</w:t>
      </w:r>
      <w:r w:rsidR="00D9493B">
        <w:rPr>
          <w:lang w:val="en-CA"/>
        </w:rPr>
        <w:t xml:space="preserve">. Lower values (light purple) represent </w:t>
      </w:r>
      <w:r w:rsidR="00BF5B80">
        <w:rPr>
          <w:lang w:val="en-CA"/>
        </w:rPr>
        <w:t>BCIs</w:t>
      </w:r>
      <w:r w:rsidR="00D9493B">
        <w:rPr>
          <w:lang w:val="en-CA"/>
        </w:rPr>
        <w:t xml:space="preserve"> with less uncertainty</w:t>
      </w:r>
      <w:r w:rsidR="00CD1DEF">
        <w:rPr>
          <w:lang w:val="en-CA"/>
        </w:rPr>
        <w:t xml:space="preserve">. </w:t>
      </w:r>
      <w:r w:rsidR="003A6AD4">
        <w:rPr>
          <w:lang w:val="en-CA"/>
        </w:rPr>
        <w:t xml:space="preserve">Text in the panels communicates the mean bias or precision, with lower and upper bounds of the 90% </w:t>
      </w:r>
      <w:r w:rsidR="00BF5B80">
        <w:rPr>
          <w:lang w:val="en-CA"/>
        </w:rPr>
        <w:t>BCIs</w:t>
      </w:r>
      <w:r w:rsidR="003A6AD4">
        <w:rPr>
          <w:lang w:val="en-CA"/>
        </w:rPr>
        <w:t xml:space="preserve"> included in brackets.</w:t>
      </w:r>
    </w:p>
    <w:p w14:paraId="77D63617" w14:textId="7F35D96F"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17"/>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3E0B3ECB"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to underestimate the effect. A value of zero indicates no model bias. Models should return unbiased estimates of abundance drivers that are also precise. Higher values for precision (dark purple) represent wider </w:t>
      </w:r>
      <w:r w:rsidR="00BF5B80">
        <w:rPr>
          <w:lang w:val="en-CA"/>
        </w:rPr>
        <w:t>Bayesian credible intervals (BCIs)</w:t>
      </w:r>
      <w:r w:rsidR="00D9493B">
        <w:rPr>
          <w:lang w:val="en-CA"/>
        </w:rPr>
        <w:t>. Lower values (light purple) represent BCIs with less uncertainty.</w:t>
      </w:r>
      <w:r w:rsidR="003A6AD4" w:rsidRPr="003A6AD4">
        <w:rPr>
          <w:lang w:val="en-CA"/>
        </w:rPr>
        <w:t xml:space="preserve"> </w:t>
      </w:r>
      <w:r w:rsidR="003A6AD4">
        <w:rPr>
          <w:lang w:val="en-CA"/>
        </w:rPr>
        <w:t>Text in the panels communicates the mean bias or precision, with lower and upper bounds of the 90% BCIs included in brackets.</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78DE1362" w:rsidR="00896B5B" w:rsidRDefault="00F64206" w:rsidP="00742924">
      <w:pPr>
        <w:rPr>
          <w:b/>
          <w:bCs/>
          <w:lang w:val="en-CA"/>
        </w:rPr>
      </w:pPr>
      <w:r>
        <w:rPr>
          <w:noProof/>
        </w:rPr>
        <w:drawing>
          <wp:inline distT="0" distB="0" distL="0" distR="0" wp14:anchorId="7A9A80FF" wp14:editId="45F5D671">
            <wp:extent cx="5942683" cy="2369489"/>
            <wp:effectExtent l="0" t="0" r="1270" b="0"/>
            <wp:docPr id="5236783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8319" name="Picture 1" descr="A screenshot of a computer screen&#10;&#10;Description automatically generated"/>
                    <pic:cNvPicPr/>
                  </pic:nvPicPr>
                  <pic:blipFill rotWithShape="1">
                    <a:blip r:embed="rId18"/>
                    <a:srcRect t="14270" b="14846"/>
                    <a:stretch/>
                  </pic:blipFill>
                  <pic:spPr bwMode="auto">
                    <a:xfrm>
                      <a:off x="0" y="0"/>
                      <a:ext cx="5943600" cy="2369854"/>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045D649B" w:rsidR="003A277F" w:rsidRPr="008C4499" w:rsidRDefault="003A277F" w:rsidP="00742924">
      <w:pPr>
        <w:rPr>
          <w:lang w:val="en-CA"/>
        </w:rPr>
      </w:pPr>
      <w:r>
        <w:rPr>
          <w:b/>
          <w:bCs/>
          <w:lang w:val="en-CA"/>
        </w:rPr>
        <w:t>Figure 5: Robustness 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a sampling area at the time of a survey effort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of habitat restoration impacts these odds </w:t>
      </w:r>
      <w:r w:rsidR="003A6AD4">
        <w:rPr>
          <w:lang w:val="en-CA"/>
        </w:rPr>
        <w:t xml:space="preserve">either positively or negatively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the abundance covariate of restoration for both a </w:t>
      </w:r>
      <w:proofErr w:type="spellStart"/>
      <w:r w:rsidR="003A6AD4">
        <w:rPr>
          <w:lang w:val="en-CA"/>
        </w:rPr>
        <w:t>binmix</w:t>
      </w:r>
      <w:proofErr w:type="spellEnd"/>
      <w:r w:rsidR="003A6AD4">
        <w:rPr>
          <w:lang w:val="en-CA"/>
        </w:rPr>
        <w:t xml:space="preserve"> model (a and b) and for a </w:t>
      </w:r>
      <w:proofErr w:type="spellStart"/>
      <w:r w:rsidR="003A6AD4">
        <w:rPr>
          <w:lang w:val="en-CA"/>
        </w:rPr>
        <w:t>multimix</w:t>
      </w:r>
      <w:proofErr w:type="spellEnd"/>
      <w:r w:rsidR="003A6AD4">
        <w:rPr>
          <w:lang w:val="en-CA"/>
        </w:rPr>
        <w:t xml:space="preserve"> model (</w:t>
      </w:r>
      <w:commentRangeStart w:id="43"/>
      <w:r w:rsidR="003A6AD4">
        <w:rPr>
          <w:lang w:val="en-CA"/>
        </w:rPr>
        <w:t>c and d</w:t>
      </w:r>
      <w:commentRangeEnd w:id="43"/>
      <w:r w:rsidR="00C10CB2">
        <w:rPr>
          <w:rStyle w:val="CommentReference"/>
        </w:rPr>
        <w:commentReference w:id="43"/>
      </w:r>
      <w:r w:rsidR="003A6AD4">
        <w:rPr>
          <w:lang w:val="en-CA"/>
        </w:rPr>
        <w:t xml:space="preserve">). </w:t>
      </w:r>
      <w:r w:rsidR="009728CF">
        <w:rPr>
          <w:lang w:val="en-CA"/>
        </w:rPr>
        <w:t xml:space="preserve">Positive bias (red) indicates a tendency to overestimate the </w:t>
      </w:r>
      <w:r w:rsidR="003A6AD4">
        <w:rPr>
          <w:lang w:val="en-CA"/>
        </w:rPr>
        <w:t xml:space="preserve">abundance intercept or the </w:t>
      </w:r>
      <w:r w:rsidR="009728CF">
        <w:rPr>
          <w:lang w:val="en-CA"/>
        </w:rPr>
        <w:t>effect of habitat restoration on abundance while a negative bias (blue) indicates a tendency to underestimate. A value of zero indicates no model bia</w:t>
      </w:r>
      <w:r w:rsidR="003A6AD4">
        <w:rPr>
          <w:lang w:val="en-CA"/>
        </w:rPr>
        <w:t>s.</w:t>
      </w:r>
      <w:r w:rsidR="009728CF">
        <w:rPr>
          <w:lang w:val="en-CA"/>
        </w:rPr>
        <w:t xml:space="preserve"> </w:t>
      </w:r>
      <w:r w:rsidR="003A6AD4">
        <w:rPr>
          <w:lang w:val="en-CA"/>
        </w:rPr>
        <w:t xml:space="preserve">Text in the panels communicates the mean bias, with lower and upper bounds of the 90% </w:t>
      </w:r>
      <w:r w:rsidR="00BF5B80">
        <w:rPr>
          <w:lang w:val="en-CA"/>
        </w:rPr>
        <w:t xml:space="preserve">Bayesian credible intervals </w:t>
      </w:r>
      <w:r w:rsidR="003A6AD4">
        <w:rPr>
          <w:lang w:val="en-CA"/>
        </w:rPr>
        <w:t>included in brackets.</w:t>
      </w:r>
    </w:p>
    <w:p w14:paraId="6FA06882" w14:textId="77777777" w:rsidR="00742924" w:rsidRDefault="00742924" w:rsidP="008C4499">
      <w:pPr>
        <w:rPr>
          <w:lang w:val="en-CA"/>
        </w:rPr>
      </w:pPr>
    </w:p>
    <w:p w14:paraId="02937AE1" w14:textId="77777777" w:rsidR="00953B8E" w:rsidRDefault="00953B8E">
      <w:pPr>
        <w:rPr>
          <w:lang w:val="en-CA"/>
        </w:rPr>
      </w:pPr>
      <w:r>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FDCB235" w14:textId="77777777" w:rsidR="0068185E" w:rsidRDefault="0068185E">
      <w:pPr>
        <w:rPr>
          <w:lang w:val="en-CA"/>
        </w:rPr>
      </w:pPr>
    </w:p>
    <w:p w14:paraId="06D74982" w14:textId="77777777" w:rsidR="006F290C" w:rsidRDefault="006F290C">
      <w:pPr>
        <w:rPr>
          <w:b/>
          <w:bCs/>
          <w:lang w:val="en-CA"/>
        </w:rPr>
      </w:pPr>
      <w:r>
        <w:rPr>
          <w:b/>
          <w:bCs/>
          <w:lang w:val="en-CA"/>
        </w:rPr>
        <w:br w:type="page"/>
      </w:r>
    </w:p>
    <w:p w14:paraId="1B29550F" w14:textId="7EE73488" w:rsidR="006F290C" w:rsidRDefault="006F290C" w:rsidP="006F290C">
      <w:pPr>
        <w:rPr>
          <w:b/>
          <w:bCs/>
          <w:lang w:val="en-CA"/>
        </w:rPr>
      </w:pPr>
      <w:r>
        <w:rPr>
          <w:b/>
          <w:bCs/>
          <w:lang w:val="en-CA"/>
        </w:rPr>
        <w:lastRenderedPageBreak/>
        <w:t xml:space="preserve">Table S2: Prior distributions for 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62405684" w14:textId="77777777" w:rsidR="006F290C" w:rsidRDefault="006F290C" w:rsidP="006F290C">
      <w:pPr>
        <w:rPr>
          <w:b/>
          <w:bCs/>
          <w:lang w:val="en-CA"/>
        </w:rPr>
      </w:pPr>
    </w:p>
    <w:p w14:paraId="01707E25" w14:textId="77777777" w:rsidR="00EF73EB" w:rsidRDefault="00EF73EB">
      <w:pPr>
        <w:rPr>
          <w:b/>
          <w:bCs/>
          <w:lang w:val="en-CA"/>
        </w:rPr>
      </w:pPr>
      <w:r>
        <w:rPr>
          <w:b/>
          <w:bCs/>
          <w:lang w:val="en-CA"/>
        </w:rPr>
        <w:br w:type="page"/>
      </w:r>
    </w:p>
    <w:p w14:paraId="6C8DDC82" w14:textId="69190F65"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for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122CFB">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72EC9E50" w14:textId="77777777" w:rsidR="00EF73EB" w:rsidRDefault="00EF73EB" w:rsidP="006F290C">
      <w:pPr>
        <w:rPr>
          <w:b/>
          <w:bCs/>
          <w:lang w:val="en-CA"/>
        </w:rPr>
      </w:pPr>
    </w:p>
    <w:p w14:paraId="0D7C033D" w14:textId="77777777" w:rsidR="002D10BC" w:rsidRDefault="002D10BC">
      <w:pPr>
        <w:rPr>
          <w:b/>
          <w:bCs/>
          <w:lang w:val="en-CA"/>
        </w:rPr>
      </w:pPr>
      <w:r>
        <w:rPr>
          <w:b/>
          <w:bCs/>
          <w:lang w:val="en-CA"/>
        </w:rPr>
        <w:br w:type="page"/>
      </w:r>
    </w:p>
    <w:p w14:paraId="76C7EEDF" w14:textId="731F2930"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for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122CFB">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EED224F" w14:textId="77777777" w:rsidR="00EF73EB" w:rsidRDefault="00EF73EB" w:rsidP="006F290C">
      <w:pPr>
        <w:rPr>
          <w:lang w:val="en-CA"/>
        </w:rPr>
      </w:pPr>
    </w:p>
    <w:p w14:paraId="221E12E7" w14:textId="77777777" w:rsidR="006F290C" w:rsidRDefault="006F290C" w:rsidP="006F290C">
      <w:pPr>
        <w:rPr>
          <w:lang w:val="en-CA"/>
        </w:rPr>
      </w:pPr>
    </w:p>
    <w:p w14:paraId="35147308" w14:textId="77777777" w:rsidR="006F290C" w:rsidRDefault="006F290C" w:rsidP="006F290C">
      <w:pPr>
        <w:rPr>
          <w:lang w:val="en-CA"/>
        </w:rPr>
      </w:pPr>
    </w:p>
    <w:p w14:paraId="32AFBE6E" w14:textId="77777777" w:rsidR="006F290C" w:rsidRDefault="006F290C">
      <w:pPr>
        <w:rPr>
          <w:lang w:val="en-CA"/>
        </w:rPr>
      </w:pPr>
    </w:p>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08022ABC" w14:textId="3F952516" w:rsid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01881205" w14:textId="77777777" w:rsidR="003733C6" w:rsidRPr="003733C6" w:rsidRDefault="003733C6" w:rsidP="008C4499">
      <w:pPr>
        <w:rPr>
          <w:lang w:val="en-CA"/>
        </w:rPr>
      </w:pP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20"/>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r>
        <w:rPr>
          <w:i/>
          <w:iCs/>
          <w:lang w:val="en-CA"/>
        </w:rPr>
        <w:t xml:space="preserve">Megachile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was taken by Sarah Knoerr</w:t>
      </w:r>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21"/>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18175986" w14:textId="3D8E380A" w:rsidR="00A50B0A" w:rsidRDefault="00953B8E" w:rsidP="008C4499">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r w:rsidR="00CE466B">
        <w:rPr>
          <w:lang w:val="en-CA"/>
        </w:rPr>
        <w:t xml:space="preserve">Styrofoam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 paint pen 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p>
    <w:p w14:paraId="60EC2241" w14:textId="2CE67B30" w:rsidR="00414B39" w:rsidRDefault="00414B39">
      <w:pPr>
        <w:rPr>
          <w:lang w:val="en-CA"/>
        </w:rPr>
      </w:pPr>
      <w:r>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2"/>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3"/>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4"/>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C76A32D" w14:textId="5ABBBAFB" w:rsidR="007E1189" w:rsidRDefault="008E414D" w:rsidP="008C4499">
      <w:pPr>
        <w:rPr>
          <w:b/>
          <w:bCs/>
          <w:lang w:val="en-CA"/>
        </w:rPr>
      </w:pPr>
      <w:r w:rsidRPr="008E414D">
        <w:rPr>
          <w:b/>
          <w:bCs/>
          <w:lang w:val="en-CA"/>
        </w:rPr>
        <w:t>Figure S</w:t>
      </w:r>
      <w:r w:rsidR="006F6D1E">
        <w:rPr>
          <w:b/>
          <w:bCs/>
          <w:lang w:val="en-CA"/>
        </w:rPr>
        <w:t>4</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p>
    <w:p w14:paraId="042A39EA" w14:textId="4AA74819" w:rsidR="008E414D" w:rsidRPr="008E414D" w:rsidRDefault="007E1189" w:rsidP="008C4499">
      <w:pPr>
        <w:rPr>
          <w:b/>
          <w:bCs/>
          <w:lang w:val="en-CA"/>
        </w:rPr>
      </w:pPr>
      <w:r>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5"/>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6"/>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7"/>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4F227D80" w14:textId="3C25C50F" w:rsidR="00F24476" w:rsidRPr="007E1189" w:rsidRDefault="008E414D" w:rsidP="008C4499">
      <w:pPr>
        <w:rPr>
          <w:b/>
          <w:bCs/>
          <w:lang w:val="en-CA"/>
        </w:rPr>
      </w:pPr>
      <w:r w:rsidRPr="008E414D">
        <w:rPr>
          <w:b/>
          <w:bCs/>
          <w:lang w:val="en-CA"/>
        </w:rPr>
        <w:t>Figure S</w:t>
      </w:r>
      <w:r w:rsidR="006F6D1E">
        <w:rPr>
          <w:b/>
          <w:bCs/>
          <w:lang w:val="en-CA"/>
        </w:rPr>
        <w:t>5</w:t>
      </w:r>
      <w:r w:rsidRPr="008E414D">
        <w:rPr>
          <w:b/>
          <w:bCs/>
          <w:lang w:val="en-CA"/>
        </w:rPr>
        <w:t xml:space="preserve">: Pairs plots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plot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Lack of divergent transitions and no visual barriers in the parameter space search </w:t>
      </w:r>
      <w:r w:rsidR="004B6201">
        <w:rPr>
          <w:lang w:val="en-CA"/>
        </w:rPr>
        <w:t>support that the posterior distribution has been</w:t>
      </w:r>
      <w:r w:rsidR="004B6201" w:rsidRPr="004B6201">
        <w:rPr>
          <w:lang w:val="en-CA"/>
        </w:rPr>
        <w:t xml:space="preserve"> full</w:t>
      </w:r>
      <w:r w:rsidR="004B6201">
        <w:rPr>
          <w:lang w:val="en-CA"/>
        </w:rPr>
        <w:t>y</w:t>
      </w:r>
      <w:r w:rsidR="004B6201" w:rsidRPr="004B6201">
        <w:rPr>
          <w:lang w:val="en-CA"/>
        </w:rPr>
        <w:t xml:space="preserve"> </w:t>
      </w:r>
      <w:r w:rsidR="004B6201">
        <w:rPr>
          <w:lang w:val="en-CA"/>
        </w:rPr>
        <w:t>explored</w:t>
      </w:r>
      <w:r w:rsidR="004B6201" w:rsidRPr="004B6201">
        <w:rPr>
          <w:lang w:val="en-CA"/>
        </w:rPr>
        <w:t xml:space="preserve">. </w:t>
      </w:r>
      <w:r w:rsidR="007E1189">
        <w:rPr>
          <w:b/>
          <w:bCs/>
          <w:lang w:val="en-CA"/>
        </w:rPr>
        <w:br w:type="page"/>
      </w:r>
    </w:p>
    <w:p w14:paraId="50080577" w14:textId="33EB4EB2" w:rsidR="008E414D" w:rsidRPr="00A35284" w:rsidRDefault="008E414D" w:rsidP="00A35284">
      <w:pPr>
        <w:pStyle w:val="ListParagraph"/>
        <w:numPr>
          <w:ilvl w:val="0"/>
          <w:numId w:val="10"/>
        </w:numPr>
        <w:rPr>
          <w:lang w:val="en-CA"/>
        </w:rPr>
      </w:pPr>
      <w:r>
        <w:rPr>
          <w:noProof/>
        </w:rPr>
        <w:lastRenderedPageBreak/>
        <w:drawing>
          <wp:inline distT="0" distB="0" distL="0" distR="0" wp14:anchorId="4DFE4AB2" wp14:editId="4BFC7E41">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28"/>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6182803F" w14:textId="45E11223" w:rsidR="008E414D" w:rsidRDefault="006F6D1E" w:rsidP="00A35284">
      <w:pPr>
        <w:pStyle w:val="ListParagraph"/>
        <w:numPr>
          <w:ilvl w:val="0"/>
          <w:numId w:val="10"/>
        </w:numPr>
        <w:rPr>
          <w:lang w:val="en-CA"/>
        </w:rPr>
      </w:pPr>
      <w:r>
        <w:rPr>
          <w:noProof/>
        </w:rPr>
        <w:drawing>
          <wp:inline distT="0" distB="0" distL="0" distR="0" wp14:anchorId="6681ADB7" wp14:editId="0A45EF19">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29"/>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7B15FF9A" w14:textId="42AF7E06" w:rsidR="00F24476" w:rsidRDefault="00F24476" w:rsidP="00A35284">
      <w:pPr>
        <w:pStyle w:val="ListParagraph"/>
        <w:numPr>
          <w:ilvl w:val="0"/>
          <w:numId w:val="10"/>
        </w:numPr>
        <w:rPr>
          <w:lang w:val="en-CA"/>
        </w:rPr>
      </w:pPr>
      <w:r>
        <w:rPr>
          <w:noProof/>
        </w:rPr>
        <w:lastRenderedPageBreak/>
        <w:drawing>
          <wp:inline distT="0" distB="0" distL="0" distR="0" wp14:anchorId="046E81C1" wp14:editId="4EE32EB7">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30"/>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BAB33E8" w14:textId="783E703E" w:rsidR="00636356" w:rsidRDefault="008E414D" w:rsidP="008E414D">
      <w:pPr>
        <w:rPr>
          <w:lang w:val="en-CA"/>
        </w:rPr>
      </w:pPr>
      <w:r w:rsidRPr="008E414D">
        <w:rPr>
          <w:b/>
          <w:bCs/>
          <w:lang w:val="en-CA"/>
        </w:rPr>
        <w:t>Figure S</w:t>
      </w:r>
      <w:r w:rsidR="006F6D1E">
        <w:rPr>
          <w:b/>
          <w:bCs/>
          <w:lang w:val="en-CA"/>
        </w:rPr>
        <w:t>6</w:t>
      </w:r>
      <w:r w:rsidRPr="008E414D">
        <w:rPr>
          <w:b/>
          <w:bCs/>
          <w:lang w:val="en-CA"/>
        </w:rPr>
        <w:t xml:space="preserve">: </w:t>
      </w:r>
      <w:r>
        <w:rPr>
          <w:b/>
          <w:bCs/>
          <w:lang w:val="en-CA"/>
        </w:rPr>
        <w:t xml:space="preserve">Posterior predictive check plots for </w:t>
      </w:r>
      <w:r w:rsidRPr="008E414D">
        <w:rPr>
          <w:b/>
          <w:bCs/>
          <w:lang w:val="en-CA"/>
        </w:rPr>
        <w:t xml:space="preserve">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B427B6">
        <w:rPr>
          <w:lang w:val="en-CA"/>
        </w:rPr>
        <w:t>To assess model fit, w</w:t>
      </w:r>
      <w:r w:rsidR="00B427B6" w:rsidRPr="00B427B6">
        <w:rPr>
          <w:lang w:val="en-CA"/>
        </w:rPr>
        <w:t>e conducted Freeman-Tukey statistic</w:t>
      </w:r>
      <w:r w:rsidR="00B427B6">
        <w:rPr>
          <w:lang w:val="en-CA"/>
        </w:rPr>
        <w:t xml:space="preserve"> discrepancy tests for each model (Conn et al., 2018</w:t>
      </w:r>
      <w:r w:rsidR="0078419C">
        <w:rPr>
          <w:lang w:val="en-CA"/>
        </w:rPr>
        <w:t>; Kery and Royle, 2020</w:t>
      </w:r>
      <w:r w:rsidR="00B427B6">
        <w:rPr>
          <w:lang w:val="en-CA"/>
        </w:rPr>
        <w:t>).</w:t>
      </w:r>
      <w:r w:rsidR="00B427B6">
        <w:rPr>
          <w:b/>
          <w:bCs/>
          <w:lang w:val="en-CA"/>
        </w:rPr>
        <w:t xml:space="preserve"> </w:t>
      </w:r>
      <w:r w:rsidR="00B427B6">
        <w:rPr>
          <w:lang w:val="en-CA"/>
        </w:rPr>
        <w:t>This test evaluates the difference in discrepancy between simulated data or real data versus an expected outcome. To conduct the test, w</w:t>
      </w:r>
      <w:r w:rsidR="009370B9">
        <w:rPr>
          <w:lang w:val="en-CA"/>
        </w:rPr>
        <w:t xml:space="preserve">e simulated some data </w:t>
      </w:r>
      <w:r w:rsidR="00B427B6">
        <w:rPr>
          <w:lang w:val="en-CA"/>
        </w:rPr>
        <w:t>(</w:t>
      </w:r>
      <w:proofErr w:type="spellStart"/>
      <w:r w:rsidR="00636356">
        <w:rPr>
          <w:lang w:val="en-CA"/>
        </w:rPr>
        <w:t>y_replicated</w:t>
      </w:r>
      <w:proofErr w:type="spellEnd"/>
      <w:r w:rsidR="00B427B6">
        <w:rPr>
          <w:lang w:val="en-CA"/>
        </w:rPr>
        <w:t xml:space="preserve">) </w:t>
      </w:r>
      <w:r w:rsidR="009370B9">
        <w:rPr>
          <w:lang w:val="en-CA"/>
        </w:rPr>
        <w:t xml:space="preserve">using the parameter estimates at each step of the HMC run. Data were counts of the number of individuals detected per species per site-survey (a, b) or the number of individuals detected at least once per species per site across all three surveys (c). We </w:t>
      </w:r>
      <w:r w:rsidR="00B427B6">
        <w:rPr>
          <w:lang w:val="en-CA"/>
        </w:rPr>
        <w:t xml:space="preserve">then simulated some new data </w:t>
      </w:r>
      <w:r w:rsidR="007C5953">
        <w:rPr>
          <w:lang w:val="en-CA"/>
        </w:rPr>
        <w:t xml:space="preserve">from the same parameter estimates </w:t>
      </w:r>
      <w:r w:rsidR="00B427B6">
        <w:rPr>
          <w:lang w:val="en-CA"/>
        </w:rPr>
        <w:t>(</w:t>
      </w:r>
      <w:proofErr w:type="spellStart"/>
      <w:r w:rsidR="00B427B6">
        <w:rPr>
          <w:lang w:val="en-CA"/>
        </w:rPr>
        <w:t>y_</w:t>
      </w:r>
      <w:r w:rsidR="00636356">
        <w:rPr>
          <w:lang w:val="en-CA"/>
        </w:rPr>
        <w:t>new</w:t>
      </w:r>
      <w:proofErr w:type="spellEnd"/>
      <w:r w:rsidR="00B427B6">
        <w:rPr>
          <w:lang w:val="en-CA"/>
        </w:rPr>
        <w:t xml:space="preserve">). We calculated the Freeman-Tukey </w:t>
      </w:r>
      <w:r w:rsidR="007C5953">
        <w:rPr>
          <w:lang w:val="en-CA"/>
        </w:rPr>
        <w:t>discrepancy</w:t>
      </w:r>
      <w:r w:rsidR="00B427B6">
        <w:rPr>
          <w:lang w:val="en-CA"/>
        </w:rPr>
        <w:t xml:space="preserve"> for </w:t>
      </w:r>
      <w:r w:rsidR="00636356">
        <w:rPr>
          <w:lang w:val="en-CA"/>
        </w:rPr>
        <w:t xml:space="preserve">all </w:t>
      </w:r>
      <w:proofErr w:type="spellStart"/>
      <w:r w:rsidR="00B427B6">
        <w:rPr>
          <w:lang w:val="en-CA"/>
        </w:rPr>
        <w:t>y_</w:t>
      </w:r>
      <w:r w:rsidR="007C5953">
        <w:rPr>
          <w:lang w:val="en-CA"/>
        </w:rPr>
        <w:t>n</w:t>
      </w:r>
      <w:r w:rsidR="00636356">
        <w:rPr>
          <w:lang w:val="en-CA"/>
        </w:rPr>
        <w:t>ew</w:t>
      </w:r>
      <w:proofErr w:type="spellEnd"/>
      <w:r w:rsidR="00636356">
        <w:rPr>
          <w:lang w:val="en-CA"/>
        </w:rPr>
        <w:t xml:space="preserve"> </w:t>
      </w:r>
      <w:r w:rsidR="007C5953">
        <w:rPr>
          <w:lang w:val="en-CA"/>
        </w:rPr>
        <w:t xml:space="preserve">across all sampling events </w:t>
      </w:r>
      <w:proofErr w:type="spellStart"/>
      <w:r w:rsidR="007C5953">
        <w:rPr>
          <w:i/>
          <w:iCs/>
          <w:lang w:val="en-CA"/>
        </w:rPr>
        <w:t>i</w:t>
      </w:r>
      <w:proofErr w:type="spellEnd"/>
      <w:r w:rsidR="007C5953">
        <w:rPr>
          <w:lang w:val="en-CA"/>
        </w:rPr>
        <w:t>, and also for our actual data y</w:t>
      </w:r>
      <w:r w:rsidR="00636356">
        <w:rPr>
          <w:lang w:val="en-CA"/>
        </w:rPr>
        <w:t xml:space="preserve">: </w:t>
      </w:r>
    </w:p>
    <w:p w14:paraId="78E9EE38" w14:textId="4DDEEB57" w:rsidR="008E414D" w:rsidRDefault="007C5953" w:rsidP="008E414D">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0901E98E" w14:textId="51B9DEE2" w:rsidR="007C5953" w:rsidRDefault="007C5953" w:rsidP="007C5953">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F84DF97" w14:textId="463B993E" w:rsidR="007C5953" w:rsidRDefault="007C5953" w:rsidP="007C5953">
      <w:pPr>
        <w:rPr>
          <w:rFonts w:eastAsiaTheme="minorEastAsia"/>
          <w:lang w:val="en-CA"/>
        </w:rPr>
      </w:pPr>
      <w:r>
        <w:rPr>
          <w:rFonts w:eastAsiaTheme="minorEastAsia"/>
          <w:lang w:val="en-CA"/>
        </w:rPr>
        <w:t xml:space="preserve">We then calculated the frequency </w:t>
      </w:r>
      <w:r w:rsidR="0078419C">
        <w:rPr>
          <w:rFonts w:eastAsiaTheme="minorEastAsia"/>
          <w:lang w:val="en-CA"/>
        </w:rPr>
        <w:t xml:space="preserve">in the posterior distribution of samples </w:t>
      </w:r>
      <w:r>
        <w:rPr>
          <w:rFonts w:eastAsiaTheme="minorEastAsia"/>
          <w:lang w:val="en-CA"/>
        </w:rPr>
        <w:t xml:space="preserve">at which the </w:t>
      </w:r>
      <w:r w:rsidR="0078419C">
        <w:rPr>
          <w:rFonts w:eastAsiaTheme="minorEastAsia"/>
          <w:lang w:val="en-CA"/>
        </w:rPr>
        <w:t xml:space="preserve">fit </w:t>
      </w:r>
      <w:r>
        <w:rPr>
          <w:rFonts w:eastAsiaTheme="minorEastAsia"/>
          <w:lang w:val="en-CA"/>
        </w:rPr>
        <w:t xml:space="preserve">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w:t>
      </w:r>
      <w:r w:rsidR="0078419C">
        <w:rPr>
          <w:rFonts w:eastAsiaTheme="minorEastAsia"/>
          <w:lang w:val="en-CA"/>
        </w:rPr>
        <w:t xml:space="preserve">fit </w:t>
      </w:r>
      <w:r>
        <w:rPr>
          <w:rFonts w:eastAsiaTheme="minorEastAsia"/>
          <w:lang w:val="en-CA"/>
        </w:rPr>
        <w:t xml:space="preserve">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w:t>
      </w:r>
      <w:r w:rsidR="0078419C">
        <w:rPr>
          <w:rFonts w:eastAsiaTheme="minorEastAsia"/>
          <w:lang w:val="en-CA"/>
        </w:rPr>
        <w:t xml:space="preserve">newly </w:t>
      </w:r>
      <w:r>
        <w:rPr>
          <w:rFonts w:eastAsiaTheme="minorEastAsia"/>
          <w:lang w:val="en-CA"/>
        </w:rPr>
        <w:t xml:space="preserve">simulated data </w:t>
      </w:r>
      <w:r w:rsidR="0078419C">
        <w:rPr>
          <w:rFonts w:eastAsiaTheme="minorEastAsia"/>
          <w:lang w:val="en-CA"/>
        </w:rPr>
        <w:t>tend</w:t>
      </w:r>
      <w:r>
        <w:rPr>
          <w:rFonts w:eastAsiaTheme="minorEastAsia"/>
          <w:lang w:val="en-CA"/>
        </w:rPr>
        <w:t xml:space="preserve"> </w:t>
      </w:r>
      <w:r w:rsidR="0078419C">
        <w:rPr>
          <w:rFonts w:eastAsiaTheme="minorEastAsia"/>
          <w:lang w:val="en-CA"/>
        </w:rPr>
        <w:t>to be more or less as far away from some other simulated data as our real data</w:t>
      </w:r>
      <w:r>
        <w:rPr>
          <w:rFonts w:eastAsiaTheme="minorEastAsia"/>
          <w:lang w:val="en-CA"/>
        </w:rPr>
        <w:t xml:space="preserve">. Values below 0.05 or greater than 0.95 indicate critical lack of model fit. </w:t>
      </w:r>
    </w:p>
    <w:p w14:paraId="0ABB774D" w14:textId="0C8CF3C0" w:rsidR="00B427B6" w:rsidRDefault="00B427B6" w:rsidP="008E414D">
      <w:pPr>
        <w:rPr>
          <w:lang w:val="en-CA"/>
        </w:rPr>
      </w:pPr>
      <w:r w:rsidRPr="00B427B6">
        <w:rPr>
          <w:lang w:val="en-CA"/>
        </w:rPr>
        <w:t>Conn, P. B., Johnson, D. S., Williams, P. J., Melin, S. R., &amp; Hooten, M. B. (2018). A guide to Bayesian model checking for ecologists. Ecological Monographs, 88(4), 526-542.</w:t>
      </w:r>
    </w:p>
    <w:p w14:paraId="5B58DE45" w14:textId="3F37EBD6" w:rsidR="0078419C" w:rsidRPr="000653F5" w:rsidRDefault="0078419C" w:rsidP="008E414D">
      <w:pPr>
        <w:rPr>
          <w:lang w:val="en-CA"/>
        </w:rPr>
      </w:pPr>
      <w:r w:rsidRPr="0078419C">
        <w:rPr>
          <w:lang w:val="en-CA"/>
        </w:rPr>
        <w:t>Kéry, M., &amp; Royle, J. A. (2020). Applied hierarchical modeling in ecology: Analysis of distribution, abundance and species richness in R and BUGS: Volume 2: Dynamic and advanced models. Academic Press.</w:t>
      </w:r>
    </w:p>
    <w:sectPr w:rsidR="0078419C" w:rsidRPr="000653F5">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remen, Claire" w:date="2025-02-19T16:35:00Z" w:initials="CK">
    <w:p w14:paraId="5BE8FF9E" w14:textId="34A9C2A5" w:rsidR="008F517B" w:rsidRDefault="008F517B">
      <w:pPr>
        <w:pStyle w:val="CommentText"/>
      </w:pPr>
      <w:r>
        <w:rPr>
          <w:rStyle w:val="CommentReference"/>
        </w:rPr>
        <w:annotationRef/>
      </w:r>
      <w:r>
        <w:t>Wow, this is really a different recommendation than people usually make.  Effectively then it will result in much smaller N and more difficulty to detect an effect, no, between different types of study sites, even as the accuracy of the sampling at a given site increases…?</w:t>
      </w:r>
    </w:p>
  </w:comment>
  <w:comment w:id="1" w:author="Juli Carrillo" w:date="2025-03-06T10:52:00Z" w:initials="CJ">
    <w:p w14:paraId="164AA160" w14:textId="31C634CA" w:rsidR="008F517B" w:rsidRDefault="008F517B">
      <w:pPr>
        <w:pStyle w:val="CommentText"/>
      </w:pPr>
      <w:r>
        <w:rPr>
          <w:rStyle w:val="CommentReference"/>
        </w:rPr>
        <w:annotationRef/>
      </w:r>
      <w:r>
        <w:t xml:space="preserve">You start and end with ecological drivers, but only talk about habitat (i.e. restorations), and it is unclear if similar issues would apply to GLM count data in studies with other ecological drivers. And if it doesn’t really apply across a range of ecological drivers, perhaps it would be more accurate to say that this is important in designing studies that differ in detection rates and explaining more where those instances would be. </w:t>
      </w:r>
    </w:p>
  </w:comment>
  <w:comment w:id="2" w:author="Kremen, Claire" w:date="2025-02-19T16:38:00Z" w:initials="CK">
    <w:p w14:paraId="480F5ABE" w14:textId="684CFE8D" w:rsidR="008F517B" w:rsidRDefault="008F517B">
      <w:pPr>
        <w:pStyle w:val="CommentText"/>
      </w:pPr>
      <w:r>
        <w:rPr>
          <w:rStyle w:val="CommentReference"/>
        </w:rPr>
        <w:annotationRef/>
      </w:r>
      <w:r>
        <w:t>Could you also perhaps note the other reasons people do MRR, such as understanding something about the length of time individuals are flying, or estimating population densities?  Also, maybe say something about the assumptions here.  Do we assume that any insect captured in the site at t1 whould be there at t2, so if we don’t recapture, that informs detection?  But that would be massively overestimating lack of detection since the individual may have died or gone elsewhere…</w:t>
      </w:r>
    </w:p>
  </w:comment>
  <w:comment w:id="3" w:author="Ulrich, Jens" w:date="2025-03-12T09:56:00Z" w:initials="JU">
    <w:p w14:paraId="114679E7" w14:textId="77777777" w:rsidR="00D54C63" w:rsidRDefault="00D54C63" w:rsidP="00D54C63">
      <w:pPr>
        <w:pStyle w:val="CommentText"/>
      </w:pPr>
      <w:r>
        <w:rPr>
          <w:rStyle w:val="CommentReference"/>
        </w:rPr>
        <w:annotationRef/>
      </w:r>
      <w:r>
        <w:rPr>
          <w:lang w:val="en-CA"/>
        </w:rPr>
        <w:t>Added other uses for MR, added below in a separate paragraph the assumptions of both MR and binomial N-mix models</w:t>
      </w:r>
    </w:p>
  </w:comment>
  <w:comment w:id="4" w:author="Kremen, Claire" w:date="2025-02-19T16:40:00Z" w:initials="CK">
    <w:p w14:paraId="6998C00F" w14:textId="1E4CC4CA" w:rsidR="008F517B" w:rsidRDefault="008F517B">
      <w:pPr>
        <w:pStyle w:val="CommentText"/>
      </w:pPr>
      <w:r>
        <w:rPr>
          <w:rStyle w:val="CommentReference"/>
        </w:rPr>
        <w:annotationRef/>
      </w:r>
      <w:r>
        <w:t>Say why.  Is it in part to handle the issue of an individual moving to a nearby site, my comment directly above?</w:t>
      </w:r>
    </w:p>
  </w:comment>
  <w:comment w:id="5" w:author="Ulrich, Jens" w:date="2025-03-12T10:23:00Z" w:initials="JU">
    <w:p w14:paraId="1D8DBEAB" w14:textId="77777777" w:rsidR="00CE649E" w:rsidRDefault="00D54C63" w:rsidP="00CE649E">
      <w:pPr>
        <w:pStyle w:val="CommentText"/>
      </w:pPr>
      <w:r>
        <w:rPr>
          <w:rStyle w:val="CommentReference"/>
        </w:rPr>
        <w:annotationRef/>
      </w:r>
      <w:r w:rsidR="00CE649E">
        <w:rPr>
          <w:lang w:val="en-CA"/>
        </w:rPr>
        <w:t>There’s no handling of the issue of movement (now explained below). The main difference - classic MR estimators use a mathematical formula to estimate an abundance given some number of recaptures. This is especially just difficult to implement when recaptures are low - using the standard N = captured1*captured2/recaptures2 formula. If you don’t recapture any individuals N is unidentifiable because you can’t divide by 0. And the standard error can’t be calculated unless you have even more recaptures. The multimix approach that I use treats the recapture histories at individual site/species as the outcome of a stochastic process (multinomial statistical distribution) with an expected value that is estimated using the information from the MR histories for all sites/species in the study, where site and species are treated as random effects. This approach is a bit newer, proposed by the cited study Kery and Royle 2010.</w:t>
      </w:r>
    </w:p>
  </w:comment>
  <w:comment w:id="6" w:author="Juli Carrillo" w:date="2025-03-06T10:57:00Z" w:initials="CJ">
    <w:p w14:paraId="5A693A04" w14:textId="4EAE3B07" w:rsidR="008F517B" w:rsidRDefault="008F517B">
      <w:pPr>
        <w:pStyle w:val="CommentText"/>
      </w:pPr>
      <w:r>
        <w:rPr>
          <w:rStyle w:val="CommentReference"/>
        </w:rPr>
        <w:annotationRef/>
      </w:r>
      <w:r>
        <w:t xml:space="preserve">Ref? </w:t>
      </w:r>
    </w:p>
    <w:p w14:paraId="27548F9D" w14:textId="72164064" w:rsidR="008F517B" w:rsidRDefault="008F517B">
      <w:pPr>
        <w:pStyle w:val="CommentText"/>
      </w:pPr>
    </w:p>
    <w:p w14:paraId="5AB12BAC" w14:textId="7A06A7C7" w:rsidR="008F517B" w:rsidRDefault="008F517B">
      <w:pPr>
        <w:pStyle w:val="CommentText"/>
      </w:pPr>
      <w:r>
        <w:t xml:space="preserve">Also this assumes that the mark recapture range accurately captures the true habitat usage and temporal window of insect populations, and I wonder if, for many insects, we simply don’t have enough data to make that assumption. </w:t>
      </w:r>
    </w:p>
    <w:p w14:paraId="1BE4052C" w14:textId="0966D878" w:rsidR="008F517B" w:rsidRDefault="008F517B">
      <w:pPr>
        <w:pStyle w:val="CommentText"/>
      </w:pPr>
      <w:r>
        <w:t xml:space="preserve"> </w:t>
      </w:r>
    </w:p>
  </w:comment>
  <w:comment w:id="7" w:author="Ulrich, Jens" w:date="2025-03-12T13:34:00Z" w:initials="JU">
    <w:p w14:paraId="38D2DB24" w14:textId="77777777" w:rsidR="00BE6416" w:rsidRDefault="003D22C6" w:rsidP="00BE6416">
      <w:pPr>
        <w:pStyle w:val="CommentText"/>
      </w:pPr>
      <w:r>
        <w:rPr>
          <w:rStyle w:val="CommentReference"/>
        </w:rPr>
        <w:annotationRef/>
      </w:r>
      <w:r w:rsidR="00BE6416">
        <w:rPr>
          <w:lang w:val="en-CA"/>
        </w:rPr>
        <w:t xml:space="preserve">I don’t think I understand what you mean by the “range accurately captures the true habitat usage”. I think it is true of any method that the temporal window in which the data are collected matters, and this might impact the interpretation of the results. For the species studied here we know enough about them to know roughly when their abundance peaks and how long individuals live for - in part, this is why I picked these 8 species to focus on. </w:t>
      </w:r>
    </w:p>
    <w:p w14:paraId="0C2DBCB0" w14:textId="77777777" w:rsidR="00BE6416" w:rsidRDefault="00BE6416" w:rsidP="00BE6416">
      <w:pPr>
        <w:pStyle w:val="CommentText"/>
      </w:pPr>
    </w:p>
    <w:p w14:paraId="51AC5FCA" w14:textId="77777777" w:rsidR="00BE6416" w:rsidRDefault="00BE6416" w:rsidP="00BE6416">
      <w:pPr>
        <w:pStyle w:val="CommentText"/>
      </w:pPr>
      <w:r>
        <w:rPr>
          <w:lang w:val="en-CA"/>
        </w:rPr>
        <w:t>As far as the interpretation, I would say that I am using the approach to estimate the abundance (and effects of habitat on abundance) for these 8 species when their populations are at a temporal peak. It is highly likely that there are more individuals for each species that are outside of this phenological window. But this is also an inherent assumption of a GLM applied to counts - we collect and compare the counts at some particular time of year. So my results should be more precisely interpreted as abundance during a temporal window of peak population size. I wouldn’t feel confident applying this logic to some species for which the phenology is a complete unknown!</w:t>
      </w:r>
    </w:p>
    <w:p w14:paraId="5CE39688" w14:textId="77777777" w:rsidR="00BE6416" w:rsidRDefault="00BE6416" w:rsidP="00BE6416">
      <w:pPr>
        <w:pStyle w:val="CommentText"/>
      </w:pPr>
    </w:p>
    <w:p w14:paraId="2212CA8E" w14:textId="77777777" w:rsidR="00BE6416" w:rsidRDefault="00BE6416" w:rsidP="00BE6416">
      <w:pPr>
        <w:pStyle w:val="CommentText"/>
      </w:pPr>
      <w:r>
        <w:rPr>
          <w:lang w:val="en-CA"/>
        </w:rPr>
        <w:t xml:space="preserve">For either MR or a GLM one could include a phenological predictor in the models that allow the number of detections to vary throughout the year (this is what I did for chapter 1), but since for this study the counts are collected within ~week I think that’s a bit of an overcomplication. </w:t>
      </w:r>
    </w:p>
    <w:p w14:paraId="45F179AF" w14:textId="77777777" w:rsidR="00BE6416" w:rsidRDefault="00BE6416" w:rsidP="00BE6416">
      <w:pPr>
        <w:pStyle w:val="CommentText"/>
      </w:pPr>
    </w:p>
    <w:p w14:paraId="6D77ECCC" w14:textId="77777777" w:rsidR="00BE6416" w:rsidRDefault="00BE6416" w:rsidP="00BE6416">
      <w:pPr>
        <w:pStyle w:val="CommentText"/>
      </w:pPr>
      <w:r>
        <w:rPr>
          <w:lang w:val="en-CA"/>
        </w:rPr>
        <w:t>In addition to temporal closure, there is also the issue of spatial closure, as mentioned by Claire as well. I don’t think this is likely to be completely satisfied either, but then the results just come down to a matter of interpretation. We’re estimating the number of individuals that use the habitat at some point and are alive at some point during the duration of the week of surveys and therefore have some probability of being captured at least once. The “detection rate” can then be interpreted as the odds of an individual being in the plot at the time of the survey and that we see and capture it. Some might be interested in distinguishing between these two things but with my design I can’t do so.</w:t>
      </w:r>
    </w:p>
  </w:comment>
  <w:comment w:id="8" w:author="Ulrich, Jens" w:date="2025-03-12T13:47:00Z" w:initials="JU">
    <w:p w14:paraId="29E76E69" w14:textId="77777777" w:rsidR="008A01E5" w:rsidRDefault="008A01E5" w:rsidP="008A01E5">
      <w:pPr>
        <w:pStyle w:val="CommentText"/>
      </w:pPr>
      <w:r>
        <w:rPr>
          <w:rStyle w:val="CommentReference"/>
        </w:rPr>
        <w:annotationRef/>
      </w:r>
      <w:r>
        <w:rPr>
          <w:lang w:val="en-CA"/>
        </w:rPr>
        <w:t xml:space="preserve">But do these violations of assumptions actually matter for the focus of this paper (and for most insect ecology studies), i.e., does it impact our ability to estimate the effect of a hypothesized driver of insect abundance? If you use MR, the answer is </w:t>
      </w:r>
      <w:r>
        <w:rPr>
          <w:b/>
          <w:bCs/>
          <w:lang w:val="en-CA"/>
        </w:rPr>
        <w:t>no</w:t>
      </w:r>
      <w:r>
        <w:rPr>
          <w:lang w:val="en-CA"/>
        </w:rPr>
        <w:t xml:space="preserve">! but if you use the binmix approach </w:t>
      </w:r>
      <w:r>
        <w:rPr>
          <w:b/>
          <w:bCs/>
          <w:lang w:val="en-CA"/>
        </w:rPr>
        <w:t>yes</w:t>
      </w:r>
      <w:r>
        <w:rPr>
          <w:lang w:val="en-CA"/>
        </w:rPr>
        <w:t>! That’s what I tested and supported with the second half of the simulation study.</w:t>
      </w:r>
    </w:p>
    <w:p w14:paraId="2E836E8A" w14:textId="77777777" w:rsidR="008A01E5" w:rsidRDefault="008A01E5" w:rsidP="008A01E5">
      <w:pPr>
        <w:pStyle w:val="CommentText"/>
      </w:pPr>
    </w:p>
    <w:p w14:paraId="581776BE" w14:textId="77777777" w:rsidR="008A01E5" w:rsidRDefault="008A01E5" w:rsidP="008A01E5">
      <w:pPr>
        <w:pStyle w:val="CommentText"/>
      </w:pPr>
      <w:r>
        <w:rPr>
          <w:lang w:val="en-CA"/>
        </w:rPr>
        <w:t>The significance of this: If you are just trying to estimate how some ecological driver effects abundance (of individuals that have some activity overlap with the spatial and temporal scope of sampling) then mark-recapture seems to always give you the right answer, while “cheaper” binmix models or GLMs don’t.</w:t>
      </w:r>
    </w:p>
  </w:comment>
  <w:comment w:id="9" w:author="Juli Carrillo" w:date="2025-03-06T11:02:00Z" w:initials="CJ">
    <w:p w14:paraId="2A329444" w14:textId="76016767" w:rsidR="008F517B" w:rsidRDefault="008F517B">
      <w:pPr>
        <w:pStyle w:val="CommentText"/>
      </w:pPr>
      <w:r>
        <w:rPr>
          <w:rStyle w:val="CommentReference"/>
        </w:rPr>
        <w:annotationRef/>
      </w:r>
      <w:r>
        <w:t xml:space="preserve">As a reader, I would like to know more about this – maybe you could include a few more biological details to illustrate the example / ref/ </w:t>
      </w:r>
    </w:p>
  </w:comment>
  <w:comment w:id="10" w:author="Juli Carrillo" w:date="2025-03-06T11:04:00Z" w:initials="CJ">
    <w:p w14:paraId="5010542A" w14:textId="5323EB75" w:rsidR="008F517B" w:rsidRDefault="008F517B">
      <w:pPr>
        <w:pStyle w:val="CommentText"/>
      </w:pPr>
      <w:r>
        <w:rPr>
          <w:rStyle w:val="CommentReference"/>
        </w:rPr>
        <w:annotationRef/>
      </w:r>
      <w:r>
        <w:t xml:space="preserve">I think I am getting confused about whether you mean residence when you say abundance or if there are differences between the two. </w:t>
      </w:r>
    </w:p>
    <w:p w14:paraId="5F72D497" w14:textId="77777777" w:rsidR="008F517B" w:rsidRDefault="008F517B">
      <w:pPr>
        <w:pStyle w:val="CommentText"/>
      </w:pPr>
    </w:p>
    <w:p w14:paraId="1DEE16BE" w14:textId="6BDC3438" w:rsidR="008F517B" w:rsidRDefault="008F517B">
      <w:pPr>
        <w:pStyle w:val="CommentText"/>
      </w:pPr>
      <w:r>
        <w:t xml:space="preserve">Abundance can mean a lot of things, such as insect activity. </w:t>
      </w:r>
    </w:p>
  </w:comment>
  <w:comment w:id="11" w:author="Jens Ulrich" w:date="2025-03-14T12:17:00Z" w:initials="JU">
    <w:p w14:paraId="46DCED79" w14:textId="77777777" w:rsidR="00A80916" w:rsidRDefault="00A80916" w:rsidP="00A80916">
      <w:pPr>
        <w:pStyle w:val="CommentText"/>
      </w:pPr>
      <w:r>
        <w:rPr>
          <w:rStyle w:val="CommentReference"/>
        </w:rPr>
        <w:annotationRef/>
      </w:r>
      <w:r>
        <w:rPr>
          <w:lang w:val="en-CA"/>
        </w:rPr>
        <w:t>Hopefully expanding the previous paragraph makes this more clear</w:t>
      </w:r>
    </w:p>
  </w:comment>
  <w:comment w:id="12" w:author="Juli Carrillo" w:date="2025-03-06T11:34:00Z" w:initials="CJ">
    <w:p w14:paraId="7A0E7B19" w14:textId="7EF10C65" w:rsidR="00B716C3" w:rsidRDefault="00B716C3">
      <w:pPr>
        <w:pStyle w:val="CommentText"/>
      </w:pPr>
      <w:r>
        <w:rPr>
          <w:rStyle w:val="CommentReference"/>
        </w:rPr>
        <w:annotationRef/>
      </w:r>
      <w:r>
        <w:t xml:space="preserve">Why would detection rates be higher? Since this is a major assumption motivating this study, I think you need to say explicitly why detection rates would vary. </w:t>
      </w:r>
    </w:p>
  </w:comment>
  <w:comment w:id="13" w:author="Jens Ulrich" w:date="2025-03-14T12:21:00Z" w:initials="JU">
    <w:p w14:paraId="0D968300" w14:textId="77777777" w:rsidR="006B3C2F" w:rsidRDefault="00A80916" w:rsidP="006B3C2F">
      <w:pPr>
        <w:pStyle w:val="CommentText"/>
      </w:pPr>
      <w:r>
        <w:rPr>
          <w:rStyle w:val="CommentReference"/>
        </w:rPr>
        <w:annotationRef/>
      </w:r>
      <w:r w:rsidR="006B3C2F">
        <w:rPr>
          <w:lang w:val="en-CA"/>
        </w:rPr>
        <w:t>I should go back and add a few sentences (the ones that were in the discussion). I personally prefer this info in the discussion so it can be quicker to dive into the study but maybe is necessary to inform the motivation. Maybe move this whole chunk up earlier?</w:t>
      </w:r>
    </w:p>
  </w:comment>
  <w:comment w:id="17" w:author="Juli Carrillo" w:date="2025-03-06T11:57:00Z" w:initials="CJ">
    <w:p w14:paraId="3DC3A629" w14:textId="6E584275" w:rsidR="00FC3679" w:rsidRDefault="00FC3679">
      <w:pPr>
        <w:pStyle w:val="CommentText"/>
      </w:pPr>
      <w:r>
        <w:rPr>
          <w:rStyle w:val="CommentReference"/>
        </w:rPr>
        <w:annotationRef/>
      </w:r>
      <w:r>
        <w:t>Need to define</w:t>
      </w:r>
    </w:p>
  </w:comment>
  <w:comment w:id="18" w:author="Jens Ulrich" w:date="2025-03-14T12:28:00Z" w:initials="JU">
    <w:p w14:paraId="4AFA6256" w14:textId="77777777" w:rsidR="006B3C2F" w:rsidRDefault="006B3C2F" w:rsidP="006B3C2F">
      <w:pPr>
        <w:pStyle w:val="CommentText"/>
      </w:pPr>
      <w:r>
        <w:rPr>
          <w:rStyle w:val="CommentReference"/>
        </w:rPr>
        <w:annotationRef/>
      </w:r>
      <w:r>
        <w:rPr>
          <w:lang w:val="en-CA"/>
        </w:rPr>
        <w:t>I tried to improve the clarity of the definition this two paragraphs above so that can just use shorthand here rather than repeating</w:t>
      </w:r>
    </w:p>
  </w:comment>
  <w:comment w:id="21" w:author="Kremen, Claire" w:date="2025-02-19T16:49:00Z" w:initials="CK">
    <w:p w14:paraId="24281A60" w14:textId="7F2F866D" w:rsidR="008F517B" w:rsidRDefault="008F517B">
      <w:pPr>
        <w:pStyle w:val="CommentText"/>
      </w:pPr>
      <w:r>
        <w:rPr>
          <w:rStyle w:val="CommentReference"/>
        </w:rPr>
        <w:annotationRef/>
      </w:r>
      <w:r>
        <w:t>The intro is great.  Super clear and to the point.  The study also sounds like a super useful addition to the literature.</w:t>
      </w:r>
    </w:p>
    <w:p w14:paraId="310D8D88" w14:textId="6C042D18" w:rsidR="008F517B" w:rsidRDefault="008F517B">
      <w:pPr>
        <w:pStyle w:val="CommentText"/>
      </w:pPr>
    </w:p>
  </w:comment>
  <w:comment w:id="22" w:author="Juli Carrillo" w:date="2025-03-06T11:37:00Z" w:initials="CJ">
    <w:p w14:paraId="34A65EFB" w14:textId="60D2AC35" w:rsidR="00B716C3" w:rsidRDefault="00B716C3">
      <w:pPr>
        <w:pStyle w:val="CommentText"/>
      </w:pPr>
      <w:r>
        <w:rPr>
          <w:rStyle w:val="CommentReference"/>
        </w:rPr>
        <w:annotationRef/>
      </w:r>
      <w:r>
        <w:t>agreed</w:t>
      </w:r>
    </w:p>
  </w:comment>
  <w:comment w:id="23" w:author="Juli Carrillo" w:date="2025-03-06T11:38:00Z" w:initials="CJ">
    <w:p w14:paraId="0D254945" w14:textId="4B84915A" w:rsidR="00B716C3" w:rsidRDefault="00B716C3">
      <w:pPr>
        <w:pStyle w:val="CommentText"/>
      </w:pPr>
      <w:r>
        <w:rPr>
          <w:rStyle w:val="CommentReference"/>
        </w:rPr>
        <w:annotationRef/>
      </w:r>
      <w:r>
        <w:t xml:space="preserve">I am wondering how sensitive your results are to the type of sampling. For examples, sampling that removes individuals from the environment (e.g. traps) </w:t>
      </w:r>
      <w:r w:rsidR="00FC3679">
        <w:t>that</w:t>
      </w:r>
      <w:r>
        <w:t xml:space="preserve"> have zero chance of recapt</w:t>
      </w:r>
      <w:r w:rsidR="00FC3679">
        <w:t>ure – do they overestimate less? Can your methods evaluate that?</w:t>
      </w:r>
    </w:p>
  </w:comment>
  <w:comment w:id="27" w:author="Juli Carrillo" w:date="2025-03-06T11:56:00Z" w:initials="CJ">
    <w:p w14:paraId="37C8FCF1" w14:textId="632F56BC" w:rsidR="00FC3679" w:rsidRDefault="00FC3679">
      <w:pPr>
        <w:pStyle w:val="CommentText"/>
      </w:pPr>
      <w:r>
        <w:rPr>
          <w:rStyle w:val="CommentReference"/>
        </w:rPr>
        <w:annotationRef/>
      </w:r>
      <w:r>
        <w:t>Perhaps define again</w:t>
      </w:r>
    </w:p>
  </w:comment>
  <w:comment w:id="25" w:author="Kremen, Claire" w:date="2025-02-19T16:52:00Z" w:initials="CK">
    <w:p w14:paraId="028DDE09" w14:textId="5EE1C594" w:rsidR="008F517B" w:rsidRDefault="008F517B">
      <w:pPr>
        <w:pStyle w:val="CommentText"/>
      </w:pPr>
      <w:r>
        <w:rPr>
          <w:rStyle w:val="CommentReference"/>
        </w:rPr>
        <w:annotationRef/>
      </w:r>
      <w:r>
        <w:t>Well , and more to the point here, you couldn’t kill them and do MRR!  I would just say that.</w:t>
      </w:r>
    </w:p>
  </w:comment>
  <w:comment w:id="28" w:author="Juli Carrillo" w:date="2025-03-06T12:01:00Z" w:initials="CJ">
    <w:p w14:paraId="2A1F6362" w14:textId="553C5D0F" w:rsidR="00FC3679" w:rsidRDefault="00FC3679">
      <w:pPr>
        <w:pStyle w:val="CommentText"/>
      </w:pPr>
      <w:r>
        <w:rPr>
          <w:rStyle w:val="CommentReference"/>
        </w:rPr>
        <w:annotationRef/>
      </w:r>
      <w:r>
        <w:t>subjective. What makes it a strong lack of fit rather than just a lack of fit?</w:t>
      </w:r>
    </w:p>
  </w:comment>
  <w:comment w:id="29" w:author="Juli Carrillo" w:date="2025-03-06T12:05:00Z" w:initials="CJ">
    <w:p w14:paraId="56ED16EE" w14:textId="2A1242E7" w:rsidR="006D7030" w:rsidRDefault="006D7030">
      <w:pPr>
        <w:pStyle w:val="CommentText"/>
      </w:pPr>
      <w:r>
        <w:rPr>
          <w:rStyle w:val="CommentReference"/>
        </w:rPr>
        <w:annotationRef/>
      </w:r>
      <w:r>
        <w:t>Restoration? Suggest to use consistent language</w:t>
      </w:r>
    </w:p>
  </w:comment>
  <w:comment w:id="30" w:author="Juli Carrillo" w:date="2025-03-06T12:08:00Z" w:initials="CJ">
    <w:p w14:paraId="63C297A8" w14:textId="544F05D0" w:rsidR="006D7030" w:rsidRDefault="006D7030">
      <w:pPr>
        <w:pStyle w:val="CommentText"/>
      </w:pPr>
      <w:r>
        <w:rPr>
          <w:rStyle w:val="CommentReference"/>
        </w:rPr>
        <w:annotationRef/>
      </w:r>
      <w:r>
        <w:t>This seems like a really big assumption for many insects</w:t>
      </w:r>
    </w:p>
  </w:comment>
  <w:comment w:id="31" w:author="Juli Carrillo" w:date="2025-03-06T12:11:00Z" w:initials="CJ">
    <w:p w14:paraId="769ED99F" w14:textId="455AFD4C" w:rsidR="006D7030" w:rsidRDefault="006D7030">
      <w:pPr>
        <w:pStyle w:val="CommentText"/>
      </w:pPr>
      <w:r>
        <w:rPr>
          <w:rStyle w:val="CommentReference"/>
        </w:rPr>
        <w:annotationRef/>
      </w:r>
      <w:r>
        <w:t>And species by habitat?</w:t>
      </w:r>
    </w:p>
  </w:comment>
  <w:comment w:id="32" w:author="Juli Carrillo" w:date="2025-03-06T12:19:00Z" w:initials="CJ">
    <w:p w14:paraId="2EFAC9A7" w14:textId="77777777" w:rsidR="00951C93" w:rsidRDefault="00951C93">
      <w:pPr>
        <w:pStyle w:val="CommentText"/>
      </w:pPr>
      <w:r>
        <w:rPr>
          <w:rStyle w:val="CommentReference"/>
        </w:rPr>
        <w:annotationRef/>
      </w:r>
      <w:r>
        <w:t>Are you also explicitly making the assumption that these other ecological drivers also influence detection rates ? Are there reasons to think that habitats may influence detection rates more than other drivers or does it matter (or do we have data to know that?)</w:t>
      </w:r>
    </w:p>
    <w:p w14:paraId="160B0DF0" w14:textId="77777777" w:rsidR="00951C93" w:rsidRDefault="00951C93">
      <w:pPr>
        <w:pStyle w:val="CommentText"/>
      </w:pPr>
    </w:p>
    <w:p w14:paraId="704FABFF" w14:textId="3AA37BE7" w:rsidR="00951C93" w:rsidRDefault="00951C93">
      <w:pPr>
        <w:pStyle w:val="CommentText"/>
      </w:pPr>
      <w:r>
        <w:t xml:space="preserve">I also wonder about detection rates in general. Do we have a good sense of actual detection rates in field conditions across a range of habitats and species? Does that matter? It would be good to have some information on actual detection rates if available. </w:t>
      </w:r>
      <w:r w:rsidR="00976DDA">
        <w:t>I think I also maybe missed if you said how detection rates are typically calculated .</w:t>
      </w:r>
    </w:p>
  </w:comment>
  <w:comment w:id="33" w:author="Kremen, Claire" w:date="2025-03-04T19:21:00Z" w:initials="CK">
    <w:p w14:paraId="67D234E9" w14:textId="5725388B" w:rsidR="008F517B" w:rsidRDefault="008F517B">
      <w:pPr>
        <w:pStyle w:val="CommentText"/>
      </w:pPr>
      <w:r>
        <w:rPr>
          <w:rStyle w:val="CommentReference"/>
        </w:rPr>
        <w:annotationRef/>
      </w:r>
      <w:r>
        <w:t>Of what on what?</w:t>
      </w:r>
    </w:p>
  </w:comment>
  <w:comment w:id="37" w:author="Juli Carrillo" w:date="2025-03-06T12:29:00Z" w:initials="CJ">
    <w:p w14:paraId="58867C10" w14:textId="1B51A7D6" w:rsidR="00976DDA" w:rsidRDefault="00976DDA">
      <w:pPr>
        <w:pStyle w:val="CommentText"/>
      </w:pPr>
      <w:r>
        <w:rPr>
          <w:rStyle w:val="CommentReference"/>
        </w:rPr>
        <w:annotationRef/>
      </w:r>
      <w:r>
        <w:t xml:space="preserve">How exactly would someone know if they had or had done so enough? Is this something that can be quantified in count data using GLM’s ? Could you provide more concrete recommendations here? </w:t>
      </w:r>
    </w:p>
  </w:comment>
  <w:comment w:id="38" w:author="Juli Carrillo" w:date="2025-03-06T12:32:00Z" w:initials="CJ">
    <w:p w14:paraId="26A06AAD" w14:textId="735A58E0" w:rsidR="00976DDA" w:rsidRDefault="00976DDA">
      <w:pPr>
        <w:pStyle w:val="CommentText"/>
      </w:pPr>
      <w:r>
        <w:rPr>
          <w:rStyle w:val="CommentReference"/>
        </w:rPr>
        <w:annotationRef/>
      </w:r>
      <w:r>
        <w:t>I think a lot of this could come earlier, like in the intro</w:t>
      </w:r>
    </w:p>
  </w:comment>
  <w:comment w:id="39" w:author="Juli Carrillo" w:date="2025-03-06T12:33:00Z" w:initials="CJ">
    <w:p w14:paraId="6C10798A" w14:textId="7DA20B95" w:rsidR="00976DDA" w:rsidRDefault="00976DDA">
      <w:pPr>
        <w:pStyle w:val="CommentText"/>
      </w:pPr>
      <w:r>
        <w:rPr>
          <w:rStyle w:val="CommentReference"/>
        </w:rPr>
        <w:annotationRef/>
      </w:r>
      <w:r>
        <w:t xml:space="preserve">I assume this means because you detect recaptured bees more often in restored habitats than the unrestored habitats, which would mean higher detection rate ? I guess I still don’t understand how you estimate detection rate. </w:t>
      </w:r>
    </w:p>
  </w:comment>
  <w:comment w:id="40" w:author="Juli Carrillo" w:date="2025-03-06T12:35:00Z" w:initials="CJ">
    <w:p w14:paraId="37A63DC3" w14:textId="66E9B1D5" w:rsidR="00F42FF0" w:rsidRDefault="00F42FF0">
      <w:pPr>
        <w:pStyle w:val="CommentText"/>
      </w:pPr>
      <w:r>
        <w:rPr>
          <w:rStyle w:val="CommentReference"/>
        </w:rPr>
        <w:annotationRef/>
      </w:r>
      <w:r>
        <w:t>You’ve said this several times, and I guess I wonder what you mean explicitly. Could you be more specific?</w:t>
      </w:r>
    </w:p>
  </w:comment>
  <w:comment w:id="41" w:author="Juli Carrillo" w:date="2025-03-06T12:38:00Z" w:initials="CJ">
    <w:p w14:paraId="2E5825C7" w14:textId="74CC0F93" w:rsidR="00F42FF0" w:rsidRDefault="00F42FF0">
      <w:pPr>
        <w:pStyle w:val="CommentText"/>
      </w:pPr>
      <w:r>
        <w:rPr>
          <w:rStyle w:val="CommentReference"/>
        </w:rPr>
        <w:annotationRef/>
      </w:r>
      <w:r>
        <w:t>See comment above about whether this depends on lethal versus non-lethal surveys</w:t>
      </w:r>
    </w:p>
  </w:comment>
  <w:comment w:id="42" w:author="Juli Carrillo" w:date="2025-03-06T12:39:00Z" w:initials="CJ">
    <w:p w14:paraId="537E66E6" w14:textId="0B044A7B" w:rsidR="00F42FF0" w:rsidRDefault="00F42FF0">
      <w:pPr>
        <w:pStyle w:val="CommentText"/>
      </w:pPr>
      <w:r>
        <w:rPr>
          <w:rStyle w:val="CommentReference"/>
        </w:rPr>
        <w:annotationRef/>
      </w:r>
      <w:r>
        <w:t>Missing some punctation or a word?</w:t>
      </w:r>
    </w:p>
  </w:comment>
  <w:comment w:id="43" w:author="Jens Ulrich" w:date="2025-02-14T09:45:00Z" w:initials="JU">
    <w:p w14:paraId="2A449AF3" w14:textId="77777777" w:rsidR="008F517B" w:rsidRDefault="008F517B" w:rsidP="00C10CB2">
      <w:pPr>
        <w:pStyle w:val="CommentText"/>
      </w:pPr>
      <w:r>
        <w:rPr>
          <w:rStyle w:val="CommentReference"/>
        </w:rPr>
        <w:annotationRef/>
      </w:r>
      <w:r>
        <w:rPr>
          <w:lang w:val="en-CA"/>
        </w:rPr>
        <w:t>Need to add panels c and d but the simulations are still running. Generally the bias is smaller.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BE8FF9E" w15:done="0"/>
  <w15:commentEx w15:paraId="164AA160" w15:done="0"/>
  <w15:commentEx w15:paraId="480F5ABE" w15:done="0"/>
  <w15:commentEx w15:paraId="114679E7" w15:paraIdParent="480F5ABE" w15:done="0"/>
  <w15:commentEx w15:paraId="6998C00F" w15:done="0"/>
  <w15:commentEx w15:paraId="1D8DBEAB" w15:paraIdParent="6998C00F" w15:done="0"/>
  <w15:commentEx w15:paraId="1BE4052C" w15:done="0"/>
  <w15:commentEx w15:paraId="6D77ECCC" w15:paraIdParent="1BE4052C" w15:done="0"/>
  <w15:commentEx w15:paraId="581776BE" w15:paraIdParent="1BE4052C" w15:done="0"/>
  <w15:commentEx w15:paraId="2A329444" w15:done="0"/>
  <w15:commentEx w15:paraId="1DEE16BE" w15:done="0"/>
  <w15:commentEx w15:paraId="46DCED79" w15:paraIdParent="1DEE16BE" w15:done="0"/>
  <w15:commentEx w15:paraId="7A0E7B19" w15:done="0"/>
  <w15:commentEx w15:paraId="0D968300" w15:paraIdParent="7A0E7B19" w15:done="0"/>
  <w15:commentEx w15:paraId="3DC3A629" w15:done="0"/>
  <w15:commentEx w15:paraId="4AFA6256" w15:paraIdParent="3DC3A629" w15:done="0"/>
  <w15:commentEx w15:paraId="310D8D88" w15:done="0"/>
  <w15:commentEx w15:paraId="34A65EFB" w15:paraIdParent="310D8D88" w15:done="0"/>
  <w15:commentEx w15:paraId="0D254945" w15:done="0"/>
  <w15:commentEx w15:paraId="37C8FCF1" w15:done="0"/>
  <w15:commentEx w15:paraId="028DDE09" w15:done="0"/>
  <w15:commentEx w15:paraId="2A1F6362" w15:done="0"/>
  <w15:commentEx w15:paraId="56ED16EE" w15:done="0"/>
  <w15:commentEx w15:paraId="63C297A8" w15:done="0"/>
  <w15:commentEx w15:paraId="769ED99F" w15:done="0"/>
  <w15:commentEx w15:paraId="704FABFF" w15:done="0"/>
  <w15:commentEx w15:paraId="67D234E9" w15:done="0"/>
  <w15:commentEx w15:paraId="58867C10" w15:done="0"/>
  <w15:commentEx w15:paraId="26A06AAD" w15:done="0"/>
  <w15:commentEx w15:paraId="6C10798A" w15:done="0"/>
  <w15:commentEx w15:paraId="37A63DC3" w15:done="0"/>
  <w15:commentEx w15:paraId="2E5825C7" w15:done="0"/>
  <w15:commentEx w15:paraId="537E66E6" w15:done="0"/>
  <w15:commentEx w15:paraId="2A449A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EB24A0C" w16cex:dateUtc="2025-02-20T00:35:00Z"/>
  <w16cex:commentExtensible w16cex:durableId="0E0B6278" w16cex:dateUtc="2025-02-20T00:38:00Z"/>
  <w16cex:commentExtensible w16cex:durableId="4A18AAFA" w16cex:dateUtc="2025-03-12T16:56:00Z"/>
  <w16cex:commentExtensible w16cex:durableId="6C744432" w16cex:dateUtc="2025-02-20T00:40:00Z"/>
  <w16cex:commentExtensible w16cex:durableId="3BE2B8F1" w16cex:dateUtc="2025-03-12T17:23:00Z"/>
  <w16cex:commentExtensible w16cex:durableId="542AFD7C" w16cex:dateUtc="2025-03-12T20:34:00Z"/>
  <w16cex:commentExtensible w16cex:durableId="47FA2003" w16cex:dateUtc="2025-03-12T20:47:00Z"/>
  <w16cex:commentExtensible w16cex:durableId="21688538" w16cex:dateUtc="2025-03-14T19:17:00Z"/>
  <w16cex:commentExtensible w16cex:durableId="562360A1" w16cex:dateUtc="2025-03-14T19:21:00Z"/>
  <w16cex:commentExtensible w16cex:durableId="7BD0F53C" w16cex:dateUtc="2025-03-14T19:28:00Z"/>
  <w16cex:commentExtensible w16cex:durableId="034A8894" w16cex:dateUtc="2025-02-20T00:49:00Z"/>
  <w16cex:commentExtensible w16cex:durableId="76C93F97" w16cex:dateUtc="2025-02-20T00:52:00Z"/>
  <w16cex:commentExtensible w16cex:durableId="2027C9CA" w16cex:dateUtc="2025-03-05T03:21:00Z"/>
  <w16cex:commentExtensible w16cex:durableId="4A0BA6B9" w16cex:dateUtc="2025-02-14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BE8FF9E" w16cid:durableId="5EB24A0C"/>
  <w16cid:commentId w16cid:paraId="164AA160" w16cid:durableId="2B73FD04"/>
  <w16cid:commentId w16cid:paraId="480F5ABE" w16cid:durableId="0E0B6278"/>
  <w16cid:commentId w16cid:paraId="114679E7" w16cid:durableId="4A18AAFA"/>
  <w16cid:commentId w16cid:paraId="6998C00F" w16cid:durableId="6C744432"/>
  <w16cid:commentId w16cid:paraId="1D8DBEAB" w16cid:durableId="3BE2B8F1"/>
  <w16cid:commentId w16cid:paraId="1BE4052C" w16cid:durableId="2B73FE05"/>
  <w16cid:commentId w16cid:paraId="6D77ECCC" w16cid:durableId="542AFD7C"/>
  <w16cid:commentId w16cid:paraId="581776BE" w16cid:durableId="47FA2003"/>
  <w16cid:commentId w16cid:paraId="2A329444" w16cid:durableId="2B73FF54"/>
  <w16cid:commentId w16cid:paraId="1DEE16BE" w16cid:durableId="2B73FFB9"/>
  <w16cid:commentId w16cid:paraId="46DCED79" w16cid:durableId="21688538"/>
  <w16cid:commentId w16cid:paraId="7A0E7B19" w16cid:durableId="2B7406DD"/>
  <w16cid:commentId w16cid:paraId="0D968300" w16cid:durableId="562360A1"/>
  <w16cid:commentId w16cid:paraId="3DC3A629" w16cid:durableId="2B740C2B"/>
  <w16cid:commentId w16cid:paraId="4AFA6256" w16cid:durableId="7BD0F53C"/>
  <w16cid:commentId w16cid:paraId="310D8D88" w16cid:durableId="034A8894"/>
  <w16cid:commentId w16cid:paraId="34A65EFB" w16cid:durableId="2B74075E"/>
  <w16cid:commentId w16cid:paraId="0D254945" w16cid:durableId="2B7407A9"/>
  <w16cid:commentId w16cid:paraId="37C8FCF1" w16cid:durableId="2B740BF3"/>
  <w16cid:commentId w16cid:paraId="028DDE09" w16cid:durableId="76C93F97"/>
  <w16cid:commentId w16cid:paraId="2A1F6362" w16cid:durableId="2B740D06"/>
  <w16cid:commentId w16cid:paraId="56ED16EE" w16cid:durableId="2B740E01"/>
  <w16cid:commentId w16cid:paraId="63C297A8" w16cid:durableId="2B740EB7"/>
  <w16cid:commentId w16cid:paraId="769ED99F" w16cid:durableId="2B740F8F"/>
  <w16cid:commentId w16cid:paraId="704FABFF" w16cid:durableId="2B741145"/>
  <w16cid:commentId w16cid:paraId="67D234E9" w16cid:durableId="2027C9CA"/>
  <w16cid:commentId w16cid:paraId="58867C10" w16cid:durableId="2B7413AE"/>
  <w16cid:commentId w16cid:paraId="26A06AAD" w16cid:durableId="2B741465"/>
  <w16cid:commentId w16cid:paraId="6C10798A" w16cid:durableId="2B74148B"/>
  <w16cid:commentId w16cid:paraId="37A63DC3" w16cid:durableId="2B7414FD"/>
  <w16cid:commentId w16cid:paraId="2E5825C7" w16cid:durableId="2B7415AC"/>
  <w16cid:commentId w16cid:paraId="537E66E6" w16cid:durableId="2B7415F7"/>
  <w16cid:commentId w16cid:paraId="2A449AF3" w16cid:durableId="4A0BA6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92335" w14:textId="77777777" w:rsidR="001B6407" w:rsidRDefault="001B6407" w:rsidP="00625570">
      <w:pPr>
        <w:spacing w:after="0" w:line="240" w:lineRule="auto"/>
      </w:pPr>
      <w:r>
        <w:separator/>
      </w:r>
    </w:p>
  </w:endnote>
  <w:endnote w:type="continuationSeparator" w:id="0">
    <w:p w14:paraId="38DA166D" w14:textId="77777777" w:rsidR="001B6407" w:rsidRDefault="001B6407"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33187" w14:textId="77777777" w:rsidR="001B6407" w:rsidRDefault="001B6407" w:rsidP="00625570">
      <w:pPr>
        <w:spacing w:after="0" w:line="240" w:lineRule="auto"/>
      </w:pPr>
      <w:r>
        <w:separator/>
      </w:r>
    </w:p>
  </w:footnote>
  <w:footnote w:type="continuationSeparator" w:id="0">
    <w:p w14:paraId="3972A3B9" w14:textId="77777777" w:rsidR="001B6407" w:rsidRDefault="001B6407"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emen, Claire">
    <w15:presenceInfo w15:providerId="AD" w15:userId="S::claire.kremen@ubc.ca::d94f6ec6-be05-4549-bcc1-a724e2ad3dd5"/>
  </w15:person>
  <w15:person w15:author="Juli Carrillo">
    <w15:presenceInfo w15:providerId="AD" w15:userId="S-1-5-21-3458574638-2780845101-4193349012-383862"/>
  </w15:person>
  <w15:person w15:author="Ulrich, Jens">
    <w15:presenceInfo w15:providerId="AD" w15:userId="S::jens.johnson@ubc.ca::1d972ffb-7a27-4f01-82ee-6bfead15c41b"/>
  </w15:person>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1198C"/>
    <w:rsid w:val="000167FC"/>
    <w:rsid w:val="00020649"/>
    <w:rsid w:val="00025C1A"/>
    <w:rsid w:val="000310AD"/>
    <w:rsid w:val="00033253"/>
    <w:rsid w:val="00036A8C"/>
    <w:rsid w:val="0004132B"/>
    <w:rsid w:val="00044736"/>
    <w:rsid w:val="00045780"/>
    <w:rsid w:val="000465CE"/>
    <w:rsid w:val="00046EF9"/>
    <w:rsid w:val="00054159"/>
    <w:rsid w:val="00055E66"/>
    <w:rsid w:val="00057C24"/>
    <w:rsid w:val="000613A7"/>
    <w:rsid w:val="000631A2"/>
    <w:rsid w:val="00064EB5"/>
    <w:rsid w:val="000653F5"/>
    <w:rsid w:val="00065B2F"/>
    <w:rsid w:val="00066428"/>
    <w:rsid w:val="00067E80"/>
    <w:rsid w:val="00070EB6"/>
    <w:rsid w:val="00075B03"/>
    <w:rsid w:val="000772CD"/>
    <w:rsid w:val="00080D25"/>
    <w:rsid w:val="000812FE"/>
    <w:rsid w:val="00083264"/>
    <w:rsid w:val="00092CA5"/>
    <w:rsid w:val="00094B22"/>
    <w:rsid w:val="000952CA"/>
    <w:rsid w:val="0009677B"/>
    <w:rsid w:val="000973E2"/>
    <w:rsid w:val="000977E0"/>
    <w:rsid w:val="000A0BA6"/>
    <w:rsid w:val="000A280B"/>
    <w:rsid w:val="000A314B"/>
    <w:rsid w:val="000A4FC1"/>
    <w:rsid w:val="000A671E"/>
    <w:rsid w:val="000B028D"/>
    <w:rsid w:val="000B2CFF"/>
    <w:rsid w:val="000B5691"/>
    <w:rsid w:val="000C1812"/>
    <w:rsid w:val="000C4AB8"/>
    <w:rsid w:val="000C5B26"/>
    <w:rsid w:val="000D0274"/>
    <w:rsid w:val="000D1918"/>
    <w:rsid w:val="000D7E55"/>
    <w:rsid w:val="000E0E06"/>
    <w:rsid w:val="000E123C"/>
    <w:rsid w:val="000E2F2C"/>
    <w:rsid w:val="000E4E67"/>
    <w:rsid w:val="000E606A"/>
    <w:rsid w:val="000E7758"/>
    <w:rsid w:val="000F0A14"/>
    <w:rsid w:val="000F16E1"/>
    <w:rsid w:val="000F4CA3"/>
    <w:rsid w:val="000F575C"/>
    <w:rsid w:val="000F5801"/>
    <w:rsid w:val="001124B9"/>
    <w:rsid w:val="00115EA6"/>
    <w:rsid w:val="00120999"/>
    <w:rsid w:val="00120E75"/>
    <w:rsid w:val="00122CFB"/>
    <w:rsid w:val="00130418"/>
    <w:rsid w:val="00132FF3"/>
    <w:rsid w:val="00133AA8"/>
    <w:rsid w:val="001345FD"/>
    <w:rsid w:val="00142439"/>
    <w:rsid w:val="00145AD5"/>
    <w:rsid w:val="00147AC8"/>
    <w:rsid w:val="0015135D"/>
    <w:rsid w:val="0015281C"/>
    <w:rsid w:val="001559FC"/>
    <w:rsid w:val="00157A88"/>
    <w:rsid w:val="00162913"/>
    <w:rsid w:val="00163E2E"/>
    <w:rsid w:val="0016493D"/>
    <w:rsid w:val="0017490F"/>
    <w:rsid w:val="00175E62"/>
    <w:rsid w:val="001846B2"/>
    <w:rsid w:val="001A091E"/>
    <w:rsid w:val="001A3FB2"/>
    <w:rsid w:val="001A574F"/>
    <w:rsid w:val="001B3A73"/>
    <w:rsid w:val="001B472C"/>
    <w:rsid w:val="001B4B31"/>
    <w:rsid w:val="001B4CD6"/>
    <w:rsid w:val="001B6407"/>
    <w:rsid w:val="001B7FB0"/>
    <w:rsid w:val="001C43EE"/>
    <w:rsid w:val="001D0191"/>
    <w:rsid w:val="001E3A16"/>
    <w:rsid w:val="001E6CD6"/>
    <w:rsid w:val="001F163D"/>
    <w:rsid w:val="001F209A"/>
    <w:rsid w:val="001F3B48"/>
    <w:rsid w:val="001F7A59"/>
    <w:rsid w:val="00200F23"/>
    <w:rsid w:val="00215B37"/>
    <w:rsid w:val="00217481"/>
    <w:rsid w:val="0022008C"/>
    <w:rsid w:val="00221A04"/>
    <w:rsid w:val="00223254"/>
    <w:rsid w:val="00224972"/>
    <w:rsid w:val="00226C9F"/>
    <w:rsid w:val="00231DF0"/>
    <w:rsid w:val="0023273A"/>
    <w:rsid w:val="0023298B"/>
    <w:rsid w:val="00234D33"/>
    <w:rsid w:val="00235E76"/>
    <w:rsid w:val="0024521B"/>
    <w:rsid w:val="002470CA"/>
    <w:rsid w:val="00250A39"/>
    <w:rsid w:val="00251950"/>
    <w:rsid w:val="00253A47"/>
    <w:rsid w:val="00263137"/>
    <w:rsid w:val="00266541"/>
    <w:rsid w:val="00272947"/>
    <w:rsid w:val="0027394A"/>
    <w:rsid w:val="002766E7"/>
    <w:rsid w:val="002818D3"/>
    <w:rsid w:val="00281ABF"/>
    <w:rsid w:val="00281F45"/>
    <w:rsid w:val="00284BF9"/>
    <w:rsid w:val="0028623F"/>
    <w:rsid w:val="002877E4"/>
    <w:rsid w:val="00290B44"/>
    <w:rsid w:val="0029209D"/>
    <w:rsid w:val="002A484C"/>
    <w:rsid w:val="002A58C8"/>
    <w:rsid w:val="002B08B6"/>
    <w:rsid w:val="002B1345"/>
    <w:rsid w:val="002B4396"/>
    <w:rsid w:val="002C1B77"/>
    <w:rsid w:val="002D10BC"/>
    <w:rsid w:val="002D3441"/>
    <w:rsid w:val="002D46EE"/>
    <w:rsid w:val="002D52CB"/>
    <w:rsid w:val="002E18EA"/>
    <w:rsid w:val="002E436D"/>
    <w:rsid w:val="002E490B"/>
    <w:rsid w:val="002E5712"/>
    <w:rsid w:val="002E5BD8"/>
    <w:rsid w:val="002F0837"/>
    <w:rsid w:val="002F3E80"/>
    <w:rsid w:val="002F5BEA"/>
    <w:rsid w:val="002F6E84"/>
    <w:rsid w:val="002F7FD1"/>
    <w:rsid w:val="003015F8"/>
    <w:rsid w:val="003057A7"/>
    <w:rsid w:val="003065A4"/>
    <w:rsid w:val="0030787E"/>
    <w:rsid w:val="00316CCE"/>
    <w:rsid w:val="00321EE8"/>
    <w:rsid w:val="00325556"/>
    <w:rsid w:val="00337C6D"/>
    <w:rsid w:val="00341B43"/>
    <w:rsid w:val="003459A4"/>
    <w:rsid w:val="0034779B"/>
    <w:rsid w:val="00347802"/>
    <w:rsid w:val="0035081F"/>
    <w:rsid w:val="003543EA"/>
    <w:rsid w:val="00355EE7"/>
    <w:rsid w:val="00357DD5"/>
    <w:rsid w:val="00361AD1"/>
    <w:rsid w:val="00363221"/>
    <w:rsid w:val="00364C29"/>
    <w:rsid w:val="00365B1B"/>
    <w:rsid w:val="003733C6"/>
    <w:rsid w:val="003773C0"/>
    <w:rsid w:val="00382736"/>
    <w:rsid w:val="00387939"/>
    <w:rsid w:val="0039216E"/>
    <w:rsid w:val="00392543"/>
    <w:rsid w:val="003A277F"/>
    <w:rsid w:val="003A51C3"/>
    <w:rsid w:val="003A6AD4"/>
    <w:rsid w:val="003A7866"/>
    <w:rsid w:val="003B2ADA"/>
    <w:rsid w:val="003B5584"/>
    <w:rsid w:val="003B648D"/>
    <w:rsid w:val="003B6500"/>
    <w:rsid w:val="003B6EE5"/>
    <w:rsid w:val="003C0CE2"/>
    <w:rsid w:val="003C10D7"/>
    <w:rsid w:val="003C4D2B"/>
    <w:rsid w:val="003C4F80"/>
    <w:rsid w:val="003D077E"/>
    <w:rsid w:val="003D0C3A"/>
    <w:rsid w:val="003D22C6"/>
    <w:rsid w:val="003E77CC"/>
    <w:rsid w:val="003E7C74"/>
    <w:rsid w:val="003F1672"/>
    <w:rsid w:val="003F2617"/>
    <w:rsid w:val="0040561D"/>
    <w:rsid w:val="00412BFC"/>
    <w:rsid w:val="00413B14"/>
    <w:rsid w:val="004142EE"/>
    <w:rsid w:val="00414B39"/>
    <w:rsid w:val="00420013"/>
    <w:rsid w:val="004215F7"/>
    <w:rsid w:val="004258B1"/>
    <w:rsid w:val="00427370"/>
    <w:rsid w:val="00433FDA"/>
    <w:rsid w:val="004372E3"/>
    <w:rsid w:val="00437C2E"/>
    <w:rsid w:val="004416A5"/>
    <w:rsid w:val="004426BC"/>
    <w:rsid w:val="00445F4B"/>
    <w:rsid w:val="00450CEE"/>
    <w:rsid w:val="0045140F"/>
    <w:rsid w:val="00455F7F"/>
    <w:rsid w:val="00465ED3"/>
    <w:rsid w:val="00466172"/>
    <w:rsid w:val="0047186F"/>
    <w:rsid w:val="00473683"/>
    <w:rsid w:val="00474548"/>
    <w:rsid w:val="00474CA8"/>
    <w:rsid w:val="0047506A"/>
    <w:rsid w:val="00475501"/>
    <w:rsid w:val="0048082C"/>
    <w:rsid w:val="00481C9E"/>
    <w:rsid w:val="004823C9"/>
    <w:rsid w:val="00484639"/>
    <w:rsid w:val="004850AE"/>
    <w:rsid w:val="00495E45"/>
    <w:rsid w:val="004A03AB"/>
    <w:rsid w:val="004A4E2F"/>
    <w:rsid w:val="004A79EE"/>
    <w:rsid w:val="004A79EF"/>
    <w:rsid w:val="004A7CD1"/>
    <w:rsid w:val="004B283D"/>
    <w:rsid w:val="004B3DE1"/>
    <w:rsid w:val="004B5DB4"/>
    <w:rsid w:val="004B6201"/>
    <w:rsid w:val="004B72C9"/>
    <w:rsid w:val="004C2E50"/>
    <w:rsid w:val="004C4F15"/>
    <w:rsid w:val="004C5BB9"/>
    <w:rsid w:val="004D2C63"/>
    <w:rsid w:val="004D47E3"/>
    <w:rsid w:val="004E5FB5"/>
    <w:rsid w:val="004E6F3C"/>
    <w:rsid w:val="004F0218"/>
    <w:rsid w:val="004F31A5"/>
    <w:rsid w:val="004F44AF"/>
    <w:rsid w:val="004F6712"/>
    <w:rsid w:val="00500D2A"/>
    <w:rsid w:val="00501F65"/>
    <w:rsid w:val="00504CC9"/>
    <w:rsid w:val="00507D3B"/>
    <w:rsid w:val="00507F23"/>
    <w:rsid w:val="00507FCA"/>
    <w:rsid w:val="005105FA"/>
    <w:rsid w:val="00512C8F"/>
    <w:rsid w:val="00513F21"/>
    <w:rsid w:val="005158F5"/>
    <w:rsid w:val="00521609"/>
    <w:rsid w:val="00527977"/>
    <w:rsid w:val="005368D3"/>
    <w:rsid w:val="005369C5"/>
    <w:rsid w:val="00540122"/>
    <w:rsid w:val="00544EB6"/>
    <w:rsid w:val="00553CBA"/>
    <w:rsid w:val="00555842"/>
    <w:rsid w:val="00560A7D"/>
    <w:rsid w:val="00562F17"/>
    <w:rsid w:val="00564430"/>
    <w:rsid w:val="00565CF7"/>
    <w:rsid w:val="00570871"/>
    <w:rsid w:val="00570AFD"/>
    <w:rsid w:val="00572CE8"/>
    <w:rsid w:val="005802B7"/>
    <w:rsid w:val="00585AE4"/>
    <w:rsid w:val="005878AE"/>
    <w:rsid w:val="00592385"/>
    <w:rsid w:val="00596D97"/>
    <w:rsid w:val="005A1542"/>
    <w:rsid w:val="005A3E43"/>
    <w:rsid w:val="005A6DF3"/>
    <w:rsid w:val="005B1442"/>
    <w:rsid w:val="005B43B5"/>
    <w:rsid w:val="005C09CD"/>
    <w:rsid w:val="005D1A9C"/>
    <w:rsid w:val="005E1F29"/>
    <w:rsid w:val="005E29F4"/>
    <w:rsid w:val="005E3E53"/>
    <w:rsid w:val="005F2F9C"/>
    <w:rsid w:val="005F3225"/>
    <w:rsid w:val="005F406B"/>
    <w:rsid w:val="005F4F36"/>
    <w:rsid w:val="0060326F"/>
    <w:rsid w:val="00604DE8"/>
    <w:rsid w:val="006051C9"/>
    <w:rsid w:val="00605322"/>
    <w:rsid w:val="00610060"/>
    <w:rsid w:val="00611BF7"/>
    <w:rsid w:val="00613CAD"/>
    <w:rsid w:val="006211B6"/>
    <w:rsid w:val="0062230E"/>
    <w:rsid w:val="00625570"/>
    <w:rsid w:val="0062636E"/>
    <w:rsid w:val="00626AE9"/>
    <w:rsid w:val="00627788"/>
    <w:rsid w:val="00630144"/>
    <w:rsid w:val="00631CB8"/>
    <w:rsid w:val="00636356"/>
    <w:rsid w:val="00636C86"/>
    <w:rsid w:val="00640157"/>
    <w:rsid w:val="006418B5"/>
    <w:rsid w:val="00647EC5"/>
    <w:rsid w:val="0065017C"/>
    <w:rsid w:val="006510B9"/>
    <w:rsid w:val="00654D4B"/>
    <w:rsid w:val="0065516F"/>
    <w:rsid w:val="00662E4D"/>
    <w:rsid w:val="00665A80"/>
    <w:rsid w:val="00665BEA"/>
    <w:rsid w:val="00665DB9"/>
    <w:rsid w:val="00666E3D"/>
    <w:rsid w:val="0067158F"/>
    <w:rsid w:val="00671CC2"/>
    <w:rsid w:val="00671D6B"/>
    <w:rsid w:val="0067261D"/>
    <w:rsid w:val="006741F0"/>
    <w:rsid w:val="00676C2E"/>
    <w:rsid w:val="0068185E"/>
    <w:rsid w:val="006824C5"/>
    <w:rsid w:val="00685B0A"/>
    <w:rsid w:val="00690360"/>
    <w:rsid w:val="00690DE7"/>
    <w:rsid w:val="00691AED"/>
    <w:rsid w:val="006939E3"/>
    <w:rsid w:val="00694B70"/>
    <w:rsid w:val="006A3766"/>
    <w:rsid w:val="006A561E"/>
    <w:rsid w:val="006A643D"/>
    <w:rsid w:val="006B0DF4"/>
    <w:rsid w:val="006B1CF3"/>
    <w:rsid w:val="006B3C2F"/>
    <w:rsid w:val="006B3F30"/>
    <w:rsid w:val="006B4B54"/>
    <w:rsid w:val="006B52C0"/>
    <w:rsid w:val="006B6A19"/>
    <w:rsid w:val="006C490C"/>
    <w:rsid w:val="006C5518"/>
    <w:rsid w:val="006C63E7"/>
    <w:rsid w:val="006D3D36"/>
    <w:rsid w:val="006D54EB"/>
    <w:rsid w:val="006D7030"/>
    <w:rsid w:val="006D752E"/>
    <w:rsid w:val="006D7C1D"/>
    <w:rsid w:val="006E2A95"/>
    <w:rsid w:val="006E7D3A"/>
    <w:rsid w:val="006F290C"/>
    <w:rsid w:val="006F455D"/>
    <w:rsid w:val="006F482E"/>
    <w:rsid w:val="006F6D1E"/>
    <w:rsid w:val="006F70FD"/>
    <w:rsid w:val="00703170"/>
    <w:rsid w:val="00707783"/>
    <w:rsid w:val="007106E1"/>
    <w:rsid w:val="007138F8"/>
    <w:rsid w:val="00713A33"/>
    <w:rsid w:val="00714219"/>
    <w:rsid w:val="007149AB"/>
    <w:rsid w:val="00717D57"/>
    <w:rsid w:val="0072125D"/>
    <w:rsid w:val="0072201B"/>
    <w:rsid w:val="00725372"/>
    <w:rsid w:val="0073494C"/>
    <w:rsid w:val="00740670"/>
    <w:rsid w:val="00742924"/>
    <w:rsid w:val="00744985"/>
    <w:rsid w:val="007464C2"/>
    <w:rsid w:val="007471AC"/>
    <w:rsid w:val="007505E7"/>
    <w:rsid w:val="00750620"/>
    <w:rsid w:val="00750E1F"/>
    <w:rsid w:val="00751A62"/>
    <w:rsid w:val="007523E2"/>
    <w:rsid w:val="007526ED"/>
    <w:rsid w:val="0075441E"/>
    <w:rsid w:val="00754B92"/>
    <w:rsid w:val="0076282B"/>
    <w:rsid w:val="007643A0"/>
    <w:rsid w:val="00767108"/>
    <w:rsid w:val="007735A1"/>
    <w:rsid w:val="00775E73"/>
    <w:rsid w:val="007768ED"/>
    <w:rsid w:val="00781EB2"/>
    <w:rsid w:val="0078419C"/>
    <w:rsid w:val="00784B65"/>
    <w:rsid w:val="00784BA8"/>
    <w:rsid w:val="00791B7F"/>
    <w:rsid w:val="007A0239"/>
    <w:rsid w:val="007A22CF"/>
    <w:rsid w:val="007A23D3"/>
    <w:rsid w:val="007A49EF"/>
    <w:rsid w:val="007A4BD1"/>
    <w:rsid w:val="007A6ECA"/>
    <w:rsid w:val="007B0A94"/>
    <w:rsid w:val="007B303C"/>
    <w:rsid w:val="007B31D8"/>
    <w:rsid w:val="007B3924"/>
    <w:rsid w:val="007B5330"/>
    <w:rsid w:val="007B5BD0"/>
    <w:rsid w:val="007B7F8A"/>
    <w:rsid w:val="007C4201"/>
    <w:rsid w:val="007C5953"/>
    <w:rsid w:val="007D22C8"/>
    <w:rsid w:val="007D4C2B"/>
    <w:rsid w:val="007D674C"/>
    <w:rsid w:val="007E1189"/>
    <w:rsid w:val="007E37C7"/>
    <w:rsid w:val="007E58AE"/>
    <w:rsid w:val="007E7CC3"/>
    <w:rsid w:val="007F396D"/>
    <w:rsid w:val="007F3E23"/>
    <w:rsid w:val="007F4AB9"/>
    <w:rsid w:val="00801731"/>
    <w:rsid w:val="00803A93"/>
    <w:rsid w:val="00804766"/>
    <w:rsid w:val="008069AD"/>
    <w:rsid w:val="00807B86"/>
    <w:rsid w:val="008142CB"/>
    <w:rsid w:val="0082270D"/>
    <w:rsid w:val="00827591"/>
    <w:rsid w:val="00837F0F"/>
    <w:rsid w:val="00843831"/>
    <w:rsid w:val="00843958"/>
    <w:rsid w:val="00845B02"/>
    <w:rsid w:val="00846B1D"/>
    <w:rsid w:val="0085183A"/>
    <w:rsid w:val="00854B16"/>
    <w:rsid w:val="00854BDA"/>
    <w:rsid w:val="00855292"/>
    <w:rsid w:val="00857206"/>
    <w:rsid w:val="00857669"/>
    <w:rsid w:val="00857DFA"/>
    <w:rsid w:val="00870BAD"/>
    <w:rsid w:val="008768BD"/>
    <w:rsid w:val="00876DD5"/>
    <w:rsid w:val="00881198"/>
    <w:rsid w:val="00885AE0"/>
    <w:rsid w:val="00886EBE"/>
    <w:rsid w:val="00887C3E"/>
    <w:rsid w:val="00890C44"/>
    <w:rsid w:val="0089436F"/>
    <w:rsid w:val="00896B5B"/>
    <w:rsid w:val="008A01E5"/>
    <w:rsid w:val="008A1F12"/>
    <w:rsid w:val="008A3429"/>
    <w:rsid w:val="008A4AE3"/>
    <w:rsid w:val="008B77F1"/>
    <w:rsid w:val="008C4499"/>
    <w:rsid w:val="008C754C"/>
    <w:rsid w:val="008C7B95"/>
    <w:rsid w:val="008C7DC4"/>
    <w:rsid w:val="008D15F0"/>
    <w:rsid w:val="008D2A5C"/>
    <w:rsid w:val="008D31CE"/>
    <w:rsid w:val="008D69E9"/>
    <w:rsid w:val="008E3C0E"/>
    <w:rsid w:val="008E414D"/>
    <w:rsid w:val="008F0A3F"/>
    <w:rsid w:val="008F517B"/>
    <w:rsid w:val="009009D3"/>
    <w:rsid w:val="00902729"/>
    <w:rsid w:val="009047C5"/>
    <w:rsid w:val="0091188F"/>
    <w:rsid w:val="00911B9C"/>
    <w:rsid w:val="00915E88"/>
    <w:rsid w:val="00924636"/>
    <w:rsid w:val="00925C4B"/>
    <w:rsid w:val="00927703"/>
    <w:rsid w:val="00930D0E"/>
    <w:rsid w:val="00935E7D"/>
    <w:rsid w:val="009370B9"/>
    <w:rsid w:val="00941154"/>
    <w:rsid w:val="00944478"/>
    <w:rsid w:val="0095034A"/>
    <w:rsid w:val="00951C93"/>
    <w:rsid w:val="00951E3A"/>
    <w:rsid w:val="00953B8E"/>
    <w:rsid w:val="00957FD0"/>
    <w:rsid w:val="0096076D"/>
    <w:rsid w:val="0096384D"/>
    <w:rsid w:val="009728CF"/>
    <w:rsid w:val="00976DDA"/>
    <w:rsid w:val="00982180"/>
    <w:rsid w:val="00982276"/>
    <w:rsid w:val="00985F89"/>
    <w:rsid w:val="009860A2"/>
    <w:rsid w:val="00987958"/>
    <w:rsid w:val="009A50F5"/>
    <w:rsid w:val="009A7307"/>
    <w:rsid w:val="009B6A66"/>
    <w:rsid w:val="009B6E07"/>
    <w:rsid w:val="009C27D5"/>
    <w:rsid w:val="009C467E"/>
    <w:rsid w:val="009C6DDC"/>
    <w:rsid w:val="009D0352"/>
    <w:rsid w:val="009D15F7"/>
    <w:rsid w:val="009D7701"/>
    <w:rsid w:val="009E1106"/>
    <w:rsid w:val="009E3A50"/>
    <w:rsid w:val="009E43CD"/>
    <w:rsid w:val="009E4631"/>
    <w:rsid w:val="009E66CC"/>
    <w:rsid w:val="009E6BFB"/>
    <w:rsid w:val="009F004C"/>
    <w:rsid w:val="009F1A9C"/>
    <w:rsid w:val="009F2648"/>
    <w:rsid w:val="009F4BAF"/>
    <w:rsid w:val="00A03011"/>
    <w:rsid w:val="00A03CE3"/>
    <w:rsid w:val="00A065BE"/>
    <w:rsid w:val="00A149D8"/>
    <w:rsid w:val="00A15D7A"/>
    <w:rsid w:val="00A16908"/>
    <w:rsid w:val="00A20840"/>
    <w:rsid w:val="00A20EC5"/>
    <w:rsid w:val="00A22361"/>
    <w:rsid w:val="00A23D49"/>
    <w:rsid w:val="00A24C47"/>
    <w:rsid w:val="00A3171E"/>
    <w:rsid w:val="00A35284"/>
    <w:rsid w:val="00A3622D"/>
    <w:rsid w:val="00A432E4"/>
    <w:rsid w:val="00A4650B"/>
    <w:rsid w:val="00A50B0A"/>
    <w:rsid w:val="00A511FD"/>
    <w:rsid w:val="00A51A47"/>
    <w:rsid w:val="00A544A1"/>
    <w:rsid w:val="00A61642"/>
    <w:rsid w:val="00A6188A"/>
    <w:rsid w:val="00A61E63"/>
    <w:rsid w:val="00A62CBA"/>
    <w:rsid w:val="00A62EC2"/>
    <w:rsid w:val="00A64303"/>
    <w:rsid w:val="00A74DAA"/>
    <w:rsid w:val="00A76FB4"/>
    <w:rsid w:val="00A76FDE"/>
    <w:rsid w:val="00A80916"/>
    <w:rsid w:val="00A80FEE"/>
    <w:rsid w:val="00A96686"/>
    <w:rsid w:val="00AA29BC"/>
    <w:rsid w:val="00AA6216"/>
    <w:rsid w:val="00AB4AA4"/>
    <w:rsid w:val="00AC0AD0"/>
    <w:rsid w:val="00AC1753"/>
    <w:rsid w:val="00AC3875"/>
    <w:rsid w:val="00AC580E"/>
    <w:rsid w:val="00AD43F8"/>
    <w:rsid w:val="00AD4847"/>
    <w:rsid w:val="00AE30B4"/>
    <w:rsid w:val="00AF035C"/>
    <w:rsid w:val="00B010B7"/>
    <w:rsid w:val="00B01CE3"/>
    <w:rsid w:val="00B05A68"/>
    <w:rsid w:val="00B1273F"/>
    <w:rsid w:val="00B13340"/>
    <w:rsid w:val="00B14C1A"/>
    <w:rsid w:val="00B15106"/>
    <w:rsid w:val="00B17310"/>
    <w:rsid w:val="00B20743"/>
    <w:rsid w:val="00B20B5B"/>
    <w:rsid w:val="00B221CB"/>
    <w:rsid w:val="00B30427"/>
    <w:rsid w:val="00B307BE"/>
    <w:rsid w:val="00B30FA7"/>
    <w:rsid w:val="00B320DD"/>
    <w:rsid w:val="00B3215B"/>
    <w:rsid w:val="00B32486"/>
    <w:rsid w:val="00B33FC4"/>
    <w:rsid w:val="00B41B1E"/>
    <w:rsid w:val="00B427B6"/>
    <w:rsid w:val="00B43DF1"/>
    <w:rsid w:val="00B4500E"/>
    <w:rsid w:val="00B451C6"/>
    <w:rsid w:val="00B466A8"/>
    <w:rsid w:val="00B4676A"/>
    <w:rsid w:val="00B47E01"/>
    <w:rsid w:val="00B47E68"/>
    <w:rsid w:val="00B512B6"/>
    <w:rsid w:val="00B53C04"/>
    <w:rsid w:val="00B54D39"/>
    <w:rsid w:val="00B605E4"/>
    <w:rsid w:val="00B6106E"/>
    <w:rsid w:val="00B63137"/>
    <w:rsid w:val="00B6487C"/>
    <w:rsid w:val="00B716C3"/>
    <w:rsid w:val="00B759A3"/>
    <w:rsid w:val="00B774A2"/>
    <w:rsid w:val="00B77D8E"/>
    <w:rsid w:val="00B8022E"/>
    <w:rsid w:val="00B82529"/>
    <w:rsid w:val="00B8316B"/>
    <w:rsid w:val="00B9052B"/>
    <w:rsid w:val="00B917FE"/>
    <w:rsid w:val="00B91F9A"/>
    <w:rsid w:val="00B943FE"/>
    <w:rsid w:val="00B94DCB"/>
    <w:rsid w:val="00B97A2C"/>
    <w:rsid w:val="00B97F30"/>
    <w:rsid w:val="00BA38EB"/>
    <w:rsid w:val="00BA6E4D"/>
    <w:rsid w:val="00BB7709"/>
    <w:rsid w:val="00BD017F"/>
    <w:rsid w:val="00BD1D22"/>
    <w:rsid w:val="00BD2722"/>
    <w:rsid w:val="00BD4EF1"/>
    <w:rsid w:val="00BD7D2F"/>
    <w:rsid w:val="00BE083F"/>
    <w:rsid w:val="00BE2A11"/>
    <w:rsid w:val="00BE4A8E"/>
    <w:rsid w:val="00BE58EE"/>
    <w:rsid w:val="00BE5A95"/>
    <w:rsid w:val="00BE6416"/>
    <w:rsid w:val="00BF1DB1"/>
    <w:rsid w:val="00BF5B80"/>
    <w:rsid w:val="00BF7474"/>
    <w:rsid w:val="00C045C1"/>
    <w:rsid w:val="00C04A47"/>
    <w:rsid w:val="00C06FD8"/>
    <w:rsid w:val="00C071B6"/>
    <w:rsid w:val="00C10490"/>
    <w:rsid w:val="00C10CB2"/>
    <w:rsid w:val="00C10D86"/>
    <w:rsid w:val="00C17CDD"/>
    <w:rsid w:val="00C2422B"/>
    <w:rsid w:val="00C25F39"/>
    <w:rsid w:val="00C37A6C"/>
    <w:rsid w:val="00C434DE"/>
    <w:rsid w:val="00C44C36"/>
    <w:rsid w:val="00C508B4"/>
    <w:rsid w:val="00C52BC8"/>
    <w:rsid w:val="00C54EB5"/>
    <w:rsid w:val="00C55354"/>
    <w:rsid w:val="00C56902"/>
    <w:rsid w:val="00C67C1B"/>
    <w:rsid w:val="00C70CFD"/>
    <w:rsid w:val="00C71307"/>
    <w:rsid w:val="00C71FA2"/>
    <w:rsid w:val="00C745EA"/>
    <w:rsid w:val="00C75387"/>
    <w:rsid w:val="00C778AD"/>
    <w:rsid w:val="00C81BAC"/>
    <w:rsid w:val="00C81DB0"/>
    <w:rsid w:val="00C82E27"/>
    <w:rsid w:val="00C9001F"/>
    <w:rsid w:val="00C92C75"/>
    <w:rsid w:val="00C95246"/>
    <w:rsid w:val="00CA6A20"/>
    <w:rsid w:val="00CA7A41"/>
    <w:rsid w:val="00CB3C06"/>
    <w:rsid w:val="00CB5843"/>
    <w:rsid w:val="00CC1132"/>
    <w:rsid w:val="00CC564E"/>
    <w:rsid w:val="00CD0949"/>
    <w:rsid w:val="00CD1A5A"/>
    <w:rsid w:val="00CD1DEF"/>
    <w:rsid w:val="00CD1F12"/>
    <w:rsid w:val="00CD207B"/>
    <w:rsid w:val="00CD2ED7"/>
    <w:rsid w:val="00CD3692"/>
    <w:rsid w:val="00CD661E"/>
    <w:rsid w:val="00CE0B53"/>
    <w:rsid w:val="00CE37A5"/>
    <w:rsid w:val="00CE4559"/>
    <w:rsid w:val="00CE466B"/>
    <w:rsid w:val="00CE56D5"/>
    <w:rsid w:val="00CE649E"/>
    <w:rsid w:val="00CE7043"/>
    <w:rsid w:val="00CE769B"/>
    <w:rsid w:val="00CF107D"/>
    <w:rsid w:val="00D0162F"/>
    <w:rsid w:val="00D01A63"/>
    <w:rsid w:val="00D05C72"/>
    <w:rsid w:val="00D06AEE"/>
    <w:rsid w:val="00D12B5E"/>
    <w:rsid w:val="00D16318"/>
    <w:rsid w:val="00D17430"/>
    <w:rsid w:val="00D176F0"/>
    <w:rsid w:val="00D17C57"/>
    <w:rsid w:val="00D23CC3"/>
    <w:rsid w:val="00D329BA"/>
    <w:rsid w:val="00D33BCB"/>
    <w:rsid w:val="00D33DAF"/>
    <w:rsid w:val="00D504C7"/>
    <w:rsid w:val="00D50519"/>
    <w:rsid w:val="00D525D0"/>
    <w:rsid w:val="00D5397D"/>
    <w:rsid w:val="00D53E22"/>
    <w:rsid w:val="00D54C63"/>
    <w:rsid w:val="00D54DFE"/>
    <w:rsid w:val="00D5749C"/>
    <w:rsid w:val="00D608EE"/>
    <w:rsid w:val="00D617D0"/>
    <w:rsid w:val="00D6726E"/>
    <w:rsid w:val="00D7089D"/>
    <w:rsid w:val="00D70B28"/>
    <w:rsid w:val="00D71B30"/>
    <w:rsid w:val="00D74154"/>
    <w:rsid w:val="00D76832"/>
    <w:rsid w:val="00D7698D"/>
    <w:rsid w:val="00D76998"/>
    <w:rsid w:val="00D82908"/>
    <w:rsid w:val="00D8323A"/>
    <w:rsid w:val="00D84AB9"/>
    <w:rsid w:val="00D90493"/>
    <w:rsid w:val="00D9234A"/>
    <w:rsid w:val="00D93D9C"/>
    <w:rsid w:val="00D9493B"/>
    <w:rsid w:val="00D94CD1"/>
    <w:rsid w:val="00D95316"/>
    <w:rsid w:val="00D959E7"/>
    <w:rsid w:val="00DA046D"/>
    <w:rsid w:val="00DA12F4"/>
    <w:rsid w:val="00DA5212"/>
    <w:rsid w:val="00DA5FC7"/>
    <w:rsid w:val="00DB696B"/>
    <w:rsid w:val="00DC1FC4"/>
    <w:rsid w:val="00DC55F9"/>
    <w:rsid w:val="00DC70C7"/>
    <w:rsid w:val="00DD2B73"/>
    <w:rsid w:val="00DD7A6E"/>
    <w:rsid w:val="00DD7DDD"/>
    <w:rsid w:val="00DD7E13"/>
    <w:rsid w:val="00DE1603"/>
    <w:rsid w:val="00DE22CE"/>
    <w:rsid w:val="00DF056A"/>
    <w:rsid w:val="00DF13D4"/>
    <w:rsid w:val="00DF3690"/>
    <w:rsid w:val="00DF3AA7"/>
    <w:rsid w:val="00DF4C04"/>
    <w:rsid w:val="00E0324C"/>
    <w:rsid w:val="00E05A7D"/>
    <w:rsid w:val="00E106FF"/>
    <w:rsid w:val="00E10900"/>
    <w:rsid w:val="00E13988"/>
    <w:rsid w:val="00E17D29"/>
    <w:rsid w:val="00E254A5"/>
    <w:rsid w:val="00E27515"/>
    <w:rsid w:val="00E306B0"/>
    <w:rsid w:val="00E3264F"/>
    <w:rsid w:val="00E32BD0"/>
    <w:rsid w:val="00E331CB"/>
    <w:rsid w:val="00E3505D"/>
    <w:rsid w:val="00E37768"/>
    <w:rsid w:val="00E43781"/>
    <w:rsid w:val="00E50CAB"/>
    <w:rsid w:val="00E61CDA"/>
    <w:rsid w:val="00E6461A"/>
    <w:rsid w:val="00E731E0"/>
    <w:rsid w:val="00E73C71"/>
    <w:rsid w:val="00E758D4"/>
    <w:rsid w:val="00E75E4A"/>
    <w:rsid w:val="00E76D91"/>
    <w:rsid w:val="00E77651"/>
    <w:rsid w:val="00E80A69"/>
    <w:rsid w:val="00E82AC6"/>
    <w:rsid w:val="00E82E68"/>
    <w:rsid w:val="00E83945"/>
    <w:rsid w:val="00E84C37"/>
    <w:rsid w:val="00E857CD"/>
    <w:rsid w:val="00E87912"/>
    <w:rsid w:val="00E91760"/>
    <w:rsid w:val="00E9379D"/>
    <w:rsid w:val="00E94379"/>
    <w:rsid w:val="00E9563B"/>
    <w:rsid w:val="00E97454"/>
    <w:rsid w:val="00EA1A17"/>
    <w:rsid w:val="00EA4537"/>
    <w:rsid w:val="00EA555B"/>
    <w:rsid w:val="00EB0575"/>
    <w:rsid w:val="00EB194D"/>
    <w:rsid w:val="00EC043F"/>
    <w:rsid w:val="00EC0CB7"/>
    <w:rsid w:val="00EC23FF"/>
    <w:rsid w:val="00ED5BFC"/>
    <w:rsid w:val="00EE14E4"/>
    <w:rsid w:val="00EE319C"/>
    <w:rsid w:val="00EE3774"/>
    <w:rsid w:val="00EE3ED7"/>
    <w:rsid w:val="00EE45E7"/>
    <w:rsid w:val="00EE5BA8"/>
    <w:rsid w:val="00EE7A70"/>
    <w:rsid w:val="00EF0538"/>
    <w:rsid w:val="00EF13F8"/>
    <w:rsid w:val="00EF44B1"/>
    <w:rsid w:val="00EF4F1C"/>
    <w:rsid w:val="00EF57B8"/>
    <w:rsid w:val="00EF6948"/>
    <w:rsid w:val="00EF6AE2"/>
    <w:rsid w:val="00EF73EB"/>
    <w:rsid w:val="00F0226B"/>
    <w:rsid w:val="00F15295"/>
    <w:rsid w:val="00F20D29"/>
    <w:rsid w:val="00F24476"/>
    <w:rsid w:val="00F26296"/>
    <w:rsid w:val="00F26FD0"/>
    <w:rsid w:val="00F27116"/>
    <w:rsid w:val="00F279AA"/>
    <w:rsid w:val="00F31897"/>
    <w:rsid w:val="00F4166E"/>
    <w:rsid w:val="00F42FF0"/>
    <w:rsid w:val="00F46D1C"/>
    <w:rsid w:val="00F50386"/>
    <w:rsid w:val="00F5113D"/>
    <w:rsid w:val="00F51152"/>
    <w:rsid w:val="00F52316"/>
    <w:rsid w:val="00F64206"/>
    <w:rsid w:val="00F643EE"/>
    <w:rsid w:val="00F6479C"/>
    <w:rsid w:val="00F75270"/>
    <w:rsid w:val="00F75794"/>
    <w:rsid w:val="00F75D3B"/>
    <w:rsid w:val="00F77580"/>
    <w:rsid w:val="00F84015"/>
    <w:rsid w:val="00F8644B"/>
    <w:rsid w:val="00F91D9E"/>
    <w:rsid w:val="00F92D5A"/>
    <w:rsid w:val="00F93086"/>
    <w:rsid w:val="00F97080"/>
    <w:rsid w:val="00FA54F9"/>
    <w:rsid w:val="00FB64D8"/>
    <w:rsid w:val="00FC0952"/>
    <w:rsid w:val="00FC1161"/>
    <w:rsid w:val="00FC1279"/>
    <w:rsid w:val="00FC2ED5"/>
    <w:rsid w:val="00FC3679"/>
    <w:rsid w:val="00FC3BCB"/>
    <w:rsid w:val="00FD009F"/>
    <w:rsid w:val="00FD231B"/>
    <w:rsid w:val="00FD2C61"/>
    <w:rsid w:val="00FD7BEA"/>
    <w:rsid w:val="00FD7DB6"/>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jensculrich/pollinator_abundance" TargetMode="Externa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BioRender.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3717</TotalTime>
  <Pages>53</Pages>
  <Words>53285</Words>
  <Characters>303725</Characters>
  <Application>Microsoft Office Word</Application>
  <DocSecurity>0</DocSecurity>
  <Lines>2531</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Ulrich</cp:lastModifiedBy>
  <cp:revision>19</cp:revision>
  <dcterms:created xsi:type="dcterms:W3CDTF">2025-03-06T18:45:00Z</dcterms:created>
  <dcterms:modified xsi:type="dcterms:W3CDTF">2025-03-14T19:28:00Z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